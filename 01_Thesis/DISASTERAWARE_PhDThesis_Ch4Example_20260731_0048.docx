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94E3" w14:textId="77777777" w:rsidR="001A3EBA" w:rsidRPr="00BA1179" w:rsidRDefault="001A3EBA" w:rsidP="001A3EBA">
      <w:pPr>
        <w:spacing w:after="0" w:line="240" w:lineRule="auto"/>
        <w:contextualSpacing/>
        <w:rPr>
          <w:rFonts w:asciiTheme="minorHAnsi" w:hAnsiTheme="minorHAnsi" w:cstheme="minorHAnsi"/>
          <w:b/>
          <w:szCs w:val="24"/>
        </w:rPr>
      </w:pPr>
    </w:p>
    <w:p w14:paraId="624F65D3" w14:textId="23B6155F" w:rsidR="00B730D5" w:rsidRPr="00BA1179" w:rsidRDefault="006847C2" w:rsidP="001A3EBA">
      <w:pPr>
        <w:spacing w:after="0" w:line="240" w:lineRule="auto"/>
        <w:contextualSpacing/>
        <w:jc w:val="center"/>
        <w:rPr>
          <w:rFonts w:asciiTheme="minorHAnsi" w:hAnsiTheme="minorHAnsi" w:cstheme="minorHAnsi"/>
          <w:b/>
          <w:szCs w:val="24"/>
        </w:rPr>
      </w:pPr>
      <w:r w:rsidRPr="00BA1179">
        <w:rPr>
          <w:rFonts w:asciiTheme="minorHAnsi" w:hAnsiTheme="minorHAnsi" w:cstheme="minorHAnsi"/>
          <w:b/>
          <w:szCs w:val="24"/>
        </w:rPr>
        <w:t>TEZ ŞABLONU ONAY FORMU</w:t>
      </w:r>
    </w:p>
    <w:p w14:paraId="4DB8D0B6" w14:textId="4BB82AED" w:rsidR="00441B06" w:rsidRPr="00BA1179" w:rsidRDefault="006847C2" w:rsidP="00B730D5">
      <w:pPr>
        <w:spacing w:after="0" w:line="240" w:lineRule="auto"/>
        <w:contextualSpacing/>
        <w:jc w:val="center"/>
        <w:rPr>
          <w:rFonts w:cs="Times New Roman"/>
          <w:b/>
          <w:color w:val="FFFFFF" w:themeColor="background1"/>
          <w:szCs w:val="24"/>
        </w:rPr>
      </w:pPr>
      <w:r w:rsidRPr="00BA1179">
        <w:rPr>
          <w:rFonts w:asciiTheme="minorHAnsi" w:hAnsiTheme="minorHAnsi" w:cstheme="minorHAnsi"/>
          <w:b/>
          <w:szCs w:val="24"/>
        </w:rPr>
        <w:t xml:space="preserve">THESIS TEMPLATE CONFIRMATION </w:t>
      </w:r>
      <w:commentRangeStart w:id="0"/>
      <w:r w:rsidRPr="00BA1179">
        <w:rPr>
          <w:rFonts w:asciiTheme="minorHAnsi" w:hAnsiTheme="minorHAnsi" w:cstheme="minorHAnsi"/>
          <w:b/>
          <w:szCs w:val="24"/>
        </w:rPr>
        <w:t>FORM</w:t>
      </w:r>
      <w:commentRangeEnd w:id="0"/>
      <w:r w:rsidR="00D47E65" w:rsidRPr="00BA1179">
        <w:rPr>
          <w:rStyle w:val="CommentReference"/>
          <w:rFonts w:cs="Times New Roman"/>
          <w:b/>
          <w:color w:val="FFFFFF" w:themeColor="background1"/>
          <w:sz w:val="24"/>
          <w:szCs w:val="24"/>
        </w:rPr>
        <w:commentReference w:id="0"/>
      </w:r>
      <w:r w:rsidRPr="00BA1179">
        <w:rPr>
          <w:rFonts w:cs="Times New Roman"/>
          <w:b/>
          <w:color w:val="FFFFFF" w:themeColor="background1"/>
          <w:szCs w:val="24"/>
        </w:rPr>
        <w:t>.</w:t>
      </w:r>
    </w:p>
    <w:p w14:paraId="7353A255" w14:textId="77777777" w:rsidR="0005476E" w:rsidRPr="00BA1179" w:rsidRDefault="0005476E" w:rsidP="00B730D5">
      <w:pPr>
        <w:spacing w:after="0" w:line="240" w:lineRule="auto"/>
        <w:contextualSpacing/>
        <w:jc w:val="center"/>
        <w:rPr>
          <w:rFonts w:asciiTheme="minorHAnsi" w:hAnsiTheme="minorHAnsi" w:cstheme="minorHAnsi"/>
          <w:b/>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28" w:type="dxa"/>
        </w:tblCellMar>
        <w:tblLook w:val="04A0" w:firstRow="1" w:lastRow="0" w:firstColumn="1" w:lastColumn="0" w:noHBand="0" w:noVBand="1"/>
      </w:tblPr>
      <w:tblGrid>
        <w:gridCol w:w="4986"/>
        <w:gridCol w:w="239"/>
        <w:gridCol w:w="186"/>
        <w:gridCol w:w="5055"/>
      </w:tblGrid>
      <w:tr w:rsidR="006847C2" w:rsidRPr="00BA1179" w14:paraId="21BA01B4" w14:textId="77777777" w:rsidTr="005C7D5D">
        <w:tc>
          <w:tcPr>
            <w:tcW w:w="2382" w:type="pct"/>
            <w:tcMar>
              <w:top w:w="0" w:type="dxa"/>
              <w:bottom w:w="0" w:type="dxa"/>
              <w:right w:w="0" w:type="dxa"/>
            </w:tcMar>
          </w:tcPr>
          <w:p w14:paraId="4393D10F" w14:textId="7BE5F84B" w:rsidR="006847C2" w:rsidRPr="00BA1179" w:rsidRDefault="003F0B5F" w:rsidP="00F238C2">
            <w:pPr>
              <w:pStyle w:val="ThesisTempCover"/>
            </w:pPr>
            <w:bookmarkStart w:id="1" w:name="_Hlk23845717"/>
            <w:r w:rsidRPr="00BA1179">
              <w:t>Şablonda verilen yerleşim ve boşluklar değiştirilmemelidir.</w:t>
            </w:r>
          </w:p>
        </w:tc>
        <w:tc>
          <w:tcPr>
            <w:tcW w:w="114" w:type="pct"/>
            <w:tcMar>
              <w:top w:w="0" w:type="dxa"/>
              <w:bottom w:w="0" w:type="dxa"/>
              <w:right w:w="0" w:type="dxa"/>
            </w:tcMar>
          </w:tcPr>
          <w:p w14:paraId="18C7FCE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B3EC6B8"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25A6AA5" w14:textId="499C5D41"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Do not change the spacing and placement in the template.</w:t>
            </w:r>
          </w:p>
        </w:tc>
      </w:tr>
      <w:tr w:rsidR="006847C2" w:rsidRPr="00BA1179" w14:paraId="77C95E1F" w14:textId="77777777" w:rsidTr="005C7D5D">
        <w:trPr>
          <w:trHeight w:val="467"/>
        </w:trPr>
        <w:tc>
          <w:tcPr>
            <w:tcW w:w="2382" w:type="pct"/>
            <w:tcMar>
              <w:top w:w="0" w:type="dxa"/>
              <w:bottom w:w="0" w:type="dxa"/>
              <w:right w:w="0" w:type="dxa"/>
            </w:tcMar>
          </w:tcPr>
          <w:p w14:paraId="77E00DFC" w14:textId="1F754ECE" w:rsidR="006847C2" w:rsidRPr="00BA1179" w:rsidRDefault="00AD4824" w:rsidP="00F238C2">
            <w:pPr>
              <w:pStyle w:val="ThesisTempCover"/>
            </w:pPr>
            <w:r w:rsidRPr="00BA1179">
              <w:rPr>
                <w:b/>
              </w:rPr>
              <w:t>Jüri tarihi</w:t>
            </w:r>
            <w:r w:rsidRPr="00BA1179">
              <w:t xml:space="preserve"> Başlık Sayfası, İmza Sayfası, Abstract ve Öz’de ilgili yerlere yazılmalıdır.</w:t>
            </w:r>
          </w:p>
        </w:tc>
        <w:tc>
          <w:tcPr>
            <w:tcW w:w="114" w:type="pct"/>
            <w:tcMar>
              <w:top w:w="0" w:type="dxa"/>
              <w:bottom w:w="0" w:type="dxa"/>
              <w:right w:w="0" w:type="dxa"/>
            </w:tcMar>
          </w:tcPr>
          <w:p w14:paraId="6985743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3FC7F23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74A4F7F5" w14:textId="4075A028" w:rsidR="006847C2" w:rsidRPr="00BA1179" w:rsidRDefault="00AA6DFD">
            <w:pPr>
              <w:pStyle w:val="ListParagraph"/>
              <w:numPr>
                <w:ilvl w:val="0"/>
                <w:numId w:val="5"/>
              </w:numPr>
              <w:spacing w:line="240" w:lineRule="auto"/>
              <w:rPr>
                <w:rFonts w:asciiTheme="minorHAnsi" w:hAnsiTheme="minorHAnsi" w:cstheme="minorHAnsi"/>
                <w:b/>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defense date</w:t>
            </w:r>
            <w:r w:rsidRPr="00BA1179">
              <w:rPr>
                <w:rFonts w:asciiTheme="minorHAnsi" w:hAnsiTheme="minorHAnsi" w:cstheme="minorHAnsi"/>
                <w:sz w:val="20"/>
                <w:szCs w:val="20"/>
              </w:rPr>
              <w:t xml:space="preserve"> to the related places given on Title page, Approval page, Abstract and Öz.</w:t>
            </w:r>
          </w:p>
        </w:tc>
      </w:tr>
      <w:tr w:rsidR="006847C2" w:rsidRPr="00BA1179" w14:paraId="0A113104" w14:textId="77777777" w:rsidTr="005C7D5D">
        <w:tc>
          <w:tcPr>
            <w:tcW w:w="2382" w:type="pct"/>
            <w:tcMar>
              <w:top w:w="0" w:type="dxa"/>
              <w:bottom w:w="0" w:type="dxa"/>
              <w:right w:w="0" w:type="dxa"/>
            </w:tcMar>
          </w:tcPr>
          <w:p w14:paraId="032CCFAA" w14:textId="0E0C8901" w:rsidR="001A3EBA" w:rsidRPr="00BA1179" w:rsidRDefault="006E1881" w:rsidP="00F238C2">
            <w:pPr>
              <w:pStyle w:val="ThesisTempCover"/>
            </w:pPr>
            <w:r w:rsidRPr="00BA1179">
              <w:t xml:space="preserve">İmza sayfasında jüri üyelerinin unvanları doğru olarak yazılmalıdır. Tüm imzalar </w:t>
            </w:r>
            <w:r w:rsidRPr="00BA1179">
              <w:rPr>
                <w:b/>
              </w:rPr>
              <w:t>mavi pilot kalemle</w:t>
            </w:r>
            <w:r w:rsidRPr="00BA1179">
              <w:t xml:space="preserve"> atılmalıdır.</w:t>
            </w:r>
          </w:p>
        </w:tc>
        <w:tc>
          <w:tcPr>
            <w:tcW w:w="114" w:type="pct"/>
            <w:tcMar>
              <w:top w:w="0" w:type="dxa"/>
              <w:bottom w:w="0" w:type="dxa"/>
              <w:right w:w="0" w:type="dxa"/>
            </w:tcMar>
          </w:tcPr>
          <w:p w14:paraId="69275EB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266A320F"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30F392C" w14:textId="43279542"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the titles of the examining committee members correctly on Approval Page. </w:t>
            </w:r>
            <w:r w:rsidRPr="00BA1179">
              <w:rPr>
                <w:rFonts w:asciiTheme="minorHAnsi" w:hAnsiTheme="minorHAnsi" w:cstheme="minorHAnsi"/>
                <w:b/>
                <w:sz w:val="20"/>
                <w:szCs w:val="20"/>
              </w:rPr>
              <w:t>Blue ink</w:t>
            </w:r>
            <w:r w:rsidRPr="00BA1179">
              <w:rPr>
                <w:rFonts w:asciiTheme="minorHAnsi" w:hAnsiTheme="minorHAnsi" w:cstheme="minorHAnsi"/>
                <w:sz w:val="20"/>
                <w:szCs w:val="20"/>
              </w:rPr>
              <w:t xml:space="preserve"> must be used for all signatures.</w:t>
            </w:r>
          </w:p>
        </w:tc>
      </w:tr>
      <w:tr w:rsidR="001A3EBA" w:rsidRPr="00BA1179" w14:paraId="341FE970" w14:textId="77777777" w:rsidTr="005C7D5D">
        <w:tc>
          <w:tcPr>
            <w:tcW w:w="2382" w:type="pct"/>
            <w:tcMar>
              <w:top w:w="0" w:type="dxa"/>
              <w:bottom w:w="0" w:type="dxa"/>
              <w:right w:w="0" w:type="dxa"/>
            </w:tcMar>
          </w:tcPr>
          <w:p w14:paraId="00AC170A" w14:textId="47DF87A5" w:rsidR="001A3EBA" w:rsidRPr="00BA1179" w:rsidRDefault="001A3EBA" w:rsidP="00F238C2">
            <w:pPr>
              <w:pStyle w:val="ThesisTempCover"/>
            </w:pPr>
            <w:r w:rsidRPr="00BA1179">
              <w:rPr>
                <w:b/>
              </w:rPr>
              <w:t>Disiplinlerarası</w:t>
            </w:r>
            <w:r w:rsidRPr="00BA1179">
              <w:t xml:space="preserve"> programlarda görevlendirilen öğretim üyeleri için jüri üyeleri kısmında tam zamanlı olarak çalıştıkları anabilim dalı başkanlığının ismi yazılmalıdır. Örneğin: bir öğretim üyesi Biyoteknoloji programında görev yapıyor ve biyoloji bölümünde tam zamanlı çalışıyorsa, İmza sayfasına biyoloji bölümü yazılmalıdır. </w:t>
            </w:r>
          </w:p>
        </w:tc>
        <w:tc>
          <w:tcPr>
            <w:tcW w:w="114" w:type="pct"/>
            <w:tcMar>
              <w:top w:w="0" w:type="dxa"/>
              <w:bottom w:w="0" w:type="dxa"/>
              <w:right w:w="0" w:type="dxa"/>
            </w:tcMar>
          </w:tcPr>
          <w:p w14:paraId="64FC7A8D"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4F65B99"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A24E2DC" w14:textId="3D644BAE" w:rsidR="001A3EBA" w:rsidRPr="00BA1179" w:rsidRDefault="001A3EBA">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For faculty members working in </w:t>
            </w:r>
            <w:r w:rsidRPr="00BA1179">
              <w:rPr>
                <w:rFonts w:asciiTheme="minorHAnsi" w:hAnsiTheme="minorHAnsi" w:cstheme="minorHAnsi"/>
                <w:b/>
                <w:sz w:val="20"/>
                <w:szCs w:val="20"/>
              </w:rPr>
              <w:t>interdisciplinary programs</w:t>
            </w:r>
            <w:r w:rsidRPr="00BA1179">
              <w:rPr>
                <w:rFonts w:asciiTheme="minorHAnsi" w:hAnsiTheme="minorHAnsi" w:cstheme="minorHAnsi"/>
                <w:sz w:val="20"/>
                <w:szCs w:val="20"/>
              </w:rPr>
              <w:t xml:space="preserve">, the name of the department that they work full-time should be written on the Approval page. For example, if a faculty member staffs in the biotechnology program and works full-time in the biology department, the department of biology should be written on the approval page. </w:t>
            </w:r>
          </w:p>
        </w:tc>
      </w:tr>
      <w:tr w:rsidR="006847C2" w:rsidRPr="00BA1179" w14:paraId="347D659F" w14:textId="77777777" w:rsidTr="005C7D5D">
        <w:tc>
          <w:tcPr>
            <w:tcW w:w="2382" w:type="pct"/>
            <w:tcMar>
              <w:top w:w="0" w:type="dxa"/>
              <w:bottom w:w="0" w:type="dxa"/>
              <w:right w:w="0" w:type="dxa"/>
            </w:tcMar>
          </w:tcPr>
          <w:p w14:paraId="50922CBC" w14:textId="5C11C255" w:rsidR="006847C2" w:rsidRPr="00BA1179" w:rsidRDefault="00CD726F" w:rsidP="00F238C2">
            <w:pPr>
              <w:pStyle w:val="ThesisTempCover"/>
            </w:pPr>
            <w:r w:rsidRPr="00BA1179">
              <w:t xml:space="preserve">Tezin </w:t>
            </w:r>
            <w:r w:rsidRPr="00BA1179">
              <w:rPr>
                <w:b/>
              </w:rPr>
              <w:t>son sayfasının sayfa</w:t>
            </w:r>
            <w:r w:rsidRPr="00BA1179">
              <w:t xml:space="preserve"> numarası Abstract ve Öz’de ilgili yerlere yazılmalıdır.</w:t>
            </w:r>
          </w:p>
        </w:tc>
        <w:tc>
          <w:tcPr>
            <w:tcW w:w="114" w:type="pct"/>
            <w:tcMar>
              <w:top w:w="0" w:type="dxa"/>
              <w:bottom w:w="0" w:type="dxa"/>
              <w:right w:w="0" w:type="dxa"/>
            </w:tcMar>
          </w:tcPr>
          <w:p w14:paraId="12CB10A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34B714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0465024" w14:textId="0B3E2BC8"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the page number of the last page</w:t>
            </w:r>
            <w:r w:rsidRPr="00BA1179">
              <w:rPr>
                <w:rFonts w:asciiTheme="minorHAnsi" w:hAnsiTheme="minorHAnsi" w:cstheme="minorHAnsi"/>
                <w:sz w:val="20"/>
                <w:szCs w:val="20"/>
              </w:rPr>
              <w:t xml:space="preserve"> in the related places given on Abstract and Öz pages.</w:t>
            </w:r>
          </w:p>
        </w:tc>
      </w:tr>
      <w:tr w:rsidR="006847C2" w:rsidRPr="00BA1179" w14:paraId="7B15C936" w14:textId="77777777" w:rsidTr="005C7D5D">
        <w:tc>
          <w:tcPr>
            <w:tcW w:w="2382" w:type="pct"/>
            <w:tcMar>
              <w:top w:w="0" w:type="dxa"/>
              <w:bottom w:w="0" w:type="dxa"/>
              <w:right w:w="0" w:type="dxa"/>
            </w:tcMar>
          </w:tcPr>
          <w:p w14:paraId="49B057DB" w14:textId="62B8B572" w:rsidR="006847C2" w:rsidRPr="00BA1179" w:rsidRDefault="00CD726F" w:rsidP="00F238C2">
            <w:pPr>
              <w:pStyle w:val="ThesisTempCover"/>
            </w:pPr>
            <w:r w:rsidRPr="00BA1179">
              <w:t xml:space="preserve">Bütün chapterlar, referanslar, ekler ve CV sağ sayfada başlamalıdır. Bunun için </w:t>
            </w:r>
            <w:r w:rsidRPr="00BA1179">
              <w:rPr>
                <w:b/>
              </w:rPr>
              <w:t>kesmeler</w:t>
            </w:r>
            <w:r w:rsidRPr="00BA1179">
              <w:t xml:space="preserve"> kullanılmıştır. </w:t>
            </w:r>
            <w:r w:rsidRPr="00BA1179">
              <w:rPr>
                <w:b/>
              </w:rPr>
              <w:t>Kesmelerin kayması</w:t>
            </w:r>
            <w:r w:rsidRPr="00BA1179">
              <w:t xml:space="preserve"> fazladan boş sayfaların oluşmasına sebep olabilir. Bu gibi durumlarda paragraf (¶) işaretine tıklayarak kesmeleri görünür hale getirin ve yerlerini </w:t>
            </w:r>
            <w:r w:rsidRPr="00BA1179">
              <w:rPr>
                <w:b/>
              </w:rPr>
              <w:t>kontrol edin</w:t>
            </w:r>
            <w:r w:rsidRPr="00BA1179">
              <w:t>.</w:t>
            </w:r>
          </w:p>
        </w:tc>
        <w:tc>
          <w:tcPr>
            <w:tcW w:w="114" w:type="pct"/>
            <w:tcMar>
              <w:top w:w="0" w:type="dxa"/>
              <w:bottom w:w="0" w:type="dxa"/>
              <w:right w:w="0" w:type="dxa"/>
            </w:tcMar>
          </w:tcPr>
          <w:p w14:paraId="0D275743"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89" w:type="pct"/>
            <w:tcBorders>
              <w:right w:val="single" w:sz="4" w:space="0" w:color="auto"/>
            </w:tcBorders>
            <w:tcMar>
              <w:top w:w="0" w:type="dxa"/>
              <w:bottom w:w="0" w:type="dxa"/>
              <w:right w:w="0" w:type="dxa"/>
            </w:tcMar>
          </w:tcPr>
          <w:p w14:paraId="394B4BA1"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2415" w:type="pct"/>
            <w:tcBorders>
              <w:left w:val="single" w:sz="4" w:space="0" w:color="auto"/>
            </w:tcBorders>
            <w:tcMar>
              <w:top w:w="0" w:type="dxa"/>
              <w:bottom w:w="0" w:type="dxa"/>
              <w:right w:w="0" w:type="dxa"/>
            </w:tcMar>
          </w:tcPr>
          <w:p w14:paraId="18A1325D" w14:textId="3A377D4B"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chapters, references, appendices and CV must be started on the</w:t>
            </w:r>
            <w:r w:rsidRPr="00BA1179">
              <w:rPr>
                <w:rFonts w:asciiTheme="minorHAnsi" w:hAnsiTheme="minorHAnsi" w:cstheme="minorHAnsi"/>
                <w:b/>
                <w:sz w:val="20"/>
                <w:szCs w:val="20"/>
              </w:rPr>
              <w:t xml:space="preserve"> </w:t>
            </w:r>
            <w:r w:rsidRPr="00BA1179">
              <w:rPr>
                <w:rFonts w:asciiTheme="minorHAnsi" w:hAnsiTheme="minorHAnsi" w:cstheme="minorHAnsi"/>
                <w:sz w:val="20"/>
                <w:szCs w:val="20"/>
              </w:rPr>
              <w:t xml:space="preserve">right page. </w:t>
            </w:r>
            <w:r w:rsidRPr="00BA1179">
              <w:rPr>
                <w:rFonts w:asciiTheme="minorHAnsi" w:hAnsiTheme="minorHAnsi" w:cstheme="minorHAnsi"/>
                <w:b/>
                <w:sz w:val="20"/>
                <w:szCs w:val="20"/>
              </w:rPr>
              <w:t>Section Breaks</w:t>
            </w:r>
            <w:r w:rsidRPr="00BA1179">
              <w:rPr>
                <w:rFonts w:asciiTheme="minorHAnsi" w:hAnsiTheme="minorHAnsi" w:cstheme="minorHAnsi"/>
                <w:sz w:val="20"/>
                <w:szCs w:val="20"/>
              </w:rPr>
              <w:t xml:space="preserve"> were used for this. </w:t>
            </w:r>
            <w:r w:rsidRPr="00BA1179">
              <w:rPr>
                <w:rFonts w:asciiTheme="minorHAnsi" w:hAnsiTheme="minorHAnsi" w:cstheme="minorHAnsi"/>
                <w:b/>
                <w:sz w:val="20"/>
                <w:szCs w:val="20"/>
              </w:rPr>
              <w:t>Change in the placement</w:t>
            </w:r>
            <w:r w:rsidRPr="00BA1179">
              <w:rPr>
                <w:rFonts w:asciiTheme="minorHAnsi" w:hAnsiTheme="minorHAnsi" w:cstheme="minorHAnsi"/>
                <w:sz w:val="20"/>
                <w:szCs w:val="20"/>
              </w:rPr>
              <w:t xml:space="preserve"> of section breaks can result in extra blank pages. In such cases, make the section breaks visible by clicking paragraph (¶) mark and </w:t>
            </w:r>
            <w:r w:rsidRPr="00BA1179">
              <w:rPr>
                <w:rFonts w:asciiTheme="minorHAnsi" w:hAnsiTheme="minorHAnsi" w:cstheme="minorHAnsi"/>
                <w:b/>
                <w:sz w:val="20"/>
                <w:szCs w:val="20"/>
              </w:rPr>
              <w:t>check their position.</w:t>
            </w:r>
          </w:p>
        </w:tc>
      </w:tr>
      <w:tr w:rsidR="006847C2" w:rsidRPr="00BA1179" w14:paraId="14401316" w14:textId="77777777" w:rsidTr="005C7D5D">
        <w:tc>
          <w:tcPr>
            <w:tcW w:w="2382" w:type="pct"/>
            <w:tcMar>
              <w:top w:w="0" w:type="dxa"/>
              <w:bottom w:w="0" w:type="dxa"/>
              <w:right w:w="0" w:type="dxa"/>
            </w:tcMar>
          </w:tcPr>
          <w:p w14:paraId="0DD51C00" w14:textId="05F4B7AC" w:rsidR="006847C2" w:rsidRPr="00BA1179" w:rsidRDefault="00CD726F" w:rsidP="00F238C2">
            <w:pPr>
              <w:pStyle w:val="ThesisTempCover"/>
            </w:pPr>
            <w:r w:rsidRPr="00BA1179">
              <w:t>Figürler ve tablolar kenar boşluklarına taşmamalıdır.</w:t>
            </w:r>
          </w:p>
        </w:tc>
        <w:tc>
          <w:tcPr>
            <w:tcW w:w="114" w:type="pct"/>
            <w:tcMar>
              <w:top w:w="0" w:type="dxa"/>
              <w:bottom w:w="0" w:type="dxa"/>
              <w:right w:w="0" w:type="dxa"/>
            </w:tcMar>
          </w:tcPr>
          <w:p w14:paraId="439FD76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616AAF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EA96979" w14:textId="777A34F0"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figures and tables must be given inside the page. Nothing must appear in the margins.</w:t>
            </w:r>
          </w:p>
        </w:tc>
      </w:tr>
      <w:tr w:rsidR="006847C2" w:rsidRPr="00BA1179" w14:paraId="66EB21C4" w14:textId="77777777" w:rsidTr="005C7D5D">
        <w:tc>
          <w:tcPr>
            <w:tcW w:w="2382" w:type="pct"/>
            <w:tcMar>
              <w:top w:w="0" w:type="dxa"/>
              <w:bottom w:w="0" w:type="dxa"/>
              <w:right w:w="0" w:type="dxa"/>
            </w:tcMar>
          </w:tcPr>
          <w:p w14:paraId="7928FB72" w14:textId="40288B09" w:rsidR="006847C2" w:rsidRPr="00BA1179" w:rsidRDefault="00CD726F" w:rsidP="00F238C2">
            <w:pPr>
              <w:pStyle w:val="ThesisTempCover"/>
            </w:pPr>
            <w:r w:rsidRPr="00BA1179">
              <w:t>Şablonda yorum olarak eklenen uyarılar dikkatle okunmalı ve uygulanmalıdır.</w:t>
            </w:r>
          </w:p>
        </w:tc>
        <w:tc>
          <w:tcPr>
            <w:tcW w:w="114" w:type="pct"/>
            <w:tcMar>
              <w:top w:w="0" w:type="dxa"/>
              <w:bottom w:w="0" w:type="dxa"/>
              <w:right w:w="0" w:type="dxa"/>
            </w:tcMar>
          </w:tcPr>
          <w:p w14:paraId="3443370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1A3EAA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6CF475" w14:textId="67E48156" w:rsidR="006847C2" w:rsidRPr="00BA1179" w:rsidRDefault="001E2420">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All the warnings given on the comments section through the thesis template must be read and applied. </w:t>
            </w:r>
          </w:p>
        </w:tc>
      </w:tr>
      <w:tr w:rsidR="006847C2" w:rsidRPr="00BA1179" w14:paraId="679D1C3B" w14:textId="77777777" w:rsidTr="005C7D5D">
        <w:tc>
          <w:tcPr>
            <w:tcW w:w="2382" w:type="pct"/>
            <w:tcMar>
              <w:top w:w="0" w:type="dxa"/>
              <w:bottom w:w="0" w:type="dxa"/>
              <w:right w:w="0" w:type="dxa"/>
            </w:tcMar>
          </w:tcPr>
          <w:p w14:paraId="657B404E" w14:textId="4AA7E318" w:rsidR="006847C2" w:rsidRPr="00BA1179" w:rsidRDefault="00663E5E" w:rsidP="00F238C2">
            <w:pPr>
              <w:pStyle w:val="ThesisTempCover"/>
            </w:pPr>
            <w:r w:rsidRPr="00BA1179">
              <w:t xml:space="preserve">Tez yazdırılmadan önce PDF olarak kaydedilmelidir. Şablonda yorum olarak eklenen uyarılar PDF dokümanında yer almamalıdır. </w:t>
            </w:r>
          </w:p>
        </w:tc>
        <w:tc>
          <w:tcPr>
            <w:tcW w:w="114" w:type="pct"/>
            <w:tcMar>
              <w:top w:w="0" w:type="dxa"/>
              <w:bottom w:w="0" w:type="dxa"/>
              <w:right w:w="0" w:type="dxa"/>
            </w:tcMar>
          </w:tcPr>
          <w:p w14:paraId="445EE3F3"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075BC58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66B5CD98" w14:textId="7E9C8718" w:rsidR="006847C2" w:rsidRPr="00BA1179" w:rsidRDefault="00BB02BF">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Save your thesis as pdf and Disable all the comments before taking the printout.</w:t>
            </w:r>
          </w:p>
        </w:tc>
      </w:tr>
      <w:tr w:rsidR="006847C2" w:rsidRPr="00BA1179" w14:paraId="22A4619A" w14:textId="77777777" w:rsidTr="005C7D5D">
        <w:tc>
          <w:tcPr>
            <w:tcW w:w="2382" w:type="pct"/>
            <w:tcMar>
              <w:top w:w="0" w:type="dxa"/>
              <w:bottom w:w="0" w:type="dxa"/>
              <w:right w:w="0" w:type="dxa"/>
            </w:tcMar>
          </w:tcPr>
          <w:p w14:paraId="14E1446F" w14:textId="77777777" w:rsidR="006847C2" w:rsidRPr="00BA1179" w:rsidRDefault="006847C2" w:rsidP="00F238C2">
            <w:pPr>
              <w:pStyle w:val="ThesisTempCover"/>
            </w:pPr>
            <w:r w:rsidRPr="00BA1179">
              <w:t>Tez taslaklarının kontrol işlemleri tamamlandığında, bu durum öğrencilere METU uzantılı öğrenci e-posta adresleri aracılığıyla duyurulacaktır.</w:t>
            </w:r>
          </w:p>
        </w:tc>
        <w:tc>
          <w:tcPr>
            <w:tcW w:w="114" w:type="pct"/>
            <w:tcMar>
              <w:top w:w="0" w:type="dxa"/>
              <w:bottom w:w="0" w:type="dxa"/>
              <w:right w:w="0" w:type="dxa"/>
            </w:tcMar>
          </w:tcPr>
          <w:p w14:paraId="210B1484"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11EDCA7"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03BE32" w14:textId="65DAF477"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This will be announced to the students via their METU students e-mail addresses when the control of the thesis drafts has been completed.</w:t>
            </w:r>
          </w:p>
        </w:tc>
      </w:tr>
      <w:tr w:rsidR="006847C2" w:rsidRPr="00BA1179" w14:paraId="78817C8A" w14:textId="77777777" w:rsidTr="005C7D5D">
        <w:trPr>
          <w:trHeight w:val="543"/>
        </w:trPr>
        <w:tc>
          <w:tcPr>
            <w:tcW w:w="2382" w:type="pct"/>
            <w:tcMar>
              <w:top w:w="0" w:type="dxa"/>
              <w:bottom w:w="0" w:type="dxa"/>
              <w:right w:w="0" w:type="dxa"/>
            </w:tcMar>
          </w:tcPr>
          <w:p w14:paraId="50AA0DC2" w14:textId="70A7CF83" w:rsidR="006847C2" w:rsidRPr="00BA1179" w:rsidRDefault="006847C2" w:rsidP="00F238C2">
            <w:pPr>
              <w:pStyle w:val="ThesisTempCover"/>
            </w:pPr>
            <w:r w:rsidRPr="00BA1179">
              <w:t xml:space="preserve">Tez yazım süreci ile ilgili herhangi bir sıkıntı yaşarsanız, </w:t>
            </w:r>
            <w:hyperlink r:id="rId11" w:history="1">
              <w:r w:rsidRPr="00BA1179">
                <w:rPr>
                  <w:rStyle w:val="Hyperlink"/>
                  <w:b/>
                </w:rPr>
                <w:t>Sıkça Sorulan Sorular (SSS)</w:t>
              </w:r>
            </w:hyperlink>
            <w:r w:rsidRPr="00BA1179">
              <w:t xml:space="preserve"> sayfamızı ziyaret ederek yaşadığınız sıkıntıyla ilgili bir çözüm bulabilirsiniz.</w:t>
            </w:r>
          </w:p>
        </w:tc>
        <w:tc>
          <w:tcPr>
            <w:tcW w:w="114" w:type="pct"/>
            <w:tcMar>
              <w:top w:w="0" w:type="dxa"/>
              <w:bottom w:w="0" w:type="dxa"/>
              <w:right w:w="0" w:type="dxa"/>
            </w:tcMar>
          </w:tcPr>
          <w:p w14:paraId="26DE9EC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57ED15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2D3229FC" w14:textId="1213B473"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If you have any problems with the thesis writing process, you may visit our </w:t>
            </w:r>
            <w:hyperlink r:id="rId12" w:history="1">
              <w:r w:rsidRPr="00BA1179">
                <w:rPr>
                  <w:rStyle w:val="Hyperlink"/>
                  <w:rFonts w:asciiTheme="minorHAnsi" w:hAnsiTheme="minorHAnsi" w:cstheme="minorHAnsi"/>
                  <w:b/>
                  <w:sz w:val="20"/>
                  <w:szCs w:val="20"/>
                </w:rPr>
                <w:t>Frequently Asked Questions (FAQ)</w:t>
              </w:r>
            </w:hyperlink>
            <w:r w:rsidRPr="00BA1179">
              <w:rPr>
                <w:rFonts w:asciiTheme="minorHAnsi" w:hAnsiTheme="minorHAnsi" w:cstheme="minorHAnsi"/>
                <w:sz w:val="20"/>
                <w:szCs w:val="20"/>
              </w:rPr>
              <w:t xml:space="preserve"> page and find a solution to your problem.</w:t>
            </w:r>
          </w:p>
        </w:tc>
      </w:tr>
      <w:bookmarkEnd w:id="1"/>
    </w:tbl>
    <w:p w14:paraId="21E25A69" w14:textId="03B32213" w:rsidR="006847C2" w:rsidRPr="00BA1179" w:rsidRDefault="006847C2" w:rsidP="00441B06">
      <w:pPr>
        <w:spacing w:after="0" w:line="240" w:lineRule="auto"/>
        <w:rPr>
          <w:rFonts w:cs="Times New Roman"/>
          <w:szCs w:val="24"/>
        </w:rPr>
      </w:pPr>
    </w:p>
    <w:p w14:paraId="6822A184" w14:textId="77777777" w:rsidR="0005476E" w:rsidRPr="00BA1179" w:rsidRDefault="0005476E" w:rsidP="00441B06">
      <w:pPr>
        <w:spacing w:after="0" w:line="240" w:lineRule="auto"/>
        <w:rPr>
          <w:rFonts w:cs="Times New Roman"/>
          <w:szCs w:val="24"/>
        </w:rPr>
      </w:pPr>
    </w:p>
    <w:p w14:paraId="4C508A24" w14:textId="77777777" w:rsidR="00F238C2" w:rsidRPr="00BA1179" w:rsidRDefault="00F238C2" w:rsidP="00441B06">
      <w:pPr>
        <w:spacing w:after="0" w:line="240" w:lineRule="auto"/>
        <w:rPr>
          <w:rFonts w:cs="Times New Roman"/>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A0" w:firstRow="1" w:lastRow="0" w:firstColumn="1" w:lastColumn="0" w:noHBand="0" w:noVBand="1"/>
      </w:tblPr>
      <w:tblGrid>
        <w:gridCol w:w="287"/>
        <w:gridCol w:w="1815"/>
        <w:gridCol w:w="2091"/>
        <w:gridCol w:w="2091"/>
        <w:gridCol w:w="2091"/>
        <w:gridCol w:w="2091"/>
      </w:tblGrid>
      <w:tr w:rsidR="00D91538" w:rsidRPr="00BA1179" w14:paraId="3BB72833" w14:textId="77777777" w:rsidTr="00AA6DFD">
        <w:trPr>
          <w:trHeight w:val="20"/>
        </w:trPr>
        <w:permStart w:id="1021722646" w:edGrp="everyone" w:displacedByCustomXml="next"/>
        <w:bookmarkStart w:id="2" w:name="_Hlk23846614" w:displacedByCustomXml="next"/>
        <w:sdt>
          <w:sdtPr>
            <w:rPr>
              <w:rFonts w:asciiTheme="minorHAnsi" w:eastAsia="MS Gothic" w:hAnsiTheme="minorHAnsi" w:cstheme="minorHAnsi"/>
              <w:sz w:val="16"/>
              <w:szCs w:val="16"/>
            </w:rPr>
            <w:id w:val="1573393566"/>
            <w14:checkbox>
              <w14:checked w14:val="1"/>
              <w14:checkedState w14:val="2612" w14:font="MS Gothic"/>
              <w14:uncheckedState w14:val="2610" w14:font="MS Gothic"/>
            </w14:checkbox>
          </w:sdtPr>
          <w:sdtContent>
            <w:tc>
              <w:tcPr>
                <w:tcW w:w="137" w:type="pct"/>
              </w:tcPr>
              <w:p w14:paraId="52BAF917" w14:textId="77777777" w:rsidR="00D91538" w:rsidRPr="00BA1179" w:rsidRDefault="00D91538" w:rsidP="00AA6DFD">
                <w:pPr>
                  <w:spacing w:line="180" w:lineRule="auto"/>
                  <w:contextualSpacing/>
                  <w:rPr>
                    <w:rFonts w:asciiTheme="minorHAnsi" w:eastAsia="MS Gothic" w:hAnsiTheme="minorHAnsi" w:cstheme="minorHAnsi"/>
                    <w:sz w:val="16"/>
                    <w:szCs w:val="16"/>
                  </w:rPr>
                </w:pPr>
                <w:r w:rsidRPr="00BA1179">
                  <w:rPr>
                    <w:rFonts w:ascii="MS Gothic" w:eastAsia="MS Gothic" w:hAnsi="MS Gothic" w:cstheme="minorHAnsi"/>
                    <w:sz w:val="16"/>
                    <w:szCs w:val="16"/>
                  </w:rPr>
                  <w:t>☒</w:t>
                </w:r>
              </w:p>
            </w:tc>
          </w:sdtContent>
        </w:sdt>
        <w:permEnd w:id="1021722646" w:displacedByCustomXml="prev"/>
        <w:tc>
          <w:tcPr>
            <w:tcW w:w="4863" w:type="pct"/>
            <w:gridSpan w:val="5"/>
          </w:tcPr>
          <w:p w14:paraId="69F2C17E" w14:textId="77777777" w:rsidR="00D91538" w:rsidRPr="00BA1179" w:rsidRDefault="00D91538" w:rsidP="00AA6DFD">
            <w:pPr>
              <w:spacing w:line="180" w:lineRule="auto"/>
              <w:contextualSpacing/>
              <w:rPr>
                <w:rFonts w:asciiTheme="minorHAnsi" w:hAnsiTheme="minorHAnsi" w:cstheme="minorHAnsi"/>
                <w:b/>
                <w:sz w:val="16"/>
                <w:szCs w:val="16"/>
              </w:rPr>
            </w:pPr>
            <w:r w:rsidRPr="00BA1179">
              <w:rPr>
                <w:rFonts w:asciiTheme="minorHAnsi" w:hAnsiTheme="minorHAnsi" w:cstheme="minorHAnsi"/>
                <w:b/>
                <w:sz w:val="16"/>
                <w:szCs w:val="16"/>
              </w:rPr>
              <w:t>Yukarıda bulunan tüm maddeleri okudum, anladım ve kabul ediyorum. / I have read, understand and accept all of the items above.</w:t>
            </w:r>
          </w:p>
          <w:p w14:paraId="20F5EC52" w14:textId="77777777" w:rsidR="00D91538" w:rsidRPr="00BA1179" w:rsidRDefault="00D91538" w:rsidP="00AA6DFD">
            <w:pPr>
              <w:spacing w:line="180" w:lineRule="auto"/>
              <w:contextualSpacing/>
              <w:rPr>
                <w:rFonts w:asciiTheme="minorHAnsi" w:hAnsiTheme="minorHAnsi" w:cstheme="minorHAnsi"/>
                <w:sz w:val="16"/>
                <w:szCs w:val="16"/>
              </w:rPr>
            </w:pPr>
          </w:p>
          <w:p w14:paraId="1577CEB2" w14:textId="79B4524E"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Name</w:t>
            </w:r>
            <w:r w:rsidRPr="00BA1179">
              <w:rPr>
                <w:rFonts w:asciiTheme="minorHAnsi" w:hAnsiTheme="minorHAnsi" w:cstheme="minorHAnsi"/>
                <w:b/>
                <w:sz w:val="16"/>
                <w:szCs w:val="16"/>
              </w:rPr>
              <w:tab/>
              <w:t>: Çağlar</w:t>
            </w:r>
          </w:p>
          <w:p w14:paraId="30415264" w14:textId="0CF94B55"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Surname</w:t>
            </w:r>
            <w:r w:rsidRPr="00BA1179">
              <w:rPr>
                <w:rFonts w:asciiTheme="minorHAnsi" w:hAnsiTheme="minorHAnsi" w:cstheme="minorHAnsi"/>
                <w:b/>
                <w:sz w:val="16"/>
                <w:szCs w:val="16"/>
              </w:rPr>
              <w:tab/>
              <w:t>: Akman</w:t>
            </w:r>
          </w:p>
          <w:p w14:paraId="550283FE" w14:textId="161183B8"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E-Mail</w:t>
            </w:r>
            <w:r w:rsidRPr="00BA1179">
              <w:rPr>
                <w:rFonts w:asciiTheme="minorHAnsi" w:hAnsiTheme="minorHAnsi" w:cstheme="minorHAnsi"/>
                <w:b/>
                <w:sz w:val="16"/>
                <w:szCs w:val="16"/>
              </w:rPr>
              <w:tab/>
              <w:t xml:space="preserve">: </w:t>
            </w:r>
            <w:hyperlink r:id="rId13" w:history="1">
              <w:r w:rsidRPr="00BA1179">
                <w:rPr>
                  <w:rStyle w:val="Hyperlink"/>
                  <w:rFonts w:asciiTheme="minorHAnsi" w:hAnsiTheme="minorHAnsi" w:cstheme="minorHAnsi"/>
                  <w:b/>
                  <w:sz w:val="16"/>
                  <w:szCs w:val="16"/>
                </w:rPr>
                <w:t>caglar.akman@metu.edu.tr</w:t>
              </w:r>
            </w:hyperlink>
            <w:r w:rsidRPr="00BA1179">
              <w:rPr>
                <w:rFonts w:asciiTheme="minorHAnsi" w:hAnsiTheme="minorHAnsi" w:cstheme="minorHAnsi"/>
                <w:b/>
                <w:sz w:val="16"/>
                <w:szCs w:val="16"/>
              </w:rPr>
              <w:t xml:space="preserve">; </w:t>
            </w:r>
            <w:hyperlink r:id="rId14" w:history="1">
              <w:r w:rsidRPr="00BA1179">
                <w:rPr>
                  <w:rStyle w:val="Hyperlink"/>
                  <w:rFonts w:asciiTheme="minorHAnsi" w:hAnsiTheme="minorHAnsi" w:cstheme="minorHAnsi"/>
                  <w:b/>
                  <w:sz w:val="16"/>
                  <w:szCs w:val="16"/>
                </w:rPr>
                <w:t>e134113@metu.edu.tr</w:t>
              </w:r>
            </w:hyperlink>
          </w:p>
          <w:p w14:paraId="1658C172" w14:textId="6601EF7B"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Date</w:t>
            </w:r>
            <w:r w:rsidRPr="00BA1179">
              <w:rPr>
                <w:rFonts w:asciiTheme="minorHAnsi" w:hAnsiTheme="minorHAnsi" w:cstheme="minorHAnsi"/>
                <w:b/>
                <w:sz w:val="16"/>
                <w:szCs w:val="16"/>
              </w:rPr>
              <w:tab/>
              <w:t xml:space="preserve">: </w:t>
            </w:r>
          </w:p>
          <w:p w14:paraId="64CD86BF" w14:textId="6D98B4B0"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Signature</w:t>
            </w:r>
            <w:r w:rsidRPr="00BA1179">
              <w:rPr>
                <w:rFonts w:asciiTheme="minorHAnsi" w:hAnsiTheme="minorHAnsi" w:cstheme="minorHAnsi"/>
                <w:b/>
                <w:sz w:val="16"/>
                <w:szCs w:val="16"/>
              </w:rPr>
              <w:tab/>
              <w:t>: ________________________</w:t>
            </w:r>
          </w:p>
        </w:tc>
      </w:tr>
      <w:tr w:rsidR="00D91538" w:rsidRPr="00BA1179" w14:paraId="1EA3C937" w14:textId="77777777" w:rsidTr="00AA6DFD">
        <w:tblPrEx>
          <w:jc w:val="center"/>
          <w:tblCellMar>
            <w:top w:w="0" w:type="dxa"/>
            <w:bottom w:w="0" w:type="dxa"/>
          </w:tblCellMar>
        </w:tblPrEx>
        <w:trPr>
          <w:trHeight w:val="20"/>
          <w:jc w:val="center"/>
        </w:trPr>
        <w:tc>
          <w:tcPr>
            <w:tcW w:w="1004" w:type="pct"/>
            <w:gridSpan w:val="2"/>
          </w:tcPr>
          <w:p w14:paraId="7C8E0C0F" w14:textId="77777777" w:rsidR="00D91538" w:rsidRPr="00BA1179" w:rsidRDefault="00D91538" w:rsidP="00AA6DFD">
            <w:pPr>
              <w:spacing w:line="180" w:lineRule="auto"/>
              <w:contextualSpacing/>
              <w:rPr>
                <w:rFonts w:cs="Times New Roman"/>
                <w:sz w:val="16"/>
                <w:szCs w:val="16"/>
              </w:rPr>
            </w:pPr>
          </w:p>
        </w:tc>
        <w:tc>
          <w:tcPr>
            <w:tcW w:w="999" w:type="pct"/>
          </w:tcPr>
          <w:p w14:paraId="70718BFD" w14:textId="77777777" w:rsidR="00D91538" w:rsidRPr="00BA1179" w:rsidRDefault="00D91538" w:rsidP="00AA6DFD">
            <w:pPr>
              <w:spacing w:line="180" w:lineRule="auto"/>
              <w:contextualSpacing/>
              <w:rPr>
                <w:rFonts w:cs="Times New Roman"/>
                <w:sz w:val="16"/>
                <w:szCs w:val="16"/>
              </w:rPr>
            </w:pPr>
          </w:p>
        </w:tc>
        <w:tc>
          <w:tcPr>
            <w:tcW w:w="999" w:type="pct"/>
          </w:tcPr>
          <w:p w14:paraId="4F146285" w14:textId="77777777" w:rsidR="00D91538" w:rsidRPr="00BA1179" w:rsidRDefault="00D91538" w:rsidP="00AA6DFD">
            <w:pPr>
              <w:spacing w:line="180" w:lineRule="auto"/>
              <w:contextualSpacing/>
              <w:rPr>
                <w:rFonts w:cs="Times New Roman"/>
                <w:sz w:val="16"/>
                <w:szCs w:val="16"/>
              </w:rPr>
            </w:pPr>
          </w:p>
        </w:tc>
        <w:tc>
          <w:tcPr>
            <w:tcW w:w="999" w:type="pct"/>
          </w:tcPr>
          <w:p w14:paraId="5C145AA9" w14:textId="77777777" w:rsidR="00D91538" w:rsidRPr="00BA1179" w:rsidRDefault="00D91538" w:rsidP="00AA6DFD">
            <w:pPr>
              <w:spacing w:line="180" w:lineRule="auto"/>
              <w:contextualSpacing/>
              <w:rPr>
                <w:rFonts w:cs="Times New Roman"/>
                <w:sz w:val="16"/>
                <w:szCs w:val="16"/>
              </w:rPr>
            </w:pPr>
          </w:p>
        </w:tc>
        <w:tc>
          <w:tcPr>
            <w:tcW w:w="999" w:type="pct"/>
          </w:tcPr>
          <w:p w14:paraId="13E6F724" w14:textId="77777777" w:rsidR="00D91538" w:rsidRPr="00BA1179" w:rsidRDefault="00D91538" w:rsidP="00AA6DFD">
            <w:pPr>
              <w:spacing w:line="180" w:lineRule="auto"/>
              <w:contextualSpacing/>
              <w:rPr>
                <w:rFonts w:cs="Times New Roman"/>
                <w:sz w:val="16"/>
                <w:szCs w:val="16"/>
              </w:rPr>
            </w:pPr>
          </w:p>
        </w:tc>
      </w:tr>
      <w:bookmarkEnd w:id="2"/>
    </w:tbl>
    <w:p w14:paraId="45479A1C" w14:textId="66F00E6B" w:rsidR="00743B5E" w:rsidRPr="00BA1179" w:rsidRDefault="00743B5E" w:rsidP="00441B06">
      <w:pPr>
        <w:spacing w:after="0" w:line="240" w:lineRule="auto"/>
        <w:rPr>
          <w:rFonts w:cs="Times New Roman"/>
          <w:szCs w:val="24"/>
        </w:rPr>
      </w:pPr>
    </w:p>
    <w:p w14:paraId="2AC70EBA" w14:textId="77777777" w:rsidR="00441B06" w:rsidRPr="00BA1179" w:rsidRDefault="00441B06" w:rsidP="00441B06">
      <w:pPr>
        <w:spacing w:after="0" w:line="240" w:lineRule="auto"/>
        <w:rPr>
          <w:rFonts w:cs="Times New Roman"/>
          <w:szCs w:val="24"/>
        </w:rPr>
      </w:pPr>
    </w:p>
    <w:p w14:paraId="11F059D5" w14:textId="7C502C79" w:rsidR="00441B06" w:rsidRPr="00BA1179" w:rsidRDefault="00441B06" w:rsidP="008444BC">
      <w:pPr>
        <w:spacing w:after="0" w:line="240" w:lineRule="auto"/>
        <w:jc w:val="center"/>
        <w:rPr>
          <w:rFonts w:cs="Times New Roman"/>
          <w:szCs w:val="24"/>
        </w:rPr>
        <w:sectPr w:rsidR="00441B06" w:rsidRPr="00BA1179" w:rsidSect="00D91538">
          <w:footerReference w:type="default" r:id="rId15"/>
          <w:headerReference w:type="first" r:id="rId16"/>
          <w:pgSz w:w="11906" w:h="16838" w:code="9"/>
          <w:pgMar w:top="720" w:right="720" w:bottom="720" w:left="720" w:header="418" w:footer="706" w:gutter="0"/>
          <w:pgNumType w:fmt="lowerRoman"/>
          <w:cols w:space="708"/>
          <w:titlePg/>
          <w:docGrid w:linePitch="360"/>
        </w:sectPr>
      </w:pPr>
    </w:p>
    <w:p w14:paraId="537E3CB9" w14:textId="3F4F18D5" w:rsidR="00320403" w:rsidRPr="00BA1179" w:rsidRDefault="00F4681B" w:rsidP="008444BC">
      <w:pPr>
        <w:tabs>
          <w:tab w:val="left" w:pos="7185"/>
        </w:tabs>
        <w:spacing w:after="0" w:line="240" w:lineRule="auto"/>
        <w:jc w:val="center"/>
        <w:rPr>
          <w:rFonts w:cs="Times New Roman"/>
          <w:szCs w:val="24"/>
        </w:rPr>
      </w:pPr>
      <w:r w:rsidRPr="00BA1179">
        <w:rPr>
          <w:rFonts w:cs="Times New Roman"/>
          <w:szCs w:val="24"/>
        </w:rPr>
        <w:lastRenderedPageBreak/>
        <w:t>ENHANCED DECISION SUPPORT SYSTEM FOR WILDFIRE DISASTER RESPONSE AND MANAGEMENT (DISASTERAWARE)</w:t>
      </w:r>
    </w:p>
    <w:p w14:paraId="2CEC5FA6" w14:textId="3A38DB13" w:rsidR="00320403" w:rsidRPr="00BA1179" w:rsidRDefault="00320403" w:rsidP="008444BC">
      <w:pPr>
        <w:tabs>
          <w:tab w:val="left" w:pos="7185"/>
        </w:tabs>
        <w:spacing w:after="0" w:line="240" w:lineRule="auto"/>
        <w:jc w:val="center"/>
        <w:rPr>
          <w:rFonts w:cs="Times New Roman"/>
          <w:szCs w:val="24"/>
        </w:rPr>
      </w:pPr>
    </w:p>
    <w:p w14:paraId="031E2000" w14:textId="77777777" w:rsidR="00320403" w:rsidRPr="00BA1179" w:rsidRDefault="00320403" w:rsidP="008444BC">
      <w:pPr>
        <w:tabs>
          <w:tab w:val="left" w:pos="7185"/>
        </w:tabs>
        <w:spacing w:after="0" w:line="240" w:lineRule="auto"/>
        <w:jc w:val="center"/>
        <w:rPr>
          <w:rFonts w:cs="Times New Roman"/>
          <w:szCs w:val="24"/>
        </w:rPr>
      </w:pPr>
    </w:p>
    <w:p w14:paraId="35BE586C" w14:textId="77777777" w:rsidR="00320403" w:rsidRPr="00BA1179" w:rsidRDefault="00320403" w:rsidP="008444BC">
      <w:pPr>
        <w:tabs>
          <w:tab w:val="left" w:pos="7185"/>
        </w:tabs>
        <w:spacing w:after="0" w:line="240" w:lineRule="auto"/>
        <w:jc w:val="center"/>
        <w:rPr>
          <w:rFonts w:cs="Times New Roman"/>
          <w:szCs w:val="24"/>
        </w:rPr>
      </w:pPr>
    </w:p>
    <w:p w14:paraId="6252F875" w14:textId="77777777" w:rsidR="00320403" w:rsidRPr="00BA1179" w:rsidRDefault="00320403" w:rsidP="008444BC">
      <w:pPr>
        <w:tabs>
          <w:tab w:val="left" w:pos="7185"/>
        </w:tabs>
        <w:spacing w:line="240" w:lineRule="auto"/>
        <w:jc w:val="center"/>
        <w:rPr>
          <w:rFonts w:cs="Times New Roman"/>
          <w:szCs w:val="24"/>
        </w:rPr>
      </w:pPr>
    </w:p>
    <w:p w14:paraId="24128D74"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A THESIS SUBMITTED TO</w:t>
      </w:r>
    </w:p>
    <w:p w14:paraId="76C952A9"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THE GRADUATE SCHOOL OF NATURAL AND APPLIED SCIENCES</w:t>
      </w:r>
    </w:p>
    <w:p w14:paraId="24750E1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OF</w:t>
      </w:r>
    </w:p>
    <w:p w14:paraId="39AA4306"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MIDDLE EAST TECHNICAL UNIVERSITY</w:t>
      </w:r>
    </w:p>
    <w:p w14:paraId="53DA1FA2" w14:textId="77777777" w:rsidR="00320403" w:rsidRPr="00BA1179" w:rsidRDefault="00320403" w:rsidP="008444BC">
      <w:pPr>
        <w:tabs>
          <w:tab w:val="left" w:pos="7185"/>
        </w:tabs>
        <w:spacing w:after="0" w:line="240" w:lineRule="auto"/>
        <w:jc w:val="center"/>
        <w:rPr>
          <w:rFonts w:cs="Times New Roman"/>
          <w:szCs w:val="24"/>
        </w:rPr>
      </w:pPr>
    </w:p>
    <w:p w14:paraId="71FC7D9D" w14:textId="77777777" w:rsidR="00320403" w:rsidRPr="00BA1179" w:rsidRDefault="00320403" w:rsidP="008444BC">
      <w:pPr>
        <w:tabs>
          <w:tab w:val="left" w:pos="7185"/>
        </w:tabs>
        <w:spacing w:after="0" w:line="240" w:lineRule="auto"/>
        <w:jc w:val="center"/>
        <w:rPr>
          <w:rFonts w:cs="Times New Roman"/>
          <w:szCs w:val="24"/>
        </w:rPr>
      </w:pPr>
    </w:p>
    <w:p w14:paraId="7E6BE239" w14:textId="7DECB29D" w:rsidR="00320403" w:rsidRPr="00BA1179" w:rsidRDefault="00320403" w:rsidP="008444BC">
      <w:pPr>
        <w:tabs>
          <w:tab w:val="left" w:pos="7185"/>
        </w:tabs>
        <w:spacing w:after="0" w:line="240" w:lineRule="auto"/>
        <w:jc w:val="center"/>
        <w:rPr>
          <w:rFonts w:cs="Times New Roman"/>
          <w:szCs w:val="24"/>
        </w:rPr>
      </w:pPr>
    </w:p>
    <w:p w14:paraId="7C8D3A27" w14:textId="50FCD397" w:rsidR="00F26CB0" w:rsidRPr="00BA1179" w:rsidRDefault="00F26CB0" w:rsidP="008444BC">
      <w:pPr>
        <w:tabs>
          <w:tab w:val="left" w:pos="7185"/>
        </w:tabs>
        <w:spacing w:after="0" w:line="240" w:lineRule="auto"/>
        <w:jc w:val="center"/>
        <w:rPr>
          <w:rFonts w:cs="Times New Roman"/>
          <w:szCs w:val="24"/>
        </w:rPr>
      </w:pPr>
    </w:p>
    <w:p w14:paraId="0E4E3794" w14:textId="77777777" w:rsidR="00F26CB0" w:rsidRPr="00BA1179" w:rsidRDefault="00F26CB0" w:rsidP="008444BC">
      <w:pPr>
        <w:tabs>
          <w:tab w:val="left" w:pos="7185"/>
        </w:tabs>
        <w:spacing w:after="0" w:line="240" w:lineRule="auto"/>
        <w:jc w:val="center"/>
        <w:rPr>
          <w:rFonts w:cs="Times New Roman"/>
          <w:szCs w:val="24"/>
        </w:rPr>
      </w:pPr>
    </w:p>
    <w:p w14:paraId="3529BA53" w14:textId="77777777" w:rsidR="00F26CB0" w:rsidRPr="00BA1179" w:rsidRDefault="00F26CB0" w:rsidP="008444BC">
      <w:pPr>
        <w:tabs>
          <w:tab w:val="left" w:pos="7185"/>
        </w:tabs>
        <w:spacing w:after="0" w:line="240" w:lineRule="auto"/>
        <w:jc w:val="center"/>
        <w:rPr>
          <w:rFonts w:cs="Times New Roman"/>
          <w:szCs w:val="24"/>
        </w:rPr>
      </w:pPr>
    </w:p>
    <w:p w14:paraId="0BD29E05" w14:textId="77777777" w:rsidR="00320403" w:rsidRPr="00BA1179" w:rsidRDefault="00320403" w:rsidP="008444BC">
      <w:pPr>
        <w:tabs>
          <w:tab w:val="left" w:pos="7185"/>
        </w:tabs>
        <w:spacing w:after="0" w:line="240" w:lineRule="auto"/>
        <w:jc w:val="center"/>
        <w:rPr>
          <w:rFonts w:cs="Times New Roman"/>
          <w:szCs w:val="24"/>
        </w:rPr>
      </w:pPr>
    </w:p>
    <w:p w14:paraId="2A04DC4A"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BY</w:t>
      </w:r>
    </w:p>
    <w:p w14:paraId="1783DEBF" w14:textId="77777777" w:rsidR="00320403" w:rsidRPr="00BA1179" w:rsidRDefault="00320403" w:rsidP="008444BC">
      <w:pPr>
        <w:tabs>
          <w:tab w:val="left" w:pos="7185"/>
        </w:tabs>
        <w:spacing w:after="0" w:line="240" w:lineRule="auto"/>
        <w:jc w:val="center"/>
        <w:rPr>
          <w:rFonts w:cs="Times New Roman"/>
          <w:szCs w:val="24"/>
        </w:rPr>
      </w:pPr>
    </w:p>
    <w:p w14:paraId="39051363" w14:textId="0BDF46C6" w:rsidR="00320403" w:rsidRPr="00BA1179" w:rsidRDefault="0096162E" w:rsidP="008444BC">
      <w:pPr>
        <w:tabs>
          <w:tab w:val="left" w:pos="7185"/>
        </w:tabs>
        <w:spacing w:after="0" w:line="240" w:lineRule="auto"/>
        <w:jc w:val="center"/>
        <w:rPr>
          <w:rFonts w:cs="Times New Roman"/>
          <w:szCs w:val="24"/>
        </w:rPr>
      </w:pPr>
      <w:r w:rsidRPr="00BA1179">
        <w:rPr>
          <w:rFonts w:cs="Times New Roman"/>
          <w:szCs w:val="24"/>
        </w:rPr>
        <w:t>ÇAĞLAR AKMAN</w:t>
      </w:r>
    </w:p>
    <w:p w14:paraId="12C59A2E" w14:textId="77777777" w:rsidR="00320403" w:rsidRPr="00BA1179" w:rsidRDefault="00320403" w:rsidP="008444BC">
      <w:pPr>
        <w:tabs>
          <w:tab w:val="left" w:pos="7185"/>
        </w:tabs>
        <w:spacing w:after="0" w:line="240" w:lineRule="auto"/>
        <w:jc w:val="center"/>
        <w:rPr>
          <w:rFonts w:cs="Times New Roman"/>
          <w:szCs w:val="24"/>
        </w:rPr>
      </w:pPr>
    </w:p>
    <w:p w14:paraId="41B888B0" w14:textId="77777777" w:rsidR="00320403" w:rsidRPr="00BA1179" w:rsidRDefault="00320403" w:rsidP="008444BC">
      <w:pPr>
        <w:tabs>
          <w:tab w:val="left" w:pos="7185"/>
        </w:tabs>
        <w:spacing w:after="0" w:line="240" w:lineRule="auto"/>
        <w:jc w:val="center"/>
        <w:rPr>
          <w:rFonts w:cs="Times New Roman"/>
          <w:szCs w:val="24"/>
        </w:rPr>
      </w:pPr>
    </w:p>
    <w:p w14:paraId="5F60A7B2" w14:textId="77777777" w:rsidR="00320403" w:rsidRPr="00BA1179" w:rsidRDefault="00320403" w:rsidP="008444BC">
      <w:pPr>
        <w:tabs>
          <w:tab w:val="left" w:pos="7185"/>
        </w:tabs>
        <w:spacing w:after="0" w:line="240" w:lineRule="auto"/>
        <w:jc w:val="center"/>
        <w:rPr>
          <w:rFonts w:cs="Times New Roman"/>
          <w:szCs w:val="24"/>
        </w:rPr>
      </w:pPr>
    </w:p>
    <w:p w14:paraId="1A0E36C0" w14:textId="69B6D592" w:rsidR="00320403" w:rsidRPr="00BA1179" w:rsidRDefault="00320403" w:rsidP="008444BC">
      <w:pPr>
        <w:tabs>
          <w:tab w:val="left" w:pos="7185"/>
        </w:tabs>
        <w:spacing w:line="240" w:lineRule="auto"/>
        <w:jc w:val="center"/>
        <w:rPr>
          <w:rFonts w:cs="Times New Roman"/>
          <w:szCs w:val="24"/>
        </w:rPr>
      </w:pPr>
    </w:p>
    <w:p w14:paraId="262C33B5" w14:textId="77777777" w:rsidR="00F26CB0" w:rsidRPr="00BA1179" w:rsidRDefault="00F26CB0" w:rsidP="008444BC">
      <w:pPr>
        <w:tabs>
          <w:tab w:val="left" w:pos="7185"/>
        </w:tabs>
        <w:spacing w:line="240" w:lineRule="auto"/>
        <w:jc w:val="center"/>
        <w:rPr>
          <w:rFonts w:cs="Times New Roman"/>
          <w:szCs w:val="24"/>
        </w:rPr>
      </w:pPr>
    </w:p>
    <w:p w14:paraId="37F1AB6F" w14:textId="4D4A8D3A" w:rsidR="00F26CB0" w:rsidRPr="00BA1179" w:rsidRDefault="00F26CB0" w:rsidP="008444BC">
      <w:pPr>
        <w:tabs>
          <w:tab w:val="left" w:pos="7185"/>
        </w:tabs>
        <w:spacing w:line="240" w:lineRule="auto"/>
        <w:jc w:val="center"/>
        <w:rPr>
          <w:rFonts w:cs="Times New Roman"/>
          <w:szCs w:val="24"/>
        </w:rPr>
      </w:pPr>
    </w:p>
    <w:p w14:paraId="4018C3FC" w14:textId="77777777" w:rsidR="00F26CB0" w:rsidRPr="00BA1179" w:rsidRDefault="00F26CB0" w:rsidP="008444BC">
      <w:pPr>
        <w:tabs>
          <w:tab w:val="left" w:pos="7185"/>
        </w:tabs>
        <w:spacing w:line="240" w:lineRule="auto"/>
        <w:jc w:val="center"/>
        <w:rPr>
          <w:rFonts w:cs="Times New Roman"/>
          <w:szCs w:val="24"/>
        </w:rPr>
      </w:pPr>
    </w:p>
    <w:p w14:paraId="2E572A7C"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 PARTIAL FULFILLMENT OF THE REQUIREMENTS</w:t>
      </w:r>
    </w:p>
    <w:p w14:paraId="61059C81"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FOR</w:t>
      </w:r>
    </w:p>
    <w:p w14:paraId="2F51E951" w14:textId="24D674A1"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Content>
          <w:r w:rsidRPr="00BA1179">
            <w:t>DOCTOR OF PHILOSOPHY</w:t>
          </w:r>
        </w:sdtContent>
      </w:sdt>
    </w:p>
    <w:p w14:paraId="747083D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w:t>
      </w:r>
    </w:p>
    <w:bookmarkStart w:id="3"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Content>
        <w:p w14:paraId="1B7ED0E2" w14:textId="3F339F00" w:rsidR="00320403" w:rsidRPr="00BA1179" w:rsidRDefault="0096162E" w:rsidP="008444BC">
          <w:pPr>
            <w:spacing w:line="240" w:lineRule="auto"/>
            <w:jc w:val="center"/>
          </w:pPr>
          <w:r w:rsidRPr="00BA1179">
            <w:t>ELECTRICAL AND ELECTRONIC ENGINEERING</w:t>
          </w:r>
        </w:p>
      </w:sdtContent>
    </w:sdt>
    <w:bookmarkEnd w:id="3" w:displacedByCustomXml="prev"/>
    <w:p w14:paraId="6B2038A7" w14:textId="77777777" w:rsidR="00320403" w:rsidRPr="00BA1179" w:rsidRDefault="00320403" w:rsidP="008444BC">
      <w:pPr>
        <w:tabs>
          <w:tab w:val="left" w:pos="7185"/>
        </w:tabs>
        <w:spacing w:after="0" w:line="240" w:lineRule="auto"/>
        <w:jc w:val="center"/>
        <w:rPr>
          <w:rFonts w:cs="Times New Roman"/>
          <w:szCs w:val="24"/>
        </w:rPr>
      </w:pPr>
    </w:p>
    <w:p w14:paraId="4E2A549B" w14:textId="77777777" w:rsidR="00320403" w:rsidRPr="00BA1179" w:rsidRDefault="00320403" w:rsidP="008444BC">
      <w:pPr>
        <w:tabs>
          <w:tab w:val="left" w:pos="7185"/>
        </w:tabs>
        <w:spacing w:after="0" w:line="240" w:lineRule="auto"/>
        <w:jc w:val="center"/>
        <w:rPr>
          <w:rFonts w:cs="Times New Roman"/>
          <w:szCs w:val="24"/>
        </w:rPr>
      </w:pPr>
    </w:p>
    <w:p w14:paraId="48FC948D" w14:textId="11237331" w:rsidR="00320403" w:rsidRPr="00BA1179" w:rsidRDefault="00320403" w:rsidP="008444BC">
      <w:pPr>
        <w:tabs>
          <w:tab w:val="left" w:pos="7185"/>
        </w:tabs>
        <w:spacing w:after="0" w:line="240" w:lineRule="auto"/>
        <w:jc w:val="center"/>
        <w:rPr>
          <w:rFonts w:cs="Times New Roman"/>
          <w:szCs w:val="24"/>
        </w:rPr>
      </w:pPr>
    </w:p>
    <w:p w14:paraId="1806CDB5" w14:textId="580E675A" w:rsidR="00F26CB0" w:rsidRPr="00BA1179" w:rsidRDefault="00F26CB0" w:rsidP="008444BC">
      <w:pPr>
        <w:tabs>
          <w:tab w:val="left" w:pos="7185"/>
        </w:tabs>
        <w:spacing w:after="0" w:line="240" w:lineRule="auto"/>
        <w:jc w:val="center"/>
        <w:rPr>
          <w:rFonts w:cs="Times New Roman"/>
          <w:szCs w:val="24"/>
        </w:rPr>
      </w:pPr>
    </w:p>
    <w:p w14:paraId="3B9FD64A" w14:textId="77777777" w:rsidR="00F26CB0" w:rsidRPr="00BA1179" w:rsidRDefault="00F26CB0" w:rsidP="008444BC">
      <w:pPr>
        <w:tabs>
          <w:tab w:val="left" w:pos="7185"/>
        </w:tabs>
        <w:spacing w:after="0" w:line="240" w:lineRule="auto"/>
        <w:jc w:val="center"/>
        <w:rPr>
          <w:rFonts w:cs="Times New Roman"/>
          <w:szCs w:val="24"/>
        </w:rPr>
      </w:pPr>
    </w:p>
    <w:p w14:paraId="1CDBC1B0" w14:textId="77777777" w:rsidR="00320403" w:rsidRPr="00BA1179" w:rsidRDefault="00320403" w:rsidP="008444BC">
      <w:pPr>
        <w:tabs>
          <w:tab w:val="left" w:pos="7185"/>
        </w:tabs>
        <w:spacing w:after="0" w:line="240" w:lineRule="auto"/>
        <w:jc w:val="center"/>
        <w:rPr>
          <w:rFonts w:cs="Times New Roman"/>
          <w:szCs w:val="24"/>
        </w:rPr>
      </w:pPr>
    </w:p>
    <w:p w14:paraId="35A235F5" w14:textId="77777777" w:rsidR="00320403" w:rsidRPr="00BA1179" w:rsidRDefault="00D47E65" w:rsidP="008444BC">
      <w:pPr>
        <w:tabs>
          <w:tab w:val="left" w:pos="7185"/>
        </w:tabs>
        <w:spacing w:after="0" w:line="240" w:lineRule="auto"/>
        <w:jc w:val="center"/>
        <w:rPr>
          <w:rFonts w:cs="Times New Roman"/>
          <w:szCs w:val="24"/>
        </w:rPr>
      </w:pPr>
      <w:commentRangeStart w:id="4"/>
      <w:commentRangeEnd w:id="4"/>
      <w:r w:rsidRPr="00BA1179">
        <w:rPr>
          <w:rStyle w:val="CommentReference"/>
          <w:rFonts w:cs="Times New Roman"/>
          <w:sz w:val="24"/>
          <w:szCs w:val="24"/>
        </w:rPr>
        <w:commentReference w:id="4"/>
      </w:r>
    </w:p>
    <w:p w14:paraId="2AFCDA9C" w14:textId="77777777" w:rsidR="00D5074E" w:rsidRPr="00BA1179" w:rsidRDefault="00000000" w:rsidP="008444BC">
      <w:pPr>
        <w:tabs>
          <w:tab w:val="left" w:pos="7185"/>
        </w:tabs>
        <w:spacing w:after="0" w:line="240" w:lineRule="auto"/>
        <w:jc w:val="center"/>
        <w:rPr>
          <w:rStyle w:val="UPPERCASEChar"/>
        </w:rPr>
        <w:sectPr w:rsidR="00D5074E" w:rsidRPr="00BA1179" w:rsidSect="00997492">
          <w:type w:val="oddPage"/>
          <w:pgSz w:w="11906" w:h="16838"/>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EndPr>
          <w:rPr>
            <w:rStyle w:val="DefaultParagraphFont"/>
            <w:caps w:val="0"/>
          </w:rPr>
        </w:sdtEndPr>
        <w:sdtContent>
          <w:r w:rsidRPr="00BA1179">
            <w:rPr>
              <w:color w:val="808080"/>
            </w:rPr>
            <w:t>[DEFENSE DATE]</w:t>
          </w:r>
        </w:sdtContent>
      </w:sdt>
    </w:p>
    <w:p w14:paraId="415B6E02" w14:textId="77777777" w:rsidR="00320403" w:rsidRPr="00BA1179" w:rsidRDefault="00D5074E" w:rsidP="008444BC">
      <w:pPr>
        <w:tabs>
          <w:tab w:val="left" w:pos="7185"/>
        </w:tabs>
        <w:spacing w:after="0" w:line="240" w:lineRule="auto"/>
        <w:jc w:val="center"/>
        <w:rPr>
          <w:rFonts w:cs="Times New Roman"/>
          <w:szCs w:val="24"/>
        </w:rPr>
      </w:pPr>
      <w:commentRangeStart w:id="5"/>
      <w:r w:rsidRPr="00BA1179">
        <w:rPr>
          <w:rStyle w:val="UPPERCASEChar"/>
        </w:rPr>
        <w:lastRenderedPageBreak/>
        <w:t>A</w:t>
      </w:r>
      <w:r w:rsidRPr="00BA1179">
        <w:rPr>
          <w:rFonts w:cs="Times New Roman"/>
          <w:szCs w:val="24"/>
        </w:rPr>
        <w:t>pproval of the thesis:</w:t>
      </w:r>
      <w:commentRangeEnd w:id="5"/>
      <w:r w:rsidR="00D47E65" w:rsidRPr="00BA1179">
        <w:rPr>
          <w:rStyle w:val="CommentReference"/>
          <w:rFonts w:cs="Times New Roman"/>
          <w:sz w:val="24"/>
          <w:szCs w:val="24"/>
        </w:rPr>
        <w:commentReference w:id="5"/>
      </w:r>
    </w:p>
    <w:p w14:paraId="6B982CAC" w14:textId="77777777" w:rsidR="00320403" w:rsidRPr="00BA1179" w:rsidRDefault="00320403" w:rsidP="008444BC">
      <w:pPr>
        <w:tabs>
          <w:tab w:val="left" w:pos="7185"/>
        </w:tabs>
        <w:spacing w:after="0" w:line="240" w:lineRule="auto"/>
        <w:jc w:val="center"/>
        <w:rPr>
          <w:rFonts w:cs="Times New Roman"/>
          <w:szCs w:val="24"/>
        </w:rPr>
      </w:pPr>
    </w:p>
    <w:p w14:paraId="63144DE5" w14:textId="6E4F6D98" w:rsidR="00320403" w:rsidRPr="00BA1179" w:rsidRDefault="00F4681B" w:rsidP="008444BC">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1CFD424E" w14:textId="77777777" w:rsidR="00320403" w:rsidRPr="00BA1179" w:rsidRDefault="00320403" w:rsidP="008444BC">
      <w:pPr>
        <w:spacing w:after="0" w:line="240" w:lineRule="auto"/>
        <w:jc w:val="center"/>
        <w:rPr>
          <w:rFonts w:cs="Times New Roman"/>
          <w:b/>
          <w:szCs w:val="24"/>
        </w:rPr>
      </w:pPr>
    </w:p>
    <w:p w14:paraId="3AE56455" w14:textId="1E7EA55F" w:rsidR="00320403" w:rsidRPr="00BA1179" w:rsidRDefault="00320403" w:rsidP="008444BC">
      <w:pPr>
        <w:tabs>
          <w:tab w:val="left" w:pos="7185"/>
        </w:tabs>
        <w:spacing w:after="0" w:line="240" w:lineRule="auto"/>
        <w:rPr>
          <w:rFonts w:cs="Times New Roman"/>
          <w:szCs w:val="24"/>
        </w:rPr>
      </w:pPr>
      <w:r w:rsidRPr="00BA1179">
        <w:rPr>
          <w:rFonts w:cs="Times New Roman"/>
          <w:szCs w:val="24"/>
        </w:rPr>
        <w:t xml:space="preserve">submitted by </w:t>
      </w:r>
      <w:r w:rsidRPr="00BA1179">
        <w:rPr>
          <w:rFonts w:cs="Times New Roman"/>
          <w:b/>
          <w:szCs w:val="24"/>
        </w:rPr>
        <w:t>NAME SURNAME</w:t>
      </w:r>
      <w:r w:rsidRPr="00BA1179">
        <w:rPr>
          <w:rFonts w:cs="Times New Roman"/>
          <w:szCs w:val="24"/>
        </w:rPr>
        <w:t xml:space="preserve"> in partial fulfillment of the requirements for the degree of </w:t>
      </w:r>
      <w:sdt>
        <w:sdtPr>
          <w:rPr>
            <w:rStyle w:val="Style1"/>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sidRPr="00BA1179">
            <w:rPr>
              <w:rStyle w:val="Style1"/>
            </w:rPr>
            <w:t>Doctor of Philosophy</w:t>
          </w:r>
        </w:sdtContent>
      </w:sdt>
      <w:r w:rsidRPr="00BA1179">
        <w:rPr>
          <w:rStyle w:val="Style1"/>
        </w:rPr>
        <w:t xml:space="preserve"> </w:t>
      </w:r>
      <w:r w:rsidRPr="00BA1179">
        <w:rPr>
          <w:rFonts w:cs="Times New Roman"/>
          <w:szCs w:val="24"/>
        </w:rPr>
        <w:t>i</w:t>
      </w:r>
      <w:r w:rsidRPr="00BA1179">
        <w:rPr>
          <w:rFonts w:cs="Times New Roman"/>
          <w:b/>
          <w:szCs w:val="24"/>
        </w:rPr>
        <w:t xml:space="preserve">n </w:t>
      </w:r>
      <w:sdt>
        <w:sdtPr>
          <w:rPr>
            <w:rStyle w:val="Style1"/>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rPr>
            <w:rStyle w:val="DefaultParagraphFont"/>
            <w:rFonts w:cs="Times New Roman"/>
            <w:b w:val="0"/>
            <w:szCs w:val="24"/>
          </w:rPr>
        </w:sdtEndPr>
        <w:sdtContent>
          <w:r w:rsidRPr="00BA1179">
            <w:rPr>
              <w:rStyle w:val="Style1"/>
            </w:rPr>
            <w:t>Electrical and Electronic Engineering</w:t>
          </w:r>
        </w:sdtContent>
      </w:sdt>
      <w:r w:rsidRPr="00BA1179">
        <w:rPr>
          <w:rFonts w:cs="Times New Roman"/>
          <w:b/>
          <w:szCs w:val="24"/>
        </w:rPr>
        <w:t>, Middle East Technical University</w:t>
      </w:r>
      <w:r w:rsidRPr="00BA1179">
        <w:rPr>
          <w:rFonts w:cs="Times New Roman"/>
          <w:szCs w:val="24"/>
        </w:rPr>
        <w:t xml:space="preserve"> by,</w:t>
      </w:r>
    </w:p>
    <w:p w14:paraId="0D46DAFD"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2BC2B4D" w14:textId="77777777" w:rsidTr="00F17CE1">
        <w:trPr>
          <w:trHeight w:val="425"/>
        </w:trPr>
        <w:tc>
          <w:tcPr>
            <w:tcW w:w="6379" w:type="dxa"/>
          </w:tcPr>
          <w:p w14:paraId="724BC1AC" w14:textId="6A47F087" w:rsidR="009F1B25" w:rsidRPr="00BA1179" w:rsidRDefault="009F1B25" w:rsidP="008444BC">
            <w:pPr>
              <w:spacing w:line="240" w:lineRule="auto"/>
              <w:rPr>
                <w:rFonts w:cs="Times New Roman"/>
                <w:szCs w:val="24"/>
              </w:rPr>
            </w:pPr>
            <w:r w:rsidRPr="00BA1179">
              <w:rPr>
                <w:rFonts w:cs="Times New Roman"/>
                <w:szCs w:val="24"/>
              </w:rPr>
              <w:t xml:space="preserve">Prof. Dr. Naci Emre Altun </w:t>
            </w:r>
          </w:p>
          <w:p w14:paraId="5F51D24D" w14:textId="77777777" w:rsidR="009F1B25" w:rsidRPr="00BA1179" w:rsidRDefault="009F1B25" w:rsidP="008444BC">
            <w:pPr>
              <w:spacing w:line="240" w:lineRule="auto"/>
              <w:rPr>
                <w:rFonts w:cs="Times New Roman"/>
                <w:szCs w:val="24"/>
              </w:rPr>
            </w:pPr>
            <w:r w:rsidRPr="00BA1179">
              <w:rPr>
                <w:rFonts w:cs="Times New Roman"/>
                <w:szCs w:val="24"/>
              </w:rPr>
              <w:t xml:space="preserve">Dean, </w:t>
            </w:r>
            <w:r w:rsidRPr="00BA1179">
              <w:rPr>
                <w:rFonts w:cs="Times New Roman"/>
                <w:b/>
                <w:bCs/>
                <w:szCs w:val="24"/>
              </w:rPr>
              <w:t>Graduate School of</w:t>
            </w:r>
            <w:r w:rsidRPr="00BA1179">
              <w:rPr>
                <w:rFonts w:cs="Times New Roman"/>
                <w:b/>
                <w:szCs w:val="24"/>
              </w:rPr>
              <w:t xml:space="preserve"> Natural and Applied Sciences</w:t>
            </w:r>
          </w:p>
        </w:tc>
        <w:tc>
          <w:tcPr>
            <w:tcW w:w="1668" w:type="dxa"/>
            <w:tcBorders>
              <w:bottom w:val="single" w:sz="4" w:space="0" w:color="808080"/>
            </w:tcBorders>
          </w:tcPr>
          <w:p w14:paraId="60FDC6B0" w14:textId="77777777" w:rsidR="009F1B25" w:rsidRPr="00BA1179" w:rsidRDefault="009F1B25" w:rsidP="008444BC">
            <w:pPr>
              <w:spacing w:line="240" w:lineRule="auto"/>
              <w:rPr>
                <w:rFonts w:cs="Times New Roman"/>
                <w:caps/>
                <w:szCs w:val="24"/>
              </w:rPr>
            </w:pPr>
          </w:p>
        </w:tc>
      </w:tr>
    </w:tbl>
    <w:p w14:paraId="07D5E8E4"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1E73C005" w14:textId="77777777" w:rsidTr="00F17CE1">
        <w:trPr>
          <w:trHeight w:val="425"/>
        </w:trPr>
        <w:tc>
          <w:tcPr>
            <w:tcW w:w="6379" w:type="dxa"/>
          </w:tcPr>
          <w:p w14:paraId="345423FC" w14:textId="20DD3C52" w:rsidR="009F1B25" w:rsidRPr="00BA1179" w:rsidRDefault="009F1B25" w:rsidP="008444BC">
            <w:pPr>
              <w:spacing w:line="240" w:lineRule="auto"/>
              <w:rPr>
                <w:rFonts w:cs="Times New Roman"/>
                <w:szCs w:val="24"/>
              </w:rPr>
            </w:pPr>
            <w:r w:rsidRPr="00BA1179">
              <w:rPr>
                <w:rFonts w:cs="Times New Roman"/>
                <w:szCs w:val="24"/>
              </w:rPr>
              <w:t>Prof. Dr. Nevzat Güneri Gençer</w:t>
            </w:r>
          </w:p>
          <w:p w14:paraId="1AF54B03" w14:textId="3936BF0C" w:rsidR="009F1B25" w:rsidRPr="00BA1179" w:rsidRDefault="00A72B29" w:rsidP="008444BC">
            <w:pPr>
              <w:spacing w:line="240" w:lineRule="auto"/>
              <w:rPr>
                <w:rFonts w:cs="Times New Roman"/>
                <w:szCs w:val="24"/>
              </w:rPr>
            </w:pPr>
            <w:r w:rsidRPr="00BA1179">
              <w:rPr>
                <w:rFonts w:cs="Times New Roman"/>
                <w:szCs w:val="24"/>
              </w:rPr>
              <w:t xml:space="preserve">Head of the Department, </w:t>
            </w:r>
            <w:r w:rsidRPr="00BA1179">
              <w:rPr>
                <w:rFonts w:cs="Times New Roman"/>
                <w:b/>
                <w:szCs w:val="24"/>
              </w:rPr>
              <w:t>Electrical and Electronics Engineering</w:t>
            </w:r>
          </w:p>
        </w:tc>
        <w:tc>
          <w:tcPr>
            <w:tcW w:w="1668" w:type="dxa"/>
            <w:tcBorders>
              <w:bottom w:val="single" w:sz="4" w:space="0" w:color="808080"/>
            </w:tcBorders>
          </w:tcPr>
          <w:p w14:paraId="4F4B7FD4" w14:textId="77777777" w:rsidR="009F1B25" w:rsidRPr="00BA1179" w:rsidRDefault="009F1B25" w:rsidP="008444BC">
            <w:pPr>
              <w:spacing w:line="240" w:lineRule="auto"/>
              <w:rPr>
                <w:rFonts w:cs="Times New Roman"/>
                <w:caps/>
                <w:szCs w:val="24"/>
              </w:rPr>
            </w:pPr>
          </w:p>
        </w:tc>
      </w:tr>
    </w:tbl>
    <w:p w14:paraId="599A536F" w14:textId="77777777" w:rsidR="000807EA" w:rsidRPr="00BA1179" w:rsidRDefault="000807EA"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444453B" w14:textId="77777777" w:rsidTr="00F17CE1">
        <w:trPr>
          <w:trHeight w:val="425"/>
        </w:trPr>
        <w:tc>
          <w:tcPr>
            <w:tcW w:w="6379" w:type="dxa"/>
          </w:tcPr>
          <w:p w14:paraId="7959B9BB" w14:textId="77777777" w:rsidR="00F17CE1" w:rsidRPr="00BA1179" w:rsidRDefault="00F17CE1" w:rsidP="008444BC">
            <w:pPr>
              <w:spacing w:line="240" w:lineRule="auto"/>
              <w:rPr>
                <w:szCs w:val="24"/>
              </w:rPr>
            </w:pPr>
            <w:r w:rsidRPr="00BA1179">
              <w:rPr>
                <w:szCs w:val="24"/>
              </w:rPr>
              <w:t>Prof. Dr. Mehmet Kemal Leblebicioğlu</w:t>
            </w:r>
          </w:p>
          <w:p w14:paraId="0FB9A4DC" w14:textId="095E1509" w:rsidR="009F1B25" w:rsidRPr="00BA1179" w:rsidRDefault="009F1B25" w:rsidP="008444BC">
            <w:pPr>
              <w:spacing w:line="240" w:lineRule="auto"/>
              <w:rPr>
                <w:rFonts w:cs="Times New Roman"/>
                <w:szCs w:val="24"/>
              </w:rPr>
            </w:pPr>
            <w:r w:rsidRPr="00BA1179">
              <w:rPr>
                <w:rFonts w:cs="Times New Roman"/>
                <w:szCs w:val="24"/>
              </w:rPr>
              <w:t xml:space="preserve">Supervisor, </w:t>
            </w:r>
            <w:r w:rsidRPr="00BA1179">
              <w:rPr>
                <w:rFonts w:cs="Times New Roman"/>
                <w:b/>
                <w:szCs w:val="24"/>
              </w:rPr>
              <w:t>Electrical and Electronics Engineering, METU</w:t>
            </w:r>
          </w:p>
        </w:tc>
        <w:tc>
          <w:tcPr>
            <w:tcW w:w="1668" w:type="dxa"/>
            <w:tcBorders>
              <w:bottom w:val="single" w:sz="4" w:space="0" w:color="808080"/>
            </w:tcBorders>
          </w:tcPr>
          <w:p w14:paraId="5FF63B0D" w14:textId="77777777" w:rsidR="009F1B25" w:rsidRPr="00BA1179" w:rsidRDefault="009F1B25" w:rsidP="008444BC">
            <w:pPr>
              <w:spacing w:line="240" w:lineRule="auto"/>
              <w:rPr>
                <w:rFonts w:cs="Times New Roman"/>
                <w:caps/>
                <w:szCs w:val="24"/>
              </w:rPr>
            </w:pPr>
          </w:p>
        </w:tc>
      </w:tr>
    </w:tbl>
    <w:p w14:paraId="3E26AD3C" w14:textId="77777777" w:rsidR="000807EA" w:rsidRPr="00BA1179" w:rsidRDefault="000807EA" w:rsidP="008444BC">
      <w:pPr>
        <w:tabs>
          <w:tab w:val="left" w:pos="7185"/>
        </w:tabs>
        <w:spacing w:after="0" w:line="240" w:lineRule="auto"/>
        <w:rPr>
          <w:rFonts w:cs="Times New Roman"/>
          <w:szCs w:val="24"/>
        </w:rPr>
      </w:pPr>
    </w:p>
    <w:p w14:paraId="6CD0A372" w14:textId="77777777" w:rsidR="000807EA" w:rsidRPr="00BA1179" w:rsidRDefault="000807EA" w:rsidP="008444BC">
      <w:pPr>
        <w:tabs>
          <w:tab w:val="left" w:pos="7185"/>
        </w:tabs>
        <w:spacing w:after="0" w:line="240" w:lineRule="auto"/>
        <w:rPr>
          <w:rFonts w:cs="Times New Roman"/>
          <w:szCs w:val="24"/>
        </w:rPr>
      </w:pPr>
    </w:p>
    <w:p w14:paraId="1B1B45A7" w14:textId="77777777" w:rsidR="000807EA" w:rsidRPr="00BA1179" w:rsidRDefault="000807EA" w:rsidP="008444BC">
      <w:pPr>
        <w:tabs>
          <w:tab w:val="left" w:pos="7185"/>
        </w:tabs>
        <w:spacing w:after="0" w:line="240" w:lineRule="auto"/>
        <w:rPr>
          <w:rFonts w:cs="Times New Roman"/>
          <w:szCs w:val="24"/>
        </w:rPr>
      </w:pPr>
      <w:r w:rsidRPr="00BA1179">
        <w:rPr>
          <w:rFonts w:cs="Times New Roman"/>
          <w:b/>
          <w:szCs w:val="24"/>
        </w:rPr>
        <w:t>Examining Committee Members:</w:t>
      </w:r>
    </w:p>
    <w:p w14:paraId="004BC740" w14:textId="77777777" w:rsidR="00320403" w:rsidRPr="00BA1179" w:rsidRDefault="00320403"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7E3BFCE5" w14:textId="77777777" w:rsidTr="006601CA">
        <w:trPr>
          <w:trHeight w:val="425"/>
        </w:trPr>
        <w:tc>
          <w:tcPr>
            <w:tcW w:w="6379" w:type="dxa"/>
          </w:tcPr>
          <w:p w14:paraId="30D20F7B" w14:textId="77777777" w:rsidR="008277B6" w:rsidRPr="00BA1179" w:rsidRDefault="008277B6" w:rsidP="006601CA">
            <w:pPr>
              <w:spacing w:line="240" w:lineRule="auto"/>
              <w:rPr>
                <w:rFonts w:cs="Times New Roman"/>
                <w:szCs w:val="24"/>
              </w:rPr>
            </w:pPr>
            <w:r w:rsidRPr="00BA1179">
              <w:rPr>
                <w:rFonts w:cs="Times New Roman"/>
                <w:szCs w:val="24"/>
              </w:rPr>
              <w:t>Prof. Dr. Nevzat Güneri Gençer</w:t>
            </w:r>
          </w:p>
          <w:p w14:paraId="05A8BD06" w14:textId="6B205469"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356852C4" w14:textId="77777777" w:rsidR="008277B6" w:rsidRPr="00BA1179" w:rsidRDefault="008277B6" w:rsidP="006601CA">
            <w:pPr>
              <w:spacing w:line="240" w:lineRule="auto"/>
              <w:rPr>
                <w:rFonts w:cs="Times New Roman"/>
                <w:caps/>
                <w:szCs w:val="24"/>
              </w:rPr>
            </w:pPr>
          </w:p>
        </w:tc>
      </w:tr>
    </w:tbl>
    <w:p w14:paraId="41D1A720"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1188AF2A" w14:textId="77777777" w:rsidTr="006601CA">
        <w:trPr>
          <w:trHeight w:val="425"/>
        </w:trPr>
        <w:tc>
          <w:tcPr>
            <w:tcW w:w="6379" w:type="dxa"/>
          </w:tcPr>
          <w:p w14:paraId="38F88178" w14:textId="77777777" w:rsidR="008277B6" w:rsidRPr="00BA1179" w:rsidRDefault="008277B6" w:rsidP="006601CA">
            <w:pPr>
              <w:spacing w:line="240" w:lineRule="auto"/>
              <w:rPr>
                <w:szCs w:val="24"/>
              </w:rPr>
            </w:pPr>
            <w:r w:rsidRPr="00BA1179">
              <w:rPr>
                <w:szCs w:val="24"/>
              </w:rPr>
              <w:t>Prof. Dr. Mehmet Kemal Leblebicioğlu</w:t>
            </w:r>
          </w:p>
          <w:p w14:paraId="308BAA1E" w14:textId="01BD9BC8"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790A0C59" w14:textId="77777777" w:rsidR="008277B6" w:rsidRPr="00BA1179" w:rsidRDefault="008277B6" w:rsidP="006601CA">
            <w:pPr>
              <w:spacing w:line="240" w:lineRule="auto"/>
              <w:rPr>
                <w:rFonts w:cs="Times New Roman"/>
                <w:caps/>
                <w:szCs w:val="24"/>
              </w:rPr>
            </w:pPr>
          </w:p>
        </w:tc>
      </w:tr>
    </w:tbl>
    <w:p w14:paraId="2442CEDF"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35247ACD" w14:textId="77777777" w:rsidTr="006601CA">
        <w:trPr>
          <w:trHeight w:val="425"/>
        </w:trPr>
        <w:tc>
          <w:tcPr>
            <w:tcW w:w="6379" w:type="dxa"/>
          </w:tcPr>
          <w:p w14:paraId="5CED4595" w14:textId="68A78FB5" w:rsidR="00570FF0" w:rsidRPr="00BA1179" w:rsidRDefault="00570FF0" w:rsidP="006601CA">
            <w:pPr>
              <w:spacing w:line="240" w:lineRule="auto"/>
              <w:rPr>
                <w:szCs w:val="24"/>
              </w:rPr>
            </w:pPr>
            <w:r w:rsidRPr="00BA1179">
              <w:rPr>
                <w:szCs w:val="24"/>
              </w:rPr>
              <w:t xml:space="preserve">Prof. Dr. </w:t>
            </w:r>
            <w:commentRangeStart w:id="6"/>
            <w:r w:rsidRPr="00BA1179">
              <w:rPr>
                <w:szCs w:val="24"/>
              </w:rPr>
              <w:t>XYZ</w:t>
            </w:r>
            <w:commentRangeEnd w:id="6"/>
            <w:r w:rsidR="00D47E65" w:rsidRPr="00BA1179">
              <w:rPr>
                <w:rStyle w:val="CommentReference"/>
                <w:sz w:val="24"/>
                <w:szCs w:val="24"/>
              </w:rPr>
              <w:commentReference w:id="6"/>
            </w:r>
          </w:p>
          <w:p w14:paraId="159347BD" w14:textId="0CEF671E"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4E33D2A2" w14:textId="77777777" w:rsidR="00570FF0" w:rsidRPr="00BA1179" w:rsidRDefault="00570FF0" w:rsidP="006601CA">
            <w:pPr>
              <w:spacing w:line="240" w:lineRule="auto"/>
              <w:rPr>
                <w:rFonts w:cs="Times New Roman"/>
                <w:caps/>
                <w:szCs w:val="24"/>
              </w:rPr>
            </w:pPr>
          </w:p>
        </w:tc>
      </w:tr>
    </w:tbl>
    <w:p w14:paraId="34DC57BB"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24CB8D44" w14:textId="77777777" w:rsidTr="006601CA">
        <w:trPr>
          <w:trHeight w:val="425"/>
        </w:trPr>
        <w:tc>
          <w:tcPr>
            <w:tcW w:w="6379" w:type="dxa"/>
          </w:tcPr>
          <w:p w14:paraId="21AB4298" w14:textId="77777777" w:rsidR="00570FF0" w:rsidRPr="00BA1179" w:rsidRDefault="00570FF0" w:rsidP="006601CA">
            <w:pPr>
              <w:spacing w:line="240" w:lineRule="auto"/>
              <w:rPr>
                <w:szCs w:val="24"/>
              </w:rPr>
            </w:pPr>
            <w:r w:rsidRPr="00BA1179">
              <w:rPr>
                <w:szCs w:val="24"/>
              </w:rPr>
              <w:t xml:space="preserve">Prof. Dr. </w:t>
            </w:r>
            <w:commentRangeStart w:id="7"/>
            <w:r w:rsidRPr="00BA1179">
              <w:rPr>
                <w:szCs w:val="24"/>
              </w:rPr>
              <w:t>XYZ</w:t>
            </w:r>
            <w:commentRangeEnd w:id="7"/>
            <w:r w:rsidR="00D47E65" w:rsidRPr="00BA1179">
              <w:rPr>
                <w:rStyle w:val="CommentReference"/>
                <w:sz w:val="24"/>
                <w:szCs w:val="24"/>
              </w:rPr>
              <w:commentReference w:id="7"/>
            </w:r>
          </w:p>
          <w:p w14:paraId="42268614" w14:textId="77777777"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5AF28455" w14:textId="77777777" w:rsidR="00570FF0" w:rsidRPr="00BA1179" w:rsidRDefault="00570FF0" w:rsidP="006601CA">
            <w:pPr>
              <w:spacing w:line="240" w:lineRule="auto"/>
              <w:rPr>
                <w:rFonts w:cs="Times New Roman"/>
                <w:caps/>
                <w:szCs w:val="24"/>
              </w:rPr>
            </w:pPr>
          </w:p>
        </w:tc>
      </w:tr>
    </w:tbl>
    <w:p w14:paraId="1FCED5D0"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3A7162" w:rsidRPr="00BA1179" w14:paraId="667504B6" w14:textId="77777777" w:rsidTr="001B71B0">
        <w:trPr>
          <w:trHeight w:val="425"/>
        </w:trPr>
        <w:tc>
          <w:tcPr>
            <w:tcW w:w="6379" w:type="dxa"/>
          </w:tcPr>
          <w:p w14:paraId="0728B74F" w14:textId="7E434D0C" w:rsidR="003A7162" w:rsidRPr="00BA1179" w:rsidRDefault="003A7162" w:rsidP="006601CA">
            <w:pPr>
              <w:spacing w:line="240" w:lineRule="auto"/>
              <w:rPr>
                <w:szCs w:val="24"/>
              </w:rPr>
            </w:pPr>
            <w:r w:rsidRPr="00BA1179">
              <w:rPr>
                <w:szCs w:val="24"/>
              </w:rPr>
              <w:t>Assoc. Prof. Dr. Ahmet Güneş</w:t>
            </w:r>
          </w:p>
          <w:p w14:paraId="400D112A" w14:textId="3D226866" w:rsidR="003A7162" w:rsidRPr="00BA1179" w:rsidRDefault="003A7162" w:rsidP="006601CA">
            <w:pPr>
              <w:spacing w:line="240" w:lineRule="auto"/>
              <w:rPr>
                <w:rFonts w:cs="Times New Roman"/>
                <w:szCs w:val="24"/>
              </w:rPr>
            </w:pPr>
            <w:r w:rsidRPr="00BA1179">
              <w:rPr>
                <w:rFonts w:cs="Times New Roman"/>
                <w:szCs w:val="24"/>
              </w:rPr>
              <w:t xml:space="preserve">Electrical and Electronics Engineering, </w:t>
            </w:r>
            <w:commentRangeStart w:id="8"/>
            <w:r w:rsidRPr="00BA1179">
              <w:rPr>
                <w:rFonts w:cs="Times New Roman"/>
                <w:szCs w:val="24"/>
              </w:rPr>
              <w:t>XYZ</w:t>
            </w:r>
            <w:commentRangeEnd w:id="8"/>
            <w:r w:rsidR="00D47E65" w:rsidRPr="00BA1179">
              <w:rPr>
                <w:rStyle w:val="CommentReference"/>
                <w:rFonts w:cs="Times New Roman"/>
                <w:sz w:val="24"/>
                <w:szCs w:val="24"/>
              </w:rPr>
              <w:commentReference w:id="8"/>
            </w:r>
          </w:p>
        </w:tc>
        <w:tc>
          <w:tcPr>
            <w:tcW w:w="1668" w:type="dxa"/>
            <w:tcBorders>
              <w:bottom w:val="single" w:sz="4" w:space="0" w:color="808080"/>
            </w:tcBorders>
            <w:vAlign w:val="center"/>
          </w:tcPr>
          <w:p w14:paraId="50584C54" w14:textId="77777777" w:rsidR="003A7162" w:rsidRPr="00BA1179" w:rsidRDefault="003A7162" w:rsidP="001B71B0">
            <w:pPr>
              <w:spacing w:line="240" w:lineRule="auto"/>
              <w:jc w:val="left"/>
              <w:rPr>
                <w:rFonts w:cs="Times New Roman"/>
                <w:caps/>
                <w:szCs w:val="24"/>
              </w:rPr>
            </w:pPr>
          </w:p>
        </w:tc>
      </w:tr>
    </w:tbl>
    <w:p w14:paraId="536A8837" w14:textId="77777777" w:rsidR="008277B6" w:rsidRPr="00BA1179" w:rsidRDefault="008277B6" w:rsidP="008444BC">
      <w:pPr>
        <w:spacing w:after="0" w:line="240" w:lineRule="auto"/>
        <w:rPr>
          <w:rFonts w:cs="Times New Roman"/>
          <w:szCs w:val="24"/>
        </w:rPr>
      </w:pPr>
    </w:p>
    <w:p w14:paraId="5A1C8E8B" w14:textId="77777777" w:rsidR="00320403" w:rsidRPr="00BA1179" w:rsidRDefault="00320403" w:rsidP="008444BC">
      <w:pPr>
        <w:spacing w:after="0" w:line="240" w:lineRule="auto"/>
        <w:rPr>
          <w:rFonts w:cs="Times New Roman"/>
          <w:szCs w:val="24"/>
        </w:rPr>
      </w:pPr>
    </w:p>
    <w:p w14:paraId="14955E0A" w14:textId="77777777" w:rsidR="00320403" w:rsidRPr="00BA1179" w:rsidRDefault="003D15CC" w:rsidP="008444BC">
      <w:pPr>
        <w:spacing w:after="0" w:line="240" w:lineRule="auto"/>
        <w:jc w:val="right"/>
        <w:rPr>
          <w:rFonts w:cs="Times New Roman"/>
          <w:szCs w:val="24"/>
        </w:rPr>
      </w:pPr>
      <w:commentRangeStart w:id="9"/>
      <w:r w:rsidRPr="00BA1179">
        <w:rPr>
          <w:rFonts w:cs="Times New Roman"/>
          <w:szCs w:val="24"/>
        </w:rPr>
        <w:t>Date:</w:t>
      </w:r>
      <w:commentRangeEnd w:id="9"/>
      <w:r w:rsidR="00D47E65" w:rsidRPr="00BA1179">
        <w:rPr>
          <w:rStyle w:val="CommentReference"/>
          <w:rFonts w:cs="Times New Roman"/>
          <w:sz w:val="24"/>
          <w:szCs w:val="24"/>
        </w:rPr>
        <w:commentReference w:id="9"/>
      </w:r>
      <w:r w:rsidRPr="00BA1179">
        <w:rPr>
          <w:rFonts w:cs="Times New Roman"/>
          <w:szCs w:val="24"/>
        </w:rPr>
        <w:t xml:space="preserve"> </w:t>
      </w:r>
      <w:sdt>
        <w:sdtPr>
          <w:rPr>
            <w:rFonts w:cs="Times New Roman"/>
            <w:szCs w:val="24"/>
          </w:rPr>
          <w:id w:val="1190802716"/>
          <w:placeholder>
            <w:docPart w:val="931ACF892CF94475A3735158279B73E6"/>
          </w:placeholder>
          <w:showingPlcHdr/>
          <w:dataBinding w:prefixMappings="xmlns:ns0='METU-GSNAS-Thesis-Template-v23' " w:xpath="/ns0:DemoXMLNode[1]/ns0:StudentDefenseDate[1]" w:storeItemID="{0F81B290-050F-480C-8E95-6B073216B392}"/>
          <w:date w:fullDate="2018-08-25T00:00:00Z">
            <w:dateFormat w:val="dd.MM.yyyy"/>
            <w:lid w:val="en-US"/>
            <w:storeMappedDataAs w:val="dateTime"/>
            <w:calendar w:val="gregorian"/>
          </w:date>
        </w:sdtPr>
        <w:sdtContent>
          <w:r w:rsidRPr="00BA1179">
            <w:rPr>
              <w:rStyle w:val="PlaceholderText"/>
            </w:rPr>
            <w:t>...</w:t>
          </w:r>
        </w:sdtContent>
      </w:sdt>
    </w:p>
    <w:p w14:paraId="41455C8E" w14:textId="77777777" w:rsidR="00D5074E" w:rsidRPr="00BA1179" w:rsidRDefault="00D5074E" w:rsidP="008444BC">
      <w:pPr>
        <w:spacing w:after="0" w:line="240" w:lineRule="auto"/>
        <w:rPr>
          <w:rFonts w:cs="Times New Roman"/>
          <w:szCs w:val="24"/>
        </w:rPr>
      </w:pPr>
    </w:p>
    <w:p w14:paraId="1CFC92E6" w14:textId="77777777" w:rsidR="00D5074E" w:rsidRPr="00BA1179" w:rsidRDefault="00D5074E" w:rsidP="000807EA">
      <w:pPr>
        <w:spacing w:after="0" w:line="240" w:lineRule="auto"/>
        <w:rPr>
          <w:rFonts w:cs="Times New Roman"/>
          <w:szCs w:val="24"/>
        </w:rPr>
        <w:sectPr w:rsidR="00D5074E" w:rsidRPr="00BA1179" w:rsidSect="00997492">
          <w:type w:val="oddPage"/>
          <w:pgSz w:w="11906" w:h="16838"/>
          <w:pgMar w:top="1987" w:right="1584" w:bottom="1584" w:left="2275" w:header="706" w:footer="706" w:gutter="0"/>
          <w:pgNumType w:fmt="lowerRoman"/>
          <w:cols w:space="708"/>
          <w:docGrid w:linePitch="360"/>
        </w:sectPr>
      </w:pPr>
    </w:p>
    <w:p w14:paraId="209C36D5" w14:textId="77777777" w:rsidR="00320403" w:rsidRPr="00BA1179" w:rsidRDefault="00320403" w:rsidP="000807EA">
      <w:pPr>
        <w:spacing w:after="0" w:line="240" w:lineRule="auto"/>
        <w:rPr>
          <w:rFonts w:cs="Times New Roman"/>
          <w:szCs w:val="24"/>
        </w:rPr>
      </w:pPr>
    </w:p>
    <w:p w14:paraId="23F0427A" w14:textId="77777777" w:rsidR="00D5074E" w:rsidRPr="00BA1179" w:rsidRDefault="00D5074E" w:rsidP="000807EA">
      <w:pPr>
        <w:spacing w:after="0" w:line="240" w:lineRule="auto"/>
        <w:rPr>
          <w:rFonts w:cs="Times New Roman"/>
          <w:szCs w:val="24"/>
        </w:rPr>
      </w:pPr>
    </w:p>
    <w:p w14:paraId="53330588" w14:textId="77777777" w:rsidR="00D5074E" w:rsidRPr="00BA1179" w:rsidRDefault="00D5074E" w:rsidP="000807EA">
      <w:pPr>
        <w:spacing w:after="0" w:line="240" w:lineRule="auto"/>
        <w:rPr>
          <w:rFonts w:cs="Times New Roman"/>
          <w:szCs w:val="24"/>
        </w:rPr>
      </w:pPr>
    </w:p>
    <w:p w14:paraId="6768099F" w14:textId="77777777" w:rsidR="00D5074E" w:rsidRPr="00BA1179" w:rsidRDefault="00D5074E" w:rsidP="000807EA">
      <w:pPr>
        <w:spacing w:after="0" w:line="240" w:lineRule="auto"/>
        <w:rPr>
          <w:rFonts w:cs="Times New Roman"/>
          <w:szCs w:val="24"/>
        </w:rPr>
      </w:pPr>
    </w:p>
    <w:p w14:paraId="1D460316" w14:textId="77777777" w:rsidR="00D5074E" w:rsidRPr="00BA1179" w:rsidRDefault="00D5074E" w:rsidP="000807EA">
      <w:pPr>
        <w:spacing w:after="0" w:line="240" w:lineRule="auto"/>
        <w:rPr>
          <w:rFonts w:cs="Times New Roman"/>
          <w:szCs w:val="24"/>
        </w:rPr>
      </w:pPr>
    </w:p>
    <w:p w14:paraId="21F1332B" w14:textId="77777777" w:rsidR="00D5074E" w:rsidRPr="00BA1179" w:rsidRDefault="00D5074E" w:rsidP="000807EA">
      <w:pPr>
        <w:spacing w:after="0" w:line="240" w:lineRule="auto"/>
        <w:rPr>
          <w:rFonts w:cs="Times New Roman"/>
          <w:szCs w:val="24"/>
        </w:rPr>
      </w:pPr>
    </w:p>
    <w:p w14:paraId="3D44B9BC" w14:textId="77777777" w:rsidR="00D5074E" w:rsidRPr="00BA1179" w:rsidRDefault="00D5074E" w:rsidP="000807EA">
      <w:pPr>
        <w:spacing w:after="0" w:line="240" w:lineRule="auto"/>
        <w:rPr>
          <w:rFonts w:cs="Times New Roman"/>
          <w:szCs w:val="24"/>
        </w:rPr>
      </w:pPr>
    </w:p>
    <w:p w14:paraId="10963538" w14:textId="77777777" w:rsidR="00D5074E" w:rsidRPr="00BA1179" w:rsidRDefault="00D5074E" w:rsidP="000807EA">
      <w:pPr>
        <w:spacing w:after="0" w:line="240" w:lineRule="auto"/>
        <w:rPr>
          <w:rFonts w:cs="Times New Roman"/>
          <w:szCs w:val="24"/>
        </w:rPr>
      </w:pPr>
    </w:p>
    <w:p w14:paraId="6D84699A" w14:textId="77777777" w:rsidR="00D5074E" w:rsidRPr="00BA1179" w:rsidRDefault="00D5074E" w:rsidP="000807EA">
      <w:pPr>
        <w:spacing w:after="0" w:line="240" w:lineRule="auto"/>
        <w:rPr>
          <w:rFonts w:cs="Times New Roman"/>
          <w:szCs w:val="24"/>
        </w:rPr>
      </w:pPr>
    </w:p>
    <w:p w14:paraId="0BD424FF" w14:textId="77777777" w:rsidR="00D5074E" w:rsidRPr="00BA1179" w:rsidRDefault="00D5074E" w:rsidP="000807EA">
      <w:pPr>
        <w:spacing w:after="0" w:line="240" w:lineRule="auto"/>
        <w:rPr>
          <w:rFonts w:cs="Times New Roman"/>
          <w:szCs w:val="24"/>
        </w:rPr>
      </w:pPr>
    </w:p>
    <w:p w14:paraId="649BFB6A" w14:textId="77777777" w:rsidR="00D5074E" w:rsidRPr="00BA1179" w:rsidRDefault="00D5074E" w:rsidP="000807EA">
      <w:pPr>
        <w:spacing w:after="0" w:line="240" w:lineRule="auto"/>
        <w:rPr>
          <w:rFonts w:cs="Times New Roman"/>
          <w:szCs w:val="24"/>
        </w:rPr>
      </w:pPr>
    </w:p>
    <w:p w14:paraId="4F08F4DD" w14:textId="77777777" w:rsidR="00D5074E" w:rsidRPr="00BA1179" w:rsidRDefault="00D5074E" w:rsidP="000807EA">
      <w:pPr>
        <w:spacing w:after="0" w:line="240" w:lineRule="auto"/>
        <w:rPr>
          <w:rFonts w:cs="Times New Roman"/>
          <w:szCs w:val="24"/>
        </w:rPr>
      </w:pPr>
    </w:p>
    <w:p w14:paraId="25A69695" w14:textId="77777777" w:rsidR="00D5074E" w:rsidRPr="00BA1179" w:rsidRDefault="00D5074E" w:rsidP="000807EA">
      <w:pPr>
        <w:spacing w:after="0" w:line="240" w:lineRule="auto"/>
        <w:rPr>
          <w:rFonts w:cs="Times New Roman"/>
          <w:szCs w:val="24"/>
        </w:rPr>
      </w:pPr>
    </w:p>
    <w:p w14:paraId="02EB92DF" w14:textId="77777777" w:rsidR="00D5074E" w:rsidRPr="00BA1179" w:rsidRDefault="00D5074E" w:rsidP="000807EA">
      <w:pPr>
        <w:spacing w:after="0" w:line="240" w:lineRule="auto"/>
        <w:rPr>
          <w:rFonts w:cs="Times New Roman"/>
          <w:szCs w:val="24"/>
        </w:rPr>
      </w:pPr>
    </w:p>
    <w:p w14:paraId="226E2618" w14:textId="77777777" w:rsidR="00D5074E" w:rsidRPr="00BA1179" w:rsidRDefault="00D5074E" w:rsidP="000807EA">
      <w:pPr>
        <w:spacing w:after="0" w:line="240" w:lineRule="auto"/>
        <w:rPr>
          <w:rFonts w:cs="Times New Roman"/>
          <w:szCs w:val="24"/>
        </w:rPr>
      </w:pPr>
    </w:p>
    <w:p w14:paraId="76B81938" w14:textId="77777777" w:rsidR="00D5074E" w:rsidRPr="00BA1179" w:rsidRDefault="00D5074E" w:rsidP="000807EA">
      <w:pPr>
        <w:spacing w:after="0" w:line="240" w:lineRule="auto"/>
        <w:rPr>
          <w:rFonts w:cs="Times New Roman"/>
          <w:szCs w:val="24"/>
        </w:rPr>
      </w:pPr>
    </w:p>
    <w:p w14:paraId="0FAC7A86" w14:textId="77777777" w:rsidR="00D5074E" w:rsidRPr="00BA1179" w:rsidRDefault="00D5074E" w:rsidP="000807EA">
      <w:pPr>
        <w:spacing w:after="0" w:line="240" w:lineRule="auto"/>
        <w:rPr>
          <w:rFonts w:cs="Times New Roman"/>
          <w:szCs w:val="24"/>
        </w:rPr>
      </w:pPr>
    </w:p>
    <w:p w14:paraId="66E51FD9" w14:textId="77777777" w:rsidR="00320403" w:rsidRPr="00BA1179" w:rsidRDefault="00320403" w:rsidP="000807EA">
      <w:pPr>
        <w:spacing w:after="0" w:line="240" w:lineRule="auto"/>
        <w:rPr>
          <w:rFonts w:cs="Times New Roman"/>
          <w:szCs w:val="24"/>
        </w:rPr>
      </w:pPr>
    </w:p>
    <w:p w14:paraId="7F03B85F" w14:textId="77777777" w:rsidR="00320403" w:rsidRPr="00BA1179" w:rsidRDefault="00320403" w:rsidP="000807EA">
      <w:pPr>
        <w:spacing w:after="0" w:line="240" w:lineRule="auto"/>
        <w:rPr>
          <w:rFonts w:cs="Times New Roman"/>
          <w:b/>
          <w:szCs w:val="24"/>
        </w:rPr>
      </w:pPr>
    </w:p>
    <w:p w14:paraId="4CC50DF8" w14:textId="77777777" w:rsidR="00320403" w:rsidRPr="00BA1179" w:rsidRDefault="00320403" w:rsidP="000807EA">
      <w:pPr>
        <w:spacing w:after="0" w:line="240" w:lineRule="auto"/>
        <w:rPr>
          <w:rFonts w:cs="Times New Roman"/>
          <w:b/>
          <w:szCs w:val="24"/>
        </w:rPr>
      </w:pPr>
    </w:p>
    <w:p w14:paraId="3EB5CDDE" w14:textId="77777777" w:rsidR="00320403" w:rsidRPr="00BA1179" w:rsidRDefault="00320403" w:rsidP="000807EA">
      <w:pPr>
        <w:spacing w:after="0" w:line="240" w:lineRule="auto"/>
        <w:rPr>
          <w:rFonts w:cs="Times New Roman"/>
          <w:b/>
          <w:szCs w:val="24"/>
        </w:rPr>
      </w:pPr>
    </w:p>
    <w:p w14:paraId="5FA79144" w14:textId="77777777" w:rsidR="00320403" w:rsidRPr="00BA1179" w:rsidRDefault="00320403" w:rsidP="000807EA">
      <w:pPr>
        <w:spacing w:after="0" w:line="240" w:lineRule="auto"/>
        <w:rPr>
          <w:rFonts w:cs="Times New Roman"/>
          <w:b/>
          <w:szCs w:val="24"/>
        </w:rPr>
      </w:pPr>
    </w:p>
    <w:p w14:paraId="3A7CD2D1" w14:textId="77777777" w:rsidR="00320403" w:rsidRPr="00BA1179" w:rsidRDefault="00320403" w:rsidP="000807EA">
      <w:pPr>
        <w:spacing w:after="0" w:line="240" w:lineRule="auto"/>
        <w:rPr>
          <w:rFonts w:cs="Times New Roman"/>
          <w:b/>
          <w:szCs w:val="24"/>
        </w:rPr>
      </w:pPr>
    </w:p>
    <w:p w14:paraId="61B07217" w14:textId="77777777" w:rsidR="00320403" w:rsidRPr="00BA1179" w:rsidRDefault="00320403" w:rsidP="000807EA">
      <w:pPr>
        <w:spacing w:after="0" w:line="240" w:lineRule="auto"/>
        <w:rPr>
          <w:rFonts w:cs="Times New Roman"/>
          <w:b/>
          <w:szCs w:val="24"/>
        </w:rPr>
      </w:pPr>
    </w:p>
    <w:p w14:paraId="4915D836" w14:textId="77777777" w:rsidR="00320403" w:rsidRPr="00BA1179" w:rsidRDefault="00320403" w:rsidP="000807EA">
      <w:pPr>
        <w:spacing w:after="0" w:line="240" w:lineRule="auto"/>
        <w:rPr>
          <w:rFonts w:cs="Times New Roman"/>
          <w:b/>
          <w:szCs w:val="24"/>
        </w:rPr>
      </w:pPr>
    </w:p>
    <w:p w14:paraId="6614731F" w14:textId="77777777" w:rsidR="00D5074E" w:rsidRPr="00BA1179" w:rsidRDefault="00D5074E" w:rsidP="000807EA">
      <w:pPr>
        <w:spacing w:after="0" w:line="240" w:lineRule="auto"/>
        <w:rPr>
          <w:rFonts w:cs="Times New Roman"/>
          <w:b/>
          <w:szCs w:val="24"/>
        </w:rPr>
      </w:pPr>
    </w:p>
    <w:p w14:paraId="39914E7E" w14:textId="77777777" w:rsidR="00D5074E" w:rsidRPr="00BA1179" w:rsidRDefault="00D5074E" w:rsidP="000807EA">
      <w:pPr>
        <w:spacing w:after="0" w:line="240" w:lineRule="auto"/>
        <w:rPr>
          <w:rFonts w:cs="Times New Roman"/>
          <w:b/>
          <w:szCs w:val="24"/>
        </w:rPr>
      </w:pPr>
    </w:p>
    <w:p w14:paraId="167D16A3" w14:textId="77777777" w:rsidR="00320403" w:rsidRPr="00BA1179" w:rsidRDefault="00320403" w:rsidP="000807EA">
      <w:pPr>
        <w:spacing w:after="0" w:line="240" w:lineRule="auto"/>
        <w:rPr>
          <w:rFonts w:cs="Times New Roman"/>
          <w:b/>
          <w:szCs w:val="24"/>
        </w:rPr>
      </w:pPr>
    </w:p>
    <w:p w14:paraId="57DA1D0B" w14:textId="77777777" w:rsidR="00320403" w:rsidRPr="00BA1179" w:rsidRDefault="00320403" w:rsidP="000807EA">
      <w:pPr>
        <w:spacing w:after="0" w:line="240" w:lineRule="auto"/>
        <w:rPr>
          <w:rFonts w:cs="Times New Roman"/>
          <w:b/>
          <w:szCs w:val="24"/>
        </w:rPr>
      </w:pPr>
    </w:p>
    <w:p w14:paraId="659900D1" w14:textId="77777777" w:rsidR="00320403" w:rsidRPr="00BA1179" w:rsidRDefault="00320403" w:rsidP="00320403">
      <w:pPr>
        <w:spacing w:line="240" w:lineRule="auto"/>
        <w:rPr>
          <w:rFonts w:cs="Times New Roman"/>
          <w:b/>
          <w:szCs w:val="24"/>
        </w:rPr>
      </w:pPr>
      <w:r w:rsidRPr="00BA1179">
        <w:rPr>
          <w:rFonts w:cs="Times New Roman"/>
          <w:b/>
          <w:szCs w:val="24"/>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39C13941" w14:textId="77777777" w:rsidR="00320403" w:rsidRPr="00BA1179" w:rsidRDefault="00320403" w:rsidP="00320403">
      <w:pPr>
        <w:spacing w:line="240" w:lineRule="auto"/>
        <w:rPr>
          <w:rFonts w:cs="Times New Roman"/>
          <w:b/>
          <w:szCs w:val="24"/>
        </w:rPr>
      </w:pPr>
    </w:p>
    <w:p w14:paraId="44BE3899" w14:textId="77777777" w:rsidR="00320403" w:rsidRPr="00BA1179" w:rsidRDefault="00320403" w:rsidP="00320403">
      <w:pPr>
        <w:spacing w:line="240" w:lineRule="auto"/>
        <w:rPr>
          <w:rFonts w:cs="Times New Roman"/>
          <w:b/>
          <w:szCs w:val="24"/>
        </w:rPr>
      </w:pPr>
      <w:r w:rsidRPr="00BA1179">
        <w:rPr>
          <w:rFonts w:cs="Times New Roman"/>
          <w:b/>
          <w:szCs w:val="24"/>
        </w:rPr>
        <w:t xml:space="preserve"> </w:t>
      </w:r>
    </w:p>
    <w:p w14:paraId="508E1215" w14:textId="2245AB2C" w:rsidR="00320403" w:rsidRPr="00BA1179" w:rsidRDefault="00320403" w:rsidP="00320403">
      <w:pPr>
        <w:ind w:left="3540" w:firstLine="708"/>
      </w:pPr>
      <w:r w:rsidRPr="00BA1179">
        <w:t>Name Last name : Çağlar Akman</w:t>
      </w:r>
    </w:p>
    <w:p w14:paraId="75589AEC" w14:textId="77777777" w:rsidR="00320403" w:rsidRPr="00BA1179" w:rsidRDefault="00320403" w:rsidP="00320403">
      <w:pPr>
        <w:ind w:left="3540" w:firstLine="708"/>
      </w:pPr>
      <w:commentRangeStart w:id="10"/>
      <w:r w:rsidRPr="00BA1179">
        <w:t>Signature :</w:t>
      </w:r>
      <w:commentRangeEnd w:id="10"/>
      <w:r w:rsidR="00D47E65" w:rsidRPr="00BA1179">
        <w:rPr>
          <w:rStyle w:val="CommentReference"/>
          <w:sz w:val="24"/>
          <w:szCs w:val="22"/>
        </w:rPr>
        <w:commentReference w:id="10"/>
      </w:r>
    </w:p>
    <w:p w14:paraId="633C5421" w14:textId="77777777" w:rsidR="00320403" w:rsidRPr="00BA1179" w:rsidRDefault="00320403" w:rsidP="00320403">
      <w:pPr>
        <w:rPr>
          <w:rFonts w:cs="Times New Roman"/>
          <w:szCs w:val="24"/>
        </w:rPr>
      </w:pPr>
    </w:p>
    <w:p w14:paraId="1C7474B2" w14:textId="77777777" w:rsidR="00D5074E" w:rsidRPr="00BA1179" w:rsidRDefault="00D5074E" w:rsidP="00320403">
      <w:pPr>
        <w:rPr>
          <w:rFonts w:cs="Times New Roman"/>
          <w:szCs w:val="24"/>
        </w:rPr>
      </w:pPr>
    </w:p>
    <w:p w14:paraId="3AAD8A0F" w14:textId="77777777" w:rsidR="00D5074E" w:rsidRPr="00BA1179" w:rsidRDefault="00D5074E" w:rsidP="00320403">
      <w:pPr>
        <w:rPr>
          <w:rFonts w:cs="Times New Roman"/>
          <w:szCs w:val="24"/>
        </w:rPr>
        <w:sectPr w:rsidR="00D5074E" w:rsidRPr="00BA1179" w:rsidSect="00997492">
          <w:footerReference w:type="default" r:id="rId18"/>
          <w:pgSz w:w="11906" w:h="16838"/>
          <w:pgMar w:top="1987" w:right="1584" w:bottom="1584" w:left="2275" w:header="706" w:footer="1411" w:gutter="0"/>
          <w:pgNumType w:fmt="lowerRoman" w:start="4"/>
          <w:cols w:space="708"/>
          <w:docGrid w:linePitch="360"/>
        </w:sectPr>
      </w:pPr>
    </w:p>
    <w:p w14:paraId="5A4A223D" w14:textId="0C876D3B" w:rsidR="00320403" w:rsidRPr="00BA1179" w:rsidRDefault="00320403" w:rsidP="008B16B0">
      <w:pPr>
        <w:pStyle w:val="CoverPages"/>
        <w:rPr>
          <w:lang w:val="en-US"/>
        </w:rPr>
      </w:pPr>
      <w:bookmarkStart w:id="11" w:name="_Toc236342118"/>
      <w:r w:rsidRPr="00BA1179">
        <w:rPr>
          <w:lang w:val="en-US"/>
        </w:rPr>
        <w:lastRenderedPageBreak/>
        <w:t>ABSTRACT</w:t>
      </w:r>
      <w:bookmarkEnd w:id="11"/>
    </w:p>
    <w:p w14:paraId="69105FF0" w14:textId="77777777" w:rsidR="00320403" w:rsidRPr="00BA1179" w:rsidRDefault="00320403" w:rsidP="00320403">
      <w:pPr>
        <w:jc w:val="center"/>
        <w:rPr>
          <w:rFonts w:cs="Times New Roman"/>
          <w:b/>
          <w:szCs w:val="24"/>
        </w:rPr>
      </w:pPr>
    </w:p>
    <w:p w14:paraId="41803D65" w14:textId="77777777" w:rsidR="007F2232" w:rsidRPr="00BA1179" w:rsidRDefault="007F2232" w:rsidP="007F2232">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0DD82919" w14:textId="77777777" w:rsidR="00320403" w:rsidRPr="00BA1179" w:rsidRDefault="00320403" w:rsidP="00320403">
      <w:pPr>
        <w:spacing w:after="0" w:line="240" w:lineRule="auto"/>
        <w:jc w:val="center"/>
        <w:rPr>
          <w:rFonts w:cs="Times New Roman"/>
          <w:b/>
          <w:szCs w:val="24"/>
        </w:rPr>
      </w:pPr>
    </w:p>
    <w:p w14:paraId="38AD53D0" w14:textId="77777777" w:rsidR="00320403" w:rsidRPr="00BA1179" w:rsidRDefault="00320403" w:rsidP="00320403">
      <w:pPr>
        <w:spacing w:after="0" w:line="240" w:lineRule="auto"/>
        <w:jc w:val="center"/>
        <w:rPr>
          <w:rFonts w:cs="Times New Roman"/>
          <w:b/>
          <w:szCs w:val="24"/>
        </w:rPr>
      </w:pPr>
    </w:p>
    <w:p w14:paraId="6C752116" w14:textId="77777777" w:rsidR="00320403" w:rsidRPr="00BA1179" w:rsidRDefault="00320403" w:rsidP="00320403">
      <w:pPr>
        <w:spacing w:after="0" w:line="240" w:lineRule="auto"/>
        <w:jc w:val="center"/>
        <w:rPr>
          <w:rFonts w:cs="Times New Roman"/>
          <w:b/>
          <w:szCs w:val="24"/>
        </w:rPr>
      </w:pPr>
    </w:p>
    <w:p w14:paraId="6483309E" w14:textId="170047A7" w:rsidR="00320403" w:rsidRPr="00BA1179" w:rsidRDefault="0089258B" w:rsidP="00320403">
      <w:pPr>
        <w:spacing w:after="0" w:line="240" w:lineRule="auto"/>
        <w:jc w:val="center"/>
        <w:rPr>
          <w:rFonts w:cs="Times New Roman"/>
          <w:szCs w:val="24"/>
        </w:rPr>
      </w:pPr>
      <w:r w:rsidRPr="00BA1179">
        <w:rPr>
          <w:rFonts w:cs="Times New Roman"/>
          <w:szCs w:val="24"/>
        </w:rPr>
        <w:t>Akman, Çağlar</w:t>
      </w:r>
    </w:p>
    <w:p w14:paraId="17ECFF55" w14:textId="3AD5656F" w:rsidR="00320403" w:rsidRPr="00BA1179" w:rsidRDefault="00000000" w:rsidP="00320403">
      <w:pPr>
        <w:spacing w:after="0" w:line="240" w:lineRule="auto"/>
        <w:jc w:val="center"/>
        <w:rPr>
          <w:rFonts w:cs="Times New Roman"/>
          <w:szCs w:val="24"/>
        </w:rPr>
      </w:pPr>
      <w:sdt>
        <w:sdtPr>
          <w:rPr>
            <w:rFonts w:cs="Times New Roman"/>
            <w:szCs w:val="24"/>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Content>
          <w:r w:rsidRPr="00BA1179">
            <w:rPr>
              <w:rFonts w:cs="Times New Roman"/>
              <w:szCs w:val="24"/>
            </w:rPr>
            <w:t>Doctor of Philosophy</w:t>
          </w:r>
        </w:sdtContent>
      </w:sdt>
      <w:r w:rsidRPr="00BA1179">
        <w:rPr>
          <w:rFonts w:cs="Times New Roman"/>
          <w:szCs w:val="24"/>
        </w:rPr>
        <w:t xml:space="preserve">, </w:t>
      </w:r>
      <w:sdt>
        <w:sdtPr>
          <w:rPr>
            <w:rFonts w:cs="Times New Roman"/>
            <w:szCs w:val="24"/>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Content>
          <w:r w:rsidRPr="00BA1179">
            <w:rPr>
              <w:rFonts w:cs="Times New Roman"/>
              <w:szCs w:val="24"/>
            </w:rPr>
            <w:t>Electrical and Electronic Engineering</w:t>
          </w:r>
        </w:sdtContent>
      </w:sdt>
    </w:p>
    <w:p w14:paraId="7A0C22DD" w14:textId="3D8B228B" w:rsidR="00320403" w:rsidRPr="00BA1179" w:rsidRDefault="00320403" w:rsidP="00320403">
      <w:pPr>
        <w:spacing w:after="0" w:line="240" w:lineRule="auto"/>
        <w:jc w:val="center"/>
        <w:rPr>
          <w:rFonts w:cs="Times New Roman"/>
          <w:szCs w:val="24"/>
        </w:rPr>
      </w:pPr>
      <w:r w:rsidRPr="00BA1179">
        <w:rPr>
          <w:rFonts w:cs="Times New Roman"/>
          <w:szCs w:val="24"/>
        </w:rPr>
        <w:t xml:space="preserve">Supervisor : Prof. Dr. Mehmet Kemal </w:t>
      </w:r>
      <w:commentRangeStart w:id="12"/>
      <w:r w:rsidRPr="00BA1179">
        <w:rPr>
          <w:rFonts w:cs="Times New Roman"/>
          <w:szCs w:val="24"/>
        </w:rPr>
        <w:t>Leblebicioğlu</w:t>
      </w:r>
      <w:commentRangeEnd w:id="12"/>
      <w:r w:rsidR="00D47E65" w:rsidRPr="00BA1179">
        <w:rPr>
          <w:rStyle w:val="CommentReference"/>
          <w:rFonts w:cs="Times New Roman"/>
          <w:sz w:val="24"/>
          <w:szCs w:val="24"/>
        </w:rPr>
        <w:commentReference w:id="12"/>
      </w:r>
    </w:p>
    <w:p w14:paraId="0A416E39" w14:textId="77777777" w:rsidR="00320403" w:rsidRPr="00BA1179" w:rsidRDefault="00320403" w:rsidP="00320403">
      <w:pPr>
        <w:spacing w:after="0" w:line="240" w:lineRule="auto"/>
        <w:jc w:val="center"/>
        <w:rPr>
          <w:rFonts w:cs="Times New Roman"/>
          <w:szCs w:val="24"/>
        </w:rPr>
      </w:pPr>
    </w:p>
    <w:p w14:paraId="1D7EC0FB" w14:textId="77777777" w:rsidR="00C5373C" w:rsidRPr="00BA1179" w:rsidRDefault="00C5373C" w:rsidP="00320403">
      <w:pPr>
        <w:spacing w:after="0" w:line="240" w:lineRule="auto"/>
        <w:jc w:val="center"/>
        <w:rPr>
          <w:rFonts w:cs="Times New Roman"/>
          <w:szCs w:val="24"/>
        </w:rPr>
      </w:pPr>
    </w:p>
    <w:p w14:paraId="0B2E4844" w14:textId="652B1C53" w:rsidR="00320403" w:rsidRPr="00BA1179" w:rsidRDefault="00000000" w:rsidP="00320403">
      <w:pPr>
        <w:jc w:val="center"/>
        <w:rPr>
          <w:rFonts w:cs="Times New Roman"/>
          <w:szCs w:val="24"/>
        </w:rPr>
      </w:pPr>
      <w:sdt>
        <w:sdtPr>
          <w:rPr>
            <w:rFonts w:cs="Times New Roman"/>
            <w:szCs w:val="24"/>
          </w:rPr>
          <w:id w:val="-1777627252"/>
          <w:placeholder>
            <w:docPart w:val="8D630C61B98946D5ADE311324123FDEF"/>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Content>
          <w:r w:rsidRPr="00BA1179">
            <w:rPr>
              <w:rStyle w:val="PlaceholderText"/>
              <w:rFonts w:cs="Times New Roman"/>
              <w:szCs w:val="24"/>
            </w:rPr>
            <w:t>[Defense Date]</w:t>
          </w:r>
        </w:sdtContent>
      </w:sdt>
      <w:r w:rsidRPr="00BA1179">
        <w:rPr>
          <w:rFonts w:cs="Times New Roman"/>
          <w:szCs w:val="24"/>
        </w:rPr>
        <w:t xml:space="preserve">, </w:t>
      </w:r>
      <w:r w:rsidRPr="00BA1179">
        <w:rPr>
          <w:rFonts w:cs="Times New Roman"/>
          <w:szCs w:val="24"/>
        </w:rPr>
        <w:fldChar w:fldCharType="begin"/>
      </w:r>
      <w:r w:rsidRPr="00BA1179">
        <w:rPr>
          <w:rFonts w:cs="Times New Roman"/>
          <w:szCs w:val="24"/>
        </w:rPr>
        <w:instrText xml:space="preserve"> PAGEREF LastPage \h </w:instrText>
      </w:r>
      <w:r w:rsidRPr="00BA1179">
        <w:rPr>
          <w:rFonts w:cs="Times New Roman"/>
          <w:szCs w:val="24"/>
        </w:rPr>
      </w:r>
      <w:r w:rsidRPr="00BA1179">
        <w:rPr>
          <w:rFonts w:cs="Times New Roman"/>
          <w:szCs w:val="24"/>
        </w:rPr>
        <w:fldChar w:fldCharType="separate"/>
      </w:r>
      <w:r w:rsidR="008B09EB">
        <w:rPr>
          <w:rFonts w:cs="Times New Roman"/>
          <w:noProof/>
          <w:szCs w:val="24"/>
        </w:rPr>
        <w:t>177</w:t>
      </w:r>
      <w:r w:rsidRPr="00BA1179">
        <w:rPr>
          <w:rFonts w:cs="Times New Roman"/>
          <w:szCs w:val="24"/>
        </w:rPr>
        <w:fldChar w:fldCharType="end"/>
      </w:r>
    </w:p>
    <w:p w14:paraId="09971E17" w14:textId="77777777" w:rsidR="00320403" w:rsidRPr="00BA1179" w:rsidRDefault="00320403" w:rsidP="00320403">
      <w:pPr>
        <w:jc w:val="center"/>
        <w:rPr>
          <w:rFonts w:cs="Times New Roman"/>
          <w:szCs w:val="24"/>
        </w:rPr>
      </w:pPr>
    </w:p>
    <w:p w14:paraId="1A050577" w14:textId="77777777" w:rsidR="000030E5" w:rsidRPr="00BA1179" w:rsidRDefault="000030E5" w:rsidP="00320403">
      <w:pPr>
        <w:jc w:val="center"/>
        <w:rPr>
          <w:rFonts w:cs="Times New Roman"/>
          <w:szCs w:val="24"/>
        </w:rPr>
      </w:pPr>
    </w:p>
    <w:p w14:paraId="6FFA3386" w14:textId="77777777" w:rsidR="00704278" w:rsidRDefault="00704278" w:rsidP="00704278">
      <w:r>
        <w:t xml:space="preserve">Wildfire response demands rapid decisions over a large, fast-changing area under incomplete and delayed observation, where centralized fixed-rule systems scale poorly and cannot adapt as a fire evolves. This thesis develops DisasterAware, a distributed, concept-driven fuzzy decision support framework for wildfire response. The domain is split into local agents that perform all inference on their own region, coordinated by a non-inferential global layer that ranks regions by operational priority and allocates shared capacity. Each agent turns ten confidence-gated observation features into five decision concepts through a feature-concept hierarchy, and a sparse zero-order Takagi-Sugeno rule base maps them to six intervention families, which cuts the antecedent space from millions of combinations to hundreds. A staged adaptation loop keeps the decision space open by tuning rules, increasing linguistic resolution, and, where the base has no answer, calling a pretrained large language model as a schema-constrained proposer, admitting each proposal only after verification gates and a satisficing test. A graduated fail-safe and a no-harm guard protect life-safety orders and withhold any plan forecast to worsen the outcome, while explicit concepts and rules make every decision traceable and </w:t>
      </w:r>
      <w:r>
        <w:lastRenderedPageBreak/>
        <w:t xml:space="preserve">auditable with operator override. The framework is built on a coupled wildfire simulation environment designed for testability. </w:t>
      </w:r>
      <w:commentRangeStart w:id="13"/>
      <w:r>
        <w:t>[Placeholder: quantitative results against a centralized baseline and a sensitivity analysis, to be added once the simulation study is complete.]</w:t>
      </w:r>
      <w:commentRangeEnd w:id="13"/>
      <w:r w:rsidR="00D47E65">
        <w:rPr>
          <w:rStyle w:val="CommentReference"/>
          <w:sz w:val="24"/>
          <w:szCs w:val="22"/>
        </w:rPr>
        <w:commentReference w:id="13"/>
      </w:r>
    </w:p>
    <w:p w14:paraId="6C9783AE" w14:textId="77777777" w:rsidR="00704278" w:rsidRPr="00BA1179" w:rsidRDefault="00704278" w:rsidP="00704278"/>
    <w:p w14:paraId="0BA3888D" w14:textId="18C49449" w:rsidR="00704278" w:rsidRPr="00BA1179" w:rsidRDefault="00704278" w:rsidP="00704278">
      <w:r>
        <w:rPr>
          <w:b/>
          <w:bCs/>
        </w:rPr>
        <w:t xml:space="preserve">Keywords: </w:t>
      </w:r>
      <w:r>
        <w:t>Wildfire decision support system, Distributed multi-agent reasoning, Concept-driven Takagi-Sugeno fuzzy inference, Open decision space with generative rule proposal and verification, Explainable and uncertainty-aware decision support system</w:t>
      </w:r>
    </w:p>
    <w:p w14:paraId="128C4BDE" w14:textId="77777777" w:rsidR="00830A64" w:rsidRPr="00BA1179" w:rsidRDefault="00830A64" w:rsidP="00830A64">
      <w:pPr>
        <w:rPr>
          <w:rFonts w:cs="Times New Roman"/>
          <w:szCs w:val="24"/>
        </w:rPr>
      </w:pPr>
    </w:p>
    <w:p w14:paraId="62670C3F" w14:textId="351CEE1B" w:rsidR="00830A64" w:rsidRPr="00BA1179" w:rsidRDefault="00830A64" w:rsidP="00830A64">
      <w:pPr>
        <w:rPr>
          <w:rFonts w:cs="Times New Roman"/>
          <w:szCs w:val="24"/>
        </w:rPr>
        <w:sectPr w:rsidR="00830A64" w:rsidRPr="00BA1179" w:rsidSect="003E313C">
          <w:pgSz w:w="11906" w:h="16838"/>
          <w:pgMar w:top="1987" w:right="1584" w:bottom="1584" w:left="2275" w:header="706" w:footer="1411" w:gutter="0"/>
          <w:lnNumType w:countBy="1" w:restart="continuous"/>
          <w:pgNumType w:fmt="lowerRoman"/>
          <w:cols w:space="708"/>
          <w:docGrid w:linePitch="360"/>
        </w:sectPr>
      </w:pPr>
    </w:p>
    <w:p w14:paraId="264DAAC6" w14:textId="77777777" w:rsidR="00320403" w:rsidRPr="00E74C15" w:rsidRDefault="00320403" w:rsidP="00282804">
      <w:pPr>
        <w:pStyle w:val="CoverPages"/>
        <w:rPr>
          <w:lang w:val="tr-TR"/>
        </w:rPr>
      </w:pPr>
      <w:bookmarkStart w:id="14" w:name="_Toc236342119"/>
      <w:r w:rsidRPr="00E74C15">
        <w:rPr>
          <w:lang w:val="tr-TR"/>
        </w:rPr>
        <w:lastRenderedPageBreak/>
        <w:t>ÖZ</w:t>
      </w:r>
      <w:bookmarkEnd w:id="14"/>
    </w:p>
    <w:p w14:paraId="0C9D3843" w14:textId="77777777" w:rsidR="00320403" w:rsidRPr="00E74C15" w:rsidRDefault="00320403" w:rsidP="00320403">
      <w:pPr>
        <w:tabs>
          <w:tab w:val="left" w:pos="3378"/>
        </w:tabs>
        <w:jc w:val="center"/>
        <w:rPr>
          <w:rFonts w:cs="Times New Roman"/>
          <w:b/>
          <w:szCs w:val="24"/>
          <w:lang w:val="tr-TR"/>
        </w:rPr>
      </w:pPr>
    </w:p>
    <w:p w14:paraId="2DFBB07A" w14:textId="07706F99" w:rsidR="00320403" w:rsidRPr="00E74C15" w:rsidRDefault="002D38EB" w:rsidP="00320403">
      <w:pPr>
        <w:tabs>
          <w:tab w:val="left" w:pos="3378"/>
        </w:tabs>
        <w:spacing w:after="0" w:line="240" w:lineRule="auto"/>
        <w:jc w:val="center"/>
        <w:rPr>
          <w:rFonts w:cs="Times New Roman"/>
          <w:b/>
          <w:szCs w:val="24"/>
          <w:lang w:val="tr-TR"/>
        </w:rPr>
      </w:pPr>
      <w:r w:rsidRPr="00E74C15">
        <w:rPr>
          <w:rFonts w:cs="Times New Roman"/>
          <w:b/>
          <w:szCs w:val="24"/>
          <w:lang w:val="tr-TR"/>
        </w:rPr>
        <w:t>ORMAN YANGINI AFET MÜDAHALE VE YÖNETİMİ İÇİN GELİŞTİRİLMİŞ KARAR DESTEK SİSTEMİ (DISASTERAWARE)</w:t>
      </w:r>
    </w:p>
    <w:p w14:paraId="2BAE0426" w14:textId="77777777" w:rsidR="00320403" w:rsidRPr="00E74C15" w:rsidRDefault="00320403" w:rsidP="00320403">
      <w:pPr>
        <w:tabs>
          <w:tab w:val="left" w:pos="3378"/>
        </w:tabs>
        <w:spacing w:after="0" w:line="240" w:lineRule="auto"/>
        <w:jc w:val="center"/>
        <w:rPr>
          <w:rFonts w:cs="Times New Roman"/>
          <w:b/>
          <w:szCs w:val="24"/>
          <w:lang w:val="tr-TR"/>
        </w:rPr>
      </w:pPr>
    </w:p>
    <w:p w14:paraId="4DE1F8C0" w14:textId="77777777" w:rsidR="00320403" w:rsidRPr="00E74C15" w:rsidRDefault="00320403" w:rsidP="00320403">
      <w:pPr>
        <w:tabs>
          <w:tab w:val="left" w:pos="3378"/>
        </w:tabs>
        <w:spacing w:after="0" w:line="240" w:lineRule="auto"/>
        <w:jc w:val="center"/>
        <w:rPr>
          <w:rFonts w:cs="Times New Roman"/>
          <w:b/>
          <w:szCs w:val="24"/>
          <w:lang w:val="tr-TR"/>
        </w:rPr>
      </w:pPr>
    </w:p>
    <w:p w14:paraId="6E045694" w14:textId="77777777" w:rsidR="00A80161" w:rsidRPr="00E74C15" w:rsidRDefault="00A80161" w:rsidP="00A80161">
      <w:pPr>
        <w:spacing w:after="0" w:line="240" w:lineRule="auto"/>
        <w:jc w:val="center"/>
        <w:rPr>
          <w:rFonts w:cs="Times New Roman"/>
          <w:szCs w:val="24"/>
          <w:lang w:val="tr-TR"/>
        </w:rPr>
      </w:pPr>
      <w:r w:rsidRPr="00E74C15">
        <w:rPr>
          <w:rFonts w:cs="Times New Roman"/>
          <w:szCs w:val="24"/>
          <w:lang w:val="tr-TR"/>
        </w:rPr>
        <w:t>Akman, Çağlar</w:t>
      </w:r>
    </w:p>
    <w:p w14:paraId="29D0087C" w14:textId="5A220C8A" w:rsidR="00D5074E" w:rsidRPr="00E74C15" w:rsidRDefault="00000000" w:rsidP="00C36870">
      <w:pPr>
        <w:tabs>
          <w:tab w:val="left" w:pos="3378"/>
        </w:tabs>
        <w:spacing w:after="0" w:line="240" w:lineRule="auto"/>
        <w:jc w:val="center"/>
        <w:rPr>
          <w:rFonts w:cs="Times New Roman"/>
          <w:szCs w:val="24"/>
          <w:lang w:val="tr-TR"/>
        </w:rPr>
      </w:pPr>
      <w:sdt>
        <w:sdtPr>
          <w:rPr>
            <w:rFonts w:cs="Times New Roman"/>
            <w:szCs w:val="24"/>
            <w:lang w:val="tr-TR"/>
          </w:rPr>
          <w:id w:val="968782792"/>
          <w:placeholder>
            <w:docPart w:val="9D63216283D345518C5E5695067F5B18"/>
          </w:placeholder>
          <w:comboBox>
            <w:listItem w:value="Choose an item."/>
            <w:listItem w:displayText="Yüksek Lisans" w:value="Yüksek Lisans"/>
            <w:listItem w:displayText="Doktora" w:value="Doktora"/>
          </w:comboBox>
        </w:sdtPr>
        <w:sdtContent>
          <w:r w:rsidRPr="00E74C15">
            <w:rPr>
              <w:rFonts w:cs="Times New Roman"/>
              <w:szCs w:val="24"/>
              <w:lang w:val="tr-TR"/>
            </w:rPr>
            <w:t>Doktora</w:t>
          </w:r>
        </w:sdtContent>
      </w:sdt>
      <w:r w:rsidRPr="00E74C15">
        <w:rPr>
          <w:rFonts w:cs="Times New Roman"/>
          <w:szCs w:val="24"/>
          <w:lang w:val="tr-TR"/>
        </w:rPr>
        <w:t xml:space="preserve">, </w:t>
      </w:r>
      <w:sdt>
        <w:sdtPr>
          <w:rPr>
            <w:rFonts w:cs="Times New Roman"/>
            <w:szCs w:val="24"/>
            <w:lang w:val="tr-TR"/>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Content>
          <w:r w:rsidRPr="00E74C15">
            <w:rPr>
              <w:rFonts w:cs="Times New Roman"/>
              <w:szCs w:val="24"/>
              <w:lang w:val="tr-TR"/>
            </w:rPr>
            <w:t>Elektrik ve Elektronik Mühendisliği</w:t>
          </w:r>
        </w:sdtContent>
      </w:sdt>
    </w:p>
    <w:p w14:paraId="06CBA626" w14:textId="6D22FBE4" w:rsidR="00A80161" w:rsidRPr="00E74C15" w:rsidRDefault="00320403" w:rsidP="00C36870">
      <w:pPr>
        <w:tabs>
          <w:tab w:val="left" w:pos="3378"/>
        </w:tabs>
        <w:spacing w:after="0" w:line="240" w:lineRule="auto"/>
        <w:jc w:val="center"/>
        <w:rPr>
          <w:rFonts w:cs="Times New Roman"/>
          <w:szCs w:val="24"/>
          <w:lang w:val="tr-TR"/>
        </w:rPr>
      </w:pPr>
      <w:r w:rsidRPr="00E74C15">
        <w:rPr>
          <w:rFonts w:cs="Times New Roman"/>
          <w:szCs w:val="24"/>
          <w:lang w:val="tr-TR"/>
        </w:rPr>
        <w:t xml:space="preserve">Tez Yöneticisi: Prof. Dr. Mehmet Kemal Leblebicioğlu </w:t>
      </w:r>
    </w:p>
    <w:p w14:paraId="0106E155" w14:textId="4DB1B621" w:rsidR="00320403" w:rsidRPr="00E74C15" w:rsidRDefault="00320403" w:rsidP="00C36870">
      <w:pPr>
        <w:tabs>
          <w:tab w:val="left" w:pos="3378"/>
        </w:tabs>
        <w:spacing w:after="0" w:line="240" w:lineRule="auto"/>
        <w:jc w:val="center"/>
        <w:rPr>
          <w:rFonts w:cs="Times New Roman"/>
          <w:szCs w:val="24"/>
          <w:lang w:val="tr-TR"/>
        </w:rPr>
      </w:pPr>
    </w:p>
    <w:p w14:paraId="009F3563" w14:textId="77777777" w:rsidR="00A80161" w:rsidRPr="00E74C15" w:rsidRDefault="00A80161" w:rsidP="00C36870">
      <w:pPr>
        <w:tabs>
          <w:tab w:val="left" w:pos="3378"/>
        </w:tabs>
        <w:spacing w:after="0" w:line="240" w:lineRule="auto"/>
        <w:jc w:val="center"/>
        <w:rPr>
          <w:rFonts w:cs="Times New Roman"/>
          <w:szCs w:val="24"/>
          <w:lang w:val="tr-TR"/>
        </w:rPr>
      </w:pPr>
    </w:p>
    <w:p w14:paraId="76C1459A" w14:textId="21EF3F75" w:rsidR="00147B75" w:rsidRPr="00E74C15" w:rsidRDefault="00D47E65" w:rsidP="00147B75">
      <w:pPr>
        <w:jc w:val="center"/>
        <w:rPr>
          <w:rFonts w:cs="Times New Roman"/>
          <w:szCs w:val="24"/>
          <w:lang w:val="tr-TR"/>
        </w:rPr>
      </w:pPr>
      <w:commentRangeStart w:id="15"/>
      <w:commentRangeEnd w:id="15"/>
      <w:r>
        <w:rPr>
          <w:rStyle w:val="CommentReference"/>
          <w:rFonts w:cs="Times New Roman"/>
          <w:sz w:val="24"/>
          <w:szCs w:val="24"/>
          <w:lang w:val="tr-TR"/>
        </w:rPr>
        <w:commentReference w:id="15"/>
      </w:r>
      <w:sdt>
        <w:sdtPr>
          <w:rPr>
            <w:rFonts w:cs="Times New Roman"/>
            <w:szCs w:val="24"/>
            <w:lang w:val="tr-TR"/>
          </w:rPr>
          <w:id w:val="1292554492"/>
          <w:placeholder>
            <w:docPart w:val="B71467AE6254401090265DA07B1C34BA"/>
          </w:placeholder>
          <w:showingPlcHdr/>
          <w:dataBinding w:prefixMappings="xmlns:ns0='METU-GSNAS-Thesis-Template-v23' " w:xpath="/ns0:DemoXMLNode[1]/ns0:StudentDefenseDate[1]" w:storeItemID="{0F81B290-050F-480C-8E95-6B073216B392}"/>
          <w:date w:fullDate="2018-08-31T00:00:00Z">
            <w:dateFormat w:val="MMMM yyyy"/>
            <w:lid w:val="tr-TR"/>
            <w:storeMappedDataAs w:val="dateTime"/>
            <w:calendar w:val="gregorian"/>
          </w:date>
        </w:sdtPr>
        <w:sdtContent>
          <w:r w:rsidR="00A230A3" w:rsidRPr="00E74C15">
            <w:rPr>
              <w:rStyle w:val="PlaceholderText"/>
              <w:rFonts w:cs="Times New Roman"/>
              <w:szCs w:val="24"/>
              <w:lang w:val="tr-TR"/>
            </w:rPr>
            <w:t>[Jüri Tarihi]</w:t>
          </w:r>
        </w:sdtContent>
      </w:sdt>
      <w:r w:rsidR="00A230A3" w:rsidRPr="00E74C15">
        <w:rPr>
          <w:rFonts w:cs="Times New Roman"/>
          <w:szCs w:val="24"/>
          <w:lang w:val="tr-TR"/>
        </w:rPr>
        <w:t xml:space="preserve">, </w:t>
      </w:r>
      <w:r w:rsidR="00A230A3" w:rsidRPr="00E74C15">
        <w:rPr>
          <w:rFonts w:cs="Times New Roman"/>
          <w:szCs w:val="24"/>
          <w:lang w:val="tr-TR"/>
        </w:rPr>
        <w:fldChar w:fldCharType="begin"/>
      </w:r>
      <w:r w:rsidR="00A230A3" w:rsidRPr="00E74C15">
        <w:rPr>
          <w:rFonts w:cs="Times New Roman"/>
          <w:szCs w:val="24"/>
          <w:lang w:val="tr-TR"/>
        </w:rPr>
        <w:instrText xml:space="preserve"> PAGEREF LastPage \h </w:instrText>
      </w:r>
      <w:r w:rsidR="00A230A3" w:rsidRPr="00E74C15">
        <w:rPr>
          <w:rFonts w:cs="Times New Roman"/>
          <w:szCs w:val="24"/>
          <w:lang w:val="tr-TR"/>
        </w:rPr>
      </w:r>
      <w:r w:rsidR="00A230A3" w:rsidRPr="00E74C15">
        <w:rPr>
          <w:rFonts w:cs="Times New Roman"/>
          <w:szCs w:val="24"/>
          <w:lang w:val="tr-TR"/>
        </w:rPr>
        <w:fldChar w:fldCharType="separate"/>
      </w:r>
      <w:r w:rsidR="008B09EB">
        <w:rPr>
          <w:rFonts w:cs="Times New Roman"/>
          <w:noProof/>
          <w:szCs w:val="24"/>
          <w:lang w:val="tr-TR"/>
        </w:rPr>
        <w:t>177</w:t>
      </w:r>
      <w:r w:rsidR="00A230A3" w:rsidRPr="00E74C15">
        <w:rPr>
          <w:rFonts w:cs="Times New Roman"/>
          <w:szCs w:val="24"/>
          <w:lang w:val="tr-TR"/>
        </w:rPr>
        <w:fldChar w:fldCharType="end"/>
      </w:r>
    </w:p>
    <w:p w14:paraId="7CFB1CDB" w14:textId="40A6DC89" w:rsidR="00320403" w:rsidRPr="00E74C15" w:rsidRDefault="00320403" w:rsidP="00320403">
      <w:pPr>
        <w:tabs>
          <w:tab w:val="left" w:pos="3378"/>
        </w:tabs>
        <w:jc w:val="center"/>
        <w:rPr>
          <w:rFonts w:cs="Times New Roman"/>
          <w:szCs w:val="24"/>
          <w:lang w:val="tr-TR"/>
        </w:rPr>
      </w:pPr>
    </w:p>
    <w:p w14:paraId="5C675D0B" w14:textId="77777777" w:rsidR="006349C5" w:rsidRPr="00E74C15" w:rsidRDefault="006349C5" w:rsidP="00320403">
      <w:pPr>
        <w:tabs>
          <w:tab w:val="left" w:pos="3378"/>
        </w:tabs>
        <w:jc w:val="center"/>
        <w:rPr>
          <w:rFonts w:cs="Times New Roman"/>
          <w:szCs w:val="24"/>
          <w:lang w:val="tr-TR"/>
        </w:rPr>
      </w:pPr>
    </w:p>
    <w:p w14:paraId="40687C7D" w14:textId="77777777" w:rsidR="00704278" w:rsidRPr="00E74C15" w:rsidRDefault="00704278" w:rsidP="00704278">
      <w:pPr>
        <w:pStyle w:val="ParText"/>
        <w:rPr>
          <w:rFonts w:cs="Times New Roman"/>
          <w:szCs w:val="24"/>
          <w:lang w:val="tr-TR"/>
        </w:rPr>
      </w:pPr>
      <w:r>
        <w:rPr>
          <w:lang w:val="tr-TR"/>
        </w:rPr>
        <w:t xml:space="preserve">Orman yangını müdahalesi, eksik ve gecikmeli gözlem altında hızla değişen geniş bir alanda hızlı kararlar gerektirir; merkezi ve sabit-kurallı sistemler bu ölçekte iyi çalışmaz ve yangın geliştikçe uyum sağlayamaz. Bu tez, orman yangını müdahalesi için dağıtık, kavram-güdümlü bulanık bir karar destek çerçevesi olan DisasterAware'i geliştirir. Alan, tüm çıkarımı kendi bölgesinde yapan yerel ajanlara bölünür; bunları, bölgeleri operasyonel önceliğe göre sıralayıp ortak kapasiteyi paylaştıran, çıkarım yapmayan bir küresel katman koordine eder. Her ajan, güven-kapılı on gözlem özniteliğini bir öznitelik-kavram hiyerarşisi üzerinden beş karar kavramına dönüştürür; seyrek, sıfırıncı dereceden bir Takagi-Sugeno kural tabanı bu kavramları altı müdahale ailesine eşler ve öncül uzayını milyonlarca bileşimden yüzlere indirir. Aşamalı bir uyarlama döngüsü karar uzayını açık tutar: kuralları ayarlar, dilsel çözünürlüğü artırır ve tabanın yanıtı olmadığında önceden eğitilmiş büyük bir dil modelini şema-kısıtlı bir öneri üreticisi olarak çağırır; her öneri yalnızca doğrulama kapıları ve bir satisficing testinden sonra kabul edilir. Kademeli bir fail-safe ve bir no-harm koruması can güvenliği emirlerini korur ve sonucu kötüleştirmesi öngörülen planları geri çeker; açık kavramlar ve kurallar her kararı izlenebilir ve denetlenebilir kılar, operatör geçersiz kılabilir. Çerçeve, test </w:t>
      </w:r>
      <w:r>
        <w:rPr>
          <w:lang w:val="tr-TR"/>
        </w:rPr>
        <w:lastRenderedPageBreak/>
        <w:t xml:space="preserve">edilebilirlik için tasarlanmış eşleşik bir orman yangını simülasyon ortamı üzerine kuruludur. </w:t>
      </w:r>
      <w:commentRangeStart w:id="16"/>
      <w:r>
        <w:rPr>
          <w:lang w:val="tr-TR"/>
        </w:rPr>
        <w:t>[Yer tutucu: merkezi bir temel yöntemle karşılaştırma ve duyarlılık analizi sonuçları, simülasyon çalışması tamamlandığında eklenecektir.]</w:t>
      </w:r>
      <w:commentRangeEnd w:id="16"/>
      <w:r w:rsidR="00D47E65" w:rsidRPr="00E74C15">
        <w:rPr>
          <w:rStyle w:val="CommentReference"/>
          <w:rFonts w:cs="Times New Roman"/>
          <w:sz w:val="24"/>
          <w:szCs w:val="24"/>
          <w:lang w:val="tr-TR"/>
        </w:rPr>
        <w:commentReference w:id="16"/>
      </w:r>
    </w:p>
    <w:p w14:paraId="1142A6F2" w14:textId="77777777" w:rsidR="00F84128" w:rsidRPr="00E74C15" w:rsidRDefault="00F84128" w:rsidP="00F84128">
      <w:pPr>
        <w:tabs>
          <w:tab w:val="left" w:pos="3378"/>
        </w:tabs>
        <w:rPr>
          <w:rFonts w:cs="Times New Roman"/>
          <w:szCs w:val="24"/>
          <w:lang w:val="tr-TR"/>
        </w:rPr>
      </w:pPr>
    </w:p>
    <w:p w14:paraId="11C960A7" w14:textId="52C63695" w:rsidR="00704278" w:rsidRPr="00E74C15" w:rsidRDefault="00704278" w:rsidP="00704278">
      <w:pPr>
        <w:tabs>
          <w:tab w:val="left" w:pos="3378"/>
        </w:tabs>
        <w:rPr>
          <w:rFonts w:cs="Times New Roman"/>
          <w:szCs w:val="24"/>
          <w:lang w:val="tr-TR"/>
        </w:rPr>
      </w:pPr>
      <w:r>
        <w:rPr>
          <w:rFonts w:cs="Times New Roman"/>
          <w:b/>
          <w:bCs/>
          <w:szCs w:val="24"/>
          <w:lang w:val="tr-TR"/>
        </w:rPr>
        <w:t xml:space="preserve">Anahtar Kelimeler: </w:t>
      </w:r>
      <w:r>
        <w:rPr>
          <w:rFonts w:cs="Times New Roman"/>
          <w:szCs w:val="24"/>
          <w:lang w:val="tr-TR"/>
        </w:rPr>
        <w:t>Orman yangını karar destek sistemi, Dağıtık çok-ajanlı akıl yürütme, Kavram-güdümlü Takagi-Sugeno bulanık çıkarım, Üretken kural önerisi ve doğrulama ile açık karar uzayı, Açıklanabilir ve belirsizliğe duyarlı karar destek sistemi</w:t>
      </w:r>
    </w:p>
    <w:p w14:paraId="6C9A8848" w14:textId="35B15ACD" w:rsidR="008261B7" w:rsidRPr="00B85666" w:rsidRDefault="008261B7" w:rsidP="00E85573">
      <w:pPr>
        <w:tabs>
          <w:tab w:val="left" w:pos="3378"/>
        </w:tabs>
        <w:rPr>
          <w:rFonts w:cs="Times New Roman"/>
          <w:szCs w:val="24"/>
          <w:lang w:val="tr-TR"/>
        </w:rPr>
      </w:pPr>
    </w:p>
    <w:p w14:paraId="7F6B1DF9" w14:textId="77777777" w:rsidR="008261B7" w:rsidRPr="00B85666" w:rsidRDefault="008261B7" w:rsidP="00320403">
      <w:pPr>
        <w:rPr>
          <w:rFonts w:cs="Times New Roman"/>
          <w:szCs w:val="24"/>
          <w:lang w:val="tr-TR"/>
        </w:rPr>
        <w:sectPr w:rsidR="008261B7" w:rsidRPr="00B85666" w:rsidSect="003E313C">
          <w:pgSz w:w="11906" w:h="16838"/>
          <w:pgMar w:top="1987" w:right="1584" w:bottom="1584" w:left="2275" w:header="706" w:footer="1411" w:gutter="0"/>
          <w:lnNumType w:countBy="1" w:restart="continuous"/>
          <w:pgNumType w:fmt="lowerRoman"/>
          <w:cols w:space="708"/>
          <w:docGrid w:linePitch="360"/>
        </w:sectPr>
      </w:pPr>
    </w:p>
    <w:p w14:paraId="6FF357BC" w14:textId="77777777" w:rsidR="008261B7" w:rsidRDefault="00A13ED1" w:rsidP="008261B7">
      <w:pPr>
        <w:jc w:val="center"/>
        <w:rPr>
          <w:rFonts w:cs="Times New Roman"/>
          <w:szCs w:val="24"/>
        </w:rPr>
      </w:pPr>
      <w:r w:rsidRPr="00BA1179">
        <w:rPr>
          <w:rFonts w:cs="Times New Roman"/>
          <w:szCs w:val="24"/>
        </w:rPr>
        <w:lastRenderedPageBreak/>
        <w:t xml:space="preserve">To my beloved wife Emine and our sons Kuzey, Rüzgar, and Atlas for their endless love, patience, and encouragement. You are my calm after every storm. </w:t>
      </w:r>
    </w:p>
    <w:p w14:paraId="4B69E858" w14:textId="536E8240" w:rsidR="00E74C15" w:rsidRPr="00BA1179" w:rsidRDefault="00E74C15" w:rsidP="008261B7">
      <w:pPr>
        <w:jc w:val="center"/>
        <w:rPr>
          <w:rFonts w:cs="Times New Roman"/>
          <w:szCs w:val="24"/>
        </w:rPr>
        <w:sectPr w:rsidR="00E74C15" w:rsidRPr="00BA1179" w:rsidSect="00997492">
          <w:pgSz w:w="11906" w:h="16838" w:code="9"/>
          <w:pgMar w:top="1987" w:right="1584" w:bottom="1584" w:left="2275" w:header="706" w:footer="1411" w:gutter="0"/>
          <w:pgNumType w:fmt="lowerRoman"/>
          <w:cols w:space="708"/>
          <w:vAlign w:val="center"/>
          <w:docGrid w:linePitch="360"/>
        </w:sectPr>
      </w:pPr>
    </w:p>
    <w:p w14:paraId="390360CB" w14:textId="77777777" w:rsidR="00320403" w:rsidRPr="00BA1179" w:rsidRDefault="00320403" w:rsidP="00282804">
      <w:pPr>
        <w:pStyle w:val="CoverPages"/>
        <w:rPr>
          <w:lang w:val="en-US"/>
        </w:rPr>
      </w:pPr>
      <w:bookmarkStart w:id="17" w:name="_Toc236342120"/>
      <w:r w:rsidRPr="00BA1179">
        <w:rPr>
          <w:lang w:val="en-US"/>
        </w:rPr>
        <w:lastRenderedPageBreak/>
        <w:t>ACKNOWLEDGMENTS</w:t>
      </w:r>
      <w:bookmarkEnd w:id="17"/>
    </w:p>
    <w:p w14:paraId="51A52A01" w14:textId="77777777" w:rsidR="00320403" w:rsidRPr="00BA1179" w:rsidRDefault="00320403" w:rsidP="00320403">
      <w:pPr>
        <w:jc w:val="center"/>
        <w:rPr>
          <w:rFonts w:cs="Times New Roman"/>
          <w:b/>
          <w:szCs w:val="24"/>
        </w:rPr>
      </w:pPr>
    </w:p>
    <w:p w14:paraId="2A1F65A2" w14:textId="77777777" w:rsidR="00C23179" w:rsidRPr="00BA1179" w:rsidRDefault="00C23179" w:rsidP="00C23179">
      <w:pPr>
        <w:rPr>
          <w:rFonts w:cs="Times New Roman"/>
          <w:szCs w:val="24"/>
        </w:rPr>
      </w:pPr>
      <w:r w:rsidRPr="00BA1179">
        <w:rPr>
          <w:rFonts w:cs="Times New Roman"/>
          <w:szCs w:val="24"/>
        </w:rPr>
        <w:t>I would like to express my deepest gratitude to my supervisor, Prof. Dr. Mehmet Kemal Leblebicioğlu, for his invaluable guidance, patience, and continuous support throughout this research. His insightful feedback, constructive criticism, and calm mentorship have shaped both this dissertation and my professional perspective. His encouragement, especially during times of fatigue and uncertainty, always inspired me to stand up again and move forward with renewed determination.</w:t>
      </w:r>
    </w:p>
    <w:p w14:paraId="118AB61F" w14:textId="77777777" w:rsidR="00C23179" w:rsidRPr="00BA1179" w:rsidRDefault="00C23179" w:rsidP="00C23179">
      <w:pPr>
        <w:rPr>
          <w:rFonts w:cs="Times New Roman"/>
          <w:szCs w:val="24"/>
        </w:rPr>
      </w:pPr>
      <w:r w:rsidRPr="00BA1179">
        <w:rPr>
          <w:rFonts w:cs="Times New Roman"/>
          <w:szCs w:val="24"/>
        </w:rPr>
        <w:t>I would also like to express my sincere appreciation to Dr. Tolga Sönmez for his thoughtful suggestions, constructive approach, and valuable guidance throughout this study. His perspective and contributions have greatly enhanced the academic and methodological depth of this work.</w:t>
      </w:r>
    </w:p>
    <w:p w14:paraId="11797491" w14:textId="35E57BA5" w:rsidR="00C23179" w:rsidRPr="00BA1179" w:rsidRDefault="00C23179" w:rsidP="00C23179">
      <w:pPr>
        <w:rPr>
          <w:rFonts w:cs="Times New Roman"/>
          <w:szCs w:val="24"/>
        </w:rPr>
      </w:pPr>
      <w:r w:rsidRPr="00BA1179">
        <w:rPr>
          <w:rFonts w:cs="Times New Roman"/>
          <w:szCs w:val="24"/>
        </w:rPr>
        <w:t>I would also like to extend my heartfelt thanks to İlayda and Furkan for their sincere support and companionship throughout this journey. They believed in me and inspired me with their trust and shared vision. I see them not only as colleagues but as true siblings walking the same path toward growth and purpose.</w:t>
      </w:r>
    </w:p>
    <w:p w14:paraId="7B79A614" w14:textId="77777777" w:rsidR="00C23179" w:rsidRPr="00BA1179" w:rsidRDefault="00C23179" w:rsidP="00C23179">
      <w:pPr>
        <w:rPr>
          <w:rFonts w:cs="Times New Roman"/>
          <w:szCs w:val="24"/>
        </w:rPr>
      </w:pPr>
      <w:r w:rsidRPr="00BA1179">
        <w:rPr>
          <w:rFonts w:cs="Times New Roman"/>
          <w:szCs w:val="24"/>
        </w:rPr>
        <w:t xml:space="preserve">Finally, and most importantly, I owe my deepest gratitude to my wife, Emine, and my sons, Kuzey, Rüzgar, and Atlas. This achievement would not have been possible without their love, patience, and sacrifices. </w:t>
      </w:r>
    </w:p>
    <w:p w14:paraId="04E55171" w14:textId="77777777" w:rsidR="00C23179" w:rsidRPr="00BA1179" w:rsidRDefault="00C23179" w:rsidP="00C23179">
      <w:pPr>
        <w:rPr>
          <w:rFonts w:cs="Times New Roman"/>
          <w:szCs w:val="24"/>
        </w:rPr>
      </w:pPr>
      <w:r w:rsidRPr="00BA1179">
        <w:rPr>
          <w:rFonts w:cs="Times New Roman"/>
          <w:szCs w:val="24"/>
        </w:rPr>
        <w:t>Emine, the love of my life, not only stood beside me but also organized, managed, and coordinated every aspect of our family life so that I could devote myself fully to this doctoral journey. Her unwavering support and understanding kept everything together when the demands of research were overwhelming.</w:t>
      </w:r>
    </w:p>
    <w:p w14:paraId="6C721F69" w14:textId="3BBBE2B7" w:rsidR="00C23179" w:rsidRPr="00BA1179" w:rsidRDefault="00C23179" w:rsidP="00C23179">
      <w:pPr>
        <w:rPr>
          <w:rFonts w:cs="Times New Roman"/>
          <w:szCs w:val="24"/>
        </w:rPr>
      </w:pPr>
      <w:r w:rsidRPr="00BA1179">
        <w:rPr>
          <w:rFonts w:cs="Times New Roman"/>
          <w:szCs w:val="24"/>
        </w:rPr>
        <w:t>To my sons, Kuzey, Rüzgar, and Atlas, I hope this dissertation serves as an example that perseverance and discipline can turn even the most challenging dreams into reality. You are my greatest inspiration and the true meaning behind this effort.</w:t>
      </w:r>
    </w:p>
    <w:p w14:paraId="6C062C0A" w14:textId="1A9C90E1" w:rsidR="00C23179" w:rsidRPr="00BA1179" w:rsidRDefault="00C23179" w:rsidP="00C23179">
      <w:pPr>
        <w:rPr>
          <w:rFonts w:cs="Times New Roman"/>
          <w:szCs w:val="24"/>
        </w:rPr>
      </w:pPr>
      <w:r w:rsidRPr="00BA1179">
        <w:rPr>
          <w:rFonts w:cs="Times New Roman"/>
          <w:szCs w:val="24"/>
        </w:rPr>
        <w:t>Thank you all, this accomplishment belongs as much to you as it does to me.</w:t>
      </w:r>
    </w:p>
    <w:p w14:paraId="4F18FAEE" w14:textId="7BD81C9E" w:rsidR="00652F2A" w:rsidRPr="00BA1179" w:rsidRDefault="00652F2A" w:rsidP="00C23179">
      <w:pPr>
        <w:rPr>
          <w:rFonts w:cs="Times New Roman"/>
          <w:szCs w:val="24"/>
        </w:rPr>
        <w:sectPr w:rsidR="00652F2A" w:rsidRPr="00BA1179" w:rsidSect="003E313C">
          <w:pgSz w:w="11906" w:h="16838"/>
          <w:pgMar w:top="1987" w:right="1584" w:bottom="1584" w:left="2275" w:header="706" w:footer="1411" w:gutter="0"/>
          <w:lnNumType w:countBy="1" w:restart="continuous"/>
          <w:pgNumType w:fmt="lowerRoman"/>
          <w:cols w:space="708"/>
          <w:docGrid w:linePitch="360"/>
        </w:sectPr>
      </w:pPr>
    </w:p>
    <w:p w14:paraId="0C5F545B" w14:textId="77777777" w:rsidR="00320403" w:rsidRPr="00BA1179" w:rsidRDefault="00320403" w:rsidP="00282804">
      <w:pPr>
        <w:pStyle w:val="CoverPages"/>
        <w:rPr>
          <w:lang w:val="en-US"/>
        </w:rPr>
      </w:pPr>
      <w:bookmarkStart w:id="18" w:name="_Toc236342121"/>
      <w:r w:rsidRPr="00BA1179">
        <w:rPr>
          <w:lang w:val="en-US"/>
        </w:rPr>
        <w:lastRenderedPageBreak/>
        <w:t>TABLE OF CONTENTS</w:t>
      </w:r>
      <w:bookmarkEnd w:id="18"/>
    </w:p>
    <w:sdt>
      <w:sdtPr>
        <w:rPr>
          <w:noProof w:val="0"/>
        </w:rPr>
        <w:id w:val="837507579"/>
        <w:docPartObj>
          <w:docPartGallery w:val="Table of Contents"/>
          <w:docPartUnique/>
        </w:docPartObj>
      </w:sdtPr>
      <w:sdtEndPr>
        <w:rPr>
          <w:b/>
          <w:bCs/>
        </w:rPr>
      </w:sdtEndPr>
      <w:sdtContent>
        <w:p w14:paraId="30FD6ECA" w14:textId="3235FB85" w:rsidR="008B09EB" w:rsidRDefault="00041C8A">
          <w:pPr>
            <w:pStyle w:val="TOC1"/>
            <w:rPr>
              <w:rFonts w:asciiTheme="minorHAnsi" w:eastAsiaTheme="minorEastAsia" w:hAnsiTheme="minorHAnsi"/>
              <w:kern w:val="2"/>
              <w:szCs w:val="24"/>
              <w:lang w:val="tr-TR" w:eastAsia="tr-TR"/>
              <w14:ligatures w14:val="standardContextual"/>
            </w:rPr>
          </w:pPr>
          <w:r w:rsidRPr="00BA1179">
            <w:rPr>
              <w:noProof w:val="0"/>
            </w:rPr>
            <w:fldChar w:fldCharType="begin"/>
          </w:r>
          <w:r w:rsidRPr="00BA1179">
            <w:rPr>
              <w:noProof w:val="0"/>
            </w:rPr>
            <w:instrText xml:space="preserve"> TOC \o "1-3" \h \z \u </w:instrText>
          </w:r>
          <w:r w:rsidRPr="00BA1179">
            <w:rPr>
              <w:noProof w:val="0"/>
            </w:rPr>
            <w:fldChar w:fldCharType="separate"/>
          </w:r>
          <w:hyperlink w:anchor="_Toc236342118" w:history="1">
            <w:r w:rsidR="008B09EB" w:rsidRPr="00A67D15">
              <w:rPr>
                <w:rStyle w:val="Hyperlink"/>
              </w:rPr>
              <w:t>ABSTRACT</w:t>
            </w:r>
            <w:r w:rsidR="008B09EB">
              <w:rPr>
                <w:webHidden/>
              </w:rPr>
              <w:tab/>
            </w:r>
            <w:r w:rsidR="008B09EB">
              <w:rPr>
                <w:webHidden/>
              </w:rPr>
              <w:fldChar w:fldCharType="begin"/>
            </w:r>
            <w:r w:rsidR="008B09EB">
              <w:rPr>
                <w:webHidden/>
              </w:rPr>
              <w:instrText xml:space="preserve"> PAGEREF _Toc236342118 \h </w:instrText>
            </w:r>
            <w:r w:rsidR="008B09EB">
              <w:rPr>
                <w:webHidden/>
              </w:rPr>
            </w:r>
            <w:r w:rsidR="008B09EB">
              <w:rPr>
                <w:webHidden/>
              </w:rPr>
              <w:fldChar w:fldCharType="separate"/>
            </w:r>
            <w:r w:rsidR="008B09EB">
              <w:rPr>
                <w:webHidden/>
              </w:rPr>
              <w:t>v</w:t>
            </w:r>
            <w:r w:rsidR="008B09EB">
              <w:rPr>
                <w:webHidden/>
              </w:rPr>
              <w:fldChar w:fldCharType="end"/>
            </w:r>
          </w:hyperlink>
        </w:p>
        <w:p w14:paraId="05900F15" w14:textId="5FB2C752" w:rsidR="008B09EB" w:rsidRDefault="008B09EB">
          <w:pPr>
            <w:pStyle w:val="TOC1"/>
            <w:rPr>
              <w:rFonts w:asciiTheme="minorHAnsi" w:eastAsiaTheme="minorEastAsia" w:hAnsiTheme="minorHAnsi"/>
              <w:kern w:val="2"/>
              <w:szCs w:val="24"/>
              <w:lang w:val="tr-TR" w:eastAsia="tr-TR"/>
              <w14:ligatures w14:val="standardContextual"/>
            </w:rPr>
          </w:pPr>
          <w:hyperlink w:anchor="_Toc236342119" w:history="1">
            <w:r w:rsidRPr="00A67D15">
              <w:rPr>
                <w:rStyle w:val="Hyperlink"/>
                <w:lang w:val="tr-TR"/>
              </w:rPr>
              <w:t>ÖZ</w:t>
            </w:r>
            <w:r>
              <w:rPr>
                <w:webHidden/>
              </w:rPr>
              <w:tab/>
            </w:r>
            <w:r>
              <w:rPr>
                <w:webHidden/>
              </w:rPr>
              <w:fldChar w:fldCharType="begin"/>
            </w:r>
            <w:r>
              <w:rPr>
                <w:webHidden/>
              </w:rPr>
              <w:instrText xml:space="preserve"> PAGEREF _Toc236342119 \h </w:instrText>
            </w:r>
            <w:r>
              <w:rPr>
                <w:webHidden/>
              </w:rPr>
            </w:r>
            <w:r>
              <w:rPr>
                <w:webHidden/>
              </w:rPr>
              <w:fldChar w:fldCharType="separate"/>
            </w:r>
            <w:r>
              <w:rPr>
                <w:webHidden/>
              </w:rPr>
              <w:t>vii</w:t>
            </w:r>
            <w:r>
              <w:rPr>
                <w:webHidden/>
              </w:rPr>
              <w:fldChar w:fldCharType="end"/>
            </w:r>
          </w:hyperlink>
        </w:p>
        <w:p w14:paraId="029F47FD" w14:textId="4C28B577" w:rsidR="008B09EB" w:rsidRDefault="008B09EB">
          <w:pPr>
            <w:pStyle w:val="TOC1"/>
            <w:rPr>
              <w:rFonts w:asciiTheme="minorHAnsi" w:eastAsiaTheme="minorEastAsia" w:hAnsiTheme="minorHAnsi"/>
              <w:kern w:val="2"/>
              <w:szCs w:val="24"/>
              <w:lang w:val="tr-TR" w:eastAsia="tr-TR"/>
              <w14:ligatures w14:val="standardContextual"/>
            </w:rPr>
          </w:pPr>
          <w:hyperlink w:anchor="_Toc236342120" w:history="1">
            <w:r w:rsidRPr="00A67D15">
              <w:rPr>
                <w:rStyle w:val="Hyperlink"/>
              </w:rPr>
              <w:t>ACKNOWLEDGMENTS</w:t>
            </w:r>
            <w:r>
              <w:rPr>
                <w:webHidden/>
              </w:rPr>
              <w:tab/>
            </w:r>
            <w:r>
              <w:rPr>
                <w:webHidden/>
              </w:rPr>
              <w:fldChar w:fldCharType="begin"/>
            </w:r>
            <w:r>
              <w:rPr>
                <w:webHidden/>
              </w:rPr>
              <w:instrText xml:space="preserve"> PAGEREF _Toc236342120 \h </w:instrText>
            </w:r>
            <w:r>
              <w:rPr>
                <w:webHidden/>
              </w:rPr>
            </w:r>
            <w:r>
              <w:rPr>
                <w:webHidden/>
              </w:rPr>
              <w:fldChar w:fldCharType="separate"/>
            </w:r>
            <w:r>
              <w:rPr>
                <w:webHidden/>
              </w:rPr>
              <w:t>x</w:t>
            </w:r>
            <w:r>
              <w:rPr>
                <w:webHidden/>
              </w:rPr>
              <w:fldChar w:fldCharType="end"/>
            </w:r>
          </w:hyperlink>
        </w:p>
        <w:p w14:paraId="33996098" w14:textId="6713FC3A" w:rsidR="008B09EB" w:rsidRDefault="008B09EB">
          <w:pPr>
            <w:pStyle w:val="TOC1"/>
            <w:rPr>
              <w:rFonts w:asciiTheme="minorHAnsi" w:eastAsiaTheme="minorEastAsia" w:hAnsiTheme="minorHAnsi"/>
              <w:kern w:val="2"/>
              <w:szCs w:val="24"/>
              <w:lang w:val="tr-TR" w:eastAsia="tr-TR"/>
              <w14:ligatures w14:val="standardContextual"/>
            </w:rPr>
          </w:pPr>
          <w:hyperlink w:anchor="_Toc236342121" w:history="1">
            <w:r w:rsidRPr="00A67D15">
              <w:rPr>
                <w:rStyle w:val="Hyperlink"/>
              </w:rPr>
              <w:t>TABLE OF CONTENTS</w:t>
            </w:r>
            <w:r>
              <w:rPr>
                <w:webHidden/>
              </w:rPr>
              <w:tab/>
            </w:r>
            <w:r>
              <w:rPr>
                <w:webHidden/>
              </w:rPr>
              <w:fldChar w:fldCharType="begin"/>
            </w:r>
            <w:r>
              <w:rPr>
                <w:webHidden/>
              </w:rPr>
              <w:instrText xml:space="preserve"> PAGEREF _Toc236342121 \h </w:instrText>
            </w:r>
            <w:r>
              <w:rPr>
                <w:webHidden/>
              </w:rPr>
            </w:r>
            <w:r>
              <w:rPr>
                <w:webHidden/>
              </w:rPr>
              <w:fldChar w:fldCharType="separate"/>
            </w:r>
            <w:r>
              <w:rPr>
                <w:webHidden/>
              </w:rPr>
              <w:t>xi</w:t>
            </w:r>
            <w:r>
              <w:rPr>
                <w:webHidden/>
              </w:rPr>
              <w:fldChar w:fldCharType="end"/>
            </w:r>
          </w:hyperlink>
        </w:p>
        <w:p w14:paraId="1E1B7D17" w14:textId="5BF60F61" w:rsidR="008B09EB" w:rsidRDefault="008B09EB">
          <w:pPr>
            <w:pStyle w:val="TOC1"/>
            <w:rPr>
              <w:rFonts w:asciiTheme="minorHAnsi" w:eastAsiaTheme="minorEastAsia" w:hAnsiTheme="minorHAnsi"/>
              <w:kern w:val="2"/>
              <w:szCs w:val="24"/>
              <w:lang w:val="tr-TR" w:eastAsia="tr-TR"/>
              <w14:ligatures w14:val="standardContextual"/>
            </w:rPr>
          </w:pPr>
          <w:hyperlink w:anchor="_Toc236342122" w:history="1">
            <w:r w:rsidRPr="00A67D15">
              <w:rPr>
                <w:rStyle w:val="Hyperlink"/>
              </w:rPr>
              <w:t>LIST OF TABLES</w:t>
            </w:r>
            <w:r>
              <w:rPr>
                <w:webHidden/>
              </w:rPr>
              <w:tab/>
            </w:r>
            <w:r>
              <w:rPr>
                <w:webHidden/>
              </w:rPr>
              <w:fldChar w:fldCharType="begin"/>
            </w:r>
            <w:r>
              <w:rPr>
                <w:webHidden/>
              </w:rPr>
              <w:instrText xml:space="preserve"> PAGEREF _Toc236342122 \h </w:instrText>
            </w:r>
            <w:r>
              <w:rPr>
                <w:webHidden/>
              </w:rPr>
            </w:r>
            <w:r>
              <w:rPr>
                <w:webHidden/>
              </w:rPr>
              <w:fldChar w:fldCharType="separate"/>
            </w:r>
            <w:r>
              <w:rPr>
                <w:webHidden/>
              </w:rPr>
              <w:t>xv</w:t>
            </w:r>
            <w:r>
              <w:rPr>
                <w:webHidden/>
              </w:rPr>
              <w:fldChar w:fldCharType="end"/>
            </w:r>
          </w:hyperlink>
        </w:p>
        <w:p w14:paraId="1F9AABFB" w14:textId="14D6B979" w:rsidR="008B09EB" w:rsidRDefault="008B09EB">
          <w:pPr>
            <w:pStyle w:val="TOC1"/>
            <w:rPr>
              <w:rFonts w:asciiTheme="minorHAnsi" w:eastAsiaTheme="minorEastAsia" w:hAnsiTheme="minorHAnsi"/>
              <w:kern w:val="2"/>
              <w:szCs w:val="24"/>
              <w:lang w:val="tr-TR" w:eastAsia="tr-TR"/>
              <w14:ligatures w14:val="standardContextual"/>
            </w:rPr>
          </w:pPr>
          <w:hyperlink w:anchor="_Toc236342123" w:history="1">
            <w:r w:rsidRPr="00A67D15">
              <w:rPr>
                <w:rStyle w:val="Hyperlink"/>
              </w:rPr>
              <w:t>LIST OF FIGURES</w:t>
            </w:r>
            <w:r>
              <w:rPr>
                <w:webHidden/>
              </w:rPr>
              <w:tab/>
            </w:r>
            <w:r>
              <w:rPr>
                <w:webHidden/>
              </w:rPr>
              <w:fldChar w:fldCharType="begin"/>
            </w:r>
            <w:r>
              <w:rPr>
                <w:webHidden/>
              </w:rPr>
              <w:instrText xml:space="preserve"> PAGEREF _Toc236342123 \h </w:instrText>
            </w:r>
            <w:r>
              <w:rPr>
                <w:webHidden/>
              </w:rPr>
            </w:r>
            <w:r>
              <w:rPr>
                <w:webHidden/>
              </w:rPr>
              <w:fldChar w:fldCharType="separate"/>
            </w:r>
            <w:r>
              <w:rPr>
                <w:webHidden/>
              </w:rPr>
              <w:t>xvii</w:t>
            </w:r>
            <w:r>
              <w:rPr>
                <w:webHidden/>
              </w:rPr>
              <w:fldChar w:fldCharType="end"/>
            </w:r>
          </w:hyperlink>
        </w:p>
        <w:p w14:paraId="0BC480BF" w14:textId="74010BA6" w:rsidR="008B09EB" w:rsidRDefault="008B09EB">
          <w:pPr>
            <w:pStyle w:val="TOC1"/>
            <w:rPr>
              <w:rFonts w:asciiTheme="minorHAnsi" w:eastAsiaTheme="minorEastAsia" w:hAnsiTheme="minorHAnsi"/>
              <w:kern w:val="2"/>
              <w:szCs w:val="24"/>
              <w:lang w:val="tr-TR" w:eastAsia="tr-TR"/>
              <w14:ligatures w14:val="standardContextual"/>
            </w:rPr>
          </w:pPr>
          <w:hyperlink w:anchor="_Toc236342124" w:history="1">
            <w:r w:rsidRPr="00A67D15">
              <w:rPr>
                <w:rStyle w:val="Hyperlink"/>
              </w:rPr>
              <w:t>LIST OF ABBREVIATIONS</w:t>
            </w:r>
            <w:r>
              <w:rPr>
                <w:webHidden/>
              </w:rPr>
              <w:tab/>
            </w:r>
            <w:r>
              <w:rPr>
                <w:webHidden/>
              </w:rPr>
              <w:fldChar w:fldCharType="begin"/>
            </w:r>
            <w:r>
              <w:rPr>
                <w:webHidden/>
              </w:rPr>
              <w:instrText xml:space="preserve"> PAGEREF _Toc236342124 \h </w:instrText>
            </w:r>
            <w:r>
              <w:rPr>
                <w:webHidden/>
              </w:rPr>
            </w:r>
            <w:r>
              <w:rPr>
                <w:webHidden/>
              </w:rPr>
              <w:fldChar w:fldCharType="separate"/>
            </w:r>
            <w:r>
              <w:rPr>
                <w:webHidden/>
              </w:rPr>
              <w:t>xix</w:t>
            </w:r>
            <w:r>
              <w:rPr>
                <w:webHidden/>
              </w:rPr>
              <w:fldChar w:fldCharType="end"/>
            </w:r>
          </w:hyperlink>
        </w:p>
        <w:p w14:paraId="0C8BDA95" w14:textId="22983811" w:rsidR="008B09EB" w:rsidRDefault="008B09EB">
          <w:pPr>
            <w:pStyle w:val="TOC1"/>
            <w:rPr>
              <w:rFonts w:asciiTheme="minorHAnsi" w:eastAsiaTheme="minorEastAsia" w:hAnsiTheme="minorHAnsi"/>
              <w:kern w:val="2"/>
              <w:szCs w:val="24"/>
              <w:lang w:val="tr-TR" w:eastAsia="tr-TR"/>
              <w14:ligatures w14:val="standardContextual"/>
            </w:rPr>
          </w:pPr>
          <w:hyperlink w:anchor="_Toc236342125" w:history="1">
            <w:r w:rsidRPr="00A67D15">
              <w:rPr>
                <w:rStyle w:val="Hyperlink"/>
              </w:rPr>
              <w:t>LIST OF SYMBOLS</w:t>
            </w:r>
            <w:r>
              <w:rPr>
                <w:webHidden/>
              </w:rPr>
              <w:tab/>
            </w:r>
            <w:r>
              <w:rPr>
                <w:webHidden/>
              </w:rPr>
              <w:fldChar w:fldCharType="begin"/>
            </w:r>
            <w:r>
              <w:rPr>
                <w:webHidden/>
              </w:rPr>
              <w:instrText xml:space="preserve"> PAGEREF _Toc236342125 \h </w:instrText>
            </w:r>
            <w:r>
              <w:rPr>
                <w:webHidden/>
              </w:rPr>
            </w:r>
            <w:r>
              <w:rPr>
                <w:webHidden/>
              </w:rPr>
              <w:fldChar w:fldCharType="separate"/>
            </w:r>
            <w:r>
              <w:rPr>
                <w:webHidden/>
              </w:rPr>
              <w:t>xxi</w:t>
            </w:r>
            <w:r>
              <w:rPr>
                <w:webHidden/>
              </w:rPr>
              <w:fldChar w:fldCharType="end"/>
            </w:r>
          </w:hyperlink>
        </w:p>
        <w:p w14:paraId="6C4D4CA2" w14:textId="089A742D"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26" w:history="1">
            <w:r w:rsidRPr="00A67D15">
              <w:rPr>
                <w:rStyle w:val="Hyperlink"/>
              </w:rPr>
              <w:t>1</w:t>
            </w:r>
            <w:r>
              <w:rPr>
                <w:rFonts w:asciiTheme="minorHAnsi" w:eastAsiaTheme="minorEastAsia" w:hAnsiTheme="minorHAnsi"/>
                <w:kern w:val="2"/>
                <w:szCs w:val="24"/>
                <w:lang w:val="tr-TR" w:eastAsia="tr-TR"/>
                <w14:ligatures w14:val="standardContextual"/>
              </w:rPr>
              <w:tab/>
            </w:r>
            <w:r w:rsidRPr="00A67D15">
              <w:rPr>
                <w:rStyle w:val="Hyperlink"/>
              </w:rPr>
              <w:t>INTRODUCTION</w:t>
            </w:r>
            <w:r>
              <w:rPr>
                <w:webHidden/>
              </w:rPr>
              <w:tab/>
            </w:r>
            <w:r>
              <w:rPr>
                <w:webHidden/>
              </w:rPr>
              <w:fldChar w:fldCharType="begin"/>
            </w:r>
            <w:r>
              <w:rPr>
                <w:webHidden/>
              </w:rPr>
              <w:instrText xml:space="preserve"> PAGEREF _Toc236342126 \h </w:instrText>
            </w:r>
            <w:r>
              <w:rPr>
                <w:webHidden/>
              </w:rPr>
            </w:r>
            <w:r>
              <w:rPr>
                <w:webHidden/>
              </w:rPr>
              <w:fldChar w:fldCharType="separate"/>
            </w:r>
            <w:r>
              <w:rPr>
                <w:webHidden/>
              </w:rPr>
              <w:t>1</w:t>
            </w:r>
            <w:r>
              <w:rPr>
                <w:webHidden/>
              </w:rPr>
              <w:fldChar w:fldCharType="end"/>
            </w:r>
          </w:hyperlink>
        </w:p>
        <w:p w14:paraId="6C81E021" w14:textId="297E2AB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27" w:history="1">
            <w:r w:rsidRPr="00A67D15">
              <w:rPr>
                <w:rStyle w:val="Hyperlink"/>
                <w:noProof/>
                <w:lang w:eastAsia="tr-TR"/>
              </w:rPr>
              <w:t>1.1</w:t>
            </w:r>
            <w:r>
              <w:rPr>
                <w:rFonts w:asciiTheme="minorHAnsi" w:eastAsiaTheme="minorEastAsia" w:hAnsiTheme="minorHAnsi"/>
                <w:noProof/>
                <w:kern w:val="2"/>
                <w:szCs w:val="24"/>
                <w:lang w:val="tr-TR" w:eastAsia="tr-TR"/>
                <w14:ligatures w14:val="standardContextual"/>
              </w:rPr>
              <w:tab/>
            </w:r>
            <w:r w:rsidRPr="00A67D15">
              <w:rPr>
                <w:rStyle w:val="Hyperlink"/>
                <w:noProof/>
                <w:lang w:eastAsia="tr-TR"/>
              </w:rPr>
              <w:t>Gap Analysis</w:t>
            </w:r>
            <w:r>
              <w:rPr>
                <w:noProof/>
                <w:webHidden/>
              </w:rPr>
              <w:tab/>
            </w:r>
            <w:r>
              <w:rPr>
                <w:noProof/>
                <w:webHidden/>
              </w:rPr>
              <w:fldChar w:fldCharType="begin"/>
            </w:r>
            <w:r>
              <w:rPr>
                <w:noProof/>
                <w:webHidden/>
              </w:rPr>
              <w:instrText xml:space="preserve"> PAGEREF _Toc236342127 \h </w:instrText>
            </w:r>
            <w:r>
              <w:rPr>
                <w:noProof/>
                <w:webHidden/>
              </w:rPr>
            </w:r>
            <w:r>
              <w:rPr>
                <w:noProof/>
                <w:webHidden/>
              </w:rPr>
              <w:fldChar w:fldCharType="separate"/>
            </w:r>
            <w:r>
              <w:rPr>
                <w:noProof/>
                <w:webHidden/>
              </w:rPr>
              <w:t>3</w:t>
            </w:r>
            <w:r>
              <w:rPr>
                <w:noProof/>
                <w:webHidden/>
              </w:rPr>
              <w:fldChar w:fldCharType="end"/>
            </w:r>
          </w:hyperlink>
        </w:p>
        <w:p w14:paraId="4D8046CD" w14:textId="165CFB11"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28" w:history="1">
            <w:r w:rsidRPr="00A67D15">
              <w:rPr>
                <w:rStyle w:val="Hyperlink"/>
                <w:noProof/>
                <w:lang w:eastAsia="tr-TR"/>
              </w:rPr>
              <w:t>1.2</w:t>
            </w:r>
            <w:r>
              <w:rPr>
                <w:rFonts w:asciiTheme="minorHAnsi" w:eastAsiaTheme="minorEastAsia" w:hAnsiTheme="minorHAnsi"/>
                <w:noProof/>
                <w:kern w:val="2"/>
                <w:szCs w:val="24"/>
                <w:lang w:val="tr-TR" w:eastAsia="tr-TR"/>
                <w14:ligatures w14:val="standardContextual"/>
              </w:rPr>
              <w:tab/>
            </w:r>
            <w:r w:rsidRPr="00A67D15">
              <w:rPr>
                <w:rStyle w:val="Hyperlink"/>
                <w:noProof/>
                <w:lang w:eastAsia="tr-TR"/>
              </w:rPr>
              <w:t>Research Question and Hypothesis</w:t>
            </w:r>
            <w:r>
              <w:rPr>
                <w:noProof/>
                <w:webHidden/>
              </w:rPr>
              <w:tab/>
            </w:r>
            <w:r>
              <w:rPr>
                <w:noProof/>
                <w:webHidden/>
              </w:rPr>
              <w:fldChar w:fldCharType="begin"/>
            </w:r>
            <w:r>
              <w:rPr>
                <w:noProof/>
                <w:webHidden/>
              </w:rPr>
              <w:instrText xml:space="preserve"> PAGEREF _Toc236342128 \h </w:instrText>
            </w:r>
            <w:r>
              <w:rPr>
                <w:noProof/>
                <w:webHidden/>
              </w:rPr>
            </w:r>
            <w:r>
              <w:rPr>
                <w:noProof/>
                <w:webHidden/>
              </w:rPr>
              <w:fldChar w:fldCharType="separate"/>
            </w:r>
            <w:r>
              <w:rPr>
                <w:noProof/>
                <w:webHidden/>
              </w:rPr>
              <w:t>7</w:t>
            </w:r>
            <w:r>
              <w:rPr>
                <w:noProof/>
                <w:webHidden/>
              </w:rPr>
              <w:fldChar w:fldCharType="end"/>
            </w:r>
          </w:hyperlink>
        </w:p>
        <w:p w14:paraId="4D290734" w14:textId="2C11F19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29" w:history="1">
            <w:r w:rsidRPr="00A67D15">
              <w:rPr>
                <w:rStyle w:val="Hyperlink"/>
                <w:noProof/>
                <w:lang w:eastAsia="tr-TR"/>
              </w:rPr>
              <w:t>1.3</w:t>
            </w:r>
            <w:r>
              <w:rPr>
                <w:rFonts w:asciiTheme="minorHAnsi" w:eastAsiaTheme="minorEastAsia" w:hAnsiTheme="minorHAnsi"/>
                <w:noProof/>
                <w:kern w:val="2"/>
                <w:szCs w:val="24"/>
                <w:lang w:val="tr-TR" w:eastAsia="tr-TR"/>
                <w14:ligatures w14:val="standardContextual"/>
              </w:rPr>
              <w:tab/>
            </w:r>
            <w:r w:rsidRPr="00A67D15">
              <w:rPr>
                <w:rStyle w:val="Hyperlink"/>
                <w:noProof/>
                <w:lang w:eastAsia="tr-TR"/>
              </w:rPr>
              <w:t>Main Contributions of the Thesis</w:t>
            </w:r>
            <w:r>
              <w:rPr>
                <w:noProof/>
                <w:webHidden/>
              </w:rPr>
              <w:tab/>
            </w:r>
            <w:r>
              <w:rPr>
                <w:noProof/>
                <w:webHidden/>
              </w:rPr>
              <w:fldChar w:fldCharType="begin"/>
            </w:r>
            <w:r>
              <w:rPr>
                <w:noProof/>
                <w:webHidden/>
              </w:rPr>
              <w:instrText xml:space="preserve"> PAGEREF _Toc236342129 \h </w:instrText>
            </w:r>
            <w:r>
              <w:rPr>
                <w:noProof/>
                <w:webHidden/>
              </w:rPr>
            </w:r>
            <w:r>
              <w:rPr>
                <w:noProof/>
                <w:webHidden/>
              </w:rPr>
              <w:fldChar w:fldCharType="separate"/>
            </w:r>
            <w:r>
              <w:rPr>
                <w:noProof/>
                <w:webHidden/>
              </w:rPr>
              <w:t>8</w:t>
            </w:r>
            <w:r>
              <w:rPr>
                <w:noProof/>
                <w:webHidden/>
              </w:rPr>
              <w:fldChar w:fldCharType="end"/>
            </w:r>
          </w:hyperlink>
        </w:p>
        <w:p w14:paraId="3A0642D6" w14:textId="4A4B07C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30" w:history="1">
            <w:r w:rsidRPr="00A67D15">
              <w:rPr>
                <w:rStyle w:val="Hyperlink"/>
                <w:noProof/>
              </w:rPr>
              <w:t>1.4</w:t>
            </w:r>
            <w:r>
              <w:rPr>
                <w:rFonts w:asciiTheme="minorHAnsi" w:eastAsiaTheme="minorEastAsia" w:hAnsiTheme="minorHAnsi"/>
                <w:noProof/>
                <w:kern w:val="2"/>
                <w:szCs w:val="24"/>
                <w:lang w:val="tr-TR" w:eastAsia="tr-TR"/>
                <w14:ligatures w14:val="standardContextual"/>
              </w:rPr>
              <w:tab/>
            </w:r>
            <w:r w:rsidRPr="00A67D15">
              <w:rPr>
                <w:rStyle w:val="Hyperlink"/>
                <w:noProof/>
              </w:rPr>
              <w:t>Organization of the Thesis</w:t>
            </w:r>
            <w:r>
              <w:rPr>
                <w:noProof/>
                <w:webHidden/>
              </w:rPr>
              <w:tab/>
            </w:r>
            <w:r>
              <w:rPr>
                <w:noProof/>
                <w:webHidden/>
              </w:rPr>
              <w:fldChar w:fldCharType="begin"/>
            </w:r>
            <w:r>
              <w:rPr>
                <w:noProof/>
                <w:webHidden/>
              </w:rPr>
              <w:instrText xml:space="preserve"> PAGEREF _Toc236342130 \h </w:instrText>
            </w:r>
            <w:r>
              <w:rPr>
                <w:noProof/>
                <w:webHidden/>
              </w:rPr>
            </w:r>
            <w:r>
              <w:rPr>
                <w:noProof/>
                <w:webHidden/>
              </w:rPr>
              <w:fldChar w:fldCharType="separate"/>
            </w:r>
            <w:r>
              <w:rPr>
                <w:noProof/>
                <w:webHidden/>
              </w:rPr>
              <w:t>12</w:t>
            </w:r>
            <w:r>
              <w:rPr>
                <w:noProof/>
                <w:webHidden/>
              </w:rPr>
              <w:fldChar w:fldCharType="end"/>
            </w:r>
          </w:hyperlink>
        </w:p>
        <w:p w14:paraId="1D3EE9A1" w14:textId="57C280F3"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31" w:history="1">
            <w:r w:rsidRPr="00A67D15">
              <w:rPr>
                <w:rStyle w:val="Hyperlink"/>
              </w:rPr>
              <w:t>2</w:t>
            </w:r>
            <w:r>
              <w:rPr>
                <w:rFonts w:asciiTheme="minorHAnsi" w:eastAsiaTheme="minorEastAsia" w:hAnsiTheme="minorHAnsi"/>
                <w:kern w:val="2"/>
                <w:szCs w:val="24"/>
                <w:lang w:val="tr-TR" w:eastAsia="tr-TR"/>
                <w14:ligatures w14:val="standardContextual"/>
              </w:rPr>
              <w:tab/>
            </w:r>
            <w:r w:rsidRPr="00A67D15">
              <w:rPr>
                <w:rStyle w:val="Hyperlink"/>
              </w:rPr>
              <w:t>BACKGROUND INFORMATION</w:t>
            </w:r>
            <w:r>
              <w:rPr>
                <w:webHidden/>
              </w:rPr>
              <w:tab/>
            </w:r>
            <w:r>
              <w:rPr>
                <w:webHidden/>
              </w:rPr>
              <w:fldChar w:fldCharType="begin"/>
            </w:r>
            <w:r>
              <w:rPr>
                <w:webHidden/>
              </w:rPr>
              <w:instrText xml:space="preserve"> PAGEREF _Toc236342131 \h </w:instrText>
            </w:r>
            <w:r>
              <w:rPr>
                <w:webHidden/>
              </w:rPr>
            </w:r>
            <w:r>
              <w:rPr>
                <w:webHidden/>
              </w:rPr>
              <w:fldChar w:fldCharType="separate"/>
            </w:r>
            <w:r>
              <w:rPr>
                <w:webHidden/>
              </w:rPr>
              <w:t>13</w:t>
            </w:r>
            <w:r>
              <w:rPr>
                <w:webHidden/>
              </w:rPr>
              <w:fldChar w:fldCharType="end"/>
            </w:r>
          </w:hyperlink>
        </w:p>
        <w:p w14:paraId="11958FD2" w14:textId="4C0EE70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32" w:history="1">
            <w:r w:rsidRPr="00A67D15">
              <w:rPr>
                <w:rStyle w:val="Hyperlink"/>
                <w:noProof/>
              </w:rPr>
              <w:t>2.1</w:t>
            </w:r>
            <w:r>
              <w:rPr>
                <w:rFonts w:asciiTheme="minorHAnsi" w:eastAsiaTheme="minorEastAsia" w:hAnsiTheme="minorHAnsi"/>
                <w:noProof/>
                <w:kern w:val="2"/>
                <w:szCs w:val="24"/>
                <w:lang w:val="tr-TR" w:eastAsia="tr-TR"/>
                <w14:ligatures w14:val="standardContextual"/>
              </w:rPr>
              <w:tab/>
            </w:r>
            <w:r w:rsidRPr="00A67D15">
              <w:rPr>
                <w:rStyle w:val="Hyperlink"/>
                <w:noProof/>
              </w:rPr>
              <w:t>Wildfire Dynamics and Spread Modeling</w:t>
            </w:r>
            <w:r>
              <w:rPr>
                <w:noProof/>
                <w:webHidden/>
              </w:rPr>
              <w:tab/>
            </w:r>
            <w:r>
              <w:rPr>
                <w:noProof/>
                <w:webHidden/>
              </w:rPr>
              <w:fldChar w:fldCharType="begin"/>
            </w:r>
            <w:r>
              <w:rPr>
                <w:noProof/>
                <w:webHidden/>
              </w:rPr>
              <w:instrText xml:space="preserve"> PAGEREF _Toc236342132 \h </w:instrText>
            </w:r>
            <w:r>
              <w:rPr>
                <w:noProof/>
                <w:webHidden/>
              </w:rPr>
            </w:r>
            <w:r>
              <w:rPr>
                <w:noProof/>
                <w:webHidden/>
              </w:rPr>
              <w:fldChar w:fldCharType="separate"/>
            </w:r>
            <w:r>
              <w:rPr>
                <w:noProof/>
                <w:webHidden/>
              </w:rPr>
              <w:t>13</w:t>
            </w:r>
            <w:r>
              <w:rPr>
                <w:noProof/>
                <w:webHidden/>
              </w:rPr>
              <w:fldChar w:fldCharType="end"/>
            </w:r>
          </w:hyperlink>
        </w:p>
        <w:p w14:paraId="31BB25F6" w14:textId="10B58C5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3" w:history="1">
            <w:r w:rsidRPr="00A67D15">
              <w:rPr>
                <w:rStyle w:val="Hyperlink"/>
                <w:noProof/>
              </w:rPr>
              <w:t>2.1.1</w:t>
            </w:r>
            <w:r>
              <w:rPr>
                <w:rFonts w:asciiTheme="minorHAnsi" w:eastAsiaTheme="minorEastAsia" w:hAnsiTheme="minorHAnsi"/>
                <w:noProof/>
                <w:kern w:val="2"/>
                <w:szCs w:val="24"/>
                <w:lang w:val="tr-TR" w:eastAsia="tr-TR"/>
                <w14:ligatures w14:val="standardContextual"/>
              </w:rPr>
              <w:tab/>
            </w:r>
            <w:r w:rsidRPr="00A67D15">
              <w:rPr>
                <w:rStyle w:val="Hyperlink"/>
                <w:noProof/>
              </w:rPr>
              <w:t>Drivers of Fire Behavior</w:t>
            </w:r>
            <w:r>
              <w:rPr>
                <w:noProof/>
                <w:webHidden/>
              </w:rPr>
              <w:tab/>
            </w:r>
            <w:r>
              <w:rPr>
                <w:noProof/>
                <w:webHidden/>
              </w:rPr>
              <w:fldChar w:fldCharType="begin"/>
            </w:r>
            <w:r>
              <w:rPr>
                <w:noProof/>
                <w:webHidden/>
              </w:rPr>
              <w:instrText xml:space="preserve"> PAGEREF _Toc236342133 \h </w:instrText>
            </w:r>
            <w:r>
              <w:rPr>
                <w:noProof/>
                <w:webHidden/>
              </w:rPr>
            </w:r>
            <w:r>
              <w:rPr>
                <w:noProof/>
                <w:webHidden/>
              </w:rPr>
              <w:fldChar w:fldCharType="separate"/>
            </w:r>
            <w:r>
              <w:rPr>
                <w:noProof/>
                <w:webHidden/>
              </w:rPr>
              <w:t>13</w:t>
            </w:r>
            <w:r>
              <w:rPr>
                <w:noProof/>
                <w:webHidden/>
              </w:rPr>
              <w:fldChar w:fldCharType="end"/>
            </w:r>
          </w:hyperlink>
        </w:p>
        <w:p w14:paraId="73AC0A75" w14:textId="5CCC756D"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4" w:history="1">
            <w:r w:rsidRPr="00A67D15">
              <w:rPr>
                <w:rStyle w:val="Hyperlink"/>
                <w:noProof/>
              </w:rPr>
              <w:t>2.1.2</w:t>
            </w:r>
            <w:r>
              <w:rPr>
                <w:rFonts w:asciiTheme="minorHAnsi" w:eastAsiaTheme="minorEastAsia" w:hAnsiTheme="minorHAnsi"/>
                <w:noProof/>
                <w:kern w:val="2"/>
                <w:szCs w:val="24"/>
                <w:lang w:val="tr-TR" w:eastAsia="tr-TR"/>
                <w14:ligatures w14:val="standardContextual"/>
              </w:rPr>
              <w:tab/>
            </w:r>
            <w:r w:rsidRPr="00A67D15">
              <w:rPr>
                <w:rStyle w:val="Hyperlink"/>
                <w:noProof/>
              </w:rPr>
              <w:t>Families of Spread Models</w:t>
            </w:r>
            <w:r>
              <w:rPr>
                <w:noProof/>
                <w:webHidden/>
              </w:rPr>
              <w:tab/>
            </w:r>
            <w:r>
              <w:rPr>
                <w:noProof/>
                <w:webHidden/>
              </w:rPr>
              <w:fldChar w:fldCharType="begin"/>
            </w:r>
            <w:r>
              <w:rPr>
                <w:noProof/>
                <w:webHidden/>
              </w:rPr>
              <w:instrText xml:space="preserve"> PAGEREF _Toc236342134 \h </w:instrText>
            </w:r>
            <w:r>
              <w:rPr>
                <w:noProof/>
                <w:webHidden/>
              </w:rPr>
            </w:r>
            <w:r>
              <w:rPr>
                <w:noProof/>
                <w:webHidden/>
              </w:rPr>
              <w:fldChar w:fldCharType="separate"/>
            </w:r>
            <w:r>
              <w:rPr>
                <w:noProof/>
                <w:webHidden/>
              </w:rPr>
              <w:t>14</w:t>
            </w:r>
            <w:r>
              <w:rPr>
                <w:noProof/>
                <w:webHidden/>
              </w:rPr>
              <w:fldChar w:fldCharType="end"/>
            </w:r>
          </w:hyperlink>
        </w:p>
        <w:p w14:paraId="2A1A1E45" w14:textId="64750087"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5" w:history="1">
            <w:r w:rsidRPr="00A67D15">
              <w:rPr>
                <w:rStyle w:val="Hyperlink"/>
                <w:noProof/>
              </w:rPr>
              <w:t>2.1.3</w:t>
            </w:r>
            <w:r>
              <w:rPr>
                <w:rFonts w:asciiTheme="minorHAnsi" w:eastAsiaTheme="minorEastAsia" w:hAnsiTheme="minorHAnsi"/>
                <w:noProof/>
                <w:kern w:val="2"/>
                <w:szCs w:val="24"/>
                <w:lang w:val="tr-TR" w:eastAsia="tr-TR"/>
                <w14:ligatures w14:val="standardContextual"/>
              </w:rPr>
              <w:tab/>
            </w:r>
            <w:r w:rsidRPr="00A67D15">
              <w:rPr>
                <w:rStyle w:val="Hyperlink"/>
                <w:noProof/>
              </w:rPr>
              <w:t>Requirements of the Decision Layer on the Spread Model</w:t>
            </w:r>
            <w:r>
              <w:rPr>
                <w:noProof/>
                <w:webHidden/>
              </w:rPr>
              <w:tab/>
            </w:r>
            <w:r>
              <w:rPr>
                <w:noProof/>
                <w:webHidden/>
              </w:rPr>
              <w:fldChar w:fldCharType="begin"/>
            </w:r>
            <w:r>
              <w:rPr>
                <w:noProof/>
                <w:webHidden/>
              </w:rPr>
              <w:instrText xml:space="preserve"> PAGEREF _Toc236342135 \h </w:instrText>
            </w:r>
            <w:r>
              <w:rPr>
                <w:noProof/>
                <w:webHidden/>
              </w:rPr>
            </w:r>
            <w:r>
              <w:rPr>
                <w:noProof/>
                <w:webHidden/>
              </w:rPr>
              <w:fldChar w:fldCharType="separate"/>
            </w:r>
            <w:r>
              <w:rPr>
                <w:noProof/>
                <w:webHidden/>
              </w:rPr>
              <w:t>15</w:t>
            </w:r>
            <w:r>
              <w:rPr>
                <w:noProof/>
                <w:webHidden/>
              </w:rPr>
              <w:fldChar w:fldCharType="end"/>
            </w:r>
          </w:hyperlink>
        </w:p>
        <w:p w14:paraId="470808F8" w14:textId="24C4FD3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36" w:history="1">
            <w:r w:rsidRPr="00A67D15">
              <w:rPr>
                <w:rStyle w:val="Hyperlink"/>
                <w:noProof/>
              </w:rPr>
              <w:t>2.2</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Support Foundations</w:t>
            </w:r>
            <w:r>
              <w:rPr>
                <w:noProof/>
                <w:webHidden/>
              </w:rPr>
              <w:tab/>
            </w:r>
            <w:r>
              <w:rPr>
                <w:noProof/>
                <w:webHidden/>
              </w:rPr>
              <w:fldChar w:fldCharType="begin"/>
            </w:r>
            <w:r>
              <w:rPr>
                <w:noProof/>
                <w:webHidden/>
              </w:rPr>
              <w:instrText xml:space="preserve"> PAGEREF _Toc236342136 \h </w:instrText>
            </w:r>
            <w:r>
              <w:rPr>
                <w:noProof/>
                <w:webHidden/>
              </w:rPr>
            </w:r>
            <w:r>
              <w:rPr>
                <w:noProof/>
                <w:webHidden/>
              </w:rPr>
              <w:fldChar w:fldCharType="separate"/>
            </w:r>
            <w:r>
              <w:rPr>
                <w:noProof/>
                <w:webHidden/>
              </w:rPr>
              <w:t>16</w:t>
            </w:r>
            <w:r>
              <w:rPr>
                <w:noProof/>
                <w:webHidden/>
              </w:rPr>
              <w:fldChar w:fldCharType="end"/>
            </w:r>
          </w:hyperlink>
        </w:p>
        <w:p w14:paraId="1A4CEC03" w14:textId="0ABA699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7" w:history="1">
            <w:r w:rsidRPr="00A67D15">
              <w:rPr>
                <w:rStyle w:val="Hyperlink"/>
                <w:noProof/>
              </w:rPr>
              <w:t>2.2.1</w:t>
            </w:r>
            <w:r>
              <w:rPr>
                <w:rFonts w:asciiTheme="minorHAnsi" w:eastAsiaTheme="minorEastAsia" w:hAnsiTheme="minorHAnsi"/>
                <w:noProof/>
                <w:kern w:val="2"/>
                <w:szCs w:val="24"/>
                <w:lang w:val="tr-TR" w:eastAsia="tr-TR"/>
                <w14:ligatures w14:val="standardContextual"/>
              </w:rPr>
              <w:tab/>
            </w:r>
            <w:r w:rsidRPr="00A67D15">
              <w:rPr>
                <w:rStyle w:val="Hyperlink"/>
                <w:noProof/>
              </w:rPr>
              <w:t>Core Elements of Decision Support Systems</w:t>
            </w:r>
            <w:r>
              <w:rPr>
                <w:noProof/>
                <w:webHidden/>
              </w:rPr>
              <w:tab/>
            </w:r>
            <w:r>
              <w:rPr>
                <w:noProof/>
                <w:webHidden/>
              </w:rPr>
              <w:fldChar w:fldCharType="begin"/>
            </w:r>
            <w:r>
              <w:rPr>
                <w:noProof/>
                <w:webHidden/>
              </w:rPr>
              <w:instrText xml:space="preserve"> PAGEREF _Toc236342137 \h </w:instrText>
            </w:r>
            <w:r>
              <w:rPr>
                <w:noProof/>
                <w:webHidden/>
              </w:rPr>
            </w:r>
            <w:r>
              <w:rPr>
                <w:noProof/>
                <w:webHidden/>
              </w:rPr>
              <w:fldChar w:fldCharType="separate"/>
            </w:r>
            <w:r>
              <w:rPr>
                <w:noProof/>
                <w:webHidden/>
              </w:rPr>
              <w:t>16</w:t>
            </w:r>
            <w:r>
              <w:rPr>
                <w:noProof/>
                <w:webHidden/>
              </w:rPr>
              <w:fldChar w:fldCharType="end"/>
            </w:r>
          </w:hyperlink>
        </w:p>
        <w:p w14:paraId="1406E15F" w14:textId="11ED8CC1"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8" w:history="1">
            <w:r w:rsidRPr="00A67D15">
              <w:rPr>
                <w:rStyle w:val="Hyperlink"/>
                <w:noProof/>
              </w:rPr>
              <w:t>2.2.2</w:t>
            </w:r>
            <w:r>
              <w:rPr>
                <w:rFonts w:asciiTheme="minorHAnsi" w:eastAsiaTheme="minorEastAsia" w:hAnsiTheme="minorHAnsi"/>
                <w:noProof/>
                <w:kern w:val="2"/>
                <w:szCs w:val="24"/>
                <w:lang w:val="tr-TR" w:eastAsia="tr-TR"/>
                <w14:ligatures w14:val="standardContextual"/>
              </w:rPr>
              <w:tab/>
            </w:r>
            <w:r w:rsidRPr="00A67D15">
              <w:rPr>
                <w:rStyle w:val="Hyperlink"/>
                <w:noProof/>
              </w:rPr>
              <w:t>Closed versus Open Decision Spaces</w:t>
            </w:r>
            <w:r>
              <w:rPr>
                <w:noProof/>
                <w:webHidden/>
              </w:rPr>
              <w:tab/>
            </w:r>
            <w:r>
              <w:rPr>
                <w:noProof/>
                <w:webHidden/>
              </w:rPr>
              <w:fldChar w:fldCharType="begin"/>
            </w:r>
            <w:r>
              <w:rPr>
                <w:noProof/>
                <w:webHidden/>
              </w:rPr>
              <w:instrText xml:space="preserve"> PAGEREF _Toc236342138 \h </w:instrText>
            </w:r>
            <w:r>
              <w:rPr>
                <w:noProof/>
                <w:webHidden/>
              </w:rPr>
            </w:r>
            <w:r>
              <w:rPr>
                <w:noProof/>
                <w:webHidden/>
              </w:rPr>
              <w:fldChar w:fldCharType="separate"/>
            </w:r>
            <w:r>
              <w:rPr>
                <w:noProof/>
                <w:webHidden/>
              </w:rPr>
              <w:t>18</w:t>
            </w:r>
            <w:r>
              <w:rPr>
                <w:noProof/>
                <w:webHidden/>
              </w:rPr>
              <w:fldChar w:fldCharType="end"/>
            </w:r>
          </w:hyperlink>
        </w:p>
        <w:p w14:paraId="6700A86A" w14:textId="0D84AF7F"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9" w:history="1">
            <w:r w:rsidRPr="00A67D15">
              <w:rPr>
                <w:rStyle w:val="Hyperlink"/>
                <w:noProof/>
              </w:rPr>
              <w:t>2.2.3</w:t>
            </w:r>
            <w:r>
              <w:rPr>
                <w:rFonts w:asciiTheme="minorHAnsi" w:eastAsiaTheme="minorEastAsia" w:hAnsiTheme="minorHAnsi"/>
                <w:noProof/>
                <w:kern w:val="2"/>
                <w:szCs w:val="24"/>
                <w:lang w:val="tr-TR" w:eastAsia="tr-TR"/>
                <w14:ligatures w14:val="standardContextual"/>
              </w:rPr>
              <w:tab/>
            </w:r>
            <w:r w:rsidRPr="00A67D15">
              <w:rPr>
                <w:rStyle w:val="Hyperlink"/>
                <w:noProof/>
              </w:rPr>
              <w:t>Centralized and Distributed Decision Support Architectures</w:t>
            </w:r>
            <w:r>
              <w:rPr>
                <w:noProof/>
                <w:webHidden/>
              </w:rPr>
              <w:tab/>
            </w:r>
            <w:r>
              <w:rPr>
                <w:noProof/>
                <w:webHidden/>
              </w:rPr>
              <w:fldChar w:fldCharType="begin"/>
            </w:r>
            <w:r>
              <w:rPr>
                <w:noProof/>
                <w:webHidden/>
              </w:rPr>
              <w:instrText xml:space="preserve"> PAGEREF _Toc236342139 \h </w:instrText>
            </w:r>
            <w:r>
              <w:rPr>
                <w:noProof/>
                <w:webHidden/>
              </w:rPr>
            </w:r>
            <w:r>
              <w:rPr>
                <w:noProof/>
                <w:webHidden/>
              </w:rPr>
              <w:fldChar w:fldCharType="separate"/>
            </w:r>
            <w:r>
              <w:rPr>
                <w:noProof/>
                <w:webHidden/>
              </w:rPr>
              <w:t>19</w:t>
            </w:r>
            <w:r>
              <w:rPr>
                <w:noProof/>
                <w:webHidden/>
              </w:rPr>
              <w:fldChar w:fldCharType="end"/>
            </w:r>
          </w:hyperlink>
        </w:p>
        <w:p w14:paraId="1F49DF79" w14:textId="5231C7A6"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40" w:history="1">
            <w:r w:rsidRPr="00A67D15">
              <w:rPr>
                <w:rStyle w:val="Hyperlink"/>
                <w:noProof/>
              </w:rPr>
              <w:t>2.3</w:t>
            </w:r>
            <w:r>
              <w:rPr>
                <w:rFonts w:asciiTheme="minorHAnsi" w:eastAsiaTheme="minorEastAsia" w:hAnsiTheme="minorHAnsi"/>
                <w:noProof/>
                <w:kern w:val="2"/>
                <w:szCs w:val="24"/>
                <w:lang w:val="tr-TR" w:eastAsia="tr-TR"/>
                <w14:ligatures w14:val="standardContextual"/>
              </w:rPr>
              <w:tab/>
            </w:r>
            <w:r w:rsidRPr="00A67D15">
              <w:rPr>
                <w:rStyle w:val="Hyperlink"/>
                <w:noProof/>
              </w:rPr>
              <w:t>The Input Space: Heterogeneous Sensing to Observation Features</w:t>
            </w:r>
            <w:r>
              <w:rPr>
                <w:noProof/>
                <w:webHidden/>
              </w:rPr>
              <w:tab/>
            </w:r>
            <w:r>
              <w:rPr>
                <w:noProof/>
                <w:webHidden/>
              </w:rPr>
              <w:fldChar w:fldCharType="begin"/>
            </w:r>
            <w:r>
              <w:rPr>
                <w:noProof/>
                <w:webHidden/>
              </w:rPr>
              <w:instrText xml:space="preserve"> PAGEREF _Toc236342140 \h </w:instrText>
            </w:r>
            <w:r>
              <w:rPr>
                <w:noProof/>
                <w:webHidden/>
              </w:rPr>
            </w:r>
            <w:r>
              <w:rPr>
                <w:noProof/>
                <w:webHidden/>
              </w:rPr>
              <w:fldChar w:fldCharType="separate"/>
            </w:r>
            <w:r>
              <w:rPr>
                <w:noProof/>
                <w:webHidden/>
              </w:rPr>
              <w:t>20</w:t>
            </w:r>
            <w:r>
              <w:rPr>
                <w:noProof/>
                <w:webHidden/>
              </w:rPr>
              <w:fldChar w:fldCharType="end"/>
            </w:r>
          </w:hyperlink>
        </w:p>
        <w:p w14:paraId="700EED2F" w14:textId="568809E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41" w:history="1">
            <w:r w:rsidRPr="00A67D15">
              <w:rPr>
                <w:rStyle w:val="Hyperlink"/>
                <w:noProof/>
              </w:rPr>
              <w:t>2.4</w:t>
            </w:r>
            <w:r>
              <w:rPr>
                <w:rFonts w:asciiTheme="minorHAnsi" w:eastAsiaTheme="minorEastAsia" w:hAnsiTheme="minorHAnsi"/>
                <w:noProof/>
                <w:kern w:val="2"/>
                <w:szCs w:val="24"/>
                <w:lang w:val="tr-TR" w:eastAsia="tr-TR"/>
                <w14:ligatures w14:val="standardContextual"/>
              </w:rPr>
              <w:tab/>
            </w:r>
            <w:r w:rsidRPr="00A67D15">
              <w:rPr>
                <w:rStyle w:val="Hyperlink"/>
                <w:noProof/>
              </w:rPr>
              <w:t>Concept-Driven Fuzzy Reasoning</w:t>
            </w:r>
            <w:r>
              <w:rPr>
                <w:noProof/>
                <w:webHidden/>
              </w:rPr>
              <w:tab/>
            </w:r>
            <w:r>
              <w:rPr>
                <w:noProof/>
                <w:webHidden/>
              </w:rPr>
              <w:fldChar w:fldCharType="begin"/>
            </w:r>
            <w:r>
              <w:rPr>
                <w:noProof/>
                <w:webHidden/>
              </w:rPr>
              <w:instrText xml:space="preserve"> PAGEREF _Toc236342141 \h </w:instrText>
            </w:r>
            <w:r>
              <w:rPr>
                <w:noProof/>
                <w:webHidden/>
              </w:rPr>
            </w:r>
            <w:r>
              <w:rPr>
                <w:noProof/>
                <w:webHidden/>
              </w:rPr>
              <w:fldChar w:fldCharType="separate"/>
            </w:r>
            <w:r>
              <w:rPr>
                <w:noProof/>
                <w:webHidden/>
              </w:rPr>
              <w:t>23</w:t>
            </w:r>
            <w:r>
              <w:rPr>
                <w:noProof/>
                <w:webHidden/>
              </w:rPr>
              <w:fldChar w:fldCharType="end"/>
            </w:r>
          </w:hyperlink>
        </w:p>
        <w:p w14:paraId="07AE282D" w14:textId="1D01F61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2" w:history="1">
            <w:r w:rsidRPr="00A67D15">
              <w:rPr>
                <w:rStyle w:val="Hyperlink"/>
                <w:noProof/>
              </w:rPr>
              <w:t>2.4.1</w:t>
            </w:r>
            <w:r>
              <w:rPr>
                <w:rFonts w:asciiTheme="minorHAnsi" w:eastAsiaTheme="minorEastAsia" w:hAnsiTheme="minorHAnsi"/>
                <w:noProof/>
                <w:kern w:val="2"/>
                <w:szCs w:val="24"/>
                <w:lang w:val="tr-TR" w:eastAsia="tr-TR"/>
                <w14:ligatures w14:val="standardContextual"/>
              </w:rPr>
              <w:tab/>
            </w:r>
            <w:r w:rsidRPr="00A67D15">
              <w:rPr>
                <w:rStyle w:val="Hyperlink"/>
                <w:noProof/>
              </w:rPr>
              <w:t>Linguistic Uncertainty and Fuzzy Inference</w:t>
            </w:r>
            <w:r>
              <w:rPr>
                <w:noProof/>
                <w:webHidden/>
              </w:rPr>
              <w:tab/>
            </w:r>
            <w:r>
              <w:rPr>
                <w:noProof/>
                <w:webHidden/>
              </w:rPr>
              <w:fldChar w:fldCharType="begin"/>
            </w:r>
            <w:r>
              <w:rPr>
                <w:noProof/>
                <w:webHidden/>
              </w:rPr>
              <w:instrText xml:space="preserve"> PAGEREF _Toc236342142 \h </w:instrText>
            </w:r>
            <w:r>
              <w:rPr>
                <w:noProof/>
                <w:webHidden/>
              </w:rPr>
            </w:r>
            <w:r>
              <w:rPr>
                <w:noProof/>
                <w:webHidden/>
              </w:rPr>
              <w:fldChar w:fldCharType="separate"/>
            </w:r>
            <w:r>
              <w:rPr>
                <w:noProof/>
                <w:webHidden/>
              </w:rPr>
              <w:t>24</w:t>
            </w:r>
            <w:r>
              <w:rPr>
                <w:noProof/>
                <w:webHidden/>
              </w:rPr>
              <w:fldChar w:fldCharType="end"/>
            </w:r>
          </w:hyperlink>
        </w:p>
        <w:p w14:paraId="3F4802D1" w14:textId="29881210"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3" w:history="1">
            <w:r w:rsidRPr="00A67D15">
              <w:rPr>
                <w:rStyle w:val="Hyperlink"/>
                <w:noProof/>
              </w:rPr>
              <w:t>2.4.2</w:t>
            </w:r>
            <w:r>
              <w:rPr>
                <w:rFonts w:asciiTheme="minorHAnsi" w:eastAsiaTheme="minorEastAsia" w:hAnsiTheme="minorHAnsi"/>
                <w:noProof/>
                <w:kern w:val="2"/>
                <w:szCs w:val="24"/>
                <w:lang w:val="tr-TR" w:eastAsia="tr-TR"/>
                <w14:ligatures w14:val="standardContextual"/>
              </w:rPr>
              <w:tab/>
            </w:r>
            <w:r w:rsidRPr="00A67D15">
              <w:rPr>
                <w:rStyle w:val="Hyperlink"/>
                <w:noProof/>
              </w:rPr>
              <w:t>Mamdani and Takagi-Sugeno Inference: Mechanism and Choice</w:t>
            </w:r>
            <w:r>
              <w:rPr>
                <w:noProof/>
                <w:webHidden/>
              </w:rPr>
              <w:tab/>
            </w:r>
            <w:r>
              <w:rPr>
                <w:noProof/>
                <w:webHidden/>
              </w:rPr>
              <w:fldChar w:fldCharType="begin"/>
            </w:r>
            <w:r>
              <w:rPr>
                <w:noProof/>
                <w:webHidden/>
              </w:rPr>
              <w:instrText xml:space="preserve"> PAGEREF _Toc236342143 \h </w:instrText>
            </w:r>
            <w:r>
              <w:rPr>
                <w:noProof/>
                <w:webHidden/>
              </w:rPr>
            </w:r>
            <w:r>
              <w:rPr>
                <w:noProof/>
                <w:webHidden/>
              </w:rPr>
              <w:fldChar w:fldCharType="separate"/>
            </w:r>
            <w:r>
              <w:rPr>
                <w:noProof/>
                <w:webHidden/>
              </w:rPr>
              <w:t>26</w:t>
            </w:r>
            <w:r>
              <w:rPr>
                <w:noProof/>
                <w:webHidden/>
              </w:rPr>
              <w:fldChar w:fldCharType="end"/>
            </w:r>
          </w:hyperlink>
        </w:p>
        <w:p w14:paraId="48A0D5CE" w14:textId="315AE6A7"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4" w:history="1">
            <w:r w:rsidRPr="00A67D15">
              <w:rPr>
                <w:rStyle w:val="Hyperlink"/>
                <w:noProof/>
              </w:rPr>
              <w:t>2.4.3</w:t>
            </w:r>
            <w:r>
              <w:rPr>
                <w:rFonts w:asciiTheme="minorHAnsi" w:eastAsiaTheme="minorEastAsia" w:hAnsiTheme="minorHAnsi"/>
                <w:noProof/>
                <w:kern w:val="2"/>
                <w:szCs w:val="24"/>
                <w:lang w:val="tr-TR" w:eastAsia="tr-TR"/>
                <w14:ligatures w14:val="standardContextual"/>
              </w:rPr>
              <w:tab/>
            </w:r>
            <w:r w:rsidRPr="00A67D15">
              <w:rPr>
                <w:rStyle w:val="Hyperlink"/>
                <w:noProof/>
              </w:rPr>
              <w:t>The Rule Explosion Problem</w:t>
            </w:r>
            <w:r>
              <w:rPr>
                <w:noProof/>
                <w:webHidden/>
              </w:rPr>
              <w:tab/>
            </w:r>
            <w:r>
              <w:rPr>
                <w:noProof/>
                <w:webHidden/>
              </w:rPr>
              <w:fldChar w:fldCharType="begin"/>
            </w:r>
            <w:r>
              <w:rPr>
                <w:noProof/>
                <w:webHidden/>
              </w:rPr>
              <w:instrText xml:space="preserve"> PAGEREF _Toc236342144 \h </w:instrText>
            </w:r>
            <w:r>
              <w:rPr>
                <w:noProof/>
                <w:webHidden/>
              </w:rPr>
            </w:r>
            <w:r>
              <w:rPr>
                <w:noProof/>
                <w:webHidden/>
              </w:rPr>
              <w:fldChar w:fldCharType="separate"/>
            </w:r>
            <w:r>
              <w:rPr>
                <w:noProof/>
                <w:webHidden/>
              </w:rPr>
              <w:t>29</w:t>
            </w:r>
            <w:r>
              <w:rPr>
                <w:noProof/>
                <w:webHidden/>
              </w:rPr>
              <w:fldChar w:fldCharType="end"/>
            </w:r>
          </w:hyperlink>
        </w:p>
        <w:p w14:paraId="5D371D6B" w14:textId="0BB71544"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5" w:history="1">
            <w:r w:rsidRPr="00A67D15">
              <w:rPr>
                <w:rStyle w:val="Hyperlink"/>
                <w:noProof/>
              </w:rPr>
              <w:t>2.4.4</w:t>
            </w:r>
            <w:r>
              <w:rPr>
                <w:rFonts w:asciiTheme="minorHAnsi" w:eastAsiaTheme="minorEastAsia" w:hAnsiTheme="minorHAnsi"/>
                <w:noProof/>
                <w:kern w:val="2"/>
                <w:szCs w:val="24"/>
                <w:lang w:val="tr-TR" w:eastAsia="tr-TR"/>
                <w14:ligatures w14:val="standardContextual"/>
              </w:rPr>
              <w:tab/>
            </w:r>
            <w:r w:rsidRPr="00A67D15">
              <w:rPr>
                <w:rStyle w:val="Hyperlink"/>
                <w:noProof/>
              </w:rPr>
              <w:t>Concepts as an Intermediate Abstraction</w:t>
            </w:r>
            <w:r>
              <w:rPr>
                <w:noProof/>
                <w:webHidden/>
              </w:rPr>
              <w:tab/>
            </w:r>
            <w:r>
              <w:rPr>
                <w:noProof/>
                <w:webHidden/>
              </w:rPr>
              <w:fldChar w:fldCharType="begin"/>
            </w:r>
            <w:r>
              <w:rPr>
                <w:noProof/>
                <w:webHidden/>
              </w:rPr>
              <w:instrText xml:space="preserve"> PAGEREF _Toc236342145 \h </w:instrText>
            </w:r>
            <w:r>
              <w:rPr>
                <w:noProof/>
                <w:webHidden/>
              </w:rPr>
            </w:r>
            <w:r>
              <w:rPr>
                <w:noProof/>
                <w:webHidden/>
              </w:rPr>
              <w:fldChar w:fldCharType="separate"/>
            </w:r>
            <w:r>
              <w:rPr>
                <w:noProof/>
                <w:webHidden/>
              </w:rPr>
              <w:t>29</w:t>
            </w:r>
            <w:r>
              <w:rPr>
                <w:noProof/>
                <w:webHidden/>
              </w:rPr>
              <w:fldChar w:fldCharType="end"/>
            </w:r>
          </w:hyperlink>
        </w:p>
        <w:p w14:paraId="26708D0E" w14:textId="61E17758"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46" w:history="1">
            <w:r w:rsidRPr="00A67D15">
              <w:rPr>
                <w:rStyle w:val="Hyperlink"/>
                <w:noProof/>
              </w:rPr>
              <w:t>2.5</w:t>
            </w:r>
            <w:r>
              <w:rPr>
                <w:rFonts w:asciiTheme="minorHAnsi" w:eastAsiaTheme="minorEastAsia" w:hAnsiTheme="minorHAnsi"/>
                <w:noProof/>
                <w:kern w:val="2"/>
                <w:szCs w:val="24"/>
                <w:lang w:val="tr-TR" w:eastAsia="tr-TR"/>
                <w14:ligatures w14:val="standardContextual"/>
              </w:rPr>
              <w:tab/>
            </w:r>
            <w:r w:rsidRPr="00A67D15">
              <w:rPr>
                <w:rStyle w:val="Hyperlink"/>
                <w:noProof/>
              </w:rPr>
              <w:t>The Decision Space: Actions and Their Evaluation</w:t>
            </w:r>
            <w:r>
              <w:rPr>
                <w:noProof/>
                <w:webHidden/>
              </w:rPr>
              <w:tab/>
            </w:r>
            <w:r>
              <w:rPr>
                <w:noProof/>
                <w:webHidden/>
              </w:rPr>
              <w:fldChar w:fldCharType="begin"/>
            </w:r>
            <w:r>
              <w:rPr>
                <w:noProof/>
                <w:webHidden/>
              </w:rPr>
              <w:instrText xml:space="preserve"> PAGEREF _Toc236342146 \h </w:instrText>
            </w:r>
            <w:r>
              <w:rPr>
                <w:noProof/>
                <w:webHidden/>
              </w:rPr>
            </w:r>
            <w:r>
              <w:rPr>
                <w:noProof/>
                <w:webHidden/>
              </w:rPr>
              <w:fldChar w:fldCharType="separate"/>
            </w:r>
            <w:r>
              <w:rPr>
                <w:noProof/>
                <w:webHidden/>
              </w:rPr>
              <w:t>31</w:t>
            </w:r>
            <w:r>
              <w:rPr>
                <w:noProof/>
                <w:webHidden/>
              </w:rPr>
              <w:fldChar w:fldCharType="end"/>
            </w:r>
          </w:hyperlink>
        </w:p>
        <w:p w14:paraId="46E01D3D" w14:textId="6CAF9EA4"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7" w:history="1">
            <w:r w:rsidRPr="00A67D15">
              <w:rPr>
                <w:rStyle w:val="Hyperlink"/>
                <w:noProof/>
              </w:rPr>
              <w:t>2.5.1</w:t>
            </w:r>
            <w:r>
              <w:rPr>
                <w:rFonts w:asciiTheme="minorHAnsi" w:eastAsiaTheme="minorEastAsia" w:hAnsiTheme="minorHAnsi"/>
                <w:noProof/>
                <w:kern w:val="2"/>
                <w:szCs w:val="24"/>
                <w:lang w:val="tr-TR" w:eastAsia="tr-TR"/>
                <w14:ligatures w14:val="standardContextual"/>
              </w:rPr>
              <w:tab/>
            </w:r>
            <w:r w:rsidRPr="00A67D15">
              <w:rPr>
                <w:rStyle w:val="Hyperlink"/>
                <w:noProof/>
              </w:rPr>
              <w:t>Actions and Interventions in Wildfire Decision Support</w:t>
            </w:r>
            <w:r>
              <w:rPr>
                <w:noProof/>
                <w:webHidden/>
              </w:rPr>
              <w:tab/>
            </w:r>
            <w:r>
              <w:rPr>
                <w:noProof/>
                <w:webHidden/>
              </w:rPr>
              <w:fldChar w:fldCharType="begin"/>
            </w:r>
            <w:r>
              <w:rPr>
                <w:noProof/>
                <w:webHidden/>
              </w:rPr>
              <w:instrText xml:space="preserve"> PAGEREF _Toc236342147 \h </w:instrText>
            </w:r>
            <w:r>
              <w:rPr>
                <w:noProof/>
                <w:webHidden/>
              </w:rPr>
            </w:r>
            <w:r>
              <w:rPr>
                <w:noProof/>
                <w:webHidden/>
              </w:rPr>
              <w:fldChar w:fldCharType="separate"/>
            </w:r>
            <w:r>
              <w:rPr>
                <w:noProof/>
                <w:webHidden/>
              </w:rPr>
              <w:t>32</w:t>
            </w:r>
            <w:r>
              <w:rPr>
                <w:noProof/>
                <w:webHidden/>
              </w:rPr>
              <w:fldChar w:fldCharType="end"/>
            </w:r>
          </w:hyperlink>
        </w:p>
        <w:p w14:paraId="1ECE8E1F" w14:textId="66DC7110"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8" w:history="1">
            <w:r w:rsidRPr="00A67D15">
              <w:rPr>
                <w:rStyle w:val="Hyperlink"/>
                <w:noProof/>
              </w:rPr>
              <w:t>2.5.2</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Cost and Its Components</w:t>
            </w:r>
            <w:r>
              <w:rPr>
                <w:noProof/>
                <w:webHidden/>
              </w:rPr>
              <w:tab/>
            </w:r>
            <w:r>
              <w:rPr>
                <w:noProof/>
                <w:webHidden/>
              </w:rPr>
              <w:fldChar w:fldCharType="begin"/>
            </w:r>
            <w:r>
              <w:rPr>
                <w:noProof/>
                <w:webHidden/>
              </w:rPr>
              <w:instrText xml:space="preserve"> PAGEREF _Toc236342148 \h </w:instrText>
            </w:r>
            <w:r>
              <w:rPr>
                <w:noProof/>
                <w:webHidden/>
              </w:rPr>
            </w:r>
            <w:r>
              <w:rPr>
                <w:noProof/>
                <w:webHidden/>
              </w:rPr>
              <w:fldChar w:fldCharType="separate"/>
            </w:r>
            <w:r>
              <w:rPr>
                <w:noProof/>
                <w:webHidden/>
              </w:rPr>
              <w:t>34</w:t>
            </w:r>
            <w:r>
              <w:rPr>
                <w:noProof/>
                <w:webHidden/>
              </w:rPr>
              <w:fldChar w:fldCharType="end"/>
            </w:r>
          </w:hyperlink>
        </w:p>
        <w:p w14:paraId="752EF062" w14:textId="06F5788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9" w:history="1">
            <w:r w:rsidRPr="00A67D15">
              <w:rPr>
                <w:rStyle w:val="Hyperlink"/>
                <w:noProof/>
              </w:rPr>
              <w:t>2.5.3</w:t>
            </w:r>
            <w:r>
              <w:rPr>
                <w:rFonts w:asciiTheme="minorHAnsi" w:eastAsiaTheme="minorEastAsia" w:hAnsiTheme="minorHAnsi"/>
                <w:noProof/>
                <w:kern w:val="2"/>
                <w:szCs w:val="24"/>
                <w:lang w:val="tr-TR" w:eastAsia="tr-TR"/>
                <w14:ligatures w14:val="standardContextual"/>
              </w:rPr>
              <w:tab/>
            </w:r>
            <w:r w:rsidRPr="00A67D15">
              <w:rPr>
                <w:rStyle w:val="Hyperlink"/>
                <w:noProof/>
              </w:rPr>
              <w:t>Satisficing Acceptance and the Graduated Fail-Safe</w:t>
            </w:r>
            <w:r>
              <w:rPr>
                <w:noProof/>
                <w:webHidden/>
              </w:rPr>
              <w:tab/>
            </w:r>
            <w:r>
              <w:rPr>
                <w:noProof/>
                <w:webHidden/>
              </w:rPr>
              <w:fldChar w:fldCharType="begin"/>
            </w:r>
            <w:r>
              <w:rPr>
                <w:noProof/>
                <w:webHidden/>
              </w:rPr>
              <w:instrText xml:space="preserve"> PAGEREF _Toc236342149 \h </w:instrText>
            </w:r>
            <w:r>
              <w:rPr>
                <w:noProof/>
                <w:webHidden/>
              </w:rPr>
            </w:r>
            <w:r>
              <w:rPr>
                <w:noProof/>
                <w:webHidden/>
              </w:rPr>
              <w:fldChar w:fldCharType="separate"/>
            </w:r>
            <w:r>
              <w:rPr>
                <w:noProof/>
                <w:webHidden/>
              </w:rPr>
              <w:t>37</w:t>
            </w:r>
            <w:r>
              <w:rPr>
                <w:noProof/>
                <w:webHidden/>
              </w:rPr>
              <w:fldChar w:fldCharType="end"/>
            </w:r>
          </w:hyperlink>
        </w:p>
        <w:p w14:paraId="24C8D77D" w14:textId="225F8E75"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0" w:history="1">
            <w:r w:rsidRPr="00A67D15">
              <w:rPr>
                <w:rStyle w:val="Hyperlink"/>
                <w:noProof/>
              </w:rPr>
              <w:t>2.5.4</w:t>
            </w:r>
            <w:r>
              <w:rPr>
                <w:rFonts w:asciiTheme="minorHAnsi" w:eastAsiaTheme="minorEastAsia" w:hAnsiTheme="minorHAnsi"/>
                <w:noProof/>
                <w:kern w:val="2"/>
                <w:szCs w:val="24"/>
                <w:lang w:val="tr-TR" w:eastAsia="tr-TR"/>
                <w14:ligatures w14:val="standardContextual"/>
              </w:rPr>
              <w:tab/>
            </w:r>
            <w:r w:rsidRPr="00A67D15">
              <w:rPr>
                <w:rStyle w:val="Hyperlink"/>
                <w:noProof/>
              </w:rPr>
              <w:t>Epistemic Uncertainty, Traceability, and Sensitivity</w:t>
            </w:r>
            <w:r>
              <w:rPr>
                <w:noProof/>
                <w:webHidden/>
              </w:rPr>
              <w:tab/>
            </w:r>
            <w:r>
              <w:rPr>
                <w:noProof/>
                <w:webHidden/>
              </w:rPr>
              <w:fldChar w:fldCharType="begin"/>
            </w:r>
            <w:r>
              <w:rPr>
                <w:noProof/>
                <w:webHidden/>
              </w:rPr>
              <w:instrText xml:space="preserve"> PAGEREF _Toc236342150 \h </w:instrText>
            </w:r>
            <w:r>
              <w:rPr>
                <w:noProof/>
                <w:webHidden/>
              </w:rPr>
            </w:r>
            <w:r>
              <w:rPr>
                <w:noProof/>
                <w:webHidden/>
              </w:rPr>
              <w:fldChar w:fldCharType="separate"/>
            </w:r>
            <w:r>
              <w:rPr>
                <w:noProof/>
                <w:webHidden/>
              </w:rPr>
              <w:t>38</w:t>
            </w:r>
            <w:r>
              <w:rPr>
                <w:noProof/>
                <w:webHidden/>
              </w:rPr>
              <w:fldChar w:fldCharType="end"/>
            </w:r>
          </w:hyperlink>
        </w:p>
        <w:p w14:paraId="47FFA1DD" w14:textId="71F3C07E"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1" w:history="1">
            <w:r w:rsidRPr="00A67D15">
              <w:rPr>
                <w:rStyle w:val="Hyperlink"/>
                <w:noProof/>
              </w:rPr>
              <w:t>2.5.5</w:t>
            </w:r>
            <w:r>
              <w:rPr>
                <w:rFonts w:asciiTheme="minorHAnsi" w:eastAsiaTheme="minorEastAsia" w:hAnsiTheme="minorHAnsi"/>
                <w:noProof/>
                <w:kern w:val="2"/>
                <w:szCs w:val="24"/>
                <w:lang w:val="tr-TR" w:eastAsia="tr-TR"/>
                <w14:ligatures w14:val="standardContextual"/>
              </w:rPr>
              <w:tab/>
            </w:r>
            <w:r w:rsidRPr="00A67D15">
              <w:rPr>
                <w:rStyle w:val="Hyperlink"/>
                <w:noProof/>
              </w:rPr>
              <w:t>Generative Models and Large Language Models</w:t>
            </w:r>
            <w:r>
              <w:rPr>
                <w:noProof/>
                <w:webHidden/>
              </w:rPr>
              <w:tab/>
            </w:r>
            <w:r>
              <w:rPr>
                <w:noProof/>
                <w:webHidden/>
              </w:rPr>
              <w:fldChar w:fldCharType="begin"/>
            </w:r>
            <w:r>
              <w:rPr>
                <w:noProof/>
                <w:webHidden/>
              </w:rPr>
              <w:instrText xml:space="preserve"> PAGEREF _Toc236342151 \h </w:instrText>
            </w:r>
            <w:r>
              <w:rPr>
                <w:noProof/>
                <w:webHidden/>
              </w:rPr>
            </w:r>
            <w:r>
              <w:rPr>
                <w:noProof/>
                <w:webHidden/>
              </w:rPr>
              <w:fldChar w:fldCharType="separate"/>
            </w:r>
            <w:r>
              <w:rPr>
                <w:noProof/>
                <w:webHidden/>
              </w:rPr>
              <w:t>40</w:t>
            </w:r>
            <w:r>
              <w:rPr>
                <w:noProof/>
                <w:webHidden/>
              </w:rPr>
              <w:fldChar w:fldCharType="end"/>
            </w:r>
          </w:hyperlink>
        </w:p>
        <w:p w14:paraId="34F171C1" w14:textId="5C7A3A92"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2" w:history="1">
            <w:r w:rsidRPr="00A67D15">
              <w:rPr>
                <w:rStyle w:val="Hyperlink"/>
                <w:noProof/>
              </w:rPr>
              <w:t>2.5.6</w:t>
            </w:r>
            <w:r>
              <w:rPr>
                <w:rFonts w:asciiTheme="minorHAnsi" w:eastAsiaTheme="minorEastAsia" w:hAnsiTheme="minorHAnsi"/>
                <w:noProof/>
                <w:kern w:val="2"/>
                <w:szCs w:val="24"/>
                <w:lang w:val="tr-TR" w:eastAsia="tr-TR"/>
                <w14:ligatures w14:val="standardContextual"/>
              </w:rPr>
              <w:tab/>
            </w:r>
            <w:r w:rsidRPr="00A67D15">
              <w:rPr>
                <w:rStyle w:val="Hyperlink"/>
                <w:noProof/>
              </w:rPr>
              <w:t>Adaptive and Generative Decision Loops</w:t>
            </w:r>
            <w:r>
              <w:rPr>
                <w:noProof/>
                <w:webHidden/>
              </w:rPr>
              <w:tab/>
            </w:r>
            <w:r>
              <w:rPr>
                <w:noProof/>
                <w:webHidden/>
              </w:rPr>
              <w:fldChar w:fldCharType="begin"/>
            </w:r>
            <w:r>
              <w:rPr>
                <w:noProof/>
                <w:webHidden/>
              </w:rPr>
              <w:instrText xml:space="preserve"> PAGEREF _Toc236342152 \h </w:instrText>
            </w:r>
            <w:r>
              <w:rPr>
                <w:noProof/>
                <w:webHidden/>
              </w:rPr>
            </w:r>
            <w:r>
              <w:rPr>
                <w:noProof/>
                <w:webHidden/>
              </w:rPr>
              <w:fldChar w:fldCharType="separate"/>
            </w:r>
            <w:r>
              <w:rPr>
                <w:noProof/>
                <w:webHidden/>
              </w:rPr>
              <w:t>40</w:t>
            </w:r>
            <w:r>
              <w:rPr>
                <w:noProof/>
                <w:webHidden/>
              </w:rPr>
              <w:fldChar w:fldCharType="end"/>
            </w:r>
          </w:hyperlink>
        </w:p>
        <w:p w14:paraId="2DA5C41E" w14:textId="400EA46F"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53" w:history="1">
            <w:r w:rsidRPr="00A67D15">
              <w:rPr>
                <w:rStyle w:val="Hyperlink"/>
              </w:rPr>
              <w:t>3</w:t>
            </w:r>
            <w:r>
              <w:rPr>
                <w:rFonts w:asciiTheme="minorHAnsi" w:eastAsiaTheme="minorEastAsia" w:hAnsiTheme="minorHAnsi"/>
                <w:kern w:val="2"/>
                <w:szCs w:val="24"/>
                <w:lang w:val="tr-TR" w:eastAsia="tr-TR"/>
                <w14:ligatures w14:val="standardContextual"/>
              </w:rPr>
              <w:tab/>
            </w:r>
            <w:r w:rsidRPr="00A67D15">
              <w:rPr>
                <w:rStyle w:val="Hyperlink"/>
              </w:rPr>
              <w:t>DISASTERAWARE SIMULATION FRAMEWORK</w:t>
            </w:r>
            <w:r>
              <w:rPr>
                <w:webHidden/>
              </w:rPr>
              <w:tab/>
            </w:r>
            <w:r>
              <w:rPr>
                <w:webHidden/>
              </w:rPr>
              <w:fldChar w:fldCharType="begin"/>
            </w:r>
            <w:r>
              <w:rPr>
                <w:webHidden/>
              </w:rPr>
              <w:instrText xml:space="preserve"> PAGEREF _Toc236342153 \h </w:instrText>
            </w:r>
            <w:r>
              <w:rPr>
                <w:webHidden/>
              </w:rPr>
            </w:r>
            <w:r>
              <w:rPr>
                <w:webHidden/>
              </w:rPr>
              <w:fldChar w:fldCharType="separate"/>
            </w:r>
            <w:r>
              <w:rPr>
                <w:webHidden/>
              </w:rPr>
              <w:t>43</w:t>
            </w:r>
            <w:r>
              <w:rPr>
                <w:webHidden/>
              </w:rPr>
              <w:fldChar w:fldCharType="end"/>
            </w:r>
          </w:hyperlink>
        </w:p>
        <w:p w14:paraId="4B6185EB" w14:textId="4970E7B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54" w:history="1">
            <w:r w:rsidRPr="00A67D15">
              <w:rPr>
                <w:rStyle w:val="Hyperlink"/>
                <w:noProof/>
                <w:lang w:eastAsia="ja-JP"/>
              </w:rPr>
              <w:t>3.1</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Overall System Block Diagram</w:t>
            </w:r>
            <w:r>
              <w:rPr>
                <w:noProof/>
                <w:webHidden/>
              </w:rPr>
              <w:tab/>
            </w:r>
            <w:r>
              <w:rPr>
                <w:noProof/>
                <w:webHidden/>
              </w:rPr>
              <w:fldChar w:fldCharType="begin"/>
            </w:r>
            <w:r>
              <w:rPr>
                <w:noProof/>
                <w:webHidden/>
              </w:rPr>
              <w:instrText xml:space="preserve"> PAGEREF _Toc236342154 \h </w:instrText>
            </w:r>
            <w:r>
              <w:rPr>
                <w:noProof/>
                <w:webHidden/>
              </w:rPr>
            </w:r>
            <w:r>
              <w:rPr>
                <w:noProof/>
                <w:webHidden/>
              </w:rPr>
              <w:fldChar w:fldCharType="separate"/>
            </w:r>
            <w:r>
              <w:rPr>
                <w:noProof/>
                <w:webHidden/>
              </w:rPr>
              <w:t>44</w:t>
            </w:r>
            <w:r>
              <w:rPr>
                <w:noProof/>
                <w:webHidden/>
              </w:rPr>
              <w:fldChar w:fldCharType="end"/>
            </w:r>
          </w:hyperlink>
        </w:p>
        <w:p w14:paraId="775B6C19" w14:textId="3A9A827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55" w:history="1">
            <w:r w:rsidRPr="00A67D15">
              <w:rPr>
                <w:rStyle w:val="Hyperlink"/>
                <w:noProof/>
                <w:lang w:eastAsia="ja-JP"/>
              </w:rPr>
              <w:t>3.2</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Simulation Input and External Sources</w:t>
            </w:r>
            <w:r>
              <w:rPr>
                <w:noProof/>
                <w:webHidden/>
              </w:rPr>
              <w:tab/>
            </w:r>
            <w:r>
              <w:rPr>
                <w:noProof/>
                <w:webHidden/>
              </w:rPr>
              <w:fldChar w:fldCharType="begin"/>
            </w:r>
            <w:r>
              <w:rPr>
                <w:noProof/>
                <w:webHidden/>
              </w:rPr>
              <w:instrText xml:space="preserve"> PAGEREF _Toc236342155 \h </w:instrText>
            </w:r>
            <w:r>
              <w:rPr>
                <w:noProof/>
                <w:webHidden/>
              </w:rPr>
            </w:r>
            <w:r>
              <w:rPr>
                <w:noProof/>
                <w:webHidden/>
              </w:rPr>
              <w:fldChar w:fldCharType="separate"/>
            </w:r>
            <w:r>
              <w:rPr>
                <w:noProof/>
                <w:webHidden/>
              </w:rPr>
              <w:t>47</w:t>
            </w:r>
            <w:r>
              <w:rPr>
                <w:noProof/>
                <w:webHidden/>
              </w:rPr>
              <w:fldChar w:fldCharType="end"/>
            </w:r>
          </w:hyperlink>
        </w:p>
        <w:p w14:paraId="094EF239" w14:textId="7D60AA40"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6" w:history="1">
            <w:r w:rsidRPr="00A67D15">
              <w:rPr>
                <w:rStyle w:val="Hyperlink"/>
                <w:noProof/>
              </w:rPr>
              <w:t>3.2.1</w:t>
            </w:r>
            <w:r>
              <w:rPr>
                <w:rFonts w:asciiTheme="minorHAnsi" w:eastAsiaTheme="minorEastAsia" w:hAnsiTheme="minorHAnsi"/>
                <w:noProof/>
                <w:kern w:val="2"/>
                <w:szCs w:val="24"/>
                <w:lang w:val="tr-TR" w:eastAsia="tr-TR"/>
                <w14:ligatures w14:val="standardContextual"/>
              </w:rPr>
              <w:tab/>
            </w:r>
            <w:r w:rsidRPr="00A67D15">
              <w:rPr>
                <w:rStyle w:val="Hyperlink"/>
                <w:noProof/>
              </w:rPr>
              <w:t>Meteorology Data Layer</w:t>
            </w:r>
            <w:r>
              <w:rPr>
                <w:noProof/>
                <w:webHidden/>
              </w:rPr>
              <w:tab/>
            </w:r>
            <w:r>
              <w:rPr>
                <w:noProof/>
                <w:webHidden/>
              </w:rPr>
              <w:fldChar w:fldCharType="begin"/>
            </w:r>
            <w:r>
              <w:rPr>
                <w:noProof/>
                <w:webHidden/>
              </w:rPr>
              <w:instrText xml:space="preserve"> PAGEREF _Toc236342156 \h </w:instrText>
            </w:r>
            <w:r>
              <w:rPr>
                <w:noProof/>
                <w:webHidden/>
              </w:rPr>
            </w:r>
            <w:r>
              <w:rPr>
                <w:noProof/>
                <w:webHidden/>
              </w:rPr>
              <w:fldChar w:fldCharType="separate"/>
            </w:r>
            <w:r>
              <w:rPr>
                <w:noProof/>
                <w:webHidden/>
              </w:rPr>
              <w:t>48</w:t>
            </w:r>
            <w:r>
              <w:rPr>
                <w:noProof/>
                <w:webHidden/>
              </w:rPr>
              <w:fldChar w:fldCharType="end"/>
            </w:r>
          </w:hyperlink>
        </w:p>
        <w:p w14:paraId="34AF20FE" w14:textId="7194A3E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7" w:history="1">
            <w:r w:rsidRPr="00A67D15">
              <w:rPr>
                <w:rStyle w:val="Hyperlink"/>
                <w:noProof/>
              </w:rPr>
              <w:t>3.2.2</w:t>
            </w:r>
            <w:r>
              <w:rPr>
                <w:rFonts w:asciiTheme="minorHAnsi" w:eastAsiaTheme="minorEastAsia" w:hAnsiTheme="minorHAnsi"/>
                <w:noProof/>
                <w:kern w:val="2"/>
                <w:szCs w:val="24"/>
                <w:lang w:val="tr-TR" w:eastAsia="tr-TR"/>
                <w14:ligatures w14:val="standardContextual"/>
              </w:rPr>
              <w:tab/>
            </w:r>
            <w:r w:rsidRPr="00A67D15">
              <w:rPr>
                <w:rStyle w:val="Hyperlink"/>
                <w:noProof/>
              </w:rPr>
              <w:t>Topography Data Layer</w:t>
            </w:r>
            <w:r>
              <w:rPr>
                <w:noProof/>
                <w:webHidden/>
              </w:rPr>
              <w:tab/>
            </w:r>
            <w:r>
              <w:rPr>
                <w:noProof/>
                <w:webHidden/>
              </w:rPr>
              <w:fldChar w:fldCharType="begin"/>
            </w:r>
            <w:r>
              <w:rPr>
                <w:noProof/>
                <w:webHidden/>
              </w:rPr>
              <w:instrText xml:space="preserve"> PAGEREF _Toc236342157 \h </w:instrText>
            </w:r>
            <w:r>
              <w:rPr>
                <w:noProof/>
                <w:webHidden/>
              </w:rPr>
            </w:r>
            <w:r>
              <w:rPr>
                <w:noProof/>
                <w:webHidden/>
              </w:rPr>
              <w:fldChar w:fldCharType="separate"/>
            </w:r>
            <w:r>
              <w:rPr>
                <w:noProof/>
                <w:webHidden/>
              </w:rPr>
              <w:t>49</w:t>
            </w:r>
            <w:r>
              <w:rPr>
                <w:noProof/>
                <w:webHidden/>
              </w:rPr>
              <w:fldChar w:fldCharType="end"/>
            </w:r>
          </w:hyperlink>
        </w:p>
        <w:p w14:paraId="3D917129" w14:textId="260AB219"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8" w:history="1">
            <w:r w:rsidRPr="00A67D15">
              <w:rPr>
                <w:rStyle w:val="Hyperlink"/>
                <w:noProof/>
              </w:rPr>
              <w:t>3.2.3</w:t>
            </w:r>
            <w:r>
              <w:rPr>
                <w:rFonts w:asciiTheme="minorHAnsi" w:eastAsiaTheme="minorEastAsia" w:hAnsiTheme="minorHAnsi"/>
                <w:noProof/>
                <w:kern w:val="2"/>
                <w:szCs w:val="24"/>
                <w:lang w:val="tr-TR" w:eastAsia="tr-TR"/>
                <w14:ligatures w14:val="standardContextual"/>
              </w:rPr>
              <w:tab/>
            </w:r>
            <w:r w:rsidRPr="00A67D15">
              <w:rPr>
                <w:rStyle w:val="Hyperlink"/>
                <w:noProof/>
              </w:rPr>
              <w:t>Fuel Data Layer</w:t>
            </w:r>
            <w:r>
              <w:rPr>
                <w:noProof/>
                <w:webHidden/>
              </w:rPr>
              <w:tab/>
            </w:r>
            <w:r>
              <w:rPr>
                <w:noProof/>
                <w:webHidden/>
              </w:rPr>
              <w:fldChar w:fldCharType="begin"/>
            </w:r>
            <w:r>
              <w:rPr>
                <w:noProof/>
                <w:webHidden/>
              </w:rPr>
              <w:instrText xml:space="preserve"> PAGEREF _Toc236342158 \h </w:instrText>
            </w:r>
            <w:r>
              <w:rPr>
                <w:noProof/>
                <w:webHidden/>
              </w:rPr>
            </w:r>
            <w:r>
              <w:rPr>
                <w:noProof/>
                <w:webHidden/>
              </w:rPr>
              <w:fldChar w:fldCharType="separate"/>
            </w:r>
            <w:r>
              <w:rPr>
                <w:noProof/>
                <w:webHidden/>
              </w:rPr>
              <w:t>50</w:t>
            </w:r>
            <w:r>
              <w:rPr>
                <w:noProof/>
                <w:webHidden/>
              </w:rPr>
              <w:fldChar w:fldCharType="end"/>
            </w:r>
          </w:hyperlink>
        </w:p>
        <w:p w14:paraId="0FAF1747" w14:textId="731C6884"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9" w:history="1">
            <w:r w:rsidRPr="00A67D15">
              <w:rPr>
                <w:rStyle w:val="Hyperlink"/>
                <w:noProof/>
              </w:rPr>
              <w:t>3.2.4</w:t>
            </w:r>
            <w:r>
              <w:rPr>
                <w:rFonts w:asciiTheme="minorHAnsi" w:eastAsiaTheme="minorEastAsia" w:hAnsiTheme="minorHAnsi"/>
                <w:noProof/>
                <w:kern w:val="2"/>
                <w:szCs w:val="24"/>
                <w:lang w:val="tr-TR" w:eastAsia="tr-TR"/>
                <w14:ligatures w14:val="standardContextual"/>
              </w:rPr>
              <w:tab/>
            </w:r>
            <w:r w:rsidRPr="00A67D15">
              <w:rPr>
                <w:rStyle w:val="Hyperlink"/>
                <w:noProof/>
              </w:rPr>
              <w:t>Ignition Layer</w:t>
            </w:r>
            <w:r>
              <w:rPr>
                <w:noProof/>
                <w:webHidden/>
              </w:rPr>
              <w:tab/>
            </w:r>
            <w:r>
              <w:rPr>
                <w:noProof/>
                <w:webHidden/>
              </w:rPr>
              <w:fldChar w:fldCharType="begin"/>
            </w:r>
            <w:r>
              <w:rPr>
                <w:noProof/>
                <w:webHidden/>
              </w:rPr>
              <w:instrText xml:space="preserve"> PAGEREF _Toc236342159 \h </w:instrText>
            </w:r>
            <w:r>
              <w:rPr>
                <w:noProof/>
                <w:webHidden/>
              </w:rPr>
            </w:r>
            <w:r>
              <w:rPr>
                <w:noProof/>
                <w:webHidden/>
              </w:rPr>
              <w:fldChar w:fldCharType="separate"/>
            </w:r>
            <w:r>
              <w:rPr>
                <w:noProof/>
                <w:webHidden/>
              </w:rPr>
              <w:t>51</w:t>
            </w:r>
            <w:r>
              <w:rPr>
                <w:noProof/>
                <w:webHidden/>
              </w:rPr>
              <w:fldChar w:fldCharType="end"/>
            </w:r>
          </w:hyperlink>
        </w:p>
        <w:p w14:paraId="4B1CA90D" w14:textId="425D075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0" w:history="1">
            <w:r w:rsidRPr="00A67D15">
              <w:rPr>
                <w:rStyle w:val="Hyperlink"/>
                <w:noProof/>
              </w:rPr>
              <w:t>3.2.5</w:t>
            </w:r>
            <w:r>
              <w:rPr>
                <w:rFonts w:asciiTheme="minorHAnsi" w:eastAsiaTheme="minorEastAsia" w:hAnsiTheme="minorHAnsi"/>
                <w:noProof/>
                <w:kern w:val="2"/>
                <w:szCs w:val="24"/>
                <w:lang w:val="tr-TR" w:eastAsia="tr-TR"/>
                <w14:ligatures w14:val="standardContextual"/>
              </w:rPr>
              <w:tab/>
            </w:r>
            <w:r w:rsidRPr="00A67D15">
              <w:rPr>
                <w:rStyle w:val="Hyperlink"/>
                <w:noProof/>
              </w:rPr>
              <w:t>Decisional Data Layers</w:t>
            </w:r>
            <w:r>
              <w:rPr>
                <w:noProof/>
                <w:webHidden/>
              </w:rPr>
              <w:tab/>
            </w:r>
            <w:r>
              <w:rPr>
                <w:noProof/>
                <w:webHidden/>
              </w:rPr>
              <w:fldChar w:fldCharType="begin"/>
            </w:r>
            <w:r>
              <w:rPr>
                <w:noProof/>
                <w:webHidden/>
              </w:rPr>
              <w:instrText xml:space="preserve"> PAGEREF _Toc236342160 \h </w:instrText>
            </w:r>
            <w:r>
              <w:rPr>
                <w:noProof/>
                <w:webHidden/>
              </w:rPr>
            </w:r>
            <w:r>
              <w:rPr>
                <w:noProof/>
                <w:webHidden/>
              </w:rPr>
              <w:fldChar w:fldCharType="separate"/>
            </w:r>
            <w:r>
              <w:rPr>
                <w:noProof/>
                <w:webHidden/>
              </w:rPr>
              <w:t>51</w:t>
            </w:r>
            <w:r>
              <w:rPr>
                <w:noProof/>
                <w:webHidden/>
              </w:rPr>
              <w:fldChar w:fldCharType="end"/>
            </w:r>
          </w:hyperlink>
        </w:p>
        <w:p w14:paraId="258E42A6" w14:textId="45711909"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1" w:history="1">
            <w:r w:rsidRPr="00A67D15">
              <w:rPr>
                <w:rStyle w:val="Hyperlink"/>
                <w:noProof/>
                <w:lang w:eastAsia="ja-JP"/>
              </w:rPr>
              <w:t>3.3</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Simulation Core</w:t>
            </w:r>
            <w:r>
              <w:rPr>
                <w:noProof/>
                <w:webHidden/>
              </w:rPr>
              <w:tab/>
            </w:r>
            <w:r>
              <w:rPr>
                <w:noProof/>
                <w:webHidden/>
              </w:rPr>
              <w:fldChar w:fldCharType="begin"/>
            </w:r>
            <w:r>
              <w:rPr>
                <w:noProof/>
                <w:webHidden/>
              </w:rPr>
              <w:instrText xml:space="preserve"> PAGEREF _Toc236342161 \h </w:instrText>
            </w:r>
            <w:r>
              <w:rPr>
                <w:noProof/>
                <w:webHidden/>
              </w:rPr>
            </w:r>
            <w:r>
              <w:rPr>
                <w:noProof/>
                <w:webHidden/>
              </w:rPr>
              <w:fldChar w:fldCharType="separate"/>
            </w:r>
            <w:r>
              <w:rPr>
                <w:noProof/>
                <w:webHidden/>
              </w:rPr>
              <w:t>55</w:t>
            </w:r>
            <w:r>
              <w:rPr>
                <w:noProof/>
                <w:webHidden/>
              </w:rPr>
              <w:fldChar w:fldCharType="end"/>
            </w:r>
          </w:hyperlink>
        </w:p>
        <w:p w14:paraId="5D9F957F" w14:textId="3926B3A9"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2" w:history="1">
            <w:r w:rsidRPr="00A67D15">
              <w:rPr>
                <w:rStyle w:val="Hyperlink"/>
                <w:noProof/>
                <w:lang w:eastAsia="ja-JP"/>
              </w:rPr>
              <w:t>3.3.1</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Spatio-Temporal State Transition</w:t>
            </w:r>
            <w:r>
              <w:rPr>
                <w:noProof/>
                <w:webHidden/>
              </w:rPr>
              <w:tab/>
            </w:r>
            <w:r>
              <w:rPr>
                <w:noProof/>
                <w:webHidden/>
              </w:rPr>
              <w:fldChar w:fldCharType="begin"/>
            </w:r>
            <w:r>
              <w:rPr>
                <w:noProof/>
                <w:webHidden/>
              </w:rPr>
              <w:instrText xml:space="preserve"> PAGEREF _Toc236342162 \h </w:instrText>
            </w:r>
            <w:r>
              <w:rPr>
                <w:noProof/>
                <w:webHidden/>
              </w:rPr>
            </w:r>
            <w:r>
              <w:rPr>
                <w:noProof/>
                <w:webHidden/>
              </w:rPr>
              <w:fldChar w:fldCharType="separate"/>
            </w:r>
            <w:r>
              <w:rPr>
                <w:noProof/>
                <w:webHidden/>
              </w:rPr>
              <w:t>55</w:t>
            </w:r>
            <w:r>
              <w:rPr>
                <w:noProof/>
                <w:webHidden/>
              </w:rPr>
              <w:fldChar w:fldCharType="end"/>
            </w:r>
          </w:hyperlink>
        </w:p>
        <w:p w14:paraId="4E371602" w14:textId="20991A11"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3" w:history="1">
            <w:r w:rsidRPr="00A67D15">
              <w:rPr>
                <w:rStyle w:val="Hyperlink"/>
                <w:noProof/>
                <w:lang w:eastAsia="ja-JP"/>
              </w:rPr>
              <w:t>3.3.2</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Hybrid Fire Spread Model</w:t>
            </w:r>
            <w:r>
              <w:rPr>
                <w:noProof/>
                <w:webHidden/>
              </w:rPr>
              <w:tab/>
            </w:r>
            <w:r>
              <w:rPr>
                <w:noProof/>
                <w:webHidden/>
              </w:rPr>
              <w:fldChar w:fldCharType="begin"/>
            </w:r>
            <w:r>
              <w:rPr>
                <w:noProof/>
                <w:webHidden/>
              </w:rPr>
              <w:instrText xml:space="preserve"> PAGEREF _Toc236342163 \h </w:instrText>
            </w:r>
            <w:r>
              <w:rPr>
                <w:noProof/>
                <w:webHidden/>
              </w:rPr>
            </w:r>
            <w:r>
              <w:rPr>
                <w:noProof/>
                <w:webHidden/>
              </w:rPr>
              <w:fldChar w:fldCharType="separate"/>
            </w:r>
            <w:r>
              <w:rPr>
                <w:noProof/>
                <w:webHidden/>
              </w:rPr>
              <w:t>56</w:t>
            </w:r>
            <w:r>
              <w:rPr>
                <w:noProof/>
                <w:webHidden/>
              </w:rPr>
              <w:fldChar w:fldCharType="end"/>
            </w:r>
          </w:hyperlink>
        </w:p>
        <w:p w14:paraId="325421A5" w14:textId="3C20266E"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4" w:history="1">
            <w:r w:rsidRPr="00A67D15">
              <w:rPr>
                <w:rStyle w:val="Hyperlink"/>
                <w:noProof/>
              </w:rPr>
              <w:t>3.3.3</w:t>
            </w:r>
            <w:r>
              <w:rPr>
                <w:rFonts w:asciiTheme="minorHAnsi" w:eastAsiaTheme="minorEastAsia" w:hAnsiTheme="minorHAnsi"/>
                <w:noProof/>
                <w:kern w:val="2"/>
                <w:szCs w:val="24"/>
                <w:lang w:val="tr-TR" w:eastAsia="tr-TR"/>
                <w14:ligatures w14:val="standardContextual"/>
              </w:rPr>
              <w:tab/>
            </w:r>
            <w:r w:rsidRPr="00A67D15">
              <w:rPr>
                <w:rStyle w:val="Hyperlink"/>
                <w:noProof/>
              </w:rPr>
              <w:t>Mathematical Formulation of Interaction and Scenario Control</w:t>
            </w:r>
            <w:r>
              <w:rPr>
                <w:noProof/>
                <w:webHidden/>
              </w:rPr>
              <w:tab/>
            </w:r>
            <w:r>
              <w:rPr>
                <w:noProof/>
                <w:webHidden/>
              </w:rPr>
              <w:fldChar w:fldCharType="begin"/>
            </w:r>
            <w:r>
              <w:rPr>
                <w:noProof/>
                <w:webHidden/>
              </w:rPr>
              <w:instrText xml:space="preserve"> PAGEREF _Toc236342164 \h </w:instrText>
            </w:r>
            <w:r>
              <w:rPr>
                <w:noProof/>
                <w:webHidden/>
              </w:rPr>
            </w:r>
            <w:r>
              <w:rPr>
                <w:noProof/>
                <w:webHidden/>
              </w:rPr>
              <w:fldChar w:fldCharType="separate"/>
            </w:r>
            <w:r>
              <w:rPr>
                <w:noProof/>
                <w:webHidden/>
              </w:rPr>
              <w:t>64</w:t>
            </w:r>
            <w:r>
              <w:rPr>
                <w:noProof/>
                <w:webHidden/>
              </w:rPr>
              <w:fldChar w:fldCharType="end"/>
            </w:r>
          </w:hyperlink>
        </w:p>
        <w:p w14:paraId="609B8564" w14:textId="1C8C0C5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5" w:history="1">
            <w:r w:rsidRPr="00A67D15">
              <w:rPr>
                <w:rStyle w:val="Hyperlink"/>
                <w:noProof/>
              </w:rPr>
              <w:t>3.4</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Support System Core</w:t>
            </w:r>
            <w:r>
              <w:rPr>
                <w:noProof/>
                <w:webHidden/>
              </w:rPr>
              <w:tab/>
            </w:r>
            <w:r>
              <w:rPr>
                <w:noProof/>
                <w:webHidden/>
              </w:rPr>
              <w:fldChar w:fldCharType="begin"/>
            </w:r>
            <w:r>
              <w:rPr>
                <w:noProof/>
                <w:webHidden/>
              </w:rPr>
              <w:instrText xml:space="preserve"> PAGEREF _Toc236342165 \h </w:instrText>
            </w:r>
            <w:r>
              <w:rPr>
                <w:noProof/>
                <w:webHidden/>
              </w:rPr>
            </w:r>
            <w:r>
              <w:rPr>
                <w:noProof/>
                <w:webHidden/>
              </w:rPr>
              <w:fldChar w:fldCharType="separate"/>
            </w:r>
            <w:r>
              <w:rPr>
                <w:noProof/>
                <w:webHidden/>
              </w:rPr>
              <w:t>67</w:t>
            </w:r>
            <w:r>
              <w:rPr>
                <w:noProof/>
                <w:webHidden/>
              </w:rPr>
              <w:fldChar w:fldCharType="end"/>
            </w:r>
          </w:hyperlink>
        </w:p>
        <w:p w14:paraId="49592DFC" w14:textId="7546873F"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66" w:history="1">
            <w:r w:rsidRPr="00A67D15">
              <w:rPr>
                <w:rStyle w:val="Hyperlink"/>
              </w:rPr>
              <w:t>4</w:t>
            </w:r>
            <w:r>
              <w:rPr>
                <w:rFonts w:asciiTheme="minorHAnsi" w:eastAsiaTheme="minorEastAsia" w:hAnsiTheme="minorHAnsi"/>
                <w:kern w:val="2"/>
                <w:szCs w:val="24"/>
                <w:lang w:val="tr-TR" w:eastAsia="tr-TR"/>
                <w14:ligatures w14:val="standardContextual"/>
              </w:rPr>
              <w:tab/>
            </w:r>
            <w:r w:rsidRPr="00A67D15">
              <w:rPr>
                <w:rStyle w:val="Hyperlink"/>
              </w:rPr>
              <w:t>DISASTERAWARE DECISION SUPPORT FRAMEWORK</w:t>
            </w:r>
            <w:r>
              <w:rPr>
                <w:webHidden/>
              </w:rPr>
              <w:tab/>
            </w:r>
            <w:r>
              <w:rPr>
                <w:webHidden/>
              </w:rPr>
              <w:fldChar w:fldCharType="begin"/>
            </w:r>
            <w:r>
              <w:rPr>
                <w:webHidden/>
              </w:rPr>
              <w:instrText xml:space="preserve"> PAGEREF _Toc236342166 \h </w:instrText>
            </w:r>
            <w:r>
              <w:rPr>
                <w:webHidden/>
              </w:rPr>
            </w:r>
            <w:r>
              <w:rPr>
                <w:webHidden/>
              </w:rPr>
              <w:fldChar w:fldCharType="separate"/>
            </w:r>
            <w:r>
              <w:rPr>
                <w:webHidden/>
              </w:rPr>
              <w:t>69</w:t>
            </w:r>
            <w:r>
              <w:rPr>
                <w:webHidden/>
              </w:rPr>
              <w:fldChar w:fldCharType="end"/>
            </w:r>
          </w:hyperlink>
        </w:p>
        <w:p w14:paraId="7D460285" w14:textId="2530B9B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7" w:history="1">
            <w:r w:rsidRPr="00A67D15">
              <w:rPr>
                <w:rStyle w:val="Hyperlink"/>
                <w:noProof/>
              </w:rPr>
              <w:t>4.1</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Support System Block Diagram</w:t>
            </w:r>
            <w:r>
              <w:rPr>
                <w:noProof/>
                <w:webHidden/>
              </w:rPr>
              <w:tab/>
            </w:r>
            <w:r>
              <w:rPr>
                <w:noProof/>
                <w:webHidden/>
              </w:rPr>
              <w:fldChar w:fldCharType="begin"/>
            </w:r>
            <w:r>
              <w:rPr>
                <w:noProof/>
                <w:webHidden/>
              </w:rPr>
              <w:instrText xml:space="preserve"> PAGEREF _Toc236342167 \h </w:instrText>
            </w:r>
            <w:r>
              <w:rPr>
                <w:noProof/>
                <w:webHidden/>
              </w:rPr>
            </w:r>
            <w:r>
              <w:rPr>
                <w:noProof/>
                <w:webHidden/>
              </w:rPr>
              <w:fldChar w:fldCharType="separate"/>
            </w:r>
            <w:r>
              <w:rPr>
                <w:noProof/>
                <w:webHidden/>
              </w:rPr>
              <w:t>70</w:t>
            </w:r>
            <w:r>
              <w:rPr>
                <w:noProof/>
                <w:webHidden/>
              </w:rPr>
              <w:fldChar w:fldCharType="end"/>
            </w:r>
          </w:hyperlink>
        </w:p>
        <w:p w14:paraId="01DBB0B1" w14:textId="377620D8"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8" w:history="1">
            <w:r w:rsidRPr="00A67D15">
              <w:rPr>
                <w:rStyle w:val="Hyperlink"/>
                <w:noProof/>
              </w:rPr>
              <w:t>4.2</w:t>
            </w:r>
            <w:r>
              <w:rPr>
                <w:rFonts w:asciiTheme="minorHAnsi" w:eastAsiaTheme="minorEastAsia" w:hAnsiTheme="minorHAnsi"/>
                <w:noProof/>
                <w:kern w:val="2"/>
                <w:szCs w:val="24"/>
                <w:lang w:val="tr-TR" w:eastAsia="tr-TR"/>
                <w14:ligatures w14:val="standardContextual"/>
              </w:rPr>
              <w:tab/>
            </w:r>
            <w:r w:rsidRPr="00A67D15">
              <w:rPr>
                <w:rStyle w:val="Hyperlink"/>
                <w:noProof/>
              </w:rPr>
              <w:t>Layer 1: Input Space</w:t>
            </w:r>
            <w:r>
              <w:rPr>
                <w:noProof/>
                <w:webHidden/>
              </w:rPr>
              <w:tab/>
            </w:r>
            <w:r>
              <w:rPr>
                <w:noProof/>
                <w:webHidden/>
              </w:rPr>
              <w:fldChar w:fldCharType="begin"/>
            </w:r>
            <w:r>
              <w:rPr>
                <w:noProof/>
                <w:webHidden/>
              </w:rPr>
              <w:instrText xml:space="preserve"> PAGEREF _Toc236342168 \h </w:instrText>
            </w:r>
            <w:r>
              <w:rPr>
                <w:noProof/>
                <w:webHidden/>
              </w:rPr>
            </w:r>
            <w:r>
              <w:rPr>
                <w:noProof/>
                <w:webHidden/>
              </w:rPr>
              <w:fldChar w:fldCharType="separate"/>
            </w:r>
            <w:r>
              <w:rPr>
                <w:noProof/>
                <w:webHidden/>
              </w:rPr>
              <w:t>71</w:t>
            </w:r>
            <w:r>
              <w:rPr>
                <w:noProof/>
                <w:webHidden/>
              </w:rPr>
              <w:fldChar w:fldCharType="end"/>
            </w:r>
          </w:hyperlink>
        </w:p>
        <w:p w14:paraId="641619E4" w14:textId="4F6F2050"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9" w:history="1">
            <w:r w:rsidRPr="00A67D15">
              <w:rPr>
                <w:rStyle w:val="Hyperlink"/>
                <w:noProof/>
              </w:rPr>
              <w:t>4.3</w:t>
            </w:r>
            <w:r>
              <w:rPr>
                <w:rFonts w:asciiTheme="minorHAnsi" w:eastAsiaTheme="minorEastAsia" w:hAnsiTheme="minorHAnsi"/>
                <w:noProof/>
                <w:kern w:val="2"/>
                <w:szCs w:val="24"/>
                <w:lang w:val="tr-TR" w:eastAsia="tr-TR"/>
                <w14:ligatures w14:val="standardContextual"/>
              </w:rPr>
              <w:tab/>
            </w:r>
            <w:r w:rsidRPr="00A67D15">
              <w:rPr>
                <w:rStyle w:val="Hyperlink"/>
                <w:noProof/>
              </w:rPr>
              <w:t>Layer 2: Observation, Features, and Confidence</w:t>
            </w:r>
            <w:r>
              <w:rPr>
                <w:noProof/>
                <w:webHidden/>
              </w:rPr>
              <w:tab/>
            </w:r>
            <w:r>
              <w:rPr>
                <w:noProof/>
                <w:webHidden/>
              </w:rPr>
              <w:fldChar w:fldCharType="begin"/>
            </w:r>
            <w:r>
              <w:rPr>
                <w:noProof/>
                <w:webHidden/>
              </w:rPr>
              <w:instrText xml:space="preserve"> PAGEREF _Toc236342169 \h </w:instrText>
            </w:r>
            <w:r>
              <w:rPr>
                <w:noProof/>
                <w:webHidden/>
              </w:rPr>
            </w:r>
            <w:r>
              <w:rPr>
                <w:noProof/>
                <w:webHidden/>
              </w:rPr>
              <w:fldChar w:fldCharType="separate"/>
            </w:r>
            <w:r>
              <w:rPr>
                <w:noProof/>
                <w:webHidden/>
              </w:rPr>
              <w:t>72</w:t>
            </w:r>
            <w:r>
              <w:rPr>
                <w:noProof/>
                <w:webHidden/>
              </w:rPr>
              <w:fldChar w:fldCharType="end"/>
            </w:r>
          </w:hyperlink>
        </w:p>
        <w:p w14:paraId="3EEC2462" w14:textId="6ED8CB0F"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0" w:history="1">
            <w:r w:rsidRPr="00A67D15">
              <w:rPr>
                <w:rStyle w:val="Hyperlink"/>
                <w:noProof/>
              </w:rPr>
              <w:t>4.4</w:t>
            </w:r>
            <w:r>
              <w:rPr>
                <w:rFonts w:asciiTheme="minorHAnsi" w:eastAsiaTheme="minorEastAsia" w:hAnsiTheme="minorHAnsi"/>
                <w:noProof/>
                <w:kern w:val="2"/>
                <w:szCs w:val="24"/>
                <w:lang w:val="tr-TR" w:eastAsia="tr-TR"/>
                <w14:ligatures w14:val="standardContextual"/>
              </w:rPr>
              <w:tab/>
            </w:r>
            <w:r w:rsidRPr="00A67D15">
              <w:rPr>
                <w:rStyle w:val="Hyperlink"/>
                <w:noProof/>
              </w:rPr>
              <w:t>Layer 3: Concept Space and the Feature-Concept Hierarchy</w:t>
            </w:r>
            <w:r>
              <w:rPr>
                <w:noProof/>
                <w:webHidden/>
              </w:rPr>
              <w:tab/>
            </w:r>
            <w:r>
              <w:rPr>
                <w:noProof/>
                <w:webHidden/>
              </w:rPr>
              <w:fldChar w:fldCharType="begin"/>
            </w:r>
            <w:r>
              <w:rPr>
                <w:noProof/>
                <w:webHidden/>
              </w:rPr>
              <w:instrText xml:space="preserve"> PAGEREF _Toc236342170 \h </w:instrText>
            </w:r>
            <w:r>
              <w:rPr>
                <w:noProof/>
                <w:webHidden/>
              </w:rPr>
            </w:r>
            <w:r>
              <w:rPr>
                <w:noProof/>
                <w:webHidden/>
              </w:rPr>
              <w:fldChar w:fldCharType="separate"/>
            </w:r>
            <w:r>
              <w:rPr>
                <w:noProof/>
                <w:webHidden/>
              </w:rPr>
              <w:t>74</w:t>
            </w:r>
            <w:r>
              <w:rPr>
                <w:noProof/>
                <w:webHidden/>
              </w:rPr>
              <w:fldChar w:fldCharType="end"/>
            </w:r>
          </w:hyperlink>
        </w:p>
        <w:p w14:paraId="043CAB4E" w14:textId="3A268C32"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1" w:history="1">
            <w:r w:rsidRPr="00A67D15">
              <w:rPr>
                <w:rStyle w:val="Hyperlink"/>
                <w:noProof/>
              </w:rPr>
              <w:t>4.5</w:t>
            </w:r>
            <w:r>
              <w:rPr>
                <w:rFonts w:asciiTheme="minorHAnsi" w:eastAsiaTheme="minorEastAsia" w:hAnsiTheme="minorHAnsi"/>
                <w:noProof/>
                <w:kern w:val="2"/>
                <w:szCs w:val="24"/>
                <w:lang w:val="tr-TR" w:eastAsia="tr-TR"/>
                <w14:ligatures w14:val="standardContextual"/>
              </w:rPr>
              <w:tab/>
            </w:r>
            <w:r w:rsidRPr="00A67D15">
              <w:rPr>
                <w:rStyle w:val="Hyperlink"/>
                <w:noProof/>
              </w:rPr>
              <w:t>Layer 4: Decision Generation and Coordination</w:t>
            </w:r>
            <w:r>
              <w:rPr>
                <w:noProof/>
                <w:webHidden/>
              </w:rPr>
              <w:tab/>
            </w:r>
            <w:r>
              <w:rPr>
                <w:noProof/>
                <w:webHidden/>
              </w:rPr>
              <w:fldChar w:fldCharType="begin"/>
            </w:r>
            <w:r>
              <w:rPr>
                <w:noProof/>
                <w:webHidden/>
              </w:rPr>
              <w:instrText xml:space="preserve"> PAGEREF _Toc236342171 \h </w:instrText>
            </w:r>
            <w:r>
              <w:rPr>
                <w:noProof/>
                <w:webHidden/>
              </w:rPr>
            </w:r>
            <w:r>
              <w:rPr>
                <w:noProof/>
                <w:webHidden/>
              </w:rPr>
              <w:fldChar w:fldCharType="separate"/>
            </w:r>
            <w:r>
              <w:rPr>
                <w:noProof/>
                <w:webHidden/>
              </w:rPr>
              <w:t>79</w:t>
            </w:r>
            <w:r>
              <w:rPr>
                <w:noProof/>
                <w:webHidden/>
              </w:rPr>
              <w:fldChar w:fldCharType="end"/>
            </w:r>
          </w:hyperlink>
        </w:p>
        <w:p w14:paraId="268491CD" w14:textId="09432EF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72" w:history="1">
            <w:r w:rsidRPr="00A67D15">
              <w:rPr>
                <w:rStyle w:val="Hyperlink"/>
                <w:noProof/>
              </w:rPr>
              <w:t>4.5.1</w:t>
            </w:r>
            <w:r>
              <w:rPr>
                <w:rFonts w:asciiTheme="minorHAnsi" w:eastAsiaTheme="minorEastAsia" w:hAnsiTheme="minorHAnsi"/>
                <w:noProof/>
                <w:kern w:val="2"/>
                <w:szCs w:val="24"/>
                <w:lang w:val="tr-TR" w:eastAsia="tr-TR"/>
                <w14:ligatures w14:val="standardContextual"/>
              </w:rPr>
              <w:tab/>
            </w:r>
            <w:r w:rsidRPr="00A67D15">
              <w:rPr>
                <w:rStyle w:val="Hyperlink"/>
                <w:noProof/>
              </w:rPr>
              <w:t>Rule Base and Candidate Intervention</w:t>
            </w:r>
            <w:r>
              <w:rPr>
                <w:noProof/>
                <w:webHidden/>
              </w:rPr>
              <w:tab/>
            </w:r>
            <w:r>
              <w:rPr>
                <w:noProof/>
                <w:webHidden/>
              </w:rPr>
              <w:fldChar w:fldCharType="begin"/>
            </w:r>
            <w:r>
              <w:rPr>
                <w:noProof/>
                <w:webHidden/>
              </w:rPr>
              <w:instrText xml:space="preserve"> PAGEREF _Toc236342172 \h </w:instrText>
            </w:r>
            <w:r>
              <w:rPr>
                <w:noProof/>
                <w:webHidden/>
              </w:rPr>
            </w:r>
            <w:r>
              <w:rPr>
                <w:noProof/>
                <w:webHidden/>
              </w:rPr>
              <w:fldChar w:fldCharType="separate"/>
            </w:r>
            <w:r>
              <w:rPr>
                <w:noProof/>
                <w:webHidden/>
              </w:rPr>
              <w:t>83</w:t>
            </w:r>
            <w:r>
              <w:rPr>
                <w:noProof/>
                <w:webHidden/>
              </w:rPr>
              <w:fldChar w:fldCharType="end"/>
            </w:r>
          </w:hyperlink>
        </w:p>
        <w:p w14:paraId="46DA1D5E" w14:textId="20118BF9"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73" w:history="1">
            <w:r w:rsidRPr="00A67D15">
              <w:rPr>
                <w:rStyle w:val="Hyperlink"/>
                <w:noProof/>
              </w:rPr>
              <w:t>4.5.2</w:t>
            </w:r>
            <w:r>
              <w:rPr>
                <w:rFonts w:asciiTheme="minorHAnsi" w:eastAsiaTheme="minorEastAsia" w:hAnsiTheme="minorHAnsi"/>
                <w:noProof/>
                <w:kern w:val="2"/>
                <w:szCs w:val="24"/>
                <w:lang w:val="tr-TR" w:eastAsia="tr-TR"/>
                <w14:ligatures w14:val="standardContextual"/>
              </w:rPr>
              <w:tab/>
            </w:r>
            <w:r w:rsidRPr="00A67D15">
              <w:rPr>
                <w:rStyle w:val="Hyperlink"/>
                <w:noProof/>
              </w:rPr>
              <w:t>Cost, Quality, and the Satisficing Test</w:t>
            </w:r>
            <w:r>
              <w:rPr>
                <w:noProof/>
                <w:webHidden/>
              </w:rPr>
              <w:tab/>
            </w:r>
            <w:r>
              <w:rPr>
                <w:noProof/>
                <w:webHidden/>
              </w:rPr>
              <w:fldChar w:fldCharType="begin"/>
            </w:r>
            <w:r>
              <w:rPr>
                <w:noProof/>
                <w:webHidden/>
              </w:rPr>
              <w:instrText xml:space="preserve"> PAGEREF _Toc236342173 \h </w:instrText>
            </w:r>
            <w:r>
              <w:rPr>
                <w:noProof/>
                <w:webHidden/>
              </w:rPr>
            </w:r>
            <w:r>
              <w:rPr>
                <w:noProof/>
                <w:webHidden/>
              </w:rPr>
              <w:fldChar w:fldCharType="separate"/>
            </w:r>
            <w:r>
              <w:rPr>
                <w:noProof/>
                <w:webHidden/>
              </w:rPr>
              <w:t>86</w:t>
            </w:r>
            <w:r>
              <w:rPr>
                <w:noProof/>
                <w:webHidden/>
              </w:rPr>
              <w:fldChar w:fldCharType="end"/>
            </w:r>
          </w:hyperlink>
        </w:p>
        <w:p w14:paraId="38A58C52" w14:textId="40AE4B6D"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74" w:history="1">
            <w:r w:rsidRPr="00A67D15">
              <w:rPr>
                <w:rStyle w:val="Hyperlink"/>
                <w:noProof/>
              </w:rPr>
              <w:t>4.5.3</w:t>
            </w:r>
            <w:r>
              <w:rPr>
                <w:rFonts w:asciiTheme="minorHAnsi" w:eastAsiaTheme="minorEastAsia" w:hAnsiTheme="minorHAnsi"/>
                <w:noProof/>
                <w:kern w:val="2"/>
                <w:szCs w:val="24"/>
                <w:lang w:val="tr-TR" w:eastAsia="tr-TR"/>
                <w14:ligatures w14:val="standardContextual"/>
              </w:rPr>
              <w:tab/>
            </w:r>
            <w:r w:rsidRPr="00A67D15">
              <w:rPr>
                <w:rStyle w:val="Hyperlink"/>
                <w:noProof/>
              </w:rPr>
              <w:t>Open Decision Space: Staged Adaptation</w:t>
            </w:r>
            <w:r>
              <w:rPr>
                <w:noProof/>
                <w:webHidden/>
              </w:rPr>
              <w:tab/>
            </w:r>
            <w:r>
              <w:rPr>
                <w:noProof/>
                <w:webHidden/>
              </w:rPr>
              <w:fldChar w:fldCharType="begin"/>
            </w:r>
            <w:r>
              <w:rPr>
                <w:noProof/>
                <w:webHidden/>
              </w:rPr>
              <w:instrText xml:space="preserve"> PAGEREF _Toc236342174 \h </w:instrText>
            </w:r>
            <w:r>
              <w:rPr>
                <w:noProof/>
                <w:webHidden/>
              </w:rPr>
            </w:r>
            <w:r>
              <w:rPr>
                <w:noProof/>
                <w:webHidden/>
              </w:rPr>
              <w:fldChar w:fldCharType="separate"/>
            </w:r>
            <w:r>
              <w:rPr>
                <w:noProof/>
                <w:webHidden/>
              </w:rPr>
              <w:t>90</w:t>
            </w:r>
            <w:r>
              <w:rPr>
                <w:noProof/>
                <w:webHidden/>
              </w:rPr>
              <w:fldChar w:fldCharType="end"/>
            </w:r>
          </w:hyperlink>
        </w:p>
        <w:p w14:paraId="4204F237" w14:textId="33CFDD09"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5" w:history="1">
            <w:r w:rsidRPr="00A67D15">
              <w:rPr>
                <w:rStyle w:val="Hyperlink"/>
                <w:noProof/>
              </w:rPr>
              <w:t>4.6</w:t>
            </w:r>
            <w:r>
              <w:rPr>
                <w:rFonts w:asciiTheme="minorHAnsi" w:eastAsiaTheme="minorEastAsia" w:hAnsiTheme="minorHAnsi"/>
                <w:noProof/>
                <w:kern w:val="2"/>
                <w:szCs w:val="24"/>
                <w:lang w:val="tr-TR" w:eastAsia="tr-TR"/>
                <w14:ligatures w14:val="standardContextual"/>
              </w:rPr>
              <w:tab/>
            </w:r>
            <w:r w:rsidRPr="00A67D15">
              <w:rPr>
                <w:rStyle w:val="Hyperlink"/>
                <w:noProof/>
              </w:rPr>
              <w:t>Local Layer, Graduated Fail-Safe, Global Coordination</w:t>
            </w:r>
            <w:r>
              <w:rPr>
                <w:noProof/>
                <w:webHidden/>
              </w:rPr>
              <w:tab/>
            </w:r>
            <w:r>
              <w:rPr>
                <w:noProof/>
                <w:webHidden/>
              </w:rPr>
              <w:fldChar w:fldCharType="begin"/>
            </w:r>
            <w:r>
              <w:rPr>
                <w:noProof/>
                <w:webHidden/>
              </w:rPr>
              <w:instrText xml:space="preserve"> PAGEREF _Toc236342175 \h </w:instrText>
            </w:r>
            <w:r>
              <w:rPr>
                <w:noProof/>
                <w:webHidden/>
              </w:rPr>
            </w:r>
            <w:r>
              <w:rPr>
                <w:noProof/>
                <w:webHidden/>
              </w:rPr>
              <w:fldChar w:fldCharType="separate"/>
            </w:r>
            <w:r>
              <w:rPr>
                <w:noProof/>
                <w:webHidden/>
              </w:rPr>
              <w:t>105</w:t>
            </w:r>
            <w:r>
              <w:rPr>
                <w:noProof/>
                <w:webHidden/>
              </w:rPr>
              <w:fldChar w:fldCharType="end"/>
            </w:r>
          </w:hyperlink>
        </w:p>
        <w:p w14:paraId="52CD0C4F" w14:textId="0F602FEB"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76" w:history="1">
            <w:r w:rsidRPr="00A67D15">
              <w:rPr>
                <w:rStyle w:val="Hyperlink"/>
              </w:rPr>
              <w:t>5</w:t>
            </w:r>
            <w:r>
              <w:rPr>
                <w:rFonts w:asciiTheme="minorHAnsi" w:eastAsiaTheme="minorEastAsia" w:hAnsiTheme="minorHAnsi"/>
                <w:kern w:val="2"/>
                <w:szCs w:val="24"/>
                <w:lang w:val="tr-TR" w:eastAsia="tr-TR"/>
                <w14:ligatures w14:val="standardContextual"/>
              </w:rPr>
              <w:tab/>
            </w:r>
            <w:r w:rsidRPr="00A67D15">
              <w:rPr>
                <w:rStyle w:val="Hyperlink"/>
              </w:rPr>
              <w:t>SIMULATION AND PERFORMANCE RESULTS</w:t>
            </w:r>
            <w:r>
              <w:rPr>
                <w:webHidden/>
              </w:rPr>
              <w:tab/>
            </w:r>
            <w:r>
              <w:rPr>
                <w:webHidden/>
              </w:rPr>
              <w:fldChar w:fldCharType="begin"/>
            </w:r>
            <w:r>
              <w:rPr>
                <w:webHidden/>
              </w:rPr>
              <w:instrText xml:space="preserve"> PAGEREF _Toc236342176 \h </w:instrText>
            </w:r>
            <w:r>
              <w:rPr>
                <w:webHidden/>
              </w:rPr>
            </w:r>
            <w:r>
              <w:rPr>
                <w:webHidden/>
              </w:rPr>
              <w:fldChar w:fldCharType="separate"/>
            </w:r>
            <w:r>
              <w:rPr>
                <w:webHidden/>
              </w:rPr>
              <w:t>111</w:t>
            </w:r>
            <w:r>
              <w:rPr>
                <w:webHidden/>
              </w:rPr>
              <w:fldChar w:fldCharType="end"/>
            </w:r>
          </w:hyperlink>
        </w:p>
        <w:p w14:paraId="1F5E14DC" w14:textId="4226D5DC"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7" w:history="1">
            <w:r w:rsidRPr="00A67D15">
              <w:rPr>
                <w:rStyle w:val="Hyperlink"/>
                <w:noProof/>
              </w:rPr>
              <w:t>5.1</w:t>
            </w:r>
            <w:r>
              <w:rPr>
                <w:rFonts w:asciiTheme="minorHAnsi" w:eastAsiaTheme="minorEastAsia" w:hAnsiTheme="minorHAnsi"/>
                <w:noProof/>
                <w:kern w:val="2"/>
                <w:szCs w:val="24"/>
                <w:lang w:val="tr-TR" w:eastAsia="tr-TR"/>
                <w14:ligatures w14:val="standardContextual"/>
              </w:rPr>
              <w:tab/>
            </w:r>
            <w:r w:rsidRPr="00A67D15">
              <w:rPr>
                <w:rStyle w:val="Hyperlink"/>
                <w:noProof/>
              </w:rPr>
              <w:t>Evaluation Criteria for Wildfire Decision Support Systems</w:t>
            </w:r>
            <w:r>
              <w:rPr>
                <w:noProof/>
                <w:webHidden/>
              </w:rPr>
              <w:tab/>
            </w:r>
            <w:r>
              <w:rPr>
                <w:noProof/>
                <w:webHidden/>
              </w:rPr>
              <w:fldChar w:fldCharType="begin"/>
            </w:r>
            <w:r>
              <w:rPr>
                <w:noProof/>
                <w:webHidden/>
              </w:rPr>
              <w:instrText xml:space="preserve"> PAGEREF _Toc236342177 \h </w:instrText>
            </w:r>
            <w:r>
              <w:rPr>
                <w:noProof/>
                <w:webHidden/>
              </w:rPr>
            </w:r>
            <w:r>
              <w:rPr>
                <w:noProof/>
                <w:webHidden/>
              </w:rPr>
              <w:fldChar w:fldCharType="separate"/>
            </w:r>
            <w:r>
              <w:rPr>
                <w:noProof/>
                <w:webHidden/>
              </w:rPr>
              <w:t>111</w:t>
            </w:r>
            <w:r>
              <w:rPr>
                <w:noProof/>
                <w:webHidden/>
              </w:rPr>
              <w:fldChar w:fldCharType="end"/>
            </w:r>
          </w:hyperlink>
        </w:p>
        <w:p w14:paraId="7752ED72" w14:textId="50DD9A21"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8" w:history="1">
            <w:r w:rsidRPr="00A67D15">
              <w:rPr>
                <w:rStyle w:val="Hyperlink"/>
                <w:noProof/>
              </w:rPr>
              <w:t>5.2</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Environment, Parameters, and Assumptions</w:t>
            </w:r>
            <w:r>
              <w:rPr>
                <w:noProof/>
                <w:webHidden/>
              </w:rPr>
              <w:tab/>
            </w:r>
            <w:r>
              <w:rPr>
                <w:noProof/>
                <w:webHidden/>
              </w:rPr>
              <w:fldChar w:fldCharType="begin"/>
            </w:r>
            <w:r>
              <w:rPr>
                <w:noProof/>
                <w:webHidden/>
              </w:rPr>
              <w:instrText xml:space="preserve"> PAGEREF _Toc236342178 \h </w:instrText>
            </w:r>
            <w:r>
              <w:rPr>
                <w:noProof/>
                <w:webHidden/>
              </w:rPr>
            </w:r>
            <w:r>
              <w:rPr>
                <w:noProof/>
                <w:webHidden/>
              </w:rPr>
              <w:fldChar w:fldCharType="separate"/>
            </w:r>
            <w:r>
              <w:rPr>
                <w:noProof/>
                <w:webHidden/>
              </w:rPr>
              <w:t>113</w:t>
            </w:r>
            <w:r>
              <w:rPr>
                <w:noProof/>
                <w:webHidden/>
              </w:rPr>
              <w:fldChar w:fldCharType="end"/>
            </w:r>
          </w:hyperlink>
        </w:p>
        <w:p w14:paraId="436C3117" w14:textId="13E27AC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9" w:history="1">
            <w:r w:rsidRPr="00A67D15">
              <w:rPr>
                <w:rStyle w:val="Hyperlink"/>
                <w:noProof/>
              </w:rPr>
              <w:t>5.3</w:t>
            </w:r>
            <w:r>
              <w:rPr>
                <w:rFonts w:asciiTheme="minorHAnsi" w:eastAsiaTheme="minorEastAsia" w:hAnsiTheme="minorHAnsi"/>
                <w:noProof/>
                <w:kern w:val="2"/>
                <w:szCs w:val="24"/>
                <w:lang w:val="tr-TR" w:eastAsia="tr-TR"/>
                <w14:ligatures w14:val="standardContextual"/>
              </w:rPr>
              <w:tab/>
            </w:r>
            <w:r w:rsidRPr="00A67D15">
              <w:rPr>
                <w:rStyle w:val="Hyperlink"/>
                <w:noProof/>
              </w:rPr>
              <w:t>Validation of the Simulation Core Against Historical Fires</w:t>
            </w:r>
            <w:r>
              <w:rPr>
                <w:noProof/>
                <w:webHidden/>
              </w:rPr>
              <w:tab/>
            </w:r>
            <w:r>
              <w:rPr>
                <w:noProof/>
                <w:webHidden/>
              </w:rPr>
              <w:fldChar w:fldCharType="begin"/>
            </w:r>
            <w:r>
              <w:rPr>
                <w:noProof/>
                <w:webHidden/>
              </w:rPr>
              <w:instrText xml:space="preserve"> PAGEREF _Toc236342179 \h </w:instrText>
            </w:r>
            <w:r>
              <w:rPr>
                <w:noProof/>
                <w:webHidden/>
              </w:rPr>
            </w:r>
            <w:r>
              <w:rPr>
                <w:noProof/>
                <w:webHidden/>
              </w:rPr>
              <w:fldChar w:fldCharType="separate"/>
            </w:r>
            <w:r>
              <w:rPr>
                <w:noProof/>
                <w:webHidden/>
              </w:rPr>
              <w:t>116</w:t>
            </w:r>
            <w:r>
              <w:rPr>
                <w:noProof/>
                <w:webHidden/>
              </w:rPr>
              <w:fldChar w:fldCharType="end"/>
            </w:r>
          </w:hyperlink>
        </w:p>
        <w:p w14:paraId="28A410CE" w14:textId="1FB4787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0" w:history="1">
            <w:r w:rsidRPr="00A67D15">
              <w:rPr>
                <w:rStyle w:val="Hyperlink"/>
                <w:noProof/>
              </w:rPr>
              <w:t>5.4</w:t>
            </w:r>
            <w:r>
              <w:rPr>
                <w:rFonts w:asciiTheme="minorHAnsi" w:eastAsiaTheme="minorEastAsia" w:hAnsiTheme="minorHAnsi"/>
                <w:noProof/>
                <w:kern w:val="2"/>
                <w:szCs w:val="24"/>
                <w:lang w:val="tr-TR" w:eastAsia="tr-TR"/>
                <w14:ligatures w14:val="standardContextual"/>
              </w:rPr>
              <w:tab/>
            </w:r>
            <w:r w:rsidRPr="00A67D15">
              <w:rPr>
                <w:rStyle w:val="Hyperlink"/>
                <w:noProof/>
              </w:rPr>
              <w:t>Performance of the Decision Layer</w:t>
            </w:r>
            <w:r>
              <w:rPr>
                <w:noProof/>
                <w:webHidden/>
              </w:rPr>
              <w:tab/>
            </w:r>
            <w:r>
              <w:rPr>
                <w:noProof/>
                <w:webHidden/>
              </w:rPr>
              <w:fldChar w:fldCharType="begin"/>
            </w:r>
            <w:r>
              <w:rPr>
                <w:noProof/>
                <w:webHidden/>
              </w:rPr>
              <w:instrText xml:space="preserve"> PAGEREF _Toc236342180 \h </w:instrText>
            </w:r>
            <w:r>
              <w:rPr>
                <w:noProof/>
                <w:webHidden/>
              </w:rPr>
            </w:r>
            <w:r>
              <w:rPr>
                <w:noProof/>
                <w:webHidden/>
              </w:rPr>
              <w:fldChar w:fldCharType="separate"/>
            </w:r>
            <w:r>
              <w:rPr>
                <w:noProof/>
                <w:webHidden/>
              </w:rPr>
              <w:t>120</w:t>
            </w:r>
            <w:r>
              <w:rPr>
                <w:noProof/>
                <w:webHidden/>
              </w:rPr>
              <w:fldChar w:fldCharType="end"/>
            </w:r>
          </w:hyperlink>
        </w:p>
        <w:p w14:paraId="39257352" w14:textId="1095107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81" w:history="1">
            <w:r w:rsidRPr="00A67D15">
              <w:rPr>
                <w:rStyle w:val="Hyperlink"/>
                <w:noProof/>
              </w:rPr>
              <w:t>5.4.1</w:t>
            </w:r>
            <w:r>
              <w:rPr>
                <w:rFonts w:asciiTheme="minorHAnsi" w:eastAsiaTheme="minorEastAsia" w:hAnsiTheme="minorHAnsi"/>
                <w:noProof/>
                <w:kern w:val="2"/>
                <w:szCs w:val="24"/>
                <w:lang w:val="tr-TR" w:eastAsia="tr-TR"/>
                <w14:ligatures w14:val="standardContextual"/>
              </w:rPr>
              <w:tab/>
            </w:r>
            <w:r w:rsidRPr="00A67D15">
              <w:rPr>
                <w:rStyle w:val="Hyperlink"/>
                <w:noProof/>
              </w:rPr>
              <w:t>Evaluation Scenarios</w:t>
            </w:r>
            <w:r>
              <w:rPr>
                <w:noProof/>
                <w:webHidden/>
              </w:rPr>
              <w:tab/>
            </w:r>
            <w:r>
              <w:rPr>
                <w:noProof/>
                <w:webHidden/>
              </w:rPr>
              <w:fldChar w:fldCharType="begin"/>
            </w:r>
            <w:r>
              <w:rPr>
                <w:noProof/>
                <w:webHidden/>
              </w:rPr>
              <w:instrText xml:space="preserve"> PAGEREF _Toc236342181 \h </w:instrText>
            </w:r>
            <w:r>
              <w:rPr>
                <w:noProof/>
                <w:webHidden/>
              </w:rPr>
            </w:r>
            <w:r>
              <w:rPr>
                <w:noProof/>
                <w:webHidden/>
              </w:rPr>
              <w:fldChar w:fldCharType="separate"/>
            </w:r>
            <w:r>
              <w:rPr>
                <w:noProof/>
                <w:webHidden/>
              </w:rPr>
              <w:t>121</w:t>
            </w:r>
            <w:r>
              <w:rPr>
                <w:noProof/>
                <w:webHidden/>
              </w:rPr>
              <w:fldChar w:fldCharType="end"/>
            </w:r>
          </w:hyperlink>
        </w:p>
        <w:p w14:paraId="6CC5EB60" w14:textId="78867747"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82" w:history="1">
            <w:r w:rsidRPr="00A67D15">
              <w:rPr>
                <w:rStyle w:val="Hyperlink"/>
                <w:noProof/>
              </w:rPr>
              <w:t>5.4.2</w:t>
            </w:r>
            <w:r>
              <w:rPr>
                <w:rFonts w:asciiTheme="minorHAnsi" w:eastAsiaTheme="minorEastAsia" w:hAnsiTheme="minorHAnsi"/>
                <w:noProof/>
                <w:kern w:val="2"/>
                <w:szCs w:val="24"/>
                <w:lang w:val="tr-TR" w:eastAsia="tr-TR"/>
                <w14:ligatures w14:val="standardContextual"/>
              </w:rPr>
              <w:tab/>
            </w:r>
            <w:r w:rsidRPr="00A67D15">
              <w:rPr>
                <w:rStyle w:val="Hyperlink"/>
                <w:noProof/>
              </w:rPr>
              <w:t>Improvement Ladder Performance</w:t>
            </w:r>
            <w:r>
              <w:rPr>
                <w:noProof/>
                <w:webHidden/>
              </w:rPr>
              <w:tab/>
            </w:r>
            <w:r>
              <w:rPr>
                <w:noProof/>
                <w:webHidden/>
              </w:rPr>
              <w:fldChar w:fldCharType="begin"/>
            </w:r>
            <w:r>
              <w:rPr>
                <w:noProof/>
                <w:webHidden/>
              </w:rPr>
              <w:instrText xml:space="preserve"> PAGEREF _Toc236342182 \h </w:instrText>
            </w:r>
            <w:r>
              <w:rPr>
                <w:noProof/>
                <w:webHidden/>
              </w:rPr>
            </w:r>
            <w:r>
              <w:rPr>
                <w:noProof/>
                <w:webHidden/>
              </w:rPr>
              <w:fldChar w:fldCharType="separate"/>
            </w:r>
            <w:r>
              <w:rPr>
                <w:noProof/>
                <w:webHidden/>
              </w:rPr>
              <w:t>124</w:t>
            </w:r>
            <w:r>
              <w:rPr>
                <w:noProof/>
                <w:webHidden/>
              </w:rPr>
              <w:fldChar w:fldCharType="end"/>
            </w:r>
          </w:hyperlink>
        </w:p>
        <w:p w14:paraId="7FE3B2DD" w14:textId="236FC52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83" w:history="1">
            <w:r w:rsidRPr="00A67D15">
              <w:rPr>
                <w:rStyle w:val="Hyperlink"/>
                <w:noProof/>
              </w:rPr>
              <w:t>5.4.3</w:t>
            </w:r>
            <w:r>
              <w:rPr>
                <w:rFonts w:asciiTheme="minorHAnsi" w:eastAsiaTheme="minorEastAsia" w:hAnsiTheme="minorHAnsi"/>
                <w:noProof/>
                <w:kern w:val="2"/>
                <w:szCs w:val="24"/>
                <w:lang w:val="tr-TR" w:eastAsia="tr-TR"/>
                <w14:ligatures w14:val="standardContextual"/>
              </w:rPr>
              <w:tab/>
            </w:r>
            <w:r w:rsidRPr="00A67D15">
              <w:rPr>
                <w:rStyle w:val="Hyperlink"/>
                <w:noProof/>
              </w:rPr>
              <w:t>Open Decision Space Performance</w:t>
            </w:r>
            <w:r>
              <w:rPr>
                <w:noProof/>
                <w:webHidden/>
              </w:rPr>
              <w:tab/>
            </w:r>
            <w:r>
              <w:rPr>
                <w:noProof/>
                <w:webHidden/>
              </w:rPr>
              <w:fldChar w:fldCharType="begin"/>
            </w:r>
            <w:r>
              <w:rPr>
                <w:noProof/>
                <w:webHidden/>
              </w:rPr>
              <w:instrText xml:space="preserve"> PAGEREF _Toc236342183 \h </w:instrText>
            </w:r>
            <w:r>
              <w:rPr>
                <w:noProof/>
                <w:webHidden/>
              </w:rPr>
            </w:r>
            <w:r>
              <w:rPr>
                <w:noProof/>
                <w:webHidden/>
              </w:rPr>
              <w:fldChar w:fldCharType="separate"/>
            </w:r>
            <w:r>
              <w:rPr>
                <w:noProof/>
                <w:webHidden/>
              </w:rPr>
              <w:t>128</w:t>
            </w:r>
            <w:r>
              <w:rPr>
                <w:noProof/>
                <w:webHidden/>
              </w:rPr>
              <w:fldChar w:fldCharType="end"/>
            </w:r>
          </w:hyperlink>
        </w:p>
        <w:p w14:paraId="5D51C530" w14:textId="7E6714C8"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4" w:history="1">
            <w:r w:rsidRPr="00A67D15">
              <w:rPr>
                <w:rStyle w:val="Hyperlink"/>
                <w:noProof/>
              </w:rPr>
              <w:t>5.5</w:t>
            </w:r>
            <w:r>
              <w:rPr>
                <w:rFonts w:asciiTheme="minorHAnsi" w:eastAsiaTheme="minorEastAsia" w:hAnsiTheme="minorHAnsi"/>
                <w:noProof/>
                <w:kern w:val="2"/>
                <w:szCs w:val="24"/>
                <w:lang w:val="tr-TR" w:eastAsia="tr-TR"/>
                <w14:ligatures w14:val="standardContextual"/>
              </w:rPr>
              <w:tab/>
            </w:r>
            <w:r w:rsidRPr="00A67D15">
              <w:rPr>
                <w:rStyle w:val="Hyperlink"/>
                <w:noProof/>
              </w:rPr>
              <w:t>Sensitivity Analysis</w:t>
            </w:r>
            <w:r>
              <w:rPr>
                <w:noProof/>
                <w:webHidden/>
              </w:rPr>
              <w:tab/>
            </w:r>
            <w:r>
              <w:rPr>
                <w:noProof/>
                <w:webHidden/>
              </w:rPr>
              <w:fldChar w:fldCharType="begin"/>
            </w:r>
            <w:r>
              <w:rPr>
                <w:noProof/>
                <w:webHidden/>
              </w:rPr>
              <w:instrText xml:space="preserve"> PAGEREF _Toc236342184 \h </w:instrText>
            </w:r>
            <w:r>
              <w:rPr>
                <w:noProof/>
                <w:webHidden/>
              </w:rPr>
            </w:r>
            <w:r>
              <w:rPr>
                <w:noProof/>
                <w:webHidden/>
              </w:rPr>
              <w:fldChar w:fldCharType="separate"/>
            </w:r>
            <w:r>
              <w:rPr>
                <w:noProof/>
                <w:webHidden/>
              </w:rPr>
              <w:t>134</w:t>
            </w:r>
            <w:r>
              <w:rPr>
                <w:noProof/>
                <w:webHidden/>
              </w:rPr>
              <w:fldChar w:fldCharType="end"/>
            </w:r>
          </w:hyperlink>
        </w:p>
        <w:p w14:paraId="2506BAD9" w14:textId="1E2482E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5" w:history="1">
            <w:r w:rsidRPr="00A67D15">
              <w:rPr>
                <w:rStyle w:val="Hyperlink"/>
                <w:noProof/>
              </w:rPr>
              <w:t>5.6</w:t>
            </w:r>
            <w:r>
              <w:rPr>
                <w:rFonts w:asciiTheme="minorHAnsi" w:eastAsiaTheme="minorEastAsia" w:hAnsiTheme="minorHAnsi"/>
                <w:noProof/>
                <w:kern w:val="2"/>
                <w:szCs w:val="24"/>
                <w:lang w:val="tr-TR" w:eastAsia="tr-TR"/>
                <w14:ligatures w14:val="standardContextual"/>
              </w:rPr>
              <w:tab/>
            </w:r>
            <w:r w:rsidRPr="00A67D15">
              <w:rPr>
                <w:rStyle w:val="Hyperlink"/>
                <w:noProof/>
              </w:rPr>
              <w:t>Compliance with the Evaluation Criteria and Chapter Summary</w:t>
            </w:r>
            <w:r>
              <w:rPr>
                <w:noProof/>
                <w:webHidden/>
              </w:rPr>
              <w:tab/>
            </w:r>
            <w:r>
              <w:rPr>
                <w:noProof/>
                <w:webHidden/>
              </w:rPr>
              <w:fldChar w:fldCharType="begin"/>
            </w:r>
            <w:r>
              <w:rPr>
                <w:noProof/>
                <w:webHidden/>
              </w:rPr>
              <w:instrText xml:space="preserve"> PAGEREF _Toc236342185 \h </w:instrText>
            </w:r>
            <w:r>
              <w:rPr>
                <w:noProof/>
                <w:webHidden/>
              </w:rPr>
            </w:r>
            <w:r>
              <w:rPr>
                <w:noProof/>
                <w:webHidden/>
              </w:rPr>
              <w:fldChar w:fldCharType="separate"/>
            </w:r>
            <w:r>
              <w:rPr>
                <w:noProof/>
                <w:webHidden/>
              </w:rPr>
              <w:t>138</w:t>
            </w:r>
            <w:r>
              <w:rPr>
                <w:noProof/>
                <w:webHidden/>
              </w:rPr>
              <w:fldChar w:fldCharType="end"/>
            </w:r>
          </w:hyperlink>
        </w:p>
        <w:p w14:paraId="0E3AECB4" w14:textId="35430703"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86" w:history="1">
            <w:r w:rsidRPr="00A67D15">
              <w:rPr>
                <w:rStyle w:val="Hyperlink"/>
              </w:rPr>
              <w:t>6</w:t>
            </w:r>
            <w:r>
              <w:rPr>
                <w:rFonts w:asciiTheme="minorHAnsi" w:eastAsiaTheme="minorEastAsia" w:hAnsiTheme="minorHAnsi"/>
                <w:kern w:val="2"/>
                <w:szCs w:val="24"/>
                <w:lang w:val="tr-TR" w:eastAsia="tr-TR"/>
                <w14:ligatures w14:val="standardContextual"/>
              </w:rPr>
              <w:tab/>
            </w:r>
            <w:r w:rsidRPr="00A67D15">
              <w:rPr>
                <w:rStyle w:val="Hyperlink"/>
              </w:rPr>
              <w:t>CONCLUSION AND FUTURE WORKS</w:t>
            </w:r>
            <w:r>
              <w:rPr>
                <w:webHidden/>
              </w:rPr>
              <w:tab/>
            </w:r>
            <w:r>
              <w:rPr>
                <w:webHidden/>
              </w:rPr>
              <w:fldChar w:fldCharType="begin"/>
            </w:r>
            <w:r>
              <w:rPr>
                <w:webHidden/>
              </w:rPr>
              <w:instrText xml:space="preserve"> PAGEREF _Toc236342186 \h </w:instrText>
            </w:r>
            <w:r>
              <w:rPr>
                <w:webHidden/>
              </w:rPr>
            </w:r>
            <w:r>
              <w:rPr>
                <w:webHidden/>
              </w:rPr>
              <w:fldChar w:fldCharType="separate"/>
            </w:r>
            <w:r>
              <w:rPr>
                <w:webHidden/>
              </w:rPr>
              <w:t>139</w:t>
            </w:r>
            <w:r>
              <w:rPr>
                <w:webHidden/>
              </w:rPr>
              <w:fldChar w:fldCharType="end"/>
            </w:r>
          </w:hyperlink>
        </w:p>
        <w:p w14:paraId="05976F04" w14:textId="6F9CD12E"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7" w:history="1">
            <w:r w:rsidRPr="00A67D15">
              <w:rPr>
                <w:rStyle w:val="Hyperlink"/>
                <w:noProof/>
              </w:rPr>
              <w:t>6.1</w:t>
            </w:r>
            <w:r>
              <w:rPr>
                <w:rFonts w:asciiTheme="minorHAnsi" w:eastAsiaTheme="minorEastAsia" w:hAnsiTheme="minorHAnsi"/>
                <w:noProof/>
                <w:kern w:val="2"/>
                <w:szCs w:val="24"/>
                <w:lang w:val="tr-TR" w:eastAsia="tr-TR"/>
                <w14:ligatures w14:val="standardContextual"/>
              </w:rPr>
              <w:tab/>
            </w:r>
            <w:r w:rsidRPr="00A67D15">
              <w:rPr>
                <w:rStyle w:val="Hyperlink"/>
                <w:noProof/>
              </w:rPr>
              <w:t>Conclusions</w:t>
            </w:r>
            <w:r>
              <w:rPr>
                <w:noProof/>
                <w:webHidden/>
              </w:rPr>
              <w:tab/>
            </w:r>
            <w:r>
              <w:rPr>
                <w:noProof/>
                <w:webHidden/>
              </w:rPr>
              <w:fldChar w:fldCharType="begin"/>
            </w:r>
            <w:r>
              <w:rPr>
                <w:noProof/>
                <w:webHidden/>
              </w:rPr>
              <w:instrText xml:space="preserve"> PAGEREF _Toc236342187 \h </w:instrText>
            </w:r>
            <w:r>
              <w:rPr>
                <w:noProof/>
                <w:webHidden/>
              </w:rPr>
            </w:r>
            <w:r>
              <w:rPr>
                <w:noProof/>
                <w:webHidden/>
              </w:rPr>
              <w:fldChar w:fldCharType="separate"/>
            </w:r>
            <w:r>
              <w:rPr>
                <w:noProof/>
                <w:webHidden/>
              </w:rPr>
              <w:t>139</w:t>
            </w:r>
            <w:r>
              <w:rPr>
                <w:noProof/>
                <w:webHidden/>
              </w:rPr>
              <w:fldChar w:fldCharType="end"/>
            </w:r>
          </w:hyperlink>
        </w:p>
        <w:p w14:paraId="1D8A93B8" w14:textId="3CF3CCA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8" w:history="1">
            <w:r w:rsidRPr="00A67D15">
              <w:rPr>
                <w:rStyle w:val="Hyperlink"/>
                <w:noProof/>
              </w:rPr>
              <w:t>6.2</w:t>
            </w:r>
            <w:r>
              <w:rPr>
                <w:rFonts w:asciiTheme="minorHAnsi" w:eastAsiaTheme="minorEastAsia" w:hAnsiTheme="minorHAnsi"/>
                <w:noProof/>
                <w:kern w:val="2"/>
                <w:szCs w:val="24"/>
                <w:lang w:val="tr-TR" w:eastAsia="tr-TR"/>
                <w14:ligatures w14:val="standardContextual"/>
              </w:rPr>
              <w:tab/>
            </w:r>
            <w:r w:rsidRPr="00A67D15">
              <w:rPr>
                <w:rStyle w:val="Hyperlink"/>
                <w:noProof/>
              </w:rPr>
              <w:t>Future Works</w:t>
            </w:r>
            <w:r>
              <w:rPr>
                <w:noProof/>
                <w:webHidden/>
              </w:rPr>
              <w:tab/>
            </w:r>
            <w:r>
              <w:rPr>
                <w:noProof/>
                <w:webHidden/>
              </w:rPr>
              <w:fldChar w:fldCharType="begin"/>
            </w:r>
            <w:r>
              <w:rPr>
                <w:noProof/>
                <w:webHidden/>
              </w:rPr>
              <w:instrText xml:space="preserve"> PAGEREF _Toc236342188 \h </w:instrText>
            </w:r>
            <w:r>
              <w:rPr>
                <w:noProof/>
                <w:webHidden/>
              </w:rPr>
            </w:r>
            <w:r>
              <w:rPr>
                <w:noProof/>
                <w:webHidden/>
              </w:rPr>
              <w:fldChar w:fldCharType="separate"/>
            </w:r>
            <w:r>
              <w:rPr>
                <w:noProof/>
                <w:webHidden/>
              </w:rPr>
              <w:t>139</w:t>
            </w:r>
            <w:r>
              <w:rPr>
                <w:noProof/>
                <w:webHidden/>
              </w:rPr>
              <w:fldChar w:fldCharType="end"/>
            </w:r>
          </w:hyperlink>
        </w:p>
        <w:p w14:paraId="6851B436" w14:textId="21D3F3CD" w:rsidR="008B09EB" w:rsidRDefault="008B09EB">
          <w:pPr>
            <w:pStyle w:val="TOC1"/>
            <w:rPr>
              <w:rFonts w:asciiTheme="minorHAnsi" w:eastAsiaTheme="minorEastAsia" w:hAnsiTheme="minorHAnsi"/>
              <w:kern w:val="2"/>
              <w:szCs w:val="24"/>
              <w:lang w:val="tr-TR" w:eastAsia="tr-TR"/>
              <w14:ligatures w14:val="standardContextual"/>
            </w:rPr>
          </w:pPr>
          <w:hyperlink w:anchor="_Toc236342189" w:history="1">
            <w:r w:rsidRPr="00A67D15">
              <w:rPr>
                <w:rStyle w:val="Hyperlink"/>
              </w:rPr>
              <w:t>REFERENCES</w:t>
            </w:r>
            <w:r>
              <w:rPr>
                <w:webHidden/>
              </w:rPr>
              <w:tab/>
            </w:r>
            <w:r>
              <w:rPr>
                <w:webHidden/>
              </w:rPr>
              <w:fldChar w:fldCharType="begin"/>
            </w:r>
            <w:r>
              <w:rPr>
                <w:webHidden/>
              </w:rPr>
              <w:instrText xml:space="preserve"> PAGEREF _Toc236342189 \h </w:instrText>
            </w:r>
            <w:r>
              <w:rPr>
                <w:webHidden/>
              </w:rPr>
            </w:r>
            <w:r>
              <w:rPr>
                <w:webHidden/>
              </w:rPr>
              <w:fldChar w:fldCharType="separate"/>
            </w:r>
            <w:r>
              <w:rPr>
                <w:webHidden/>
              </w:rPr>
              <w:t>141</w:t>
            </w:r>
            <w:r>
              <w:rPr>
                <w:webHidden/>
              </w:rPr>
              <w:fldChar w:fldCharType="end"/>
            </w:r>
          </w:hyperlink>
        </w:p>
        <w:p w14:paraId="217B6891" w14:textId="44984FB5" w:rsidR="008B09EB" w:rsidRDefault="008B09EB">
          <w:pPr>
            <w:pStyle w:val="TOC1"/>
            <w:rPr>
              <w:rFonts w:asciiTheme="minorHAnsi" w:eastAsiaTheme="minorEastAsia" w:hAnsiTheme="minorHAnsi"/>
              <w:kern w:val="2"/>
              <w:szCs w:val="24"/>
              <w:lang w:val="tr-TR" w:eastAsia="tr-TR"/>
              <w14:ligatures w14:val="standardContextual"/>
            </w:rPr>
          </w:pPr>
          <w:hyperlink w:anchor="_Toc236342190" w:history="1">
            <w:r w:rsidRPr="00A67D15">
              <w:rPr>
                <w:rStyle w:val="Hyperlink"/>
              </w:rPr>
              <w:t>APPENDICES</w:t>
            </w:r>
            <w:r>
              <w:rPr>
                <w:webHidden/>
              </w:rPr>
              <w:tab/>
            </w:r>
            <w:r>
              <w:rPr>
                <w:webHidden/>
              </w:rPr>
              <w:fldChar w:fldCharType="begin"/>
            </w:r>
            <w:r>
              <w:rPr>
                <w:webHidden/>
              </w:rPr>
              <w:instrText xml:space="preserve"> PAGEREF _Toc236342190 \h </w:instrText>
            </w:r>
            <w:r>
              <w:rPr>
                <w:webHidden/>
              </w:rPr>
            </w:r>
            <w:r>
              <w:rPr>
                <w:webHidden/>
              </w:rPr>
              <w:fldChar w:fldCharType="separate"/>
            </w:r>
            <w:r>
              <w:rPr>
                <w:webHidden/>
              </w:rPr>
              <w:t>153</w:t>
            </w:r>
            <w:r>
              <w:rPr>
                <w:webHidden/>
              </w:rPr>
              <w:fldChar w:fldCharType="end"/>
            </w:r>
          </w:hyperlink>
        </w:p>
        <w:p w14:paraId="16673A33" w14:textId="23B97539"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1" w:history="1">
            <w:r w:rsidRPr="00A67D15">
              <w:rPr>
                <w:rStyle w:val="Hyperlink"/>
                <w:noProof/>
              </w:rPr>
              <w:t>A.</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Mathematics for Evolution of Burning Status</w:t>
            </w:r>
            <w:r>
              <w:rPr>
                <w:noProof/>
                <w:webHidden/>
              </w:rPr>
              <w:tab/>
            </w:r>
            <w:r>
              <w:rPr>
                <w:noProof/>
                <w:webHidden/>
              </w:rPr>
              <w:fldChar w:fldCharType="begin"/>
            </w:r>
            <w:r>
              <w:rPr>
                <w:noProof/>
                <w:webHidden/>
              </w:rPr>
              <w:instrText xml:space="preserve"> PAGEREF _Toc236342191 \h </w:instrText>
            </w:r>
            <w:r>
              <w:rPr>
                <w:noProof/>
                <w:webHidden/>
              </w:rPr>
            </w:r>
            <w:r>
              <w:rPr>
                <w:noProof/>
                <w:webHidden/>
              </w:rPr>
              <w:fldChar w:fldCharType="separate"/>
            </w:r>
            <w:r>
              <w:rPr>
                <w:noProof/>
                <w:webHidden/>
              </w:rPr>
              <w:t>153</w:t>
            </w:r>
            <w:r>
              <w:rPr>
                <w:noProof/>
                <w:webHidden/>
              </w:rPr>
              <w:fldChar w:fldCharType="end"/>
            </w:r>
          </w:hyperlink>
        </w:p>
        <w:p w14:paraId="113080DC" w14:textId="60D707E0"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2" w:history="1">
            <w:r w:rsidRPr="00A67D15">
              <w:rPr>
                <w:rStyle w:val="Hyperlink"/>
                <w:noProof/>
              </w:rPr>
              <w:t>B.</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Mathematics for Fuel Mass Evolution</w:t>
            </w:r>
            <w:r>
              <w:rPr>
                <w:noProof/>
                <w:webHidden/>
              </w:rPr>
              <w:tab/>
            </w:r>
            <w:r>
              <w:rPr>
                <w:noProof/>
                <w:webHidden/>
              </w:rPr>
              <w:fldChar w:fldCharType="begin"/>
            </w:r>
            <w:r>
              <w:rPr>
                <w:noProof/>
                <w:webHidden/>
              </w:rPr>
              <w:instrText xml:space="preserve"> PAGEREF _Toc236342192 \h </w:instrText>
            </w:r>
            <w:r>
              <w:rPr>
                <w:noProof/>
                <w:webHidden/>
              </w:rPr>
            </w:r>
            <w:r>
              <w:rPr>
                <w:noProof/>
                <w:webHidden/>
              </w:rPr>
              <w:fldChar w:fldCharType="separate"/>
            </w:r>
            <w:r>
              <w:rPr>
                <w:noProof/>
                <w:webHidden/>
              </w:rPr>
              <w:t>156</w:t>
            </w:r>
            <w:r>
              <w:rPr>
                <w:noProof/>
                <w:webHidden/>
              </w:rPr>
              <w:fldChar w:fldCharType="end"/>
            </w:r>
          </w:hyperlink>
        </w:p>
        <w:p w14:paraId="0CCC3298" w14:textId="642C071C"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3" w:history="1">
            <w:r w:rsidRPr="00A67D15">
              <w:rPr>
                <w:rStyle w:val="Hyperlink"/>
                <w:noProof/>
              </w:rPr>
              <w:t>C.</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Mathematics for Fire Intensity Evolution</w:t>
            </w:r>
            <w:r>
              <w:rPr>
                <w:noProof/>
                <w:webHidden/>
              </w:rPr>
              <w:tab/>
            </w:r>
            <w:r>
              <w:rPr>
                <w:noProof/>
                <w:webHidden/>
              </w:rPr>
              <w:fldChar w:fldCharType="begin"/>
            </w:r>
            <w:r>
              <w:rPr>
                <w:noProof/>
                <w:webHidden/>
              </w:rPr>
              <w:instrText xml:space="preserve"> PAGEREF _Toc236342193 \h </w:instrText>
            </w:r>
            <w:r>
              <w:rPr>
                <w:noProof/>
                <w:webHidden/>
              </w:rPr>
            </w:r>
            <w:r>
              <w:rPr>
                <w:noProof/>
                <w:webHidden/>
              </w:rPr>
              <w:fldChar w:fldCharType="separate"/>
            </w:r>
            <w:r>
              <w:rPr>
                <w:noProof/>
                <w:webHidden/>
              </w:rPr>
              <w:t>161</w:t>
            </w:r>
            <w:r>
              <w:rPr>
                <w:noProof/>
                <w:webHidden/>
              </w:rPr>
              <w:fldChar w:fldCharType="end"/>
            </w:r>
          </w:hyperlink>
        </w:p>
        <w:p w14:paraId="10BDAD51" w14:textId="5E605F19"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4" w:history="1">
            <w:r w:rsidRPr="00A67D15">
              <w:rPr>
                <w:rStyle w:val="Hyperlink"/>
                <w:noProof/>
              </w:rPr>
              <w:t>D.</w:t>
            </w:r>
            <w:r>
              <w:rPr>
                <w:rFonts w:asciiTheme="minorHAnsi" w:eastAsiaTheme="minorEastAsia" w:hAnsiTheme="minorHAnsi"/>
                <w:noProof/>
                <w:kern w:val="2"/>
                <w:szCs w:val="24"/>
                <w:lang w:val="tr-TR" w:eastAsia="tr-TR"/>
                <w14:ligatures w14:val="standardContextual"/>
              </w:rPr>
              <w:tab/>
            </w:r>
            <w:r w:rsidRPr="00A67D15">
              <w:rPr>
                <w:rStyle w:val="Hyperlink"/>
                <w:noProof/>
              </w:rPr>
              <w:t>Complete Concept Mapping Specification</w:t>
            </w:r>
            <w:r>
              <w:rPr>
                <w:noProof/>
                <w:webHidden/>
              </w:rPr>
              <w:tab/>
            </w:r>
            <w:r>
              <w:rPr>
                <w:noProof/>
                <w:webHidden/>
              </w:rPr>
              <w:fldChar w:fldCharType="begin"/>
            </w:r>
            <w:r>
              <w:rPr>
                <w:noProof/>
                <w:webHidden/>
              </w:rPr>
              <w:instrText xml:space="preserve"> PAGEREF _Toc236342194 \h </w:instrText>
            </w:r>
            <w:r>
              <w:rPr>
                <w:noProof/>
                <w:webHidden/>
              </w:rPr>
            </w:r>
            <w:r>
              <w:rPr>
                <w:noProof/>
                <w:webHidden/>
              </w:rPr>
              <w:fldChar w:fldCharType="separate"/>
            </w:r>
            <w:r>
              <w:rPr>
                <w:noProof/>
                <w:webHidden/>
              </w:rPr>
              <w:t>163</w:t>
            </w:r>
            <w:r>
              <w:rPr>
                <w:noProof/>
                <w:webHidden/>
              </w:rPr>
              <w:fldChar w:fldCharType="end"/>
            </w:r>
          </w:hyperlink>
        </w:p>
        <w:p w14:paraId="57AEA376" w14:textId="092D2C0C"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5" w:history="1">
            <w:r w:rsidRPr="00A67D15">
              <w:rPr>
                <w:rStyle w:val="Hyperlink"/>
                <w:noProof/>
              </w:rPr>
              <w:t>E.</w:t>
            </w:r>
            <w:r>
              <w:rPr>
                <w:rFonts w:asciiTheme="minorHAnsi" w:eastAsiaTheme="minorEastAsia" w:hAnsiTheme="minorHAnsi"/>
                <w:noProof/>
                <w:kern w:val="2"/>
                <w:szCs w:val="24"/>
                <w:lang w:val="tr-TR" w:eastAsia="tr-TR"/>
                <w14:ligatures w14:val="standardContextual"/>
              </w:rPr>
              <w:tab/>
            </w:r>
            <w:r w:rsidRPr="00A67D15">
              <w:rPr>
                <w:rStyle w:val="Hyperlink"/>
                <w:noProof/>
              </w:rPr>
              <w:t>Representative Decision Rules</w:t>
            </w:r>
            <w:r>
              <w:rPr>
                <w:noProof/>
                <w:webHidden/>
              </w:rPr>
              <w:tab/>
            </w:r>
            <w:r>
              <w:rPr>
                <w:noProof/>
                <w:webHidden/>
              </w:rPr>
              <w:fldChar w:fldCharType="begin"/>
            </w:r>
            <w:r>
              <w:rPr>
                <w:noProof/>
                <w:webHidden/>
              </w:rPr>
              <w:instrText xml:space="preserve"> PAGEREF _Toc236342195 \h </w:instrText>
            </w:r>
            <w:r>
              <w:rPr>
                <w:noProof/>
                <w:webHidden/>
              </w:rPr>
            </w:r>
            <w:r>
              <w:rPr>
                <w:noProof/>
                <w:webHidden/>
              </w:rPr>
              <w:fldChar w:fldCharType="separate"/>
            </w:r>
            <w:r>
              <w:rPr>
                <w:noProof/>
                <w:webHidden/>
              </w:rPr>
              <w:t>165</w:t>
            </w:r>
            <w:r>
              <w:rPr>
                <w:noProof/>
                <w:webHidden/>
              </w:rPr>
              <w:fldChar w:fldCharType="end"/>
            </w:r>
          </w:hyperlink>
        </w:p>
        <w:p w14:paraId="61C1D80E" w14:textId="76B7A400"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6" w:history="1">
            <w:r w:rsidRPr="00A67D15">
              <w:rPr>
                <w:rStyle w:val="Hyperlink"/>
                <w:noProof/>
              </w:rPr>
              <w:t>F.</w:t>
            </w:r>
            <w:r>
              <w:rPr>
                <w:rFonts w:asciiTheme="minorHAnsi" w:eastAsiaTheme="minorEastAsia" w:hAnsiTheme="minorHAnsi"/>
                <w:noProof/>
                <w:kern w:val="2"/>
                <w:szCs w:val="24"/>
                <w:lang w:val="tr-TR" w:eastAsia="tr-TR"/>
                <w14:ligatures w14:val="standardContextual"/>
              </w:rPr>
              <w:tab/>
            </w:r>
            <w:r w:rsidRPr="00A67D15">
              <w:rPr>
                <w:rStyle w:val="Hyperlink"/>
                <w:noProof/>
              </w:rPr>
              <w:t>Generative AI Prompt Specifications</w:t>
            </w:r>
            <w:r>
              <w:rPr>
                <w:noProof/>
                <w:webHidden/>
              </w:rPr>
              <w:tab/>
            </w:r>
            <w:r>
              <w:rPr>
                <w:noProof/>
                <w:webHidden/>
              </w:rPr>
              <w:fldChar w:fldCharType="begin"/>
            </w:r>
            <w:r>
              <w:rPr>
                <w:noProof/>
                <w:webHidden/>
              </w:rPr>
              <w:instrText xml:space="preserve"> PAGEREF _Toc236342196 \h </w:instrText>
            </w:r>
            <w:r>
              <w:rPr>
                <w:noProof/>
                <w:webHidden/>
              </w:rPr>
            </w:r>
            <w:r>
              <w:rPr>
                <w:noProof/>
                <w:webHidden/>
              </w:rPr>
              <w:fldChar w:fldCharType="separate"/>
            </w:r>
            <w:r>
              <w:rPr>
                <w:noProof/>
                <w:webHidden/>
              </w:rPr>
              <w:t>169</w:t>
            </w:r>
            <w:r>
              <w:rPr>
                <w:noProof/>
                <w:webHidden/>
              </w:rPr>
              <w:fldChar w:fldCharType="end"/>
            </w:r>
          </w:hyperlink>
        </w:p>
        <w:p w14:paraId="648A8A65" w14:textId="00C13B48" w:rsidR="008B09EB" w:rsidRDefault="008B09EB">
          <w:pPr>
            <w:pStyle w:val="TOC1"/>
            <w:rPr>
              <w:rFonts w:asciiTheme="minorHAnsi" w:eastAsiaTheme="minorEastAsia" w:hAnsiTheme="minorHAnsi"/>
              <w:kern w:val="2"/>
              <w:szCs w:val="24"/>
              <w:lang w:val="tr-TR" w:eastAsia="tr-TR"/>
              <w14:ligatures w14:val="standardContextual"/>
            </w:rPr>
          </w:pPr>
          <w:hyperlink w:anchor="_Toc236342197" w:history="1">
            <w:r w:rsidRPr="00A67D15">
              <w:rPr>
                <w:rStyle w:val="Hyperlink"/>
              </w:rPr>
              <w:t>CURRICULUM VITAE</w:t>
            </w:r>
            <w:r>
              <w:rPr>
                <w:webHidden/>
              </w:rPr>
              <w:tab/>
            </w:r>
            <w:r>
              <w:rPr>
                <w:webHidden/>
              </w:rPr>
              <w:fldChar w:fldCharType="begin"/>
            </w:r>
            <w:r>
              <w:rPr>
                <w:webHidden/>
              </w:rPr>
              <w:instrText xml:space="preserve"> PAGEREF _Toc236342197 \h </w:instrText>
            </w:r>
            <w:r>
              <w:rPr>
                <w:webHidden/>
              </w:rPr>
            </w:r>
            <w:r>
              <w:rPr>
                <w:webHidden/>
              </w:rPr>
              <w:fldChar w:fldCharType="separate"/>
            </w:r>
            <w:r>
              <w:rPr>
                <w:webHidden/>
              </w:rPr>
              <w:t>175</w:t>
            </w:r>
            <w:r>
              <w:rPr>
                <w:webHidden/>
              </w:rPr>
              <w:fldChar w:fldCharType="end"/>
            </w:r>
          </w:hyperlink>
        </w:p>
        <w:p w14:paraId="63CFF278" w14:textId="31EC2174" w:rsidR="00041C8A" w:rsidRPr="00BA1179" w:rsidRDefault="00041C8A">
          <w:r w:rsidRPr="00BA1179">
            <w:rPr>
              <w:b/>
              <w:bCs/>
            </w:rPr>
            <w:fldChar w:fldCharType="end"/>
          </w:r>
        </w:p>
      </w:sdtContent>
    </w:sdt>
    <w:p w14:paraId="74793EF8" w14:textId="77777777" w:rsidR="008E6767" w:rsidRPr="00BA1179" w:rsidRDefault="008E6767" w:rsidP="008E6767"/>
    <w:p w14:paraId="2F9E8B3A" w14:textId="3C506D2E" w:rsidR="00FA4B73" w:rsidRPr="00BA1179" w:rsidRDefault="00FA4B73" w:rsidP="008E6767">
      <w:pPr>
        <w:sectPr w:rsidR="00FA4B73" w:rsidRPr="00BA1179" w:rsidSect="003E313C">
          <w:pgSz w:w="11906" w:h="16838"/>
          <w:pgMar w:top="1987" w:right="1584" w:bottom="1584" w:left="2275" w:header="706" w:footer="1411" w:gutter="0"/>
          <w:lnNumType w:countBy="1" w:restart="continuous"/>
          <w:pgNumType w:fmt="lowerRoman"/>
          <w:cols w:space="708"/>
          <w:docGrid w:linePitch="360"/>
        </w:sectPr>
      </w:pPr>
    </w:p>
    <w:p w14:paraId="46B9226C" w14:textId="77777777" w:rsidR="00320403" w:rsidRPr="00BA1179" w:rsidRDefault="00320403" w:rsidP="00282804">
      <w:pPr>
        <w:pStyle w:val="CoverPages"/>
        <w:rPr>
          <w:lang w:val="en-US"/>
        </w:rPr>
      </w:pPr>
      <w:bookmarkStart w:id="19" w:name="_Toc236342122"/>
      <w:r w:rsidRPr="00BA1179">
        <w:rPr>
          <w:lang w:val="en-US"/>
        </w:rPr>
        <w:lastRenderedPageBreak/>
        <w:t>LIST OF TABLES</w:t>
      </w:r>
      <w:bookmarkEnd w:id="19"/>
    </w:p>
    <w:p w14:paraId="41EA5D46" w14:textId="249EF80B" w:rsidR="008B09EB" w:rsidRDefault="00D25E3E">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lang w:eastAsia="ja-JP"/>
        </w:rPr>
        <w:fldChar w:fldCharType="begin"/>
      </w:r>
      <w:r w:rsidRPr="00BA1179">
        <w:rPr>
          <w:lang w:eastAsia="ja-JP"/>
        </w:rPr>
        <w:instrText xml:space="preserve"> TOC \h \z \c "Table" </w:instrText>
      </w:r>
      <w:r w:rsidRPr="00BA1179">
        <w:rPr>
          <w:lang w:eastAsia="ja-JP"/>
        </w:rPr>
        <w:fldChar w:fldCharType="separate"/>
      </w:r>
      <w:hyperlink w:anchor="_Toc236342198" w:history="1">
        <w:r w:rsidR="008B09EB" w:rsidRPr="008E4ED6">
          <w:rPr>
            <w:rStyle w:val="Hyperlink"/>
            <w:noProof/>
          </w:rPr>
          <w:t>Table 1.1 DSS gaps identified in wildfire decision support literature</w:t>
        </w:r>
        <w:r w:rsidR="008B09EB">
          <w:rPr>
            <w:noProof/>
            <w:webHidden/>
          </w:rPr>
          <w:tab/>
        </w:r>
        <w:r w:rsidR="008B09EB">
          <w:rPr>
            <w:noProof/>
            <w:webHidden/>
          </w:rPr>
          <w:fldChar w:fldCharType="begin"/>
        </w:r>
        <w:r w:rsidR="008B09EB">
          <w:rPr>
            <w:noProof/>
            <w:webHidden/>
          </w:rPr>
          <w:instrText xml:space="preserve"> PAGEREF _Toc236342198 \h </w:instrText>
        </w:r>
        <w:r w:rsidR="008B09EB">
          <w:rPr>
            <w:noProof/>
            <w:webHidden/>
          </w:rPr>
        </w:r>
        <w:r w:rsidR="008B09EB">
          <w:rPr>
            <w:noProof/>
            <w:webHidden/>
          </w:rPr>
          <w:fldChar w:fldCharType="separate"/>
        </w:r>
        <w:r w:rsidR="008B09EB">
          <w:rPr>
            <w:noProof/>
            <w:webHidden/>
          </w:rPr>
          <w:t>4</w:t>
        </w:r>
        <w:r w:rsidR="008B09EB">
          <w:rPr>
            <w:noProof/>
            <w:webHidden/>
          </w:rPr>
          <w:fldChar w:fldCharType="end"/>
        </w:r>
      </w:hyperlink>
    </w:p>
    <w:p w14:paraId="57090F7C" w14:textId="386B09F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199" w:history="1">
        <w:r w:rsidRPr="008E4ED6">
          <w:rPr>
            <w:rStyle w:val="Hyperlink"/>
            <w:noProof/>
          </w:rPr>
          <w:t>Table 1.2 Mapping of thesis contributions to identified gaps</w:t>
        </w:r>
        <w:r>
          <w:rPr>
            <w:noProof/>
            <w:webHidden/>
          </w:rPr>
          <w:tab/>
        </w:r>
        <w:r>
          <w:rPr>
            <w:noProof/>
            <w:webHidden/>
          </w:rPr>
          <w:fldChar w:fldCharType="begin"/>
        </w:r>
        <w:r>
          <w:rPr>
            <w:noProof/>
            <w:webHidden/>
          </w:rPr>
          <w:instrText xml:space="preserve"> PAGEREF _Toc236342199 \h </w:instrText>
        </w:r>
        <w:r>
          <w:rPr>
            <w:noProof/>
            <w:webHidden/>
          </w:rPr>
        </w:r>
        <w:r>
          <w:rPr>
            <w:noProof/>
            <w:webHidden/>
          </w:rPr>
          <w:fldChar w:fldCharType="separate"/>
        </w:r>
        <w:r>
          <w:rPr>
            <w:noProof/>
            <w:webHidden/>
          </w:rPr>
          <w:t>9</w:t>
        </w:r>
        <w:r>
          <w:rPr>
            <w:noProof/>
            <w:webHidden/>
          </w:rPr>
          <w:fldChar w:fldCharType="end"/>
        </w:r>
      </w:hyperlink>
    </w:p>
    <w:p w14:paraId="11A3E5B6" w14:textId="1AD1D9EA"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0" w:history="1">
        <w:r w:rsidRPr="008E4ED6">
          <w:rPr>
            <w:rStyle w:val="Hyperlink"/>
            <w:noProof/>
          </w:rPr>
          <w:t>Table 2.1 The ten observation features, their sources, and their rationale</w:t>
        </w:r>
        <w:r>
          <w:rPr>
            <w:noProof/>
            <w:webHidden/>
          </w:rPr>
          <w:tab/>
        </w:r>
        <w:r>
          <w:rPr>
            <w:noProof/>
            <w:webHidden/>
          </w:rPr>
          <w:fldChar w:fldCharType="begin"/>
        </w:r>
        <w:r>
          <w:rPr>
            <w:noProof/>
            <w:webHidden/>
          </w:rPr>
          <w:instrText xml:space="preserve"> PAGEREF _Toc236342200 \h </w:instrText>
        </w:r>
        <w:r>
          <w:rPr>
            <w:noProof/>
            <w:webHidden/>
          </w:rPr>
        </w:r>
        <w:r>
          <w:rPr>
            <w:noProof/>
            <w:webHidden/>
          </w:rPr>
          <w:fldChar w:fldCharType="separate"/>
        </w:r>
        <w:r>
          <w:rPr>
            <w:noProof/>
            <w:webHidden/>
          </w:rPr>
          <w:t>21</w:t>
        </w:r>
        <w:r>
          <w:rPr>
            <w:noProof/>
            <w:webHidden/>
          </w:rPr>
          <w:fldChar w:fldCharType="end"/>
        </w:r>
      </w:hyperlink>
    </w:p>
    <w:p w14:paraId="57B02C8A" w14:textId="779AE3E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1" w:history="1">
        <w:r w:rsidRPr="008E4ED6">
          <w:rPr>
            <w:rStyle w:val="Hyperlink"/>
            <w:noProof/>
          </w:rPr>
          <w:t>Table 2.2 Mamdani and zero-order Takagi-Sugeno inference compared</w:t>
        </w:r>
        <w:r>
          <w:rPr>
            <w:noProof/>
            <w:webHidden/>
          </w:rPr>
          <w:tab/>
        </w:r>
        <w:r>
          <w:rPr>
            <w:noProof/>
            <w:webHidden/>
          </w:rPr>
          <w:fldChar w:fldCharType="begin"/>
        </w:r>
        <w:r>
          <w:rPr>
            <w:noProof/>
            <w:webHidden/>
          </w:rPr>
          <w:instrText xml:space="preserve"> PAGEREF _Toc236342201 \h </w:instrText>
        </w:r>
        <w:r>
          <w:rPr>
            <w:noProof/>
            <w:webHidden/>
          </w:rPr>
        </w:r>
        <w:r>
          <w:rPr>
            <w:noProof/>
            <w:webHidden/>
          </w:rPr>
          <w:fldChar w:fldCharType="separate"/>
        </w:r>
        <w:r>
          <w:rPr>
            <w:noProof/>
            <w:webHidden/>
          </w:rPr>
          <w:t>27</w:t>
        </w:r>
        <w:r>
          <w:rPr>
            <w:noProof/>
            <w:webHidden/>
          </w:rPr>
          <w:fldChar w:fldCharType="end"/>
        </w:r>
      </w:hyperlink>
    </w:p>
    <w:p w14:paraId="1CA99788" w14:textId="4451802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2" w:history="1">
        <w:r w:rsidRPr="008E4ED6">
          <w:rPr>
            <w:rStyle w:val="Hyperlink"/>
            <w:noProof/>
          </w:rPr>
          <w:t>Table 2.3 Operational questions and the decision concepts derived from them</w:t>
        </w:r>
        <w:r>
          <w:rPr>
            <w:noProof/>
            <w:webHidden/>
          </w:rPr>
          <w:tab/>
        </w:r>
        <w:r>
          <w:rPr>
            <w:noProof/>
            <w:webHidden/>
          </w:rPr>
          <w:fldChar w:fldCharType="begin"/>
        </w:r>
        <w:r>
          <w:rPr>
            <w:noProof/>
            <w:webHidden/>
          </w:rPr>
          <w:instrText xml:space="preserve"> PAGEREF _Toc236342202 \h </w:instrText>
        </w:r>
        <w:r>
          <w:rPr>
            <w:noProof/>
            <w:webHidden/>
          </w:rPr>
        </w:r>
        <w:r>
          <w:rPr>
            <w:noProof/>
            <w:webHidden/>
          </w:rPr>
          <w:fldChar w:fldCharType="separate"/>
        </w:r>
        <w:r>
          <w:rPr>
            <w:noProof/>
            <w:webHidden/>
          </w:rPr>
          <w:t>30</w:t>
        </w:r>
        <w:r>
          <w:rPr>
            <w:noProof/>
            <w:webHidden/>
          </w:rPr>
          <w:fldChar w:fldCharType="end"/>
        </w:r>
      </w:hyperlink>
    </w:p>
    <w:p w14:paraId="3126F760" w14:textId="7F553DE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3" w:history="1">
        <w:r w:rsidRPr="008E4ED6">
          <w:rPr>
            <w:rStyle w:val="Hyperlink"/>
            <w:noProof/>
          </w:rPr>
          <w:t>Table 2.4 Intervention types, representative orders, and input-level effects</w:t>
        </w:r>
        <w:r>
          <w:rPr>
            <w:noProof/>
            <w:webHidden/>
          </w:rPr>
          <w:tab/>
        </w:r>
        <w:r>
          <w:rPr>
            <w:noProof/>
            <w:webHidden/>
          </w:rPr>
          <w:fldChar w:fldCharType="begin"/>
        </w:r>
        <w:r>
          <w:rPr>
            <w:noProof/>
            <w:webHidden/>
          </w:rPr>
          <w:instrText xml:space="preserve"> PAGEREF _Toc236342203 \h </w:instrText>
        </w:r>
        <w:r>
          <w:rPr>
            <w:noProof/>
            <w:webHidden/>
          </w:rPr>
        </w:r>
        <w:r>
          <w:rPr>
            <w:noProof/>
            <w:webHidden/>
          </w:rPr>
          <w:fldChar w:fldCharType="separate"/>
        </w:r>
        <w:r>
          <w:rPr>
            <w:noProof/>
            <w:webHidden/>
          </w:rPr>
          <w:t>32</w:t>
        </w:r>
        <w:r>
          <w:rPr>
            <w:noProof/>
            <w:webHidden/>
          </w:rPr>
          <w:fldChar w:fldCharType="end"/>
        </w:r>
      </w:hyperlink>
    </w:p>
    <w:p w14:paraId="3EECF5D7" w14:textId="5540AF9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4" w:history="1">
        <w:r w:rsidRPr="008E4ED6">
          <w:rPr>
            <w:rStyle w:val="Hyperlink"/>
            <w:noProof/>
          </w:rPr>
          <w:t>Table 2.5 Decision cost components, their scope, and their rationale</w:t>
        </w:r>
        <w:r>
          <w:rPr>
            <w:noProof/>
            <w:webHidden/>
          </w:rPr>
          <w:tab/>
        </w:r>
        <w:r>
          <w:rPr>
            <w:noProof/>
            <w:webHidden/>
          </w:rPr>
          <w:fldChar w:fldCharType="begin"/>
        </w:r>
        <w:r>
          <w:rPr>
            <w:noProof/>
            <w:webHidden/>
          </w:rPr>
          <w:instrText xml:space="preserve"> PAGEREF _Toc236342204 \h </w:instrText>
        </w:r>
        <w:r>
          <w:rPr>
            <w:noProof/>
            <w:webHidden/>
          </w:rPr>
        </w:r>
        <w:r>
          <w:rPr>
            <w:noProof/>
            <w:webHidden/>
          </w:rPr>
          <w:fldChar w:fldCharType="separate"/>
        </w:r>
        <w:r>
          <w:rPr>
            <w:noProof/>
            <w:webHidden/>
          </w:rPr>
          <w:t>35</w:t>
        </w:r>
        <w:r>
          <w:rPr>
            <w:noProof/>
            <w:webHidden/>
          </w:rPr>
          <w:fldChar w:fldCharType="end"/>
        </w:r>
      </w:hyperlink>
    </w:p>
    <w:p w14:paraId="23A01C63" w14:textId="1BAAF7B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5" w:history="1">
        <w:r w:rsidRPr="008E4ED6">
          <w:rPr>
            <w:rStyle w:val="Hyperlink"/>
            <w:noProof/>
          </w:rPr>
          <w:t>Table 2.6 Scope of traceability and sensitivity analysis</w:t>
        </w:r>
        <w:r>
          <w:rPr>
            <w:noProof/>
            <w:webHidden/>
          </w:rPr>
          <w:tab/>
        </w:r>
        <w:r>
          <w:rPr>
            <w:noProof/>
            <w:webHidden/>
          </w:rPr>
          <w:fldChar w:fldCharType="begin"/>
        </w:r>
        <w:r>
          <w:rPr>
            <w:noProof/>
            <w:webHidden/>
          </w:rPr>
          <w:instrText xml:space="preserve"> PAGEREF _Toc236342205 \h </w:instrText>
        </w:r>
        <w:r>
          <w:rPr>
            <w:noProof/>
            <w:webHidden/>
          </w:rPr>
        </w:r>
        <w:r>
          <w:rPr>
            <w:noProof/>
            <w:webHidden/>
          </w:rPr>
          <w:fldChar w:fldCharType="separate"/>
        </w:r>
        <w:r>
          <w:rPr>
            <w:noProof/>
            <w:webHidden/>
          </w:rPr>
          <w:t>39</w:t>
        </w:r>
        <w:r>
          <w:rPr>
            <w:noProof/>
            <w:webHidden/>
          </w:rPr>
          <w:fldChar w:fldCharType="end"/>
        </w:r>
      </w:hyperlink>
    </w:p>
    <w:p w14:paraId="506DCF4A" w14:textId="162F676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6" w:history="1">
        <w:r w:rsidRPr="008E4ED6">
          <w:rPr>
            <w:rStyle w:val="Hyperlink"/>
            <w:noProof/>
          </w:rPr>
          <w:t>Table 3.1 Meteorology data layer parameters</w:t>
        </w:r>
        <w:r>
          <w:rPr>
            <w:noProof/>
            <w:webHidden/>
          </w:rPr>
          <w:tab/>
        </w:r>
        <w:r>
          <w:rPr>
            <w:noProof/>
            <w:webHidden/>
          </w:rPr>
          <w:fldChar w:fldCharType="begin"/>
        </w:r>
        <w:r>
          <w:rPr>
            <w:noProof/>
            <w:webHidden/>
          </w:rPr>
          <w:instrText xml:space="preserve"> PAGEREF _Toc236342206 \h </w:instrText>
        </w:r>
        <w:r>
          <w:rPr>
            <w:noProof/>
            <w:webHidden/>
          </w:rPr>
        </w:r>
        <w:r>
          <w:rPr>
            <w:noProof/>
            <w:webHidden/>
          </w:rPr>
          <w:fldChar w:fldCharType="separate"/>
        </w:r>
        <w:r>
          <w:rPr>
            <w:noProof/>
            <w:webHidden/>
          </w:rPr>
          <w:t>49</w:t>
        </w:r>
        <w:r>
          <w:rPr>
            <w:noProof/>
            <w:webHidden/>
          </w:rPr>
          <w:fldChar w:fldCharType="end"/>
        </w:r>
      </w:hyperlink>
    </w:p>
    <w:p w14:paraId="1FB6351C" w14:textId="64ECF96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7" w:history="1">
        <w:r w:rsidRPr="008E4ED6">
          <w:rPr>
            <w:rStyle w:val="Hyperlink"/>
            <w:noProof/>
          </w:rPr>
          <w:t>Table 3.2 Geometry (topography) data layer parameters</w:t>
        </w:r>
        <w:r>
          <w:rPr>
            <w:noProof/>
            <w:webHidden/>
          </w:rPr>
          <w:tab/>
        </w:r>
        <w:r>
          <w:rPr>
            <w:noProof/>
            <w:webHidden/>
          </w:rPr>
          <w:fldChar w:fldCharType="begin"/>
        </w:r>
        <w:r>
          <w:rPr>
            <w:noProof/>
            <w:webHidden/>
          </w:rPr>
          <w:instrText xml:space="preserve"> PAGEREF _Toc236342207 \h </w:instrText>
        </w:r>
        <w:r>
          <w:rPr>
            <w:noProof/>
            <w:webHidden/>
          </w:rPr>
        </w:r>
        <w:r>
          <w:rPr>
            <w:noProof/>
            <w:webHidden/>
          </w:rPr>
          <w:fldChar w:fldCharType="separate"/>
        </w:r>
        <w:r>
          <w:rPr>
            <w:noProof/>
            <w:webHidden/>
          </w:rPr>
          <w:t>50</w:t>
        </w:r>
        <w:r>
          <w:rPr>
            <w:noProof/>
            <w:webHidden/>
          </w:rPr>
          <w:fldChar w:fldCharType="end"/>
        </w:r>
      </w:hyperlink>
    </w:p>
    <w:p w14:paraId="2C2023E0" w14:textId="2589DCED"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8" w:history="1">
        <w:r w:rsidRPr="008E4ED6">
          <w:rPr>
            <w:rStyle w:val="Hyperlink"/>
            <w:noProof/>
          </w:rPr>
          <w:t>Table 3.3 Fuel data layer parameters</w:t>
        </w:r>
        <w:r>
          <w:rPr>
            <w:noProof/>
            <w:webHidden/>
          </w:rPr>
          <w:tab/>
        </w:r>
        <w:r>
          <w:rPr>
            <w:noProof/>
            <w:webHidden/>
          </w:rPr>
          <w:fldChar w:fldCharType="begin"/>
        </w:r>
        <w:r>
          <w:rPr>
            <w:noProof/>
            <w:webHidden/>
          </w:rPr>
          <w:instrText xml:space="preserve"> PAGEREF _Toc236342208 \h </w:instrText>
        </w:r>
        <w:r>
          <w:rPr>
            <w:noProof/>
            <w:webHidden/>
          </w:rPr>
        </w:r>
        <w:r>
          <w:rPr>
            <w:noProof/>
            <w:webHidden/>
          </w:rPr>
          <w:fldChar w:fldCharType="separate"/>
        </w:r>
        <w:r>
          <w:rPr>
            <w:noProof/>
            <w:webHidden/>
          </w:rPr>
          <w:t>51</w:t>
        </w:r>
        <w:r>
          <w:rPr>
            <w:noProof/>
            <w:webHidden/>
          </w:rPr>
          <w:fldChar w:fldCharType="end"/>
        </w:r>
      </w:hyperlink>
    </w:p>
    <w:p w14:paraId="680D24C2" w14:textId="0D99551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9" w:history="1">
        <w:r w:rsidRPr="008E4ED6">
          <w:rPr>
            <w:rStyle w:val="Hyperlink"/>
            <w:noProof/>
          </w:rPr>
          <w:t>Table 3.4 Value data layer parameters</w:t>
        </w:r>
        <w:r>
          <w:rPr>
            <w:noProof/>
            <w:webHidden/>
          </w:rPr>
          <w:tab/>
        </w:r>
        <w:r>
          <w:rPr>
            <w:noProof/>
            <w:webHidden/>
          </w:rPr>
          <w:fldChar w:fldCharType="begin"/>
        </w:r>
        <w:r>
          <w:rPr>
            <w:noProof/>
            <w:webHidden/>
          </w:rPr>
          <w:instrText xml:space="preserve"> PAGEREF _Toc236342209 \h </w:instrText>
        </w:r>
        <w:r>
          <w:rPr>
            <w:noProof/>
            <w:webHidden/>
          </w:rPr>
        </w:r>
        <w:r>
          <w:rPr>
            <w:noProof/>
            <w:webHidden/>
          </w:rPr>
          <w:fldChar w:fldCharType="separate"/>
        </w:r>
        <w:r>
          <w:rPr>
            <w:noProof/>
            <w:webHidden/>
          </w:rPr>
          <w:t>53</w:t>
        </w:r>
        <w:r>
          <w:rPr>
            <w:noProof/>
            <w:webHidden/>
          </w:rPr>
          <w:fldChar w:fldCharType="end"/>
        </w:r>
      </w:hyperlink>
    </w:p>
    <w:p w14:paraId="5B482541" w14:textId="38B1A1E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0" w:history="1">
        <w:r w:rsidRPr="008E4ED6">
          <w:rPr>
            <w:rStyle w:val="Hyperlink"/>
            <w:noProof/>
          </w:rPr>
          <w:t>Table 3.5 Resource data layer parameters</w:t>
        </w:r>
        <w:r>
          <w:rPr>
            <w:noProof/>
            <w:webHidden/>
          </w:rPr>
          <w:tab/>
        </w:r>
        <w:r>
          <w:rPr>
            <w:noProof/>
            <w:webHidden/>
          </w:rPr>
          <w:fldChar w:fldCharType="begin"/>
        </w:r>
        <w:r>
          <w:rPr>
            <w:noProof/>
            <w:webHidden/>
          </w:rPr>
          <w:instrText xml:space="preserve"> PAGEREF _Toc236342210 \h </w:instrText>
        </w:r>
        <w:r>
          <w:rPr>
            <w:noProof/>
            <w:webHidden/>
          </w:rPr>
        </w:r>
        <w:r>
          <w:rPr>
            <w:noProof/>
            <w:webHidden/>
          </w:rPr>
          <w:fldChar w:fldCharType="separate"/>
        </w:r>
        <w:r>
          <w:rPr>
            <w:noProof/>
            <w:webHidden/>
          </w:rPr>
          <w:t>54</w:t>
        </w:r>
        <w:r>
          <w:rPr>
            <w:noProof/>
            <w:webHidden/>
          </w:rPr>
          <w:fldChar w:fldCharType="end"/>
        </w:r>
      </w:hyperlink>
    </w:p>
    <w:p w14:paraId="79CA1556" w14:textId="7A17056E"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1" w:history="1">
        <w:r w:rsidRPr="008E4ED6">
          <w:rPr>
            <w:rStyle w:val="Hyperlink"/>
            <w:noProof/>
          </w:rPr>
          <w:t xml:space="preserve">Table 3.6 </w:t>
        </w:r>
        <w:r w:rsidRPr="008E4ED6">
          <w:rPr>
            <w:rStyle w:val="Hyperlink"/>
            <w:rFonts w:eastAsiaTheme="majorEastAsia" w:cstheme="majorBidi"/>
            <w:noProof/>
            <w:lang w:eastAsia="ja-JP"/>
          </w:rPr>
          <w:t>Admissible transformations of interaction operator</w:t>
        </w:r>
        <w:r>
          <w:rPr>
            <w:noProof/>
            <w:webHidden/>
          </w:rPr>
          <w:tab/>
        </w:r>
        <w:r>
          <w:rPr>
            <w:noProof/>
            <w:webHidden/>
          </w:rPr>
          <w:fldChar w:fldCharType="begin"/>
        </w:r>
        <w:r>
          <w:rPr>
            <w:noProof/>
            <w:webHidden/>
          </w:rPr>
          <w:instrText xml:space="preserve"> PAGEREF _Toc236342211 \h </w:instrText>
        </w:r>
        <w:r>
          <w:rPr>
            <w:noProof/>
            <w:webHidden/>
          </w:rPr>
        </w:r>
        <w:r>
          <w:rPr>
            <w:noProof/>
            <w:webHidden/>
          </w:rPr>
          <w:fldChar w:fldCharType="separate"/>
        </w:r>
        <w:r>
          <w:rPr>
            <w:noProof/>
            <w:webHidden/>
          </w:rPr>
          <w:t>65</w:t>
        </w:r>
        <w:r>
          <w:rPr>
            <w:noProof/>
            <w:webHidden/>
          </w:rPr>
          <w:fldChar w:fldCharType="end"/>
        </w:r>
      </w:hyperlink>
    </w:p>
    <w:p w14:paraId="58A18591" w14:textId="67CA7A7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2" w:history="1">
        <w:r w:rsidRPr="008E4ED6">
          <w:rPr>
            <w:rStyle w:val="Hyperlink"/>
            <w:noProof/>
          </w:rPr>
          <w:t>Table 4.1 Confidence factors: definition, range, and determination</w:t>
        </w:r>
        <w:r>
          <w:rPr>
            <w:noProof/>
            <w:webHidden/>
          </w:rPr>
          <w:tab/>
        </w:r>
        <w:r>
          <w:rPr>
            <w:noProof/>
            <w:webHidden/>
          </w:rPr>
          <w:fldChar w:fldCharType="begin"/>
        </w:r>
        <w:r>
          <w:rPr>
            <w:noProof/>
            <w:webHidden/>
          </w:rPr>
          <w:instrText xml:space="preserve"> PAGEREF _Toc236342212 \h </w:instrText>
        </w:r>
        <w:r>
          <w:rPr>
            <w:noProof/>
            <w:webHidden/>
          </w:rPr>
        </w:r>
        <w:r>
          <w:rPr>
            <w:noProof/>
            <w:webHidden/>
          </w:rPr>
          <w:fldChar w:fldCharType="separate"/>
        </w:r>
        <w:r>
          <w:rPr>
            <w:noProof/>
            <w:webHidden/>
          </w:rPr>
          <w:t>72</w:t>
        </w:r>
        <w:r>
          <w:rPr>
            <w:noProof/>
            <w:webHidden/>
          </w:rPr>
          <w:fldChar w:fldCharType="end"/>
        </w:r>
      </w:hyperlink>
    </w:p>
    <w:p w14:paraId="478DF94C" w14:textId="11639E22"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3" w:history="1">
        <w:r w:rsidRPr="008E4ED6">
          <w:rPr>
            <w:rStyle w:val="Hyperlink"/>
            <w:noProof/>
          </w:rPr>
          <w:t>Table 4.2 Full enumeration versus the sparse evolving base</w:t>
        </w:r>
        <w:r>
          <w:rPr>
            <w:noProof/>
            <w:webHidden/>
          </w:rPr>
          <w:tab/>
        </w:r>
        <w:r>
          <w:rPr>
            <w:noProof/>
            <w:webHidden/>
          </w:rPr>
          <w:fldChar w:fldCharType="begin"/>
        </w:r>
        <w:r>
          <w:rPr>
            <w:noProof/>
            <w:webHidden/>
          </w:rPr>
          <w:instrText xml:space="preserve"> PAGEREF _Toc236342213 \h </w:instrText>
        </w:r>
        <w:r>
          <w:rPr>
            <w:noProof/>
            <w:webHidden/>
          </w:rPr>
        </w:r>
        <w:r>
          <w:rPr>
            <w:noProof/>
            <w:webHidden/>
          </w:rPr>
          <w:fldChar w:fldCharType="separate"/>
        </w:r>
        <w:r>
          <w:rPr>
            <w:noProof/>
            <w:webHidden/>
          </w:rPr>
          <w:t>85</w:t>
        </w:r>
        <w:r>
          <w:rPr>
            <w:noProof/>
            <w:webHidden/>
          </w:rPr>
          <w:fldChar w:fldCharType="end"/>
        </w:r>
      </w:hyperlink>
    </w:p>
    <w:p w14:paraId="2CA1A87C" w14:textId="2CAD60A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4" w:history="1">
        <w:r w:rsidRPr="008E4ED6">
          <w:rPr>
            <w:rStyle w:val="Hyperlink"/>
            <w:noProof/>
          </w:rPr>
          <w:t>Table 4.3 Designated mapping between decision concepts and intervention types</w:t>
        </w:r>
        <w:r>
          <w:rPr>
            <w:noProof/>
            <w:webHidden/>
          </w:rPr>
          <w:tab/>
        </w:r>
        <w:r>
          <w:rPr>
            <w:noProof/>
            <w:webHidden/>
          </w:rPr>
          <w:fldChar w:fldCharType="begin"/>
        </w:r>
        <w:r>
          <w:rPr>
            <w:noProof/>
            <w:webHidden/>
          </w:rPr>
          <w:instrText xml:space="preserve"> PAGEREF _Toc236342214 \h </w:instrText>
        </w:r>
        <w:r>
          <w:rPr>
            <w:noProof/>
            <w:webHidden/>
          </w:rPr>
        </w:r>
        <w:r>
          <w:rPr>
            <w:noProof/>
            <w:webHidden/>
          </w:rPr>
          <w:fldChar w:fldCharType="separate"/>
        </w:r>
        <w:r>
          <w:rPr>
            <w:noProof/>
            <w:webHidden/>
          </w:rPr>
          <w:t>85</w:t>
        </w:r>
        <w:r>
          <w:rPr>
            <w:noProof/>
            <w:webHidden/>
          </w:rPr>
          <w:fldChar w:fldCharType="end"/>
        </w:r>
      </w:hyperlink>
    </w:p>
    <w:p w14:paraId="50C968A6" w14:textId="392EBBB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5" w:history="1">
        <w:r w:rsidRPr="008E4ED6">
          <w:rPr>
            <w:rStyle w:val="Hyperlink"/>
            <w:noProof/>
          </w:rPr>
          <w:t>Table 4.4 The two acceptance tests and the consequence of failure.</w:t>
        </w:r>
        <w:r>
          <w:rPr>
            <w:noProof/>
            <w:webHidden/>
          </w:rPr>
          <w:tab/>
        </w:r>
        <w:r>
          <w:rPr>
            <w:noProof/>
            <w:webHidden/>
          </w:rPr>
          <w:fldChar w:fldCharType="begin"/>
        </w:r>
        <w:r>
          <w:rPr>
            <w:noProof/>
            <w:webHidden/>
          </w:rPr>
          <w:instrText xml:space="preserve"> PAGEREF _Toc236342215 \h </w:instrText>
        </w:r>
        <w:r>
          <w:rPr>
            <w:noProof/>
            <w:webHidden/>
          </w:rPr>
        </w:r>
        <w:r>
          <w:rPr>
            <w:noProof/>
            <w:webHidden/>
          </w:rPr>
          <w:fldChar w:fldCharType="separate"/>
        </w:r>
        <w:r>
          <w:rPr>
            <w:noProof/>
            <w:webHidden/>
          </w:rPr>
          <w:t>90</w:t>
        </w:r>
        <w:r>
          <w:rPr>
            <w:noProof/>
            <w:webHidden/>
          </w:rPr>
          <w:fldChar w:fldCharType="end"/>
        </w:r>
      </w:hyperlink>
    </w:p>
    <w:p w14:paraId="59C08CB5" w14:textId="39F899E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6" w:history="1">
        <w:r w:rsidRPr="008E4ED6">
          <w:rPr>
            <w:rStyle w:val="Hyperlink"/>
            <w:noProof/>
          </w:rPr>
          <w:t>Table 5.1 Evaluation criteria for wildfire DSS</w:t>
        </w:r>
        <w:r>
          <w:rPr>
            <w:noProof/>
            <w:webHidden/>
          </w:rPr>
          <w:tab/>
        </w:r>
        <w:r>
          <w:rPr>
            <w:noProof/>
            <w:webHidden/>
          </w:rPr>
          <w:fldChar w:fldCharType="begin"/>
        </w:r>
        <w:r>
          <w:rPr>
            <w:noProof/>
            <w:webHidden/>
          </w:rPr>
          <w:instrText xml:space="preserve"> PAGEREF _Toc236342216 \h </w:instrText>
        </w:r>
        <w:r>
          <w:rPr>
            <w:noProof/>
            <w:webHidden/>
          </w:rPr>
        </w:r>
        <w:r>
          <w:rPr>
            <w:noProof/>
            <w:webHidden/>
          </w:rPr>
          <w:fldChar w:fldCharType="separate"/>
        </w:r>
        <w:r>
          <w:rPr>
            <w:noProof/>
            <w:webHidden/>
          </w:rPr>
          <w:t>112</w:t>
        </w:r>
        <w:r>
          <w:rPr>
            <w:noProof/>
            <w:webHidden/>
          </w:rPr>
          <w:fldChar w:fldCharType="end"/>
        </w:r>
      </w:hyperlink>
    </w:p>
    <w:p w14:paraId="4AE2E4E1" w14:textId="4EDABDF5"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7" w:history="1">
        <w:r w:rsidRPr="008E4ED6">
          <w:rPr>
            <w:rStyle w:val="Hyperlink"/>
            <w:noProof/>
          </w:rPr>
          <w:t>Table 5.2 Simulation and decision parameters of all experiments</w:t>
        </w:r>
        <w:r>
          <w:rPr>
            <w:noProof/>
            <w:webHidden/>
          </w:rPr>
          <w:tab/>
        </w:r>
        <w:r>
          <w:rPr>
            <w:noProof/>
            <w:webHidden/>
          </w:rPr>
          <w:fldChar w:fldCharType="begin"/>
        </w:r>
        <w:r>
          <w:rPr>
            <w:noProof/>
            <w:webHidden/>
          </w:rPr>
          <w:instrText xml:space="preserve"> PAGEREF _Toc236342217 \h </w:instrText>
        </w:r>
        <w:r>
          <w:rPr>
            <w:noProof/>
            <w:webHidden/>
          </w:rPr>
        </w:r>
        <w:r>
          <w:rPr>
            <w:noProof/>
            <w:webHidden/>
          </w:rPr>
          <w:fldChar w:fldCharType="separate"/>
        </w:r>
        <w:r>
          <w:rPr>
            <w:noProof/>
            <w:webHidden/>
          </w:rPr>
          <w:t>114</w:t>
        </w:r>
        <w:r>
          <w:rPr>
            <w:noProof/>
            <w:webHidden/>
          </w:rPr>
          <w:fldChar w:fldCharType="end"/>
        </w:r>
      </w:hyperlink>
    </w:p>
    <w:p w14:paraId="7D735F81" w14:textId="4273FE0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8" w:history="1">
        <w:r w:rsidRPr="008E4ED6">
          <w:rPr>
            <w:rStyle w:val="Hyperlink"/>
            <w:noProof/>
          </w:rPr>
          <w:t>Table 5.3 Environment and decision layer assumptions</w:t>
        </w:r>
        <w:r>
          <w:rPr>
            <w:noProof/>
            <w:webHidden/>
          </w:rPr>
          <w:tab/>
        </w:r>
        <w:r>
          <w:rPr>
            <w:noProof/>
            <w:webHidden/>
          </w:rPr>
          <w:fldChar w:fldCharType="begin"/>
        </w:r>
        <w:r>
          <w:rPr>
            <w:noProof/>
            <w:webHidden/>
          </w:rPr>
          <w:instrText xml:space="preserve"> PAGEREF _Toc236342218 \h </w:instrText>
        </w:r>
        <w:r>
          <w:rPr>
            <w:noProof/>
            <w:webHidden/>
          </w:rPr>
        </w:r>
        <w:r>
          <w:rPr>
            <w:noProof/>
            <w:webHidden/>
          </w:rPr>
          <w:fldChar w:fldCharType="separate"/>
        </w:r>
        <w:r>
          <w:rPr>
            <w:noProof/>
            <w:webHidden/>
          </w:rPr>
          <w:t>115</w:t>
        </w:r>
        <w:r>
          <w:rPr>
            <w:noProof/>
            <w:webHidden/>
          </w:rPr>
          <w:fldChar w:fldCharType="end"/>
        </w:r>
      </w:hyperlink>
    </w:p>
    <w:p w14:paraId="4E23DAEA" w14:textId="515A57F8"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9" w:history="1">
        <w:r w:rsidRPr="008E4ED6">
          <w:rPr>
            <w:rStyle w:val="Hyperlink"/>
            <w:noProof/>
          </w:rPr>
          <w:t>Table 5.4 Historical validation cases and their configuration</w:t>
        </w:r>
        <w:r>
          <w:rPr>
            <w:noProof/>
            <w:webHidden/>
          </w:rPr>
          <w:tab/>
        </w:r>
        <w:r>
          <w:rPr>
            <w:noProof/>
            <w:webHidden/>
          </w:rPr>
          <w:fldChar w:fldCharType="begin"/>
        </w:r>
        <w:r>
          <w:rPr>
            <w:noProof/>
            <w:webHidden/>
          </w:rPr>
          <w:instrText xml:space="preserve"> PAGEREF _Toc236342219 \h </w:instrText>
        </w:r>
        <w:r>
          <w:rPr>
            <w:noProof/>
            <w:webHidden/>
          </w:rPr>
        </w:r>
        <w:r>
          <w:rPr>
            <w:noProof/>
            <w:webHidden/>
          </w:rPr>
          <w:fldChar w:fldCharType="separate"/>
        </w:r>
        <w:r>
          <w:rPr>
            <w:noProof/>
            <w:webHidden/>
          </w:rPr>
          <w:t>117</w:t>
        </w:r>
        <w:r>
          <w:rPr>
            <w:noProof/>
            <w:webHidden/>
          </w:rPr>
          <w:fldChar w:fldCharType="end"/>
        </w:r>
      </w:hyperlink>
    </w:p>
    <w:p w14:paraId="50921102" w14:textId="675561B2"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0" w:history="1">
        <w:r w:rsidRPr="008E4ED6">
          <w:rPr>
            <w:rStyle w:val="Hyperlink"/>
            <w:noProof/>
          </w:rPr>
          <w:t>Table 5.5 Hindcast agreement metrics per historical case (mean over stochastic replicates)</w:t>
        </w:r>
        <w:r>
          <w:rPr>
            <w:noProof/>
            <w:webHidden/>
          </w:rPr>
          <w:tab/>
        </w:r>
        <w:r>
          <w:rPr>
            <w:noProof/>
            <w:webHidden/>
          </w:rPr>
          <w:fldChar w:fldCharType="begin"/>
        </w:r>
        <w:r>
          <w:rPr>
            <w:noProof/>
            <w:webHidden/>
          </w:rPr>
          <w:instrText xml:space="preserve"> PAGEREF _Toc236342220 \h </w:instrText>
        </w:r>
        <w:r>
          <w:rPr>
            <w:noProof/>
            <w:webHidden/>
          </w:rPr>
        </w:r>
        <w:r>
          <w:rPr>
            <w:noProof/>
            <w:webHidden/>
          </w:rPr>
          <w:fldChar w:fldCharType="separate"/>
        </w:r>
        <w:r>
          <w:rPr>
            <w:noProof/>
            <w:webHidden/>
          </w:rPr>
          <w:t>119</w:t>
        </w:r>
        <w:r>
          <w:rPr>
            <w:noProof/>
            <w:webHidden/>
          </w:rPr>
          <w:fldChar w:fldCharType="end"/>
        </w:r>
      </w:hyperlink>
    </w:p>
    <w:p w14:paraId="0EA356F1" w14:textId="64670B1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1" w:history="1">
        <w:r w:rsidRPr="008E4ED6">
          <w:rPr>
            <w:rStyle w:val="Hyperlink"/>
            <w:noProof/>
          </w:rPr>
          <w:t>Table 5.6 DSS test configurations</w:t>
        </w:r>
        <w:r>
          <w:rPr>
            <w:noProof/>
            <w:webHidden/>
          </w:rPr>
          <w:tab/>
        </w:r>
        <w:r>
          <w:rPr>
            <w:noProof/>
            <w:webHidden/>
          </w:rPr>
          <w:fldChar w:fldCharType="begin"/>
        </w:r>
        <w:r>
          <w:rPr>
            <w:noProof/>
            <w:webHidden/>
          </w:rPr>
          <w:instrText xml:space="preserve"> PAGEREF _Toc236342221 \h </w:instrText>
        </w:r>
        <w:r>
          <w:rPr>
            <w:noProof/>
            <w:webHidden/>
          </w:rPr>
        </w:r>
        <w:r>
          <w:rPr>
            <w:noProof/>
            <w:webHidden/>
          </w:rPr>
          <w:fldChar w:fldCharType="separate"/>
        </w:r>
        <w:r>
          <w:rPr>
            <w:noProof/>
            <w:webHidden/>
          </w:rPr>
          <w:t>120</w:t>
        </w:r>
        <w:r>
          <w:rPr>
            <w:noProof/>
            <w:webHidden/>
          </w:rPr>
          <w:fldChar w:fldCharType="end"/>
        </w:r>
      </w:hyperlink>
    </w:p>
    <w:p w14:paraId="2B4B0D88" w14:textId="0458043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2" w:history="1">
        <w:r w:rsidRPr="008E4ED6">
          <w:rPr>
            <w:rStyle w:val="Hyperlink"/>
            <w:noProof/>
          </w:rPr>
          <w:t>Table 5.7 Evaluation scenarios</w:t>
        </w:r>
        <w:r>
          <w:rPr>
            <w:noProof/>
            <w:webHidden/>
          </w:rPr>
          <w:tab/>
        </w:r>
        <w:r>
          <w:rPr>
            <w:noProof/>
            <w:webHidden/>
          </w:rPr>
          <w:fldChar w:fldCharType="begin"/>
        </w:r>
        <w:r>
          <w:rPr>
            <w:noProof/>
            <w:webHidden/>
          </w:rPr>
          <w:instrText xml:space="preserve"> PAGEREF _Toc236342222 \h </w:instrText>
        </w:r>
        <w:r>
          <w:rPr>
            <w:noProof/>
            <w:webHidden/>
          </w:rPr>
        </w:r>
        <w:r>
          <w:rPr>
            <w:noProof/>
            <w:webHidden/>
          </w:rPr>
          <w:fldChar w:fldCharType="separate"/>
        </w:r>
        <w:r>
          <w:rPr>
            <w:noProof/>
            <w:webHidden/>
          </w:rPr>
          <w:t>122</w:t>
        </w:r>
        <w:r>
          <w:rPr>
            <w:noProof/>
            <w:webHidden/>
          </w:rPr>
          <w:fldChar w:fldCharType="end"/>
        </w:r>
      </w:hyperlink>
    </w:p>
    <w:p w14:paraId="7952D3CC" w14:textId="5B589CF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3" w:history="1">
        <w:r w:rsidRPr="008E4ED6">
          <w:rPr>
            <w:rStyle w:val="Hyperlink"/>
            <w:noProof/>
          </w:rPr>
          <w:t>Table 5.8 Physical outcome per scenario and configuration before the six-hour checkpoint per scenario</w:t>
        </w:r>
        <w:r>
          <w:rPr>
            <w:noProof/>
            <w:webHidden/>
          </w:rPr>
          <w:tab/>
        </w:r>
        <w:r>
          <w:rPr>
            <w:noProof/>
            <w:webHidden/>
          </w:rPr>
          <w:fldChar w:fldCharType="begin"/>
        </w:r>
        <w:r>
          <w:rPr>
            <w:noProof/>
            <w:webHidden/>
          </w:rPr>
          <w:instrText xml:space="preserve"> PAGEREF _Toc236342223 \h </w:instrText>
        </w:r>
        <w:r>
          <w:rPr>
            <w:noProof/>
            <w:webHidden/>
          </w:rPr>
        </w:r>
        <w:r>
          <w:rPr>
            <w:noProof/>
            <w:webHidden/>
          </w:rPr>
          <w:fldChar w:fldCharType="separate"/>
        </w:r>
        <w:r>
          <w:rPr>
            <w:noProof/>
            <w:webHidden/>
          </w:rPr>
          <w:t>124</w:t>
        </w:r>
        <w:r>
          <w:rPr>
            <w:noProof/>
            <w:webHidden/>
          </w:rPr>
          <w:fldChar w:fldCharType="end"/>
        </w:r>
      </w:hyperlink>
    </w:p>
    <w:p w14:paraId="79943E8E" w14:textId="499B75F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4" w:history="1">
        <w:r w:rsidRPr="008E4ED6">
          <w:rPr>
            <w:rStyle w:val="Hyperlink"/>
            <w:noProof/>
          </w:rPr>
          <w:t xml:space="preserve">Table 5.9 Decision-cost terms at the six-hour checkpoint per scenario and configuration; the response and delay terms of </w:t>
        </w:r>
        <m:oMath>
          <m:r>
            <m:rPr>
              <m:sty m:val="p"/>
            </m:rPr>
            <w:rPr>
              <w:rStyle w:val="Hyperlink"/>
              <w:rFonts w:ascii="Cambria Math" w:hAnsi="Cambria Math"/>
              <w:noProof/>
            </w:rPr>
            <m:t>Test0</m:t>
          </m:r>
        </m:oMath>
        <w:r w:rsidRPr="008E4ED6">
          <w:rPr>
            <w:rStyle w:val="Hyperlink"/>
            <w:noProof/>
          </w:rPr>
          <w:t xml:space="preserve"> are undefined by construction</w:t>
        </w:r>
        <w:r>
          <w:rPr>
            <w:noProof/>
            <w:webHidden/>
          </w:rPr>
          <w:tab/>
        </w:r>
        <w:r>
          <w:rPr>
            <w:noProof/>
            <w:webHidden/>
          </w:rPr>
          <w:fldChar w:fldCharType="begin"/>
        </w:r>
        <w:r>
          <w:rPr>
            <w:noProof/>
            <w:webHidden/>
          </w:rPr>
          <w:instrText xml:space="preserve"> PAGEREF _Toc236342224 \h </w:instrText>
        </w:r>
        <w:r>
          <w:rPr>
            <w:noProof/>
            <w:webHidden/>
          </w:rPr>
        </w:r>
        <w:r>
          <w:rPr>
            <w:noProof/>
            <w:webHidden/>
          </w:rPr>
          <w:fldChar w:fldCharType="separate"/>
        </w:r>
        <w:r>
          <w:rPr>
            <w:noProof/>
            <w:webHidden/>
          </w:rPr>
          <w:t>125</w:t>
        </w:r>
        <w:r>
          <w:rPr>
            <w:noProof/>
            <w:webHidden/>
          </w:rPr>
          <w:fldChar w:fldCharType="end"/>
        </w:r>
      </w:hyperlink>
    </w:p>
    <w:p w14:paraId="4730BAC2" w14:textId="6F89A3D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5" w:history="1">
        <w:r w:rsidRPr="008E4ED6">
          <w:rPr>
            <w:rStyle w:val="Hyperlink"/>
            <w:noProof/>
          </w:rPr>
          <w:t>Table 5.10 The generative product ledger: every object created its definition, birth moment, and the rule that uses it</w:t>
        </w:r>
        <w:r>
          <w:rPr>
            <w:noProof/>
            <w:webHidden/>
          </w:rPr>
          <w:tab/>
        </w:r>
        <w:r>
          <w:rPr>
            <w:noProof/>
            <w:webHidden/>
          </w:rPr>
          <w:fldChar w:fldCharType="begin"/>
        </w:r>
        <w:r>
          <w:rPr>
            <w:noProof/>
            <w:webHidden/>
          </w:rPr>
          <w:instrText xml:space="preserve"> PAGEREF _Toc236342225 \h </w:instrText>
        </w:r>
        <w:r>
          <w:rPr>
            <w:noProof/>
            <w:webHidden/>
          </w:rPr>
        </w:r>
        <w:r>
          <w:rPr>
            <w:noProof/>
            <w:webHidden/>
          </w:rPr>
          <w:fldChar w:fldCharType="separate"/>
        </w:r>
        <w:r>
          <w:rPr>
            <w:noProof/>
            <w:webHidden/>
          </w:rPr>
          <w:t>131</w:t>
        </w:r>
        <w:r>
          <w:rPr>
            <w:noProof/>
            <w:webHidden/>
          </w:rPr>
          <w:fldChar w:fldCharType="end"/>
        </w:r>
      </w:hyperlink>
    </w:p>
    <w:p w14:paraId="337970FB" w14:textId="54B259F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6" w:history="1">
        <w:r w:rsidRPr="008E4ED6">
          <w:rPr>
            <w:rStyle w:val="Hyperlink"/>
            <w:noProof/>
          </w:rPr>
          <w:t>Table 5.11 Five of the admitted generative rules consuming generated macro interventions and the generated concept</w:t>
        </w:r>
        <w:r>
          <w:rPr>
            <w:noProof/>
            <w:webHidden/>
          </w:rPr>
          <w:tab/>
        </w:r>
        <w:r>
          <w:rPr>
            <w:noProof/>
            <w:webHidden/>
          </w:rPr>
          <w:fldChar w:fldCharType="begin"/>
        </w:r>
        <w:r>
          <w:rPr>
            <w:noProof/>
            <w:webHidden/>
          </w:rPr>
          <w:instrText xml:space="preserve"> PAGEREF _Toc236342226 \h </w:instrText>
        </w:r>
        <w:r>
          <w:rPr>
            <w:noProof/>
            <w:webHidden/>
          </w:rPr>
        </w:r>
        <w:r>
          <w:rPr>
            <w:noProof/>
            <w:webHidden/>
          </w:rPr>
          <w:fldChar w:fldCharType="separate"/>
        </w:r>
        <w:r>
          <w:rPr>
            <w:noProof/>
            <w:webHidden/>
          </w:rPr>
          <w:t>133</w:t>
        </w:r>
        <w:r>
          <w:rPr>
            <w:noProof/>
            <w:webHidden/>
          </w:rPr>
          <w:fldChar w:fldCharType="end"/>
        </w:r>
      </w:hyperlink>
    </w:p>
    <w:p w14:paraId="54F0121E" w14:textId="626C5BC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7" w:history="1">
        <w:r w:rsidRPr="008E4ED6">
          <w:rPr>
            <w:rStyle w:val="Hyperlink"/>
            <w:noProof/>
          </w:rPr>
          <w:t>Table 5.12 Sensitivity design: parameters, base values and ranges</w:t>
        </w:r>
        <w:r>
          <w:rPr>
            <w:noProof/>
            <w:webHidden/>
          </w:rPr>
          <w:tab/>
        </w:r>
        <w:r>
          <w:rPr>
            <w:noProof/>
            <w:webHidden/>
          </w:rPr>
          <w:fldChar w:fldCharType="begin"/>
        </w:r>
        <w:r>
          <w:rPr>
            <w:noProof/>
            <w:webHidden/>
          </w:rPr>
          <w:instrText xml:space="preserve"> PAGEREF _Toc236342227 \h </w:instrText>
        </w:r>
        <w:r>
          <w:rPr>
            <w:noProof/>
            <w:webHidden/>
          </w:rPr>
        </w:r>
        <w:r>
          <w:rPr>
            <w:noProof/>
            <w:webHidden/>
          </w:rPr>
          <w:fldChar w:fldCharType="separate"/>
        </w:r>
        <w:r>
          <w:rPr>
            <w:noProof/>
            <w:webHidden/>
          </w:rPr>
          <w:t>135</w:t>
        </w:r>
        <w:r>
          <w:rPr>
            <w:noProof/>
            <w:webHidden/>
          </w:rPr>
          <w:fldChar w:fldCharType="end"/>
        </w:r>
      </w:hyperlink>
    </w:p>
    <w:p w14:paraId="3202BBD3" w14:textId="18C7DAAF" w:rsidR="008E6767" w:rsidRPr="00BA1179" w:rsidRDefault="00D25E3E" w:rsidP="00340A63">
      <w:pPr>
        <w:pStyle w:val="TableofFigures"/>
        <w:tabs>
          <w:tab w:val="right" w:leader="dot" w:pos="8037"/>
        </w:tabs>
        <w:rPr>
          <w:lang w:eastAsia="ja-JP"/>
        </w:rPr>
      </w:pPr>
      <w:r w:rsidRPr="00BA1179">
        <w:rPr>
          <w:lang w:eastAsia="ja-JP"/>
        </w:rPr>
        <w:fldChar w:fldCharType="end"/>
      </w:r>
      <w:hyperlink w:anchor="TableA1" w:history="1">
        <w:r w:rsidRPr="00BA1179">
          <w:rPr>
            <w:rStyle w:val="Hyperlink"/>
            <w:color w:val="auto"/>
            <w:u w:val="none"/>
            <w:lang w:eastAsia="ja-JP"/>
          </w:rPr>
          <w:t>Table A.1 Spread rate parameters for each fuel type</w:t>
        </w:r>
        <w:r w:rsidRPr="00BA1179">
          <w:rPr>
            <w:rStyle w:val="Hyperlink"/>
            <w:color w:val="auto"/>
            <w:u w:val="none"/>
            <w:lang w:eastAsia="ja-JP"/>
          </w:rPr>
          <w:tab/>
        </w:r>
        <w:r w:rsidRPr="00BA1179">
          <w:rPr>
            <w:rStyle w:val="Hyperlink"/>
            <w:color w:val="auto"/>
            <w:u w:val="none"/>
            <w:lang w:eastAsia="ja-JP"/>
          </w:rPr>
          <w:fldChar w:fldCharType="begin"/>
        </w:r>
        <w:r w:rsidRPr="00BA1179">
          <w:rPr>
            <w:rStyle w:val="Hyperlink"/>
            <w:color w:val="auto"/>
            <w:u w:val="none"/>
            <w:lang w:eastAsia="ja-JP"/>
          </w:rPr>
          <w:instrText xml:space="preserve"> PAGEREF TableA1 </w:instrText>
        </w:r>
        <w:r w:rsidRPr="00BA1179">
          <w:rPr>
            <w:rStyle w:val="Hyperlink"/>
            <w:color w:val="auto"/>
            <w:u w:val="none"/>
            <w:lang w:eastAsia="ja-JP"/>
          </w:rPr>
          <w:fldChar w:fldCharType="separate"/>
        </w:r>
        <w:r w:rsidR="008B09EB">
          <w:rPr>
            <w:rStyle w:val="Hyperlink"/>
            <w:noProof/>
            <w:color w:val="auto"/>
            <w:u w:val="none"/>
            <w:lang w:eastAsia="ja-JP"/>
          </w:rPr>
          <w:t>155</w:t>
        </w:r>
        <w:r w:rsidRPr="00BA1179">
          <w:rPr>
            <w:rStyle w:val="Hyperlink"/>
            <w:color w:val="auto"/>
            <w:u w:val="none"/>
            <w:lang w:eastAsia="ja-JP"/>
          </w:rPr>
          <w:fldChar w:fldCharType="end"/>
        </w:r>
      </w:hyperlink>
    </w:p>
    <w:p w14:paraId="23123EE6" w14:textId="6626086D" w:rsidR="00810F06" w:rsidRPr="00BA1179" w:rsidRDefault="00846321" w:rsidP="00810F06">
      <w:pPr>
        <w:pStyle w:val="TableofFigures"/>
        <w:tabs>
          <w:tab w:val="right" w:leader="dot" w:pos="8037"/>
        </w:tabs>
        <w:rPr>
          <w:rStyle w:val="Hyperlink"/>
          <w:color w:val="auto"/>
          <w:u w:val="none"/>
        </w:rPr>
      </w:pPr>
      <w:hyperlink w:anchor="TableB1" w:history="1">
        <w:r w:rsidRPr="00BA1179">
          <w:rPr>
            <w:rStyle w:val="Hyperlink"/>
            <w:color w:val="auto"/>
            <w:u w:val="none"/>
          </w:rPr>
          <w:t>Table B.1 Baseline combustion coefficients per fuel type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TABLEB1 </w:instrText>
        </w:r>
        <w:r w:rsidRPr="00BA1179">
          <w:rPr>
            <w:rStyle w:val="Hyperlink"/>
            <w:color w:val="auto"/>
            <w:u w:val="none"/>
          </w:rPr>
          <w:fldChar w:fldCharType="separate"/>
        </w:r>
        <w:r w:rsidR="008B09EB">
          <w:rPr>
            <w:rStyle w:val="Hyperlink"/>
            <w:noProof/>
            <w:color w:val="auto"/>
            <w:u w:val="none"/>
          </w:rPr>
          <w:t>157</w:t>
        </w:r>
        <w:r w:rsidRPr="00BA1179">
          <w:rPr>
            <w:rStyle w:val="Hyperlink"/>
            <w:color w:val="auto"/>
            <w:u w:val="none"/>
          </w:rPr>
          <w:fldChar w:fldCharType="end"/>
        </w:r>
      </w:hyperlink>
    </w:p>
    <w:p w14:paraId="62181E4A" w14:textId="0E557D3C" w:rsidR="00D5513B" w:rsidRPr="00BA1179" w:rsidRDefault="005A635C" w:rsidP="005A635C">
      <w:pPr>
        <w:pStyle w:val="TableofFigures"/>
        <w:tabs>
          <w:tab w:val="right" w:leader="dot" w:pos="8037"/>
        </w:tabs>
        <w:rPr>
          <w:rStyle w:val="Hyperlink"/>
          <w:color w:val="auto"/>
          <w:u w:val="none"/>
        </w:rPr>
      </w:pPr>
      <w:hyperlink w:anchor="TableB2" w:history="1">
        <w:r w:rsidRPr="00BA1179">
          <w:rPr>
            <w:rStyle w:val="Hyperlink"/>
            <w:color w:val="auto"/>
            <w:u w:val="none"/>
          </w:rPr>
          <w:t>Table B.2 Suppression mapping calibration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TABLEB2 </w:instrText>
        </w:r>
        <w:r w:rsidRPr="00BA1179">
          <w:rPr>
            <w:rStyle w:val="Hyperlink"/>
            <w:color w:val="auto"/>
            <w:u w:val="none"/>
          </w:rPr>
          <w:fldChar w:fldCharType="separate"/>
        </w:r>
        <w:r w:rsidR="008B09EB">
          <w:rPr>
            <w:rStyle w:val="Hyperlink"/>
            <w:noProof/>
            <w:color w:val="auto"/>
            <w:u w:val="none"/>
          </w:rPr>
          <w:t>160</w:t>
        </w:r>
        <w:r w:rsidRPr="00BA1179">
          <w:rPr>
            <w:rStyle w:val="Hyperlink"/>
            <w:color w:val="auto"/>
            <w:u w:val="none"/>
          </w:rPr>
          <w:fldChar w:fldCharType="end"/>
        </w:r>
      </w:hyperlink>
    </w:p>
    <w:p w14:paraId="2D557215" w14:textId="4DC328CA" w:rsidR="000E1725" w:rsidRPr="00BA1179" w:rsidRDefault="00FB4651" w:rsidP="008D7A5D">
      <w:pPr>
        <w:pStyle w:val="TableofFigures"/>
        <w:tabs>
          <w:tab w:val="right" w:leader="dot" w:pos="8037"/>
        </w:tabs>
      </w:pPr>
      <w:hyperlink w:anchor="TableC1" w:history="1">
        <w:r w:rsidRPr="00BA1179">
          <w:rPr>
            <w:rStyle w:val="Hyperlink"/>
            <w:color w:val="auto"/>
            <w:u w:val="none"/>
          </w:rPr>
          <w:t>Table C.1 Fire intensity evolution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TableC1 </w:instrText>
        </w:r>
        <w:r w:rsidRPr="00BA1179">
          <w:rPr>
            <w:rStyle w:val="Hyperlink"/>
            <w:color w:val="auto"/>
            <w:u w:val="none"/>
          </w:rPr>
          <w:fldChar w:fldCharType="separate"/>
        </w:r>
        <w:r w:rsidR="008B09EB">
          <w:rPr>
            <w:rStyle w:val="Hyperlink"/>
            <w:noProof/>
            <w:color w:val="auto"/>
            <w:u w:val="none"/>
          </w:rPr>
          <w:t>161</w:t>
        </w:r>
        <w:r w:rsidRPr="00BA1179">
          <w:rPr>
            <w:rStyle w:val="Hyperlink"/>
            <w:color w:val="auto"/>
            <w:u w:val="none"/>
          </w:rPr>
          <w:fldChar w:fldCharType="end"/>
        </w:r>
      </w:hyperlink>
    </w:p>
    <w:p w14:paraId="55764DF1" w14:textId="59EB608D" w:rsidR="000E1725" w:rsidRPr="00BA1179" w:rsidRDefault="000E1725">
      <w:pPr>
        <w:pStyle w:val="TableofFigures"/>
        <w:tabs>
          <w:tab w:val="right" w:leader="dot" w:pos="8037"/>
        </w:tabs>
      </w:pPr>
      <w:hyperlink w:anchor="TableD1" w:history="1">
        <w:r w:rsidRPr="00BA1179">
          <w:rPr>
            <w:rStyle w:val="Hyperlink"/>
            <w:color w:val="auto"/>
            <w:u w:val="none"/>
          </w:rPr>
          <w:t>Table D.1 Level 1 to 4 aggregation weights over the previous levels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TableD1 </w:instrText>
        </w:r>
        <w:r w:rsidRPr="00BA1179">
          <w:rPr>
            <w:rStyle w:val="Hyperlink"/>
            <w:color w:val="auto"/>
            <w:u w:val="none"/>
          </w:rPr>
          <w:fldChar w:fldCharType="separate"/>
        </w:r>
        <w:r w:rsidR="008B09EB">
          <w:rPr>
            <w:rStyle w:val="Hyperlink"/>
            <w:noProof/>
            <w:color w:val="auto"/>
            <w:u w:val="none"/>
          </w:rPr>
          <w:t>163</w:t>
        </w:r>
        <w:r w:rsidRPr="00BA1179">
          <w:rPr>
            <w:rStyle w:val="Hyperlink"/>
            <w:color w:val="auto"/>
            <w:u w:val="none"/>
          </w:rPr>
          <w:fldChar w:fldCharType="end"/>
        </w:r>
      </w:hyperlink>
    </w:p>
    <w:p w14:paraId="369909B7" w14:textId="024C1B7F" w:rsidR="000E1725" w:rsidRPr="00BA1179" w:rsidRDefault="000E1725">
      <w:pPr>
        <w:pStyle w:val="TableofFigures"/>
        <w:tabs>
          <w:tab w:val="right" w:leader="dot" w:pos="8037"/>
        </w:tabs>
      </w:pPr>
      <w:hyperlink w:anchor="TableD2" w:history="1">
        <w:r w:rsidRPr="00BA1179">
          <w:rPr>
            <w:rStyle w:val="Hyperlink"/>
            <w:color w:val="auto"/>
            <w:u w:val="none"/>
          </w:rPr>
          <w:t>Table D.2 Parameters of the concept layer</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TableD2 </w:instrText>
        </w:r>
        <w:r w:rsidRPr="00BA1179">
          <w:rPr>
            <w:rStyle w:val="Hyperlink"/>
            <w:color w:val="auto"/>
            <w:u w:val="none"/>
          </w:rPr>
          <w:fldChar w:fldCharType="separate"/>
        </w:r>
        <w:r w:rsidR="008B09EB">
          <w:rPr>
            <w:rStyle w:val="Hyperlink"/>
            <w:noProof/>
            <w:color w:val="auto"/>
            <w:u w:val="none"/>
          </w:rPr>
          <w:t>164</w:t>
        </w:r>
        <w:r w:rsidRPr="00BA1179">
          <w:rPr>
            <w:rStyle w:val="Hyperlink"/>
            <w:color w:val="auto"/>
            <w:u w:val="none"/>
          </w:rPr>
          <w:fldChar w:fldCharType="end"/>
        </w:r>
      </w:hyperlink>
    </w:p>
    <w:p w14:paraId="2816924A" w14:textId="4D4BA426" w:rsidR="000E1725" w:rsidRPr="00BA1179" w:rsidRDefault="000E1725">
      <w:pPr>
        <w:pStyle w:val="TableofFigures"/>
        <w:tabs>
          <w:tab w:val="right" w:leader="dot" w:pos="8037"/>
        </w:tabs>
      </w:pPr>
      <w:hyperlink w:anchor="TableD3" w:history="1">
        <w:r w:rsidRPr="00BA1179">
          <w:rPr>
            <w:rStyle w:val="Hyperlink"/>
            <w:color w:val="auto"/>
            <w:u w:val="none"/>
          </w:rPr>
          <w:t>Table D.3 Trapezoidal parameter</w:t>
        </w:r>
        <w:r w:rsidRPr="00BA1179">
          <w:rPr>
            <w:rStyle w:val="Hyperlink"/>
            <w:color w:val="auto"/>
            <w:u w:val="none"/>
          </w:rPr>
          <w:t>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TableD3 </w:instrText>
        </w:r>
        <w:r w:rsidRPr="00BA1179">
          <w:rPr>
            <w:rStyle w:val="Hyperlink"/>
            <w:color w:val="auto"/>
            <w:u w:val="none"/>
          </w:rPr>
          <w:fldChar w:fldCharType="separate"/>
        </w:r>
        <w:r w:rsidR="008B09EB">
          <w:rPr>
            <w:rStyle w:val="Hyperlink"/>
            <w:noProof/>
            <w:color w:val="auto"/>
            <w:u w:val="none"/>
          </w:rPr>
          <w:t>164</w:t>
        </w:r>
        <w:r w:rsidRPr="00BA1179">
          <w:rPr>
            <w:rStyle w:val="Hyperlink"/>
            <w:color w:val="auto"/>
            <w:u w:val="none"/>
          </w:rPr>
          <w:fldChar w:fldCharType="end"/>
        </w:r>
      </w:hyperlink>
    </w:p>
    <w:p w14:paraId="04F6EE70" w14:textId="1874322A" w:rsidR="000E1725" w:rsidRDefault="000E1725">
      <w:pPr>
        <w:pStyle w:val="TableofFigures"/>
        <w:tabs>
          <w:tab w:val="right" w:leader="dot" w:pos="8037"/>
        </w:tabs>
      </w:pPr>
      <w:hyperlink w:anchor="TableE1" w:history="1">
        <w:r w:rsidRPr="00BA1179">
          <w:rPr>
            <w:rStyle w:val="Hyperlink"/>
            <w:color w:val="auto"/>
            <w:u w:val="none"/>
          </w:rPr>
          <w:t>Table E.1 Rep</w:t>
        </w:r>
        <w:r w:rsidRPr="00BA1179">
          <w:rPr>
            <w:rStyle w:val="Hyperlink"/>
            <w:color w:val="auto"/>
            <w:u w:val="none"/>
          </w:rPr>
          <w:t>r</w:t>
        </w:r>
        <w:r w:rsidRPr="00BA1179">
          <w:rPr>
            <w:rStyle w:val="Hyperlink"/>
            <w:color w:val="auto"/>
            <w:u w:val="none"/>
          </w:rPr>
          <w:t>esentative decision rules by operational regime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TableE1 </w:instrText>
        </w:r>
        <w:r w:rsidRPr="00BA1179">
          <w:rPr>
            <w:rStyle w:val="Hyperlink"/>
            <w:color w:val="auto"/>
            <w:u w:val="none"/>
          </w:rPr>
          <w:fldChar w:fldCharType="separate"/>
        </w:r>
        <w:r w:rsidR="008B09EB">
          <w:rPr>
            <w:rStyle w:val="Hyperlink"/>
            <w:noProof/>
            <w:color w:val="auto"/>
            <w:u w:val="none"/>
          </w:rPr>
          <w:t>166</w:t>
        </w:r>
        <w:r w:rsidRPr="00BA1179">
          <w:rPr>
            <w:rStyle w:val="Hyperlink"/>
            <w:color w:val="auto"/>
            <w:u w:val="none"/>
          </w:rPr>
          <w:fldChar w:fldCharType="end"/>
        </w:r>
      </w:hyperlink>
    </w:p>
    <w:p w14:paraId="6903708A" w14:textId="0EF3AE6F" w:rsidR="00AF1399" w:rsidRDefault="00AF1399" w:rsidP="00AF1399">
      <w:pPr>
        <w:pStyle w:val="TableofFigures"/>
        <w:tabs>
          <w:tab w:val="right" w:leader="dot" w:pos="8037"/>
        </w:tabs>
      </w:pPr>
      <w:hyperlink w:anchor="TableE2" w:history="1">
        <w:r>
          <w:rPr>
            <w:rStyle w:val="Hyperlink"/>
            <w:color w:val="auto"/>
            <w:u w:val="none"/>
          </w:rPr>
          <w:t>Table E.2 The forty distinct generative rules admitted over the recorded runs</w:t>
        </w:r>
        <w:r>
          <w:rPr>
            <w:rStyle w:val="Hyperlink"/>
            <w:color w:val="auto"/>
            <w:u w:val="none"/>
          </w:rPr>
          <w:tab/>
        </w:r>
        <w:r>
          <w:rPr>
            <w:rStyle w:val="Hyperlink"/>
            <w:color w:val="auto"/>
            <w:u w:val="none"/>
          </w:rPr>
          <w:fldChar w:fldCharType="begin"/>
        </w:r>
        <w:r>
          <w:rPr>
            <w:rStyle w:val="Hyperlink"/>
            <w:color w:val="auto"/>
            <w:u w:val="none"/>
          </w:rPr>
          <w:instrText xml:space="preserve"> PAGEREF TableE2 \h </w:instrText>
        </w:r>
        <w:r>
          <w:rPr>
            <w:rStyle w:val="Hyperlink"/>
            <w:color w:val="auto"/>
            <w:u w:val="none"/>
          </w:rPr>
        </w:r>
        <w:r>
          <w:rPr>
            <w:rStyle w:val="Hyperlink"/>
            <w:color w:val="auto"/>
            <w:u w:val="none"/>
          </w:rPr>
          <w:fldChar w:fldCharType="separate"/>
        </w:r>
        <w:r w:rsidR="008B09EB">
          <w:rPr>
            <w:rStyle w:val="Hyperlink"/>
            <w:noProof/>
            <w:color w:val="auto"/>
            <w:u w:val="none"/>
          </w:rPr>
          <w:t>167</w:t>
        </w:r>
        <w:r>
          <w:rPr>
            <w:rStyle w:val="Hyperlink"/>
            <w:color w:val="auto"/>
            <w:u w:val="none"/>
          </w:rPr>
          <w:fldChar w:fldCharType="end"/>
        </w:r>
      </w:hyperlink>
    </w:p>
    <w:p w14:paraId="6DB3CEDC" w14:textId="77777777" w:rsidR="00AF1399" w:rsidRPr="00AF1399" w:rsidRDefault="00AF1399" w:rsidP="00AF1399"/>
    <w:p w14:paraId="4828B0CC" w14:textId="77777777" w:rsidR="00900418" w:rsidRPr="00BA1179" w:rsidRDefault="00900418" w:rsidP="00846321">
      <w:pPr>
        <w:rPr>
          <w:lang w:eastAsia="ja-JP"/>
        </w:rPr>
      </w:pPr>
    </w:p>
    <w:p w14:paraId="246FF612" w14:textId="7EC12065" w:rsidR="00FB4651" w:rsidRPr="00BA1179" w:rsidRDefault="00FB4651" w:rsidP="00846321">
      <w:pPr>
        <w:rPr>
          <w:lang w:eastAsia="ja-JP"/>
        </w:rPr>
        <w:sectPr w:rsidR="00FB4651" w:rsidRPr="00BA1179" w:rsidSect="003E313C">
          <w:pgSz w:w="11906" w:h="16838"/>
          <w:pgMar w:top="1987" w:right="1584" w:bottom="1584" w:left="2275" w:header="706" w:footer="1411" w:gutter="0"/>
          <w:lnNumType w:countBy="1" w:restart="continuous"/>
          <w:pgNumType w:fmt="lowerRoman"/>
          <w:cols w:space="708"/>
          <w:docGrid w:linePitch="360"/>
        </w:sectPr>
      </w:pPr>
    </w:p>
    <w:p w14:paraId="763FD732" w14:textId="77777777" w:rsidR="00320403" w:rsidRPr="00BA1179" w:rsidRDefault="00320403" w:rsidP="00282804">
      <w:pPr>
        <w:pStyle w:val="CoverPages"/>
        <w:rPr>
          <w:lang w:val="en-US"/>
        </w:rPr>
      </w:pPr>
      <w:bookmarkStart w:id="20" w:name="_Toc236342123"/>
      <w:r w:rsidRPr="00BA1179">
        <w:rPr>
          <w:lang w:val="en-US"/>
        </w:rPr>
        <w:lastRenderedPageBreak/>
        <w:t>LIST OF FIGURES</w:t>
      </w:r>
      <w:bookmarkEnd w:id="20"/>
    </w:p>
    <w:p w14:paraId="4166B46E" w14:textId="1EDC3F0D" w:rsidR="008B09EB" w:rsidRDefault="00E35A72">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rFonts w:cs="Times New Roman"/>
          <w:szCs w:val="24"/>
        </w:rPr>
        <w:fldChar w:fldCharType="begin"/>
      </w:r>
      <w:r w:rsidRPr="00BA1179">
        <w:rPr>
          <w:rFonts w:cs="Times New Roman"/>
          <w:szCs w:val="24"/>
        </w:rPr>
        <w:instrText xml:space="preserve"> TOC \h \z \c "Figure" </w:instrText>
      </w:r>
      <w:r w:rsidRPr="00BA1179">
        <w:rPr>
          <w:rFonts w:cs="Times New Roman"/>
          <w:szCs w:val="24"/>
        </w:rPr>
        <w:fldChar w:fldCharType="separate"/>
      </w:r>
      <w:hyperlink w:anchor="_Toc236342228" w:history="1">
        <w:r w:rsidR="008B09EB" w:rsidRPr="00082C01">
          <w:rPr>
            <w:rStyle w:val="Hyperlink"/>
            <w:noProof/>
          </w:rPr>
          <w:t>Figure 1.1 Global trend in reported natural disasters, 1900 to 2022</w:t>
        </w:r>
        <w:r w:rsidR="008B09EB">
          <w:rPr>
            <w:noProof/>
            <w:webHidden/>
          </w:rPr>
          <w:tab/>
        </w:r>
        <w:r w:rsidR="008B09EB">
          <w:rPr>
            <w:noProof/>
            <w:webHidden/>
          </w:rPr>
          <w:fldChar w:fldCharType="begin"/>
        </w:r>
        <w:r w:rsidR="008B09EB">
          <w:rPr>
            <w:noProof/>
            <w:webHidden/>
          </w:rPr>
          <w:instrText xml:space="preserve"> PAGEREF _Toc236342228 \h </w:instrText>
        </w:r>
        <w:r w:rsidR="008B09EB">
          <w:rPr>
            <w:noProof/>
            <w:webHidden/>
          </w:rPr>
        </w:r>
        <w:r w:rsidR="008B09EB">
          <w:rPr>
            <w:noProof/>
            <w:webHidden/>
          </w:rPr>
          <w:fldChar w:fldCharType="separate"/>
        </w:r>
        <w:r w:rsidR="008B09EB">
          <w:rPr>
            <w:noProof/>
            <w:webHidden/>
          </w:rPr>
          <w:t>2</w:t>
        </w:r>
        <w:r w:rsidR="008B09EB">
          <w:rPr>
            <w:noProof/>
            <w:webHidden/>
          </w:rPr>
          <w:fldChar w:fldCharType="end"/>
        </w:r>
      </w:hyperlink>
    </w:p>
    <w:p w14:paraId="1C24C604" w14:textId="72C8E335"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9" w:history="1">
        <w:r w:rsidRPr="00082C01">
          <w:rPr>
            <w:rStyle w:val="Hyperlink"/>
            <w:noProof/>
          </w:rPr>
          <w:t>Figure 1.2 Research question, hypothesis, gaps and contributions</w:t>
        </w:r>
        <w:r>
          <w:rPr>
            <w:noProof/>
            <w:webHidden/>
          </w:rPr>
          <w:tab/>
        </w:r>
        <w:r>
          <w:rPr>
            <w:noProof/>
            <w:webHidden/>
          </w:rPr>
          <w:fldChar w:fldCharType="begin"/>
        </w:r>
        <w:r>
          <w:rPr>
            <w:noProof/>
            <w:webHidden/>
          </w:rPr>
          <w:instrText xml:space="preserve"> PAGEREF _Toc236342229 \h </w:instrText>
        </w:r>
        <w:r>
          <w:rPr>
            <w:noProof/>
            <w:webHidden/>
          </w:rPr>
        </w:r>
        <w:r>
          <w:rPr>
            <w:noProof/>
            <w:webHidden/>
          </w:rPr>
          <w:fldChar w:fldCharType="separate"/>
        </w:r>
        <w:r>
          <w:rPr>
            <w:noProof/>
            <w:webHidden/>
          </w:rPr>
          <w:t>11</w:t>
        </w:r>
        <w:r>
          <w:rPr>
            <w:noProof/>
            <w:webHidden/>
          </w:rPr>
          <w:fldChar w:fldCharType="end"/>
        </w:r>
      </w:hyperlink>
    </w:p>
    <w:p w14:paraId="49CD4A10" w14:textId="56C4CC6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0" w:history="1">
        <w:r w:rsidRPr="00082C01">
          <w:rPr>
            <w:rStyle w:val="Hyperlink"/>
            <w:noProof/>
          </w:rPr>
          <w:t>Figure 2.1 Coupling between fire behavior, the grid state, and the decision layer</w:t>
        </w:r>
        <w:r>
          <w:rPr>
            <w:noProof/>
            <w:webHidden/>
          </w:rPr>
          <w:tab/>
        </w:r>
        <w:r>
          <w:rPr>
            <w:noProof/>
            <w:webHidden/>
          </w:rPr>
          <w:fldChar w:fldCharType="begin"/>
        </w:r>
        <w:r>
          <w:rPr>
            <w:noProof/>
            <w:webHidden/>
          </w:rPr>
          <w:instrText xml:space="preserve"> PAGEREF _Toc236342230 \h </w:instrText>
        </w:r>
        <w:r>
          <w:rPr>
            <w:noProof/>
            <w:webHidden/>
          </w:rPr>
        </w:r>
        <w:r>
          <w:rPr>
            <w:noProof/>
            <w:webHidden/>
          </w:rPr>
          <w:fldChar w:fldCharType="separate"/>
        </w:r>
        <w:r>
          <w:rPr>
            <w:noProof/>
            <w:webHidden/>
          </w:rPr>
          <w:t>16</w:t>
        </w:r>
        <w:r>
          <w:rPr>
            <w:noProof/>
            <w:webHidden/>
          </w:rPr>
          <w:fldChar w:fldCharType="end"/>
        </w:r>
      </w:hyperlink>
    </w:p>
    <w:p w14:paraId="639F3402" w14:textId="476A3A1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1" w:history="1">
        <w:r w:rsidRPr="00082C01">
          <w:rPr>
            <w:rStyle w:val="Hyperlink"/>
            <w:noProof/>
          </w:rPr>
          <w:t>Figure 2.2 Information flow in centralized and distributed DSS architectures</w:t>
        </w:r>
        <w:r>
          <w:rPr>
            <w:noProof/>
            <w:webHidden/>
          </w:rPr>
          <w:tab/>
        </w:r>
        <w:r>
          <w:rPr>
            <w:noProof/>
            <w:webHidden/>
          </w:rPr>
          <w:fldChar w:fldCharType="begin"/>
        </w:r>
        <w:r>
          <w:rPr>
            <w:noProof/>
            <w:webHidden/>
          </w:rPr>
          <w:instrText xml:space="preserve"> PAGEREF _Toc236342231 \h </w:instrText>
        </w:r>
        <w:r>
          <w:rPr>
            <w:noProof/>
            <w:webHidden/>
          </w:rPr>
        </w:r>
        <w:r>
          <w:rPr>
            <w:noProof/>
            <w:webHidden/>
          </w:rPr>
          <w:fldChar w:fldCharType="separate"/>
        </w:r>
        <w:r>
          <w:rPr>
            <w:noProof/>
            <w:webHidden/>
          </w:rPr>
          <w:t>20</w:t>
        </w:r>
        <w:r>
          <w:rPr>
            <w:noProof/>
            <w:webHidden/>
          </w:rPr>
          <w:fldChar w:fldCharType="end"/>
        </w:r>
      </w:hyperlink>
    </w:p>
    <w:p w14:paraId="6D9B15A7" w14:textId="3505298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2" w:history="1">
        <w:r w:rsidRPr="00082C01">
          <w:rPr>
            <w:rStyle w:val="Hyperlink"/>
            <w:noProof/>
          </w:rPr>
          <w:t>Figure 2.3 Five-term trapezoidal membership partition with an example reading</w:t>
        </w:r>
        <w:r>
          <w:rPr>
            <w:noProof/>
            <w:webHidden/>
          </w:rPr>
          <w:tab/>
        </w:r>
        <w:r>
          <w:rPr>
            <w:noProof/>
            <w:webHidden/>
          </w:rPr>
          <w:fldChar w:fldCharType="begin"/>
        </w:r>
        <w:r>
          <w:rPr>
            <w:noProof/>
            <w:webHidden/>
          </w:rPr>
          <w:instrText xml:space="preserve"> PAGEREF _Toc236342232 \h </w:instrText>
        </w:r>
        <w:r>
          <w:rPr>
            <w:noProof/>
            <w:webHidden/>
          </w:rPr>
        </w:r>
        <w:r>
          <w:rPr>
            <w:noProof/>
            <w:webHidden/>
          </w:rPr>
          <w:fldChar w:fldCharType="separate"/>
        </w:r>
        <w:r>
          <w:rPr>
            <w:noProof/>
            <w:webHidden/>
          </w:rPr>
          <w:t>25</w:t>
        </w:r>
        <w:r>
          <w:rPr>
            <w:noProof/>
            <w:webHidden/>
          </w:rPr>
          <w:fldChar w:fldCharType="end"/>
        </w:r>
      </w:hyperlink>
    </w:p>
    <w:p w14:paraId="719A9B34" w14:textId="12EB850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3" w:history="1">
        <w:r w:rsidRPr="00082C01">
          <w:rPr>
            <w:rStyle w:val="Hyperlink"/>
            <w:noProof/>
          </w:rPr>
          <w:t>Figure 2.4 Mamdani and zero-order Takagi-Sugeno inference pipelines</w:t>
        </w:r>
        <w:r>
          <w:rPr>
            <w:noProof/>
            <w:webHidden/>
          </w:rPr>
          <w:tab/>
        </w:r>
        <w:r>
          <w:rPr>
            <w:noProof/>
            <w:webHidden/>
          </w:rPr>
          <w:fldChar w:fldCharType="begin"/>
        </w:r>
        <w:r>
          <w:rPr>
            <w:noProof/>
            <w:webHidden/>
          </w:rPr>
          <w:instrText xml:space="preserve"> PAGEREF _Toc236342233 \h </w:instrText>
        </w:r>
        <w:r>
          <w:rPr>
            <w:noProof/>
            <w:webHidden/>
          </w:rPr>
        </w:r>
        <w:r>
          <w:rPr>
            <w:noProof/>
            <w:webHidden/>
          </w:rPr>
          <w:fldChar w:fldCharType="separate"/>
        </w:r>
        <w:r>
          <w:rPr>
            <w:noProof/>
            <w:webHidden/>
          </w:rPr>
          <w:t>28</w:t>
        </w:r>
        <w:r>
          <w:rPr>
            <w:noProof/>
            <w:webHidden/>
          </w:rPr>
          <w:fldChar w:fldCharType="end"/>
        </w:r>
      </w:hyperlink>
    </w:p>
    <w:p w14:paraId="53411DB0" w14:textId="7BB25F5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4" w:history="1">
        <w:r w:rsidRPr="00082C01">
          <w:rPr>
            <w:rStyle w:val="Hyperlink"/>
            <w:noProof/>
          </w:rPr>
          <w:t>Figure 2.5 Staged adaptation loop with generative proposal and verification</w:t>
        </w:r>
        <w:r>
          <w:rPr>
            <w:noProof/>
            <w:webHidden/>
          </w:rPr>
          <w:tab/>
        </w:r>
        <w:r>
          <w:rPr>
            <w:noProof/>
            <w:webHidden/>
          </w:rPr>
          <w:fldChar w:fldCharType="begin"/>
        </w:r>
        <w:r>
          <w:rPr>
            <w:noProof/>
            <w:webHidden/>
          </w:rPr>
          <w:instrText xml:space="preserve"> PAGEREF _Toc236342234 \h </w:instrText>
        </w:r>
        <w:r>
          <w:rPr>
            <w:noProof/>
            <w:webHidden/>
          </w:rPr>
        </w:r>
        <w:r>
          <w:rPr>
            <w:noProof/>
            <w:webHidden/>
          </w:rPr>
          <w:fldChar w:fldCharType="separate"/>
        </w:r>
        <w:r>
          <w:rPr>
            <w:noProof/>
            <w:webHidden/>
          </w:rPr>
          <w:t>41</w:t>
        </w:r>
        <w:r>
          <w:rPr>
            <w:noProof/>
            <w:webHidden/>
          </w:rPr>
          <w:fldChar w:fldCharType="end"/>
        </w:r>
      </w:hyperlink>
    </w:p>
    <w:p w14:paraId="041CD643" w14:textId="1A6A4FF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5" w:history="1">
        <w:r w:rsidRPr="00082C01">
          <w:rPr>
            <w:rStyle w:val="Hyperlink"/>
            <w:noProof/>
          </w:rPr>
          <w:t>Figure 3.1 DisasterAware system block diagram (simulation focused)</w:t>
        </w:r>
        <w:r>
          <w:rPr>
            <w:noProof/>
            <w:webHidden/>
          </w:rPr>
          <w:tab/>
        </w:r>
        <w:r>
          <w:rPr>
            <w:noProof/>
            <w:webHidden/>
          </w:rPr>
          <w:fldChar w:fldCharType="begin"/>
        </w:r>
        <w:r>
          <w:rPr>
            <w:noProof/>
            <w:webHidden/>
          </w:rPr>
          <w:instrText xml:space="preserve"> PAGEREF _Toc236342235 \h </w:instrText>
        </w:r>
        <w:r>
          <w:rPr>
            <w:noProof/>
            <w:webHidden/>
          </w:rPr>
        </w:r>
        <w:r>
          <w:rPr>
            <w:noProof/>
            <w:webHidden/>
          </w:rPr>
          <w:fldChar w:fldCharType="separate"/>
        </w:r>
        <w:r>
          <w:rPr>
            <w:noProof/>
            <w:webHidden/>
          </w:rPr>
          <w:t>45</w:t>
        </w:r>
        <w:r>
          <w:rPr>
            <w:noProof/>
            <w:webHidden/>
          </w:rPr>
          <w:fldChar w:fldCharType="end"/>
        </w:r>
      </w:hyperlink>
    </w:p>
    <w:p w14:paraId="61547C57" w14:textId="0ACE05C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6" w:history="1">
        <w:r w:rsidRPr="00082C01">
          <w:rPr>
            <w:rStyle w:val="Hyperlink"/>
            <w:noProof/>
          </w:rPr>
          <w:t>Figure 3.2 Grid domain representation and per-cell state structure</w:t>
        </w:r>
        <w:r>
          <w:rPr>
            <w:noProof/>
            <w:webHidden/>
          </w:rPr>
          <w:tab/>
        </w:r>
        <w:r>
          <w:rPr>
            <w:noProof/>
            <w:webHidden/>
          </w:rPr>
          <w:fldChar w:fldCharType="begin"/>
        </w:r>
        <w:r>
          <w:rPr>
            <w:noProof/>
            <w:webHidden/>
          </w:rPr>
          <w:instrText xml:space="preserve"> PAGEREF _Toc236342236 \h </w:instrText>
        </w:r>
        <w:r>
          <w:rPr>
            <w:noProof/>
            <w:webHidden/>
          </w:rPr>
        </w:r>
        <w:r>
          <w:rPr>
            <w:noProof/>
            <w:webHidden/>
          </w:rPr>
          <w:fldChar w:fldCharType="separate"/>
        </w:r>
        <w:r>
          <w:rPr>
            <w:noProof/>
            <w:webHidden/>
          </w:rPr>
          <w:t>56</w:t>
        </w:r>
        <w:r>
          <w:rPr>
            <w:noProof/>
            <w:webHidden/>
          </w:rPr>
          <w:fldChar w:fldCharType="end"/>
        </w:r>
      </w:hyperlink>
    </w:p>
    <w:p w14:paraId="0132F1B2" w14:textId="0364176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7" w:history="1">
        <w:r w:rsidRPr="00082C01">
          <w:rPr>
            <w:rStyle w:val="Hyperlink"/>
            <w:noProof/>
          </w:rPr>
          <w:t>Figure 3.3 State transition block diagram</w:t>
        </w:r>
        <w:r>
          <w:rPr>
            <w:noProof/>
            <w:webHidden/>
          </w:rPr>
          <w:tab/>
        </w:r>
        <w:r>
          <w:rPr>
            <w:noProof/>
            <w:webHidden/>
          </w:rPr>
          <w:fldChar w:fldCharType="begin"/>
        </w:r>
        <w:r>
          <w:rPr>
            <w:noProof/>
            <w:webHidden/>
          </w:rPr>
          <w:instrText xml:space="preserve"> PAGEREF _Toc236342237 \h </w:instrText>
        </w:r>
        <w:r>
          <w:rPr>
            <w:noProof/>
            <w:webHidden/>
          </w:rPr>
        </w:r>
        <w:r>
          <w:rPr>
            <w:noProof/>
            <w:webHidden/>
          </w:rPr>
          <w:fldChar w:fldCharType="separate"/>
        </w:r>
        <w:r>
          <w:rPr>
            <w:noProof/>
            <w:webHidden/>
          </w:rPr>
          <w:t>57</w:t>
        </w:r>
        <w:r>
          <w:rPr>
            <w:noProof/>
            <w:webHidden/>
          </w:rPr>
          <w:fldChar w:fldCharType="end"/>
        </w:r>
      </w:hyperlink>
    </w:p>
    <w:p w14:paraId="1A6EF635" w14:textId="331680BA"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8" w:history="1">
        <w:r w:rsidRPr="00082C01">
          <w:rPr>
            <w:rStyle w:val="Hyperlink"/>
            <w:noProof/>
          </w:rPr>
          <w:t>Figure 3.4 Wind-dependent directional propagation into target cell</w:t>
        </w:r>
        <w:r>
          <w:rPr>
            <w:noProof/>
            <w:webHidden/>
          </w:rPr>
          <w:tab/>
        </w:r>
        <w:r>
          <w:rPr>
            <w:noProof/>
            <w:webHidden/>
          </w:rPr>
          <w:fldChar w:fldCharType="begin"/>
        </w:r>
        <w:r>
          <w:rPr>
            <w:noProof/>
            <w:webHidden/>
          </w:rPr>
          <w:instrText xml:space="preserve"> PAGEREF _Toc236342238 \h </w:instrText>
        </w:r>
        <w:r>
          <w:rPr>
            <w:noProof/>
            <w:webHidden/>
          </w:rPr>
        </w:r>
        <w:r>
          <w:rPr>
            <w:noProof/>
            <w:webHidden/>
          </w:rPr>
          <w:fldChar w:fldCharType="separate"/>
        </w:r>
        <w:r>
          <w:rPr>
            <w:noProof/>
            <w:webHidden/>
          </w:rPr>
          <w:t>59</w:t>
        </w:r>
        <w:r>
          <w:rPr>
            <w:noProof/>
            <w:webHidden/>
          </w:rPr>
          <w:fldChar w:fldCharType="end"/>
        </w:r>
      </w:hyperlink>
    </w:p>
    <w:p w14:paraId="2DE8201B" w14:textId="3CB94C2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9" w:history="1">
        <w:r w:rsidRPr="00082C01">
          <w:rPr>
            <w:rStyle w:val="Hyperlink"/>
            <w:noProof/>
          </w:rPr>
          <w:t>Figure 3.5 DSS Simulation Core Interface</w:t>
        </w:r>
        <w:r>
          <w:rPr>
            <w:noProof/>
            <w:webHidden/>
          </w:rPr>
          <w:tab/>
        </w:r>
        <w:r>
          <w:rPr>
            <w:noProof/>
            <w:webHidden/>
          </w:rPr>
          <w:fldChar w:fldCharType="begin"/>
        </w:r>
        <w:r>
          <w:rPr>
            <w:noProof/>
            <w:webHidden/>
          </w:rPr>
          <w:instrText xml:space="preserve"> PAGEREF _Toc236342239 \h </w:instrText>
        </w:r>
        <w:r>
          <w:rPr>
            <w:noProof/>
            <w:webHidden/>
          </w:rPr>
        </w:r>
        <w:r>
          <w:rPr>
            <w:noProof/>
            <w:webHidden/>
          </w:rPr>
          <w:fldChar w:fldCharType="separate"/>
        </w:r>
        <w:r>
          <w:rPr>
            <w:noProof/>
            <w:webHidden/>
          </w:rPr>
          <w:t>67</w:t>
        </w:r>
        <w:r>
          <w:rPr>
            <w:noProof/>
            <w:webHidden/>
          </w:rPr>
          <w:fldChar w:fldCharType="end"/>
        </w:r>
      </w:hyperlink>
    </w:p>
    <w:p w14:paraId="3D246A69" w14:textId="41C5DF8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0" w:history="1">
        <w:r w:rsidRPr="00082C01">
          <w:rPr>
            <w:rStyle w:val="Hyperlink"/>
            <w:noProof/>
          </w:rPr>
          <w:t>Figure 4.1 DisasterAware system block diagram (DSS focused)</w:t>
        </w:r>
        <w:r>
          <w:rPr>
            <w:noProof/>
            <w:webHidden/>
          </w:rPr>
          <w:tab/>
        </w:r>
        <w:r>
          <w:rPr>
            <w:noProof/>
            <w:webHidden/>
          </w:rPr>
          <w:fldChar w:fldCharType="begin"/>
        </w:r>
        <w:r>
          <w:rPr>
            <w:noProof/>
            <w:webHidden/>
          </w:rPr>
          <w:instrText xml:space="preserve"> PAGEREF _Toc236342240 \h </w:instrText>
        </w:r>
        <w:r>
          <w:rPr>
            <w:noProof/>
            <w:webHidden/>
          </w:rPr>
        </w:r>
        <w:r>
          <w:rPr>
            <w:noProof/>
            <w:webHidden/>
          </w:rPr>
          <w:fldChar w:fldCharType="separate"/>
        </w:r>
        <w:r>
          <w:rPr>
            <w:noProof/>
            <w:webHidden/>
          </w:rPr>
          <w:t>70</w:t>
        </w:r>
        <w:r>
          <w:rPr>
            <w:noProof/>
            <w:webHidden/>
          </w:rPr>
          <w:fldChar w:fldCharType="end"/>
        </w:r>
      </w:hyperlink>
    </w:p>
    <w:p w14:paraId="391321FD" w14:textId="691BAF38"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1" w:history="1">
        <w:r w:rsidRPr="00082C01">
          <w:rPr>
            <w:rStyle w:val="Hyperlink"/>
            <w:noProof/>
          </w:rPr>
          <w:t>Figure 4.2 Feature-concept hierarchy</w:t>
        </w:r>
        <w:r>
          <w:rPr>
            <w:noProof/>
            <w:webHidden/>
          </w:rPr>
          <w:tab/>
        </w:r>
        <w:r>
          <w:rPr>
            <w:noProof/>
            <w:webHidden/>
          </w:rPr>
          <w:fldChar w:fldCharType="begin"/>
        </w:r>
        <w:r>
          <w:rPr>
            <w:noProof/>
            <w:webHidden/>
          </w:rPr>
          <w:instrText xml:space="preserve"> PAGEREF _Toc236342241 \h </w:instrText>
        </w:r>
        <w:r>
          <w:rPr>
            <w:noProof/>
            <w:webHidden/>
          </w:rPr>
        </w:r>
        <w:r>
          <w:rPr>
            <w:noProof/>
            <w:webHidden/>
          </w:rPr>
          <w:fldChar w:fldCharType="separate"/>
        </w:r>
        <w:r>
          <w:rPr>
            <w:noProof/>
            <w:webHidden/>
          </w:rPr>
          <w:t>75</w:t>
        </w:r>
        <w:r>
          <w:rPr>
            <w:noProof/>
            <w:webHidden/>
          </w:rPr>
          <w:fldChar w:fldCharType="end"/>
        </w:r>
      </w:hyperlink>
    </w:p>
    <w:p w14:paraId="2E0BAEFE" w14:textId="21DD5F0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2" w:history="1">
        <w:r w:rsidRPr="00082C01">
          <w:rPr>
            <w:rStyle w:val="Hyperlink"/>
            <w:noProof/>
          </w:rPr>
          <w:t>Figure 4.3 Hierarchical concept activation example.</w:t>
        </w:r>
        <w:r>
          <w:rPr>
            <w:noProof/>
            <w:webHidden/>
          </w:rPr>
          <w:tab/>
        </w:r>
        <w:r>
          <w:rPr>
            <w:noProof/>
            <w:webHidden/>
          </w:rPr>
          <w:fldChar w:fldCharType="begin"/>
        </w:r>
        <w:r>
          <w:rPr>
            <w:noProof/>
            <w:webHidden/>
          </w:rPr>
          <w:instrText xml:space="preserve"> PAGEREF _Toc236342242 \h </w:instrText>
        </w:r>
        <w:r>
          <w:rPr>
            <w:noProof/>
            <w:webHidden/>
          </w:rPr>
        </w:r>
        <w:r>
          <w:rPr>
            <w:noProof/>
            <w:webHidden/>
          </w:rPr>
          <w:fldChar w:fldCharType="separate"/>
        </w:r>
        <w:r>
          <w:rPr>
            <w:noProof/>
            <w:webHidden/>
          </w:rPr>
          <w:t>77</w:t>
        </w:r>
        <w:r>
          <w:rPr>
            <w:noProof/>
            <w:webHidden/>
          </w:rPr>
          <w:fldChar w:fldCharType="end"/>
        </w:r>
      </w:hyperlink>
    </w:p>
    <w:p w14:paraId="11451613" w14:textId="4FAA0A5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3" w:history="1">
        <w:r w:rsidRPr="00082C01">
          <w:rPr>
            <w:rStyle w:val="Hyperlink"/>
            <w:noProof/>
          </w:rPr>
          <w:t>Figure 4.4 Confidence gating (a) persistence decay (b)</w:t>
        </w:r>
        <w:r>
          <w:rPr>
            <w:noProof/>
            <w:webHidden/>
          </w:rPr>
          <w:tab/>
        </w:r>
        <w:r>
          <w:rPr>
            <w:noProof/>
            <w:webHidden/>
          </w:rPr>
          <w:fldChar w:fldCharType="begin"/>
        </w:r>
        <w:r>
          <w:rPr>
            <w:noProof/>
            <w:webHidden/>
          </w:rPr>
          <w:instrText xml:space="preserve"> PAGEREF _Toc236342243 \h </w:instrText>
        </w:r>
        <w:r>
          <w:rPr>
            <w:noProof/>
            <w:webHidden/>
          </w:rPr>
        </w:r>
        <w:r>
          <w:rPr>
            <w:noProof/>
            <w:webHidden/>
          </w:rPr>
          <w:fldChar w:fldCharType="separate"/>
        </w:r>
        <w:r>
          <w:rPr>
            <w:noProof/>
            <w:webHidden/>
          </w:rPr>
          <w:t>78</w:t>
        </w:r>
        <w:r>
          <w:rPr>
            <w:noProof/>
            <w:webHidden/>
          </w:rPr>
          <w:fldChar w:fldCharType="end"/>
        </w:r>
      </w:hyperlink>
    </w:p>
    <w:p w14:paraId="226C9B8A" w14:textId="62AED2C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4" w:history="1">
        <w:r w:rsidRPr="00082C01">
          <w:rPr>
            <w:rStyle w:val="Hyperlink"/>
            <w:noProof/>
          </w:rPr>
          <w:t>Figure 4.5 Layer 4 decision and adaptation flow</w:t>
        </w:r>
        <w:r>
          <w:rPr>
            <w:noProof/>
            <w:webHidden/>
          </w:rPr>
          <w:tab/>
        </w:r>
        <w:r>
          <w:rPr>
            <w:noProof/>
            <w:webHidden/>
          </w:rPr>
          <w:fldChar w:fldCharType="begin"/>
        </w:r>
        <w:r>
          <w:rPr>
            <w:noProof/>
            <w:webHidden/>
          </w:rPr>
          <w:instrText xml:space="preserve"> PAGEREF _Toc236342244 \h </w:instrText>
        </w:r>
        <w:r>
          <w:rPr>
            <w:noProof/>
            <w:webHidden/>
          </w:rPr>
        </w:r>
        <w:r>
          <w:rPr>
            <w:noProof/>
            <w:webHidden/>
          </w:rPr>
          <w:fldChar w:fldCharType="separate"/>
        </w:r>
        <w:r>
          <w:rPr>
            <w:noProof/>
            <w:webHidden/>
          </w:rPr>
          <w:t>79</w:t>
        </w:r>
        <w:r>
          <w:rPr>
            <w:noProof/>
            <w:webHidden/>
          </w:rPr>
          <w:fldChar w:fldCharType="end"/>
        </w:r>
      </w:hyperlink>
    </w:p>
    <w:p w14:paraId="3B97BF4C" w14:textId="6284E7E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5" w:history="1">
        <w:r w:rsidRPr="00082C01">
          <w:rPr>
            <w:rStyle w:val="Hyperlink"/>
            <w:noProof/>
          </w:rPr>
          <w:t>Figure 4.6 Consequent step and boundary shift</w:t>
        </w:r>
        <w:r>
          <w:rPr>
            <w:noProof/>
            <w:webHidden/>
          </w:rPr>
          <w:tab/>
        </w:r>
        <w:r>
          <w:rPr>
            <w:noProof/>
            <w:webHidden/>
          </w:rPr>
          <w:fldChar w:fldCharType="begin"/>
        </w:r>
        <w:r>
          <w:rPr>
            <w:noProof/>
            <w:webHidden/>
          </w:rPr>
          <w:instrText xml:space="preserve"> PAGEREF _Toc236342245 \h </w:instrText>
        </w:r>
        <w:r>
          <w:rPr>
            <w:noProof/>
            <w:webHidden/>
          </w:rPr>
        </w:r>
        <w:r>
          <w:rPr>
            <w:noProof/>
            <w:webHidden/>
          </w:rPr>
          <w:fldChar w:fldCharType="separate"/>
        </w:r>
        <w:r>
          <w:rPr>
            <w:noProof/>
            <w:webHidden/>
          </w:rPr>
          <w:t>93</w:t>
        </w:r>
        <w:r>
          <w:rPr>
            <w:noProof/>
            <w:webHidden/>
          </w:rPr>
          <w:fldChar w:fldCharType="end"/>
        </w:r>
      </w:hyperlink>
    </w:p>
    <w:p w14:paraId="479288FF" w14:textId="3669AC1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6" w:history="1">
        <w:r w:rsidRPr="00082C01">
          <w:rPr>
            <w:rStyle w:val="Hyperlink"/>
            <w:noProof/>
          </w:rPr>
          <w:t>Figure 4.7 Resolution increase, rule instantiation and term insertion</w:t>
        </w:r>
        <w:r>
          <w:rPr>
            <w:noProof/>
            <w:webHidden/>
          </w:rPr>
          <w:tab/>
        </w:r>
        <w:r>
          <w:rPr>
            <w:noProof/>
            <w:webHidden/>
          </w:rPr>
          <w:fldChar w:fldCharType="begin"/>
        </w:r>
        <w:r>
          <w:rPr>
            <w:noProof/>
            <w:webHidden/>
          </w:rPr>
          <w:instrText xml:space="preserve"> PAGEREF _Toc236342246 \h </w:instrText>
        </w:r>
        <w:r>
          <w:rPr>
            <w:noProof/>
            <w:webHidden/>
          </w:rPr>
        </w:r>
        <w:r>
          <w:rPr>
            <w:noProof/>
            <w:webHidden/>
          </w:rPr>
          <w:fldChar w:fldCharType="separate"/>
        </w:r>
        <w:r>
          <w:rPr>
            <w:noProof/>
            <w:webHidden/>
          </w:rPr>
          <w:t>94</w:t>
        </w:r>
        <w:r>
          <w:rPr>
            <w:noProof/>
            <w:webHidden/>
          </w:rPr>
          <w:fldChar w:fldCharType="end"/>
        </w:r>
      </w:hyperlink>
    </w:p>
    <w:p w14:paraId="5B9E75ED" w14:textId="63C1B97A"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7" w:history="1">
        <w:r w:rsidRPr="00082C01">
          <w:rPr>
            <w:rStyle w:val="Hyperlink"/>
            <w:noProof/>
          </w:rPr>
          <w:t>Figure 4.8 Generative proposal and the verification gates</w:t>
        </w:r>
        <w:r>
          <w:rPr>
            <w:noProof/>
            <w:webHidden/>
          </w:rPr>
          <w:tab/>
        </w:r>
        <w:r>
          <w:rPr>
            <w:noProof/>
            <w:webHidden/>
          </w:rPr>
          <w:fldChar w:fldCharType="begin"/>
        </w:r>
        <w:r>
          <w:rPr>
            <w:noProof/>
            <w:webHidden/>
          </w:rPr>
          <w:instrText xml:space="preserve"> PAGEREF _Toc236342247 \h </w:instrText>
        </w:r>
        <w:r>
          <w:rPr>
            <w:noProof/>
            <w:webHidden/>
          </w:rPr>
        </w:r>
        <w:r>
          <w:rPr>
            <w:noProof/>
            <w:webHidden/>
          </w:rPr>
          <w:fldChar w:fldCharType="separate"/>
        </w:r>
        <w:r>
          <w:rPr>
            <w:noProof/>
            <w:webHidden/>
          </w:rPr>
          <w:t>95</w:t>
        </w:r>
        <w:r>
          <w:rPr>
            <w:noProof/>
            <w:webHidden/>
          </w:rPr>
          <w:fldChar w:fldCharType="end"/>
        </w:r>
      </w:hyperlink>
    </w:p>
    <w:p w14:paraId="691EF663" w14:textId="74A4AB7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8" w:history="1">
        <w:r w:rsidRPr="00082C01">
          <w:rPr>
            <w:rStyle w:val="Hyperlink"/>
            <w:noProof/>
          </w:rPr>
          <w:t>Figure 4.9 Package objects: (a) macro intervention and (b) intermediate concept</w:t>
        </w:r>
        <w:r>
          <w:rPr>
            <w:noProof/>
            <w:webHidden/>
          </w:rPr>
          <w:tab/>
        </w:r>
        <w:r>
          <w:rPr>
            <w:noProof/>
            <w:webHidden/>
          </w:rPr>
          <w:fldChar w:fldCharType="begin"/>
        </w:r>
        <w:r>
          <w:rPr>
            <w:noProof/>
            <w:webHidden/>
          </w:rPr>
          <w:instrText xml:space="preserve"> PAGEREF _Toc236342248 \h </w:instrText>
        </w:r>
        <w:r>
          <w:rPr>
            <w:noProof/>
            <w:webHidden/>
          </w:rPr>
        </w:r>
        <w:r>
          <w:rPr>
            <w:noProof/>
            <w:webHidden/>
          </w:rPr>
          <w:fldChar w:fldCharType="separate"/>
        </w:r>
        <w:r>
          <w:rPr>
            <w:noProof/>
            <w:webHidden/>
          </w:rPr>
          <w:t>98</w:t>
        </w:r>
        <w:r>
          <w:rPr>
            <w:noProof/>
            <w:webHidden/>
          </w:rPr>
          <w:fldChar w:fldCharType="end"/>
        </w:r>
      </w:hyperlink>
    </w:p>
    <w:p w14:paraId="63DF2661" w14:textId="61DDB0EE"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9" w:history="1">
        <w:r w:rsidRPr="00082C01">
          <w:rPr>
            <w:rStyle w:val="Hyperlink"/>
            <w:noProof/>
          </w:rPr>
          <w:t>Figure 4.10 Local decision and graduated fail-safe</w:t>
        </w:r>
        <w:r>
          <w:rPr>
            <w:noProof/>
            <w:webHidden/>
          </w:rPr>
          <w:tab/>
        </w:r>
        <w:r>
          <w:rPr>
            <w:noProof/>
            <w:webHidden/>
          </w:rPr>
          <w:fldChar w:fldCharType="begin"/>
        </w:r>
        <w:r>
          <w:rPr>
            <w:noProof/>
            <w:webHidden/>
          </w:rPr>
          <w:instrText xml:space="preserve"> PAGEREF _Toc236342249 \h </w:instrText>
        </w:r>
        <w:r>
          <w:rPr>
            <w:noProof/>
            <w:webHidden/>
          </w:rPr>
        </w:r>
        <w:r>
          <w:rPr>
            <w:noProof/>
            <w:webHidden/>
          </w:rPr>
          <w:fldChar w:fldCharType="separate"/>
        </w:r>
        <w:r>
          <w:rPr>
            <w:noProof/>
            <w:webHidden/>
          </w:rPr>
          <w:t>105</w:t>
        </w:r>
        <w:r>
          <w:rPr>
            <w:noProof/>
            <w:webHidden/>
          </w:rPr>
          <w:fldChar w:fldCharType="end"/>
        </w:r>
      </w:hyperlink>
    </w:p>
    <w:p w14:paraId="02D03F18" w14:textId="0326EA7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0" w:history="1">
        <w:r w:rsidRPr="00082C01">
          <w:rPr>
            <w:rStyle w:val="Hyperlink"/>
            <w:noProof/>
          </w:rPr>
          <w:t>Figure 4.11 Global coordination and the no-harm fail-safe</w:t>
        </w:r>
        <w:r>
          <w:rPr>
            <w:noProof/>
            <w:webHidden/>
          </w:rPr>
          <w:tab/>
        </w:r>
        <w:r>
          <w:rPr>
            <w:noProof/>
            <w:webHidden/>
          </w:rPr>
          <w:fldChar w:fldCharType="begin"/>
        </w:r>
        <w:r>
          <w:rPr>
            <w:noProof/>
            <w:webHidden/>
          </w:rPr>
          <w:instrText xml:space="preserve"> PAGEREF _Toc236342250 \h </w:instrText>
        </w:r>
        <w:r>
          <w:rPr>
            <w:noProof/>
            <w:webHidden/>
          </w:rPr>
        </w:r>
        <w:r>
          <w:rPr>
            <w:noProof/>
            <w:webHidden/>
          </w:rPr>
          <w:fldChar w:fldCharType="separate"/>
        </w:r>
        <w:r>
          <w:rPr>
            <w:noProof/>
            <w:webHidden/>
          </w:rPr>
          <w:t>107</w:t>
        </w:r>
        <w:r>
          <w:rPr>
            <w:noProof/>
            <w:webHidden/>
          </w:rPr>
          <w:fldChar w:fldCharType="end"/>
        </w:r>
      </w:hyperlink>
    </w:p>
    <w:p w14:paraId="0A1125C2" w14:textId="21A30A5D"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1" w:history="1">
        <w:r w:rsidRPr="00082C01">
          <w:rPr>
            <w:rStyle w:val="Hyperlink"/>
            <w:noProof/>
          </w:rPr>
          <w:t>Figure 4.12 Example of local decisions, global coordination, and the fail-safe</w:t>
        </w:r>
        <w:r>
          <w:rPr>
            <w:noProof/>
            <w:webHidden/>
          </w:rPr>
          <w:tab/>
        </w:r>
        <w:r>
          <w:rPr>
            <w:noProof/>
            <w:webHidden/>
          </w:rPr>
          <w:fldChar w:fldCharType="begin"/>
        </w:r>
        <w:r>
          <w:rPr>
            <w:noProof/>
            <w:webHidden/>
          </w:rPr>
          <w:instrText xml:space="preserve"> PAGEREF _Toc236342251 \h </w:instrText>
        </w:r>
        <w:r>
          <w:rPr>
            <w:noProof/>
            <w:webHidden/>
          </w:rPr>
        </w:r>
        <w:r>
          <w:rPr>
            <w:noProof/>
            <w:webHidden/>
          </w:rPr>
          <w:fldChar w:fldCharType="separate"/>
        </w:r>
        <w:r>
          <w:rPr>
            <w:noProof/>
            <w:webHidden/>
          </w:rPr>
          <w:t>108</w:t>
        </w:r>
        <w:r>
          <w:rPr>
            <w:noProof/>
            <w:webHidden/>
          </w:rPr>
          <w:fldChar w:fldCharType="end"/>
        </w:r>
      </w:hyperlink>
    </w:p>
    <w:p w14:paraId="4EE23322" w14:textId="26602545"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2" w:history="1">
        <w:r w:rsidRPr="00082C01">
          <w:rPr>
            <w:rStyle w:val="Hyperlink"/>
            <w:noProof/>
          </w:rPr>
          <w:t>Figure 5.1 Agreement maps for the historical hindcasts (Green: Correctly predicted burn, Red: Simulated only, Blue: observed only, Yellow: Ignition)</w:t>
        </w:r>
        <w:r>
          <w:rPr>
            <w:noProof/>
            <w:webHidden/>
          </w:rPr>
          <w:tab/>
        </w:r>
        <w:r>
          <w:rPr>
            <w:noProof/>
            <w:webHidden/>
          </w:rPr>
          <w:fldChar w:fldCharType="begin"/>
        </w:r>
        <w:r>
          <w:rPr>
            <w:noProof/>
            <w:webHidden/>
          </w:rPr>
          <w:instrText xml:space="preserve"> PAGEREF _Toc236342252 \h </w:instrText>
        </w:r>
        <w:r>
          <w:rPr>
            <w:noProof/>
            <w:webHidden/>
          </w:rPr>
        </w:r>
        <w:r>
          <w:rPr>
            <w:noProof/>
            <w:webHidden/>
          </w:rPr>
          <w:fldChar w:fldCharType="separate"/>
        </w:r>
        <w:r>
          <w:rPr>
            <w:noProof/>
            <w:webHidden/>
          </w:rPr>
          <w:t>120</w:t>
        </w:r>
        <w:r>
          <w:rPr>
            <w:noProof/>
            <w:webHidden/>
          </w:rPr>
          <w:fldChar w:fldCharType="end"/>
        </w:r>
      </w:hyperlink>
    </w:p>
    <w:p w14:paraId="56D07DE7" w14:textId="1A18B39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3" w:history="1">
        <w:r w:rsidRPr="00082C01">
          <w:rPr>
            <w:rStyle w:val="Hyperlink"/>
            <w:noProof/>
          </w:rPr>
          <w:t>Figure 5.2 Representative world of S1 (left) and S2 (right)</w:t>
        </w:r>
        <w:r>
          <w:rPr>
            <w:noProof/>
            <w:webHidden/>
          </w:rPr>
          <w:tab/>
        </w:r>
        <w:r>
          <w:rPr>
            <w:noProof/>
            <w:webHidden/>
          </w:rPr>
          <w:fldChar w:fldCharType="begin"/>
        </w:r>
        <w:r>
          <w:rPr>
            <w:noProof/>
            <w:webHidden/>
          </w:rPr>
          <w:instrText xml:space="preserve"> PAGEREF _Toc236342253 \h </w:instrText>
        </w:r>
        <w:r>
          <w:rPr>
            <w:noProof/>
            <w:webHidden/>
          </w:rPr>
        </w:r>
        <w:r>
          <w:rPr>
            <w:noProof/>
            <w:webHidden/>
          </w:rPr>
          <w:fldChar w:fldCharType="separate"/>
        </w:r>
        <w:r>
          <w:rPr>
            <w:noProof/>
            <w:webHidden/>
          </w:rPr>
          <w:t>122</w:t>
        </w:r>
        <w:r>
          <w:rPr>
            <w:noProof/>
            <w:webHidden/>
          </w:rPr>
          <w:fldChar w:fldCharType="end"/>
        </w:r>
      </w:hyperlink>
    </w:p>
    <w:p w14:paraId="177ADA51" w14:textId="669FF32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4" w:history="1">
        <w:r w:rsidRPr="00082C01">
          <w:rPr>
            <w:rStyle w:val="Hyperlink"/>
            <w:noProof/>
          </w:rPr>
          <w:t>Figure 5.3 Representative world of S3 (left) S4 (right)</w:t>
        </w:r>
        <w:r>
          <w:rPr>
            <w:noProof/>
            <w:webHidden/>
          </w:rPr>
          <w:tab/>
        </w:r>
        <w:r>
          <w:rPr>
            <w:noProof/>
            <w:webHidden/>
          </w:rPr>
          <w:fldChar w:fldCharType="begin"/>
        </w:r>
        <w:r>
          <w:rPr>
            <w:noProof/>
            <w:webHidden/>
          </w:rPr>
          <w:instrText xml:space="preserve"> PAGEREF _Toc236342254 \h </w:instrText>
        </w:r>
        <w:r>
          <w:rPr>
            <w:noProof/>
            <w:webHidden/>
          </w:rPr>
        </w:r>
        <w:r>
          <w:rPr>
            <w:noProof/>
            <w:webHidden/>
          </w:rPr>
          <w:fldChar w:fldCharType="separate"/>
        </w:r>
        <w:r>
          <w:rPr>
            <w:noProof/>
            <w:webHidden/>
          </w:rPr>
          <w:t>123</w:t>
        </w:r>
        <w:r>
          <w:rPr>
            <w:noProof/>
            <w:webHidden/>
          </w:rPr>
          <w:fldChar w:fldCharType="end"/>
        </w:r>
      </w:hyperlink>
    </w:p>
    <w:p w14:paraId="5F160F45" w14:textId="1CE77B3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5" w:history="1">
        <w:r w:rsidRPr="00082C01">
          <w:rPr>
            <w:rStyle w:val="Hyperlink"/>
            <w:noProof/>
          </w:rPr>
          <w:t>Figure 5.4 Sample interventions (full set) on a representative world</w:t>
        </w:r>
        <w:r>
          <w:rPr>
            <w:noProof/>
            <w:webHidden/>
          </w:rPr>
          <w:tab/>
        </w:r>
        <w:r>
          <w:rPr>
            <w:noProof/>
            <w:webHidden/>
          </w:rPr>
          <w:fldChar w:fldCharType="begin"/>
        </w:r>
        <w:r>
          <w:rPr>
            <w:noProof/>
            <w:webHidden/>
          </w:rPr>
          <w:instrText xml:space="preserve"> PAGEREF _Toc236342255 \h </w:instrText>
        </w:r>
        <w:r>
          <w:rPr>
            <w:noProof/>
            <w:webHidden/>
          </w:rPr>
        </w:r>
        <w:r>
          <w:rPr>
            <w:noProof/>
            <w:webHidden/>
          </w:rPr>
          <w:fldChar w:fldCharType="separate"/>
        </w:r>
        <w:r>
          <w:rPr>
            <w:noProof/>
            <w:webHidden/>
          </w:rPr>
          <w:t>123</w:t>
        </w:r>
        <w:r>
          <w:rPr>
            <w:noProof/>
            <w:webHidden/>
          </w:rPr>
          <w:fldChar w:fldCharType="end"/>
        </w:r>
      </w:hyperlink>
    </w:p>
    <w:p w14:paraId="6C54AC98" w14:textId="640C9F5D"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6" w:history="1">
        <w:r w:rsidRPr="00082C01">
          <w:rPr>
            <w:rStyle w:val="Hyperlink"/>
            <w:noProof/>
          </w:rPr>
          <w:t>Figure 5.5 Legends for representative world</w:t>
        </w:r>
        <w:r>
          <w:rPr>
            <w:noProof/>
            <w:webHidden/>
          </w:rPr>
          <w:tab/>
        </w:r>
        <w:r>
          <w:rPr>
            <w:noProof/>
            <w:webHidden/>
          </w:rPr>
          <w:fldChar w:fldCharType="begin"/>
        </w:r>
        <w:r>
          <w:rPr>
            <w:noProof/>
            <w:webHidden/>
          </w:rPr>
          <w:instrText xml:space="preserve"> PAGEREF _Toc236342256 \h </w:instrText>
        </w:r>
        <w:r>
          <w:rPr>
            <w:noProof/>
            <w:webHidden/>
          </w:rPr>
        </w:r>
        <w:r>
          <w:rPr>
            <w:noProof/>
            <w:webHidden/>
          </w:rPr>
          <w:fldChar w:fldCharType="separate"/>
        </w:r>
        <w:r>
          <w:rPr>
            <w:noProof/>
            <w:webHidden/>
          </w:rPr>
          <w:t>123</w:t>
        </w:r>
        <w:r>
          <w:rPr>
            <w:noProof/>
            <w:webHidden/>
          </w:rPr>
          <w:fldChar w:fldCharType="end"/>
        </w:r>
      </w:hyperlink>
    </w:p>
    <w:p w14:paraId="076E3DF5" w14:textId="70A8094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7" w:history="1">
        <w:r w:rsidRPr="00082C01">
          <w:rPr>
            <w:rStyle w:val="Hyperlink"/>
            <w:noProof/>
          </w:rPr>
          <w:t>Figure 5.6 Average burned-area, burned-forest, and affected population evolution of the four configurations under the five scenarios</w:t>
        </w:r>
        <w:r>
          <w:rPr>
            <w:noProof/>
            <w:webHidden/>
          </w:rPr>
          <w:tab/>
        </w:r>
        <w:r>
          <w:rPr>
            <w:noProof/>
            <w:webHidden/>
          </w:rPr>
          <w:fldChar w:fldCharType="begin"/>
        </w:r>
        <w:r>
          <w:rPr>
            <w:noProof/>
            <w:webHidden/>
          </w:rPr>
          <w:instrText xml:space="preserve"> PAGEREF _Toc236342257 \h </w:instrText>
        </w:r>
        <w:r>
          <w:rPr>
            <w:noProof/>
            <w:webHidden/>
          </w:rPr>
        </w:r>
        <w:r>
          <w:rPr>
            <w:noProof/>
            <w:webHidden/>
          </w:rPr>
          <w:fldChar w:fldCharType="separate"/>
        </w:r>
        <w:r>
          <w:rPr>
            <w:noProof/>
            <w:webHidden/>
          </w:rPr>
          <w:t>127</w:t>
        </w:r>
        <w:r>
          <w:rPr>
            <w:noProof/>
            <w:webHidden/>
          </w:rPr>
          <w:fldChar w:fldCharType="end"/>
        </w:r>
      </w:hyperlink>
    </w:p>
    <w:p w14:paraId="2B4B8180" w14:textId="26B8EAA8"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8" w:history="1">
        <w:r w:rsidRPr="00082C01">
          <w:rPr>
            <w:rStyle w:val="Hyperlink"/>
            <w:noProof/>
          </w:rPr>
          <w:t>Figure 5.7 Average physical cost evolution of the four configurations under the five scenarios</w:t>
        </w:r>
        <w:r>
          <w:rPr>
            <w:noProof/>
            <w:webHidden/>
          </w:rPr>
          <w:tab/>
        </w:r>
        <w:r>
          <w:rPr>
            <w:noProof/>
            <w:webHidden/>
          </w:rPr>
          <w:fldChar w:fldCharType="begin"/>
        </w:r>
        <w:r>
          <w:rPr>
            <w:noProof/>
            <w:webHidden/>
          </w:rPr>
          <w:instrText xml:space="preserve"> PAGEREF _Toc236342258 \h </w:instrText>
        </w:r>
        <w:r>
          <w:rPr>
            <w:noProof/>
            <w:webHidden/>
          </w:rPr>
        </w:r>
        <w:r>
          <w:rPr>
            <w:noProof/>
            <w:webHidden/>
          </w:rPr>
          <w:fldChar w:fldCharType="separate"/>
        </w:r>
        <w:r>
          <w:rPr>
            <w:noProof/>
            <w:webHidden/>
          </w:rPr>
          <w:t>127</w:t>
        </w:r>
        <w:r>
          <w:rPr>
            <w:noProof/>
            <w:webHidden/>
          </w:rPr>
          <w:fldChar w:fldCharType="end"/>
        </w:r>
      </w:hyperlink>
    </w:p>
    <w:p w14:paraId="0AB3C666" w14:textId="19F49CD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9" w:history="1">
        <w:r w:rsidRPr="00082C01">
          <w:rPr>
            <w:rStyle w:val="Hyperlink"/>
            <w:noProof/>
          </w:rPr>
          <w:t>Figure 5.8 Average total cost evolution of the four configurations under the five scenarios</w:t>
        </w:r>
        <w:r>
          <w:rPr>
            <w:noProof/>
            <w:webHidden/>
          </w:rPr>
          <w:tab/>
        </w:r>
        <w:r>
          <w:rPr>
            <w:noProof/>
            <w:webHidden/>
          </w:rPr>
          <w:fldChar w:fldCharType="begin"/>
        </w:r>
        <w:r>
          <w:rPr>
            <w:noProof/>
            <w:webHidden/>
          </w:rPr>
          <w:instrText xml:space="preserve"> PAGEREF _Toc236342259 \h </w:instrText>
        </w:r>
        <w:r>
          <w:rPr>
            <w:noProof/>
            <w:webHidden/>
          </w:rPr>
        </w:r>
        <w:r>
          <w:rPr>
            <w:noProof/>
            <w:webHidden/>
          </w:rPr>
          <w:fldChar w:fldCharType="separate"/>
        </w:r>
        <w:r>
          <w:rPr>
            <w:noProof/>
            <w:webHidden/>
          </w:rPr>
          <w:t>128</w:t>
        </w:r>
        <w:r>
          <w:rPr>
            <w:noProof/>
            <w:webHidden/>
          </w:rPr>
          <w:fldChar w:fldCharType="end"/>
        </w:r>
      </w:hyperlink>
    </w:p>
    <w:p w14:paraId="2DCEE1B1" w14:textId="5CD3A7F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0" w:history="1">
        <w:r w:rsidRPr="00082C01">
          <w:rPr>
            <w:rStyle w:val="Hyperlink"/>
            <w:noProof/>
          </w:rPr>
          <w:t xml:space="preserve">Figure 5.9. Left: evFIS trials and acceptances at stage </w:t>
        </w:r>
        <w:r w:rsidRPr="00082C01">
          <w:rPr>
            <w:rStyle w:val="Hyperlink"/>
            <w:rFonts w:ascii="Cambria Math" w:hAnsi="Cambria Math" w:cs="Cambria Math"/>
            <w:noProof/>
          </w:rPr>
          <w:t>①</w:t>
        </w:r>
        <w:r w:rsidRPr="00082C01">
          <w:rPr>
            <w:rStyle w:val="Hyperlink"/>
            <w:noProof/>
          </w:rPr>
          <w:t xml:space="preserve"> and stage </w:t>
        </w:r>
        <w:r w:rsidRPr="00082C01">
          <w:rPr>
            <w:rStyle w:val="Hyperlink"/>
            <w:rFonts w:ascii="Cambria Math" w:hAnsi="Cambria Math" w:cs="Cambria Math"/>
            <w:noProof/>
          </w:rPr>
          <w:t>②</w:t>
        </w:r>
        <w:r w:rsidRPr="00082C01">
          <w:rPr>
            <w:rStyle w:val="Hyperlink"/>
            <w:noProof/>
          </w:rPr>
          <w:t>. Right: the generative gates over proposals, with every rejection logged by its gate and reason.</w:t>
        </w:r>
        <w:r>
          <w:rPr>
            <w:noProof/>
            <w:webHidden/>
          </w:rPr>
          <w:tab/>
        </w:r>
        <w:r>
          <w:rPr>
            <w:noProof/>
            <w:webHidden/>
          </w:rPr>
          <w:fldChar w:fldCharType="begin"/>
        </w:r>
        <w:r>
          <w:rPr>
            <w:noProof/>
            <w:webHidden/>
          </w:rPr>
          <w:instrText xml:space="preserve"> PAGEREF _Toc236342260 \h </w:instrText>
        </w:r>
        <w:r>
          <w:rPr>
            <w:noProof/>
            <w:webHidden/>
          </w:rPr>
        </w:r>
        <w:r>
          <w:rPr>
            <w:noProof/>
            <w:webHidden/>
          </w:rPr>
          <w:fldChar w:fldCharType="separate"/>
        </w:r>
        <w:r>
          <w:rPr>
            <w:noProof/>
            <w:webHidden/>
          </w:rPr>
          <w:t>129</w:t>
        </w:r>
        <w:r>
          <w:rPr>
            <w:noProof/>
            <w:webHidden/>
          </w:rPr>
          <w:fldChar w:fldCharType="end"/>
        </w:r>
      </w:hyperlink>
    </w:p>
    <w:p w14:paraId="74B50456" w14:textId="11FF821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1" w:history="1">
        <w:r w:rsidRPr="00082C01">
          <w:rPr>
            <w:rStyle w:val="Hyperlink"/>
            <w:noProof/>
          </w:rPr>
          <w:t>Figure 5.10 Generated intermediate concept and the admitted rule</w:t>
        </w:r>
        <w:r>
          <w:rPr>
            <w:noProof/>
            <w:webHidden/>
          </w:rPr>
          <w:tab/>
        </w:r>
        <w:r>
          <w:rPr>
            <w:noProof/>
            <w:webHidden/>
          </w:rPr>
          <w:fldChar w:fldCharType="begin"/>
        </w:r>
        <w:r>
          <w:rPr>
            <w:noProof/>
            <w:webHidden/>
          </w:rPr>
          <w:instrText xml:space="preserve"> PAGEREF _Toc236342261 \h </w:instrText>
        </w:r>
        <w:r>
          <w:rPr>
            <w:noProof/>
            <w:webHidden/>
          </w:rPr>
        </w:r>
        <w:r>
          <w:rPr>
            <w:noProof/>
            <w:webHidden/>
          </w:rPr>
          <w:fldChar w:fldCharType="separate"/>
        </w:r>
        <w:r>
          <w:rPr>
            <w:noProof/>
            <w:webHidden/>
          </w:rPr>
          <w:t>132</w:t>
        </w:r>
        <w:r>
          <w:rPr>
            <w:noProof/>
            <w:webHidden/>
          </w:rPr>
          <w:fldChar w:fldCharType="end"/>
        </w:r>
      </w:hyperlink>
    </w:p>
    <w:p w14:paraId="5F744A8E" w14:textId="6FD59012"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2" w:history="1">
        <w:r w:rsidRPr="00082C01">
          <w:rPr>
            <w:rStyle w:val="Hyperlink"/>
            <w:noProof/>
          </w:rPr>
          <w:t>Figure 5.11 Composition weights of the seven generated macro interventions over the base physical channels.</w:t>
        </w:r>
        <w:r>
          <w:rPr>
            <w:noProof/>
            <w:webHidden/>
          </w:rPr>
          <w:tab/>
        </w:r>
        <w:r>
          <w:rPr>
            <w:noProof/>
            <w:webHidden/>
          </w:rPr>
          <w:fldChar w:fldCharType="begin"/>
        </w:r>
        <w:r>
          <w:rPr>
            <w:noProof/>
            <w:webHidden/>
          </w:rPr>
          <w:instrText xml:space="preserve"> PAGEREF _Toc236342262 \h </w:instrText>
        </w:r>
        <w:r>
          <w:rPr>
            <w:noProof/>
            <w:webHidden/>
          </w:rPr>
        </w:r>
        <w:r>
          <w:rPr>
            <w:noProof/>
            <w:webHidden/>
          </w:rPr>
          <w:fldChar w:fldCharType="separate"/>
        </w:r>
        <w:r>
          <w:rPr>
            <w:noProof/>
            <w:webHidden/>
          </w:rPr>
          <w:t>132</w:t>
        </w:r>
        <w:r>
          <w:rPr>
            <w:noProof/>
            <w:webHidden/>
          </w:rPr>
          <w:fldChar w:fldCharType="end"/>
        </w:r>
      </w:hyperlink>
    </w:p>
    <w:p w14:paraId="0B5D1869" w14:textId="2AEE6B5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3" w:history="1">
        <w:r w:rsidRPr="00082C01">
          <w:rPr>
            <w:rStyle w:val="Hyperlink"/>
            <w:noProof/>
          </w:rPr>
          <w:t>Figure 5.12 One recorded incident from ignition to containment.</w:t>
        </w:r>
        <w:r>
          <w:rPr>
            <w:noProof/>
            <w:webHidden/>
          </w:rPr>
          <w:tab/>
        </w:r>
        <w:r>
          <w:rPr>
            <w:noProof/>
            <w:webHidden/>
          </w:rPr>
          <w:fldChar w:fldCharType="begin"/>
        </w:r>
        <w:r>
          <w:rPr>
            <w:noProof/>
            <w:webHidden/>
          </w:rPr>
          <w:instrText xml:space="preserve"> PAGEREF _Toc236342263 \h </w:instrText>
        </w:r>
        <w:r>
          <w:rPr>
            <w:noProof/>
            <w:webHidden/>
          </w:rPr>
        </w:r>
        <w:r>
          <w:rPr>
            <w:noProof/>
            <w:webHidden/>
          </w:rPr>
          <w:fldChar w:fldCharType="separate"/>
        </w:r>
        <w:r>
          <w:rPr>
            <w:noProof/>
            <w:webHidden/>
          </w:rPr>
          <w:t>134</w:t>
        </w:r>
        <w:r>
          <w:rPr>
            <w:noProof/>
            <w:webHidden/>
          </w:rPr>
          <w:fldChar w:fldCharType="end"/>
        </w:r>
      </w:hyperlink>
    </w:p>
    <w:p w14:paraId="32252435" w14:textId="0D7E1A10" w:rsidR="008E6767" w:rsidRPr="00BA1179" w:rsidRDefault="00E35A72" w:rsidP="008E6767">
      <w:pPr>
        <w:rPr>
          <w:rFonts w:cs="Times New Roman"/>
          <w:szCs w:val="24"/>
        </w:rPr>
      </w:pPr>
      <w:r w:rsidRPr="00BA1179">
        <w:rPr>
          <w:rFonts w:cs="Times New Roman"/>
          <w:szCs w:val="24"/>
        </w:rPr>
        <w:fldChar w:fldCharType="end"/>
      </w:r>
    </w:p>
    <w:p w14:paraId="55EAE52A" w14:textId="77777777" w:rsidR="00320403" w:rsidRPr="00BA1179" w:rsidRDefault="00320403" w:rsidP="008E6767">
      <w:pPr>
        <w:rPr>
          <w:rFonts w:cs="Times New Roman"/>
          <w:szCs w:val="24"/>
        </w:rPr>
        <w:sectPr w:rsidR="00320403" w:rsidRPr="00BA1179" w:rsidSect="003E313C">
          <w:pgSz w:w="11906" w:h="16838"/>
          <w:pgMar w:top="1987" w:right="1584" w:bottom="1584" w:left="2275" w:header="706" w:footer="1411" w:gutter="0"/>
          <w:lnNumType w:countBy="1" w:restart="continuous"/>
          <w:pgNumType w:fmt="lowerRoman"/>
          <w:cols w:space="708"/>
          <w:docGrid w:linePitch="360"/>
        </w:sectPr>
      </w:pPr>
    </w:p>
    <w:p w14:paraId="2F6659EB" w14:textId="77777777" w:rsidR="008E6767" w:rsidRPr="00BA1179" w:rsidRDefault="008E6767" w:rsidP="00282804">
      <w:pPr>
        <w:pStyle w:val="CoverPages"/>
        <w:rPr>
          <w:lang w:val="en-US"/>
        </w:rPr>
      </w:pPr>
      <w:bookmarkStart w:id="21" w:name="_Toc534285122"/>
      <w:bookmarkStart w:id="22" w:name="_Toc534285338"/>
      <w:bookmarkStart w:id="23" w:name="_Toc535317187"/>
      <w:bookmarkStart w:id="24" w:name="_Toc535324615"/>
      <w:bookmarkStart w:id="25" w:name="_Toc535324662"/>
      <w:bookmarkStart w:id="26" w:name="_Toc236342124"/>
      <w:r w:rsidRPr="00BA1179">
        <w:rPr>
          <w:lang w:val="en-US"/>
        </w:rPr>
        <w:lastRenderedPageBreak/>
        <w:t>LIST OF ABBREVIATIONS</w:t>
      </w:r>
      <w:bookmarkEnd w:id="21"/>
      <w:bookmarkEnd w:id="22"/>
      <w:bookmarkEnd w:id="23"/>
      <w:bookmarkEnd w:id="24"/>
      <w:bookmarkEnd w:id="25"/>
      <w:bookmarkEnd w:id="26"/>
    </w:p>
    <w:tbl>
      <w:tblPr>
        <w:tblW w:w="8209" w:type="dxa"/>
        <w:tblLayout w:type="fixed"/>
        <w:tblLook w:val="04A0" w:firstRow="1" w:lastRow="0" w:firstColumn="1" w:lastColumn="0" w:noHBand="0" w:noVBand="1"/>
      </w:tblPr>
      <w:tblGrid>
        <w:gridCol w:w="1418"/>
        <w:gridCol w:w="283"/>
        <w:gridCol w:w="6508"/>
      </w:tblGrid>
      <w:tr w:rsidR="009007F9" w:rsidRPr="00BA1179" w14:paraId="1A9828DD" w14:textId="77777777" w:rsidTr="004D6098">
        <w:trPr>
          <w:trHeight w:val="574"/>
        </w:trPr>
        <w:tc>
          <w:tcPr>
            <w:tcW w:w="1418" w:type="dxa"/>
          </w:tcPr>
          <w:p w14:paraId="2E72E152" w14:textId="1C504CCB" w:rsidR="009007F9" w:rsidRPr="004D6098" w:rsidRDefault="009007F9" w:rsidP="004849DB">
            <w:pPr>
              <w:pStyle w:val="TableText"/>
              <w:rPr>
                <w:b/>
                <w:bCs/>
              </w:rPr>
            </w:pPr>
            <w:r>
              <w:rPr>
                <w:b/>
                <w:bCs/>
              </w:rPr>
              <w:t>AAR</w:t>
            </w:r>
          </w:p>
        </w:tc>
        <w:tc>
          <w:tcPr>
            <w:tcW w:w="283" w:type="dxa"/>
          </w:tcPr>
          <w:p w14:paraId="083AE19B" w14:textId="1ACE655C" w:rsidR="009007F9" w:rsidRPr="00BA1179" w:rsidRDefault="009007F9" w:rsidP="004849DB">
            <w:pPr>
              <w:pStyle w:val="TableText"/>
            </w:pPr>
            <w:r>
              <w:t>:</w:t>
            </w:r>
          </w:p>
        </w:tc>
        <w:tc>
          <w:tcPr>
            <w:tcW w:w="6508" w:type="dxa"/>
          </w:tcPr>
          <w:p w14:paraId="55EDB07A" w14:textId="36443AE3" w:rsidR="009007F9" w:rsidRPr="00BA1179" w:rsidRDefault="009007F9" w:rsidP="004849DB">
            <w:pPr>
              <w:pStyle w:val="TableText"/>
            </w:pPr>
            <w:r>
              <w:t>After action review</w:t>
            </w:r>
          </w:p>
        </w:tc>
      </w:tr>
      <w:tr w:rsidR="004849DB" w:rsidRPr="00BA1179" w14:paraId="00B5F83D" w14:textId="77777777" w:rsidTr="004D6098">
        <w:trPr>
          <w:trHeight w:val="574"/>
        </w:trPr>
        <w:tc>
          <w:tcPr>
            <w:tcW w:w="1418" w:type="dxa"/>
          </w:tcPr>
          <w:p w14:paraId="69CC5996" w14:textId="722AD4A8" w:rsidR="004849DB" w:rsidRPr="004D6098" w:rsidRDefault="004849DB" w:rsidP="004849DB">
            <w:pPr>
              <w:pStyle w:val="TableText"/>
              <w:rPr>
                <w:b/>
                <w:bCs/>
              </w:rPr>
            </w:pPr>
            <w:r w:rsidRPr="004D6098">
              <w:rPr>
                <w:b/>
                <w:bCs/>
              </w:rPr>
              <w:t>AI</w:t>
            </w:r>
          </w:p>
        </w:tc>
        <w:tc>
          <w:tcPr>
            <w:tcW w:w="283" w:type="dxa"/>
          </w:tcPr>
          <w:p w14:paraId="5F95BED6" w14:textId="702D2877" w:rsidR="004849DB" w:rsidRPr="00BA1179" w:rsidRDefault="004849DB" w:rsidP="004849DB">
            <w:pPr>
              <w:pStyle w:val="TableText"/>
            </w:pPr>
            <w:r w:rsidRPr="00BA1179">
              <w:t>:</w:t>
            </w:r>
          </w:p>
        </w:tc>
        <w:tc>
          <w:tcPr>
            <w:tcW w:w="6508" w:type="dxa"/>
          </w:tcPr>
          <w:p w14:paraId="0EC6EE70" w14:textId="3C05619E" w:rsidR="004849DB" w:rsidRPr="00BA1179" w:rsidRDefault="00DF6B59" w:rsidP="004849DB">
            <w:pPr>
              <w:pStyle w:val="TableText"/>
            </w:pPr>
            <w:r w:rsidRPr="00BA1179">
              <w:t>Artificial intelligence</w:t>
            </w:r>
          </w:p>
        </w:tc>
      </w:tr>
      <w:tr w:rsidR="002C3951" w14:paraId="5A1B02B8" w14:textId="77777777" w:rsidTr="004D6098">
        <w:trPr>
          <w:trHeight w:val="574"/>
        </w:trPr>
        <w:tc>
          <w:tcPr>
            <w:tcW w:w="1418" w:type="dxa"/>
          </w:tcPr>
          <w:p w14:paraId="5A1B02B5" w14:textId="77777777" w:rsidR="002408F0" w:rsidRPr="004D6098" w:rsidRDefault="00000000">
            <w:pPr>
              <w:rPr>
                <w:b/>
                <w:bCs/>
              </w:rPr>
            </w:pPr>
            <w:r w:rsidRPr="004D6098">
              <w:rPr>
                <w:b/>
                <w:bCs/>
              </w:rPr>
              <w:t>DEM</w:t>
            </w:r>
          </w:p>
        </w:tc>
        <w:tc>
          <w:tcPr>
            <w:tcW w:w="283" w:type="dxa"/>
          </w:tcPr>
          <w:p w14:paraId="5A1B02B6" w14:textId="77777777" w:rsidR="002408F0" w:rsidRDefault="00000000">
            <w:r w:rsidRPr="00BA1179">
              <w:t>:</w:t>
            </w:r>
          </w:p>
        </w:tc>
        <w:tc>
          <w:tcPr>
            <w:tcW w:w="6508" w:type="dxa"/>
          </w:tcPr>
          <w:p w14:paraId="5A1B02B7" w14:textId="77777777" w:rsidR="002408F0" w:rsidRDefault="00000000">
            <w:r w:rsidRPr="00BA1179">
              <w:t>Digital elevation model</w:t>
            </w:r>
          </w:p>
        </w:tc>
      </w:tr>
      <w:tr w:rsidR="002C3951" w14:paraId="5A1B02B4" w14:textId="77777777" w:rsidTr="004D6098">
        <w:trPr>
          <w:trHeight w:val="574"/>
        </w:trPr>
        <w:tc>
          <w:tcPr>
            <w:tcW w:w="1418" w:type="dxa"/>
          </w:tcPr>
          <w:p w14:paraId="5A1B02B1" w14:textId="77777777" w:rsidR="002408F0" w:rsidRPr="004D6098" w:rsidRDefault="00000000">
            <w:pPr>
              <w:rPr>
                <w:b/>
                <w:bCs/>
              </w:rPr>
            </w:pPr>
            <w:r w:rsidRPr="004D6098">
              <w:rPr>
                <w:b/>
                <w:bCs/>
              </w:rPr>
              <w:t>CI</w:t>
            </w:r>
          </w:p>
        </w:tc>
        <w:tc>
          <w:tcPr>
            <w:tcW w:w="283" w:type="dxa"/>
          </w:tcPr>
          <w:p w14:paraId="5A1B02B2" w14:textId="77777777" w:rsidR="002408F0" w:rsidRDefault="00000000">
            <w:r w:rsidRPr="00BA1179">
              <w:t>:</w:t>
            </w:r>
          </w:p>
        </w:tc>
        <w:tc>
          <w:tcPr>
            <w:tcW w:w="6508" w:type="dxa"/>
          </w:tcPr>
          <w:p w14:paraId="5A1B02B3" w14:textId="77777777" w:rsidR="002408F0" w:rsidRDefault="00000000">
            <w:r w:rsidRPr="00BA1179">
              <w:t>Confidence interval</w:t>
            </w:r>
          </w:p>
        </w:tc>
      </w:tr>
      <w:tr w:rsidR="005477EF" w:rsidRPr="00BA1179" w14:paraId="36A8375F" w14:textId="77777777" w:rsidTr="004D6098">
        <w:trPr>
          <w:trHeight w:val="574"/>
        </w:trPr>
        <w:tc>
          <w:tcPr>
            <w:tcW w:w="1418" w:type="dxa"/>
          </w:tcPr>
          <w:p w14:paraId="7A06A5B8" w14:textId="71F21F53" w:rsidR="005477EF" w:rsidRPr="004D6098" w:rsidRDefault="006A3E68" w:rsidP="00624E1A">
            <w:pPr>
              <w:pStyle w:val="TableText"/>
              <w:rPr>
                <w:b/>
                <w:bCs/>
              </w:rPr>
            </w:pPr>
            <w:r w:rsidRPr="004D6098">
              <w:rPr>
                <w:b/>
                <w:bCs/>
              </w:rPr>
              <w:t>DSS</w:t>
            </w:r>
          </w:p>
        </w:tc>
        <w:tc>
          <w:tcPr>
            <w:tcW w:w="283" w:type="dxa"/>
          </w:tcPr>
          <w:p w14:paraId="6C108E3C" w14:textId="70A8B261" w:rsidR="005477EF" w:rsidRPr="00BA1179" w:rsidRDefault="006A3E68" w:rsidP="00624E1A">
            <w:pPr>
              <w:pStyle w:val="TableText"/>
            </w:pPr>
            <w:r w:rsidRPr="00BA1179">
              <w:t>:</w:t>
            </w:r>
          </w:p>
        </w:tc>
        <w:tc>
          <w:tcPr>
            <w:tcW w:w="6508" w:type="dxa"/>
          </w:tcPr>
          <w:p w14:paraId="522D8084" w14:textId="5B9FC54E" w:rsidR="005477EF" w:rsidRPr="00BA1179" w:rsidRDefault="00DF6B59" w:rsidP="00624E1A">
            <w:pPr>
              <w:pStyle w:val="TableText"/>
            </w:pPr>
            <w:r w:rsidRPr="00BA1179">
              <w:t>Decision support system</w:t>
            </w:r>
          </w:p>
        </w:tc>
      </w:tr>
      <w:tr w:rsidR="001B0FF6" w:rsidRPr="00BA1179" w14:paraId="0397BDF3" w14:textId="77777777" w:rsidTr="004D6098">
        <w:trPr>
          <w:trHeight w:val="574"/>
        </w:trPr>
        <w:tc>
          <w:tcPr>
            <w:tcW w:w="1418" w:type="dxa"/>
          </w:tcPr>
          <w:p w14:paraId="58CAF981" w14:textId="5937EEDB" w:rsidR="001B0FF6" w:rsidRPr="004D6098" w:rsidRDefault="001B0FF6" w:rsidP="00624E1A">
            <w:pPr>
              <w:pStyle w:val="TableText"/>
              <w:rPr>
                <w:b/>
                <w:bCs/>
              </w:rPr>
            </w:pPr>
            <w:r w:rsidRPr="004D6098">
              <w:rPr>
                <w:b/>
                <w:bCs/>
              </w:rPr>
              <w:t>evFIS</w:t>
            </w:r>
          </w:p>
        </w:tc>
        <w:tc>
          <w:tcPr>
            <w:tcW w:w="283" w:type="dxa"/>
          </w:tcPr>
          <w:p w14:paraId="7DD29F21" w14:textId="040176C7" w:rsidR="001B0FF6" w:rsidRPr="00BA1179" w:rsidRDefault="001B0FF6" w:rsidP="00624E1A">
            <w:pPr>
              <w:pStyle w:val="TableText"/>
            </w:pPr>
            <w:r>
              <w:t>:</w:t>
            </w:r>
          </w:p>
        </w:tc>
        <w:tc>
          <w:tcPr>
            <w:tcW w:w="6508" w:type="dxa"/>
          </w:tcPr>
          <w:p w14:paraId="142FA9F4" w14:textId="78ACAFE3" w:rsidR="001B0FF6" w:rsidRPr="00BA1179" w:rsidRDefault="00DF6B59" w:rsidP="00624E1A">
            <w:pPr>
              <w:pStyle w:val="TableText"/>
            </w:pPr>
            <w:r w:rsidRPr="001B0FF6">
              <w:t>Evolving fuzzy inference system</w:t>
            </w:r>
          </w:p>
        </w:tc>
      </w:tr>
      <w:tr w:rsidR="002C3951" w14:paraId="5A1B02BC" w14:textId="77777777" w:rsidTr="004D6098">
        <w:trPr>
          <w:trHeight w:val="574"/>
        </w:trPr>
        <w:tc>
          <w:tcPr>
            <w:tcW w:w="1418" w:type="dxa"/>
          </w:tcPr>
          <w:p w14:paraId="5A1B02B9" w14:textId="77777777" w:rsidR="002408F0" w:rsidRPr="004D6098" w:rsidRDefault="00000000">
            <w:pPr>
              <w:rPr>
                <w:b/>
                <w:bCs/>
              </w:rPr>
            </w:pPr>
            <w:r w:rsidRPr="004D6098">
              <w:rPr>
                <w:b/>
                <w:bCs/>
              </w:rPr>
              <w:t>FAR</w:t>
            </w:r>
          </w:p>
        </w:tc>
        <w:tc>
          <w:tcPr>
            <w:tcW w:w="283" w:type="dxa"/>
          </w:tcPr>
          <w:p w14:paraId="5A1B02BA" w14:textId="77777777" w:rsidR="002408F0" w:rsidRDefault="00000000">
            <w:r w:rsidRPr="00BA1179">
              <w:t>:</w:t>
            </w:r>
          </w:p>
        </w:tc>
        <w:tc>
          <w:tcPr>
            <w:tcW w:w="6508" w:type="dxa"/>
          </w:tcPr>
          <w:p w14:paraId="5A1B02BB" w14:textId="77777777" w:rsidR="002408F0" w:rsidRDefault="00000000">
            <w:r w:rsidRPr="00BA1179">
              <w:t>False alarm ratio</w:t>
            </w:r>
          </w:p>
        </w:tc>
      </w:tr>
      <w:tr w:rsidR="00D611CA" w:rsidRPr="00BA1179" w14:paraId="314694AE" w14:textId="77777777" w:rsidTr="004D6098">
        <w:trPr>
          <w:trHeight w:val="574"/>
        </w:trPr>
        <w:tc>
          <w:tcPr>
            <w:tcW w:w="1418" w:type="dxa"/>
          </w:tcPr>
          <w:p w14:paraId="2D635A14" w14:textId="74E63739" w:rsidR="00D611CA" w:rsidRPr="004D6098" w:rsidRDefault="00D611CA" w:rsidP="00624E1A">
            <w:pPr>
              <w:pStyle w:val="TableText"/>
              <w:rPr>
                <w:b/>
                <w:bCs/>
              </w:rPr>
            </w:pPr>
            <w:r w:rsidRPr="004D6098">
              <w:rPr>
                <w:b/>
                <w:bCs/>
              </w:rPr>
              <w:t>FIS</w:t>
            </w:r>
          </w:p>
        </w:tc>
        <w:tc>
          <w:tcPr>
            <w:tcW w:w="283" w:type="dxa"/>
          </w:tcPr>
          <w:p w14:paraId="578383D6" w14:textId="3EE17EB7" w:rsidR="00D611CA" w:rsidRPr="00BA1179" w:rsidRDefault="00D611CA" w:rsidP="00624E1A">
            <w:pPr>
              <w:pStyle w:val="TableText"/>
            </w:pPr>
            <w:r w:rsidRPr="00BA1179">
              <w:t>:</w:t>
            </w:r>
          </w:p>
        </w:tc>
        <w:tc>
          <w:tcPr>
            <w:tcW w:w="6508" w:type="dxa"/>
          </w:tcPr>
          <w:p w14:paraId="6B658906" w14:textId="4045935A" w:rsidR="00D611CA" w:rsidRPr="00BA1179" w:rsidRDefault="00DF6B59" w:rsidP="00624E1A">
            <w:pPr>
              <w:pStyle w:val="TableText"/>
            </w:pPr>
            <w:r w:rsidRPr="00BA1179">
              <w:t>Fuzzy inference system</w:t>
            </w:r>
          </w:p>
        </w:tc>
      </w:tr>
      <w:tr w:rsidR="005477EF" w:rsidRPr="00BA1179" w14:paraId="0105BC93" w14:textId="77777777" w:rsidTr="004D6098">
        <w:trPr>
          <w:trHeight w:val="574"/>
        </w:trPr>
        <w:tc>
          <w:tcPr>
            <w:tcW w:w="1418" w:type="dxa"/>
          </w:tcPr>
          <w:p w14:paraId="6E61152B" w14:textId="5FE02810" w:rsidR="005477EF" w:rsidRPr="004D6098" w:rsidRDefault="006A3E68" w:rsidP="00624E1A">
            <w:pPr>
              <w:pStyle w:val="TableText"/>
              <w:rPr>
                <w:b/>
                <w:bCs/>
              </w:rPr>
            </w:pPr>
            <w:r w:rsidRPr="004D6098">
              <w:rPr>
                <w:b/>
                <w:bCs/>
              </w:rPr>
              <w:t>GIS</w:t>
            </w:r>
          </w:p>
        </w:tc>
        <w:tc>
          <w:tcPr>
            <w:tcW w:w="283" w:type="dxa"/>
          </w:tcPr>
          <w:p w14:paraId="1D7614C6" w14:textId="356DD01F" w:rsidR="005477EF" w:rsidRPr="00BA1179" w:rsidRDefault="006A3E68" w:rsidP="00624E1A">
            <w:pPr>
              <w:pStyle w:val="TableText"/>
            </w:pPr>
            <w:r w:rsidRPr="00BA1179">
              <w:t>:</w:t>
            </w:r>
          </w:p>
        </w:tc>
        <w:tc>
          <w:tcPr>
            <w:tcW w:w="6508" w:type="dxa"/>
          </w:tcPr>
          <w:p w14:paraId="5607B709" w14:textId="5F169180" w:rsidR="005477EF" w:rsidRPr="00BA1179" w:rsidRDefault="00DF6B59" w:rsidP="00624E1A">
            <w:pPr>
              <w:pStyle w:val="TableText"/>
            </w:pPr>
            <w:r w:rsidRPr="00BA1179">
              <w:t>Geographic information system</w:t>
            </w:r>
          </w:p>
        </w:tc>
      </w:tr>
      <w:tr w:rsidR="00411C74" w:rsidRPr="00BA1179" w14:paraId="34BFB8F3" w14:textId="77777777" w:rsidTr="004D6098">
        <w:trPr>
          <w:trHeight w:val="574"/>
        </w:trPr>
        <w:tc>
          <w:tcPr>
            <w:tcW w:w="1418" w:type="dxa"/>
          </w:tcPr>
          <w:p w14:paraId="07BC4003" w14:textId="49B10D77" w:rsidR="00411C74" w:rsidRPr="004D6098" w:rsidRDefault="00411C74" w:rsidP="00624E1A">
            <w:pPr>
              <w:pStyle w:val="TableText"/>
              <w:rPr>
                <w:b/>
                <w:bCs/>
              </w:rPr>
            </w:pPr>
            <w:r w:rsidRPr="004D6098">
              <w:rPr>
                <w:b/>
                <w:bCs/>
              </w:rPr>
              <w:t>HIL</w:t>
            </w:r>
          </w:p>
        </w:tc>
        <w:tc>
          <w:tcPr>
            <w:tcW w:w="283" w:type="dxa"/>
          </w:tcPr>
          <w:p w14:paraId="5BF074CD" w14:textId="285E79C1" w:rsidR="00411C74" w:rsidRPr="00BA1179" w:rsidRDefault="00411C74" w:rsidP="00624E1A">
            <w:pPr>
              <w:pStyle w:val="TableText"/>
            </w:pPr>
            <w:r w:rsidRPr="00BA1179">
              <w:t>:</w:t>
            </w:r>
          </w:p>
        </w:tc>
        <w:tc>
          <w:tcPr>
            <w:tcW w:w="6508" w:type="dxa"/>
          </w:tcPr>
          <w:p w14:paraId="32BDC1C7" w14:textId="373601D7" w:rsidR="00411C74" w:rsidRPr="00BA1179" w:rsidRDefault="00DF6B59" w:rsidP="00624E1A">
            <w:pPr>
              <w:pStyle w:val="TableText"/>
            </w:pPr>
            <w:r w:rsidRPr="00BA1179">
              <w:t>Human-in-the-loop</w:t>
            </w:r>
          </w:p>
        </w:tc>
      </w:tr>
      <w:tr w:rsidR="002C3951" w14:paraId="5A1B02C0" w14:textId="77777777" w:rsidTr="004D6098">
        <w:trPr>
          <w:trHeight w:val="574"/>
        </w:trPr>
        <w:tc>
          <w:tcPr>
            <w:tcW w:w="1418" w:type="dxa"/>
          </w:tcPr>
          <w:p w14:paraId="5A1B02BD" w14:textId="77777777" w:rsidR="002408F0" w:rsidRPr="004D6098" w:rsidRDefault="00000000">
            <w:pPr>
              <w:rPr>
                <w:b/>
                <w:bCs/>
              </w:rPr>
            </w:pPr>
            <w:r w:rsidRPr="004D6098">
              <w:rPr>
                <w:b/>
                <w:bCs/>
              </w:rPr>
              <w:t>IoU</w:t>
            </w:r>
          </w:p>
        </w:tc>
        <w:tc>
          <w:tcPr>
            <w:tcW w:w="283" w:type="dxa"/>
          </w:tcPr>
          <w:p w14:paraId="5A1B02BE" w14:textId="77777777" w:rsidR="002408F0" w:rsidRDefault="00000000">
            <w:r w:rsidRPr="00BA1179">
              <w:t>:</w:t>
            </w:r>
          </w:p>
        </w:tc>
        <w:tc>
          <w:tcPr>
            <w:tcW w:w="6508" w:type="dxa"/>
          </w:tcPr>
          <w:p w14:paraId="5A1B02BF" w14:textId="77777777" w:rsidR="002408F0" w:rsidRDefault="00000000">
            <w:r w:rsidRPr="00BA1179">
              <w:t>Intersection over union (Jaccard index)</w:t>
            </w:r>
          </w:p>
        </w:tc>
      </w:tr>
      <w:tr w:rsidR="00A11482" w:rsidRPr="00BA1179" w14:paraId="418AB17F" w14:textId="77777777" w:rsidTr="004D6098">
        <w:trPr>
          <w:trHeight w:val="574"/>
        </w:trPr>
        <w:tc>
          <w:tcPr>
            <w:tcW w:w="1418" w:type="dxa"/>
          </w:tcPr>
          <w:p w14:paraId="03BDCA23" w14:textId="782F34DB" w:rsidR="00A11482" w:rsidRPr="004D6098" w:rsidRDefault="00A11482" w:rsidP="00624E1A">
            <w:pPr>
              <w:pStyle w:val="TableText"/>
              <w:rPr>
                <w:b/>
                <w:bCs/>
              </w:rPr>
            </w:pPr>
            <w:r>
              <w:rPr>
                <w:b/>
                <w:bCs/>
              </w:rPr>
              <w:t>MAE</w:t>
            </w:r>
          </w:p>
        </w:tc>
        <w:tc>
          <w:tcPr>
            <w:tcW w:w="283" w:type="dxa"/>
          </w:tcPr>
          <w:p w14:paraId="230042F6" w14:textId="460BBBFB" w:rsidR="00A11482" w:rsidRDefault="00A11482" w:rsidP="00624E1A">
            <w:pPr>
              <w:pStyle w:val="TableText"/>
            </w:pPr>
            <w:r>
              <w:t>:</w:t>
            </w:r>
          </w:p>
        </w:tc>
        <w:tc>
          <w:tcPr>
            <w:tcW w:w="6508" w:type="dxa"/>
          </w:tcPr>
          <w:p w14:paraId="5C158B37" w14:textId="666BE90A" w:rsidR="00A11482" w:rsidRPr="00A11482" w:rsidRDefault="00A11482" w:rsidP="00624E1A">
            <w:pPr>
              <w:pStyle w:val="TableText"/>
            </w:pPr>
            <w:r w:rsidRPr="00A11482">
              <w:t>Mean absolute time</w:t>
            </w:r>
          </w:p>
        </w:tc>
      </w:tr>
      <w:tr w:rsidR="00DF6B59" w:rsidRPr="00BA1179" w14:paraId="306A7AF7" w14:textId="77777777" w:rsidTr="004D6098">
        <w:trPr>
          <w:trHeight w:val="574"/>
        </w:trPr>
        <w:tc>
          <w:tcPr>
            <w:tcW w:w="1418" w:type="dxa"/>
          </w:tcPr>
          <w:p w14:paraId="6B57F198" w14:textId="78CE03E2" w:rsidR="00DF6B59" w:rsidRPr="004D6098" w:rsidRDefault="00DF6B59" w:rsidP="00624E1A">
            <w:pPr>
              <w:pStyle w:val="TableText"/>
              <w:rPr>
                <w:b/>
                <w:bCs/>
              </w:rPr>
            </w:pPr>
            <w:r w:rsidRPr="004D6098">
              <w:rPr>
                <w:b/>
                <w:bCs/>
              </w:rPr>
              <w:t>MF</w:t>
            </w:r>
          </w:p>
        </w:tc>
        <w:tc>
          <w:tcPr>
            <w:tcW w:w="283" w:type="dxa"/>
          </w:tcPr>
          <w:p w14:paraId="27DC328E" w14:textId="1277DD2E" w:rsidR="00DF6B59" w:rsidRPr="00BA1179" w:rsidRDefault="00DF6B59" w:rsidP="00624E1A">
            <w:pPr>
              <w:pStyle w:val="TableText"/>
            </w:pPr>
            <w:r>
              <w:t>:</w:t>
            </w:r>
          </w:p>
        </w:tc>
        <w:tc>
          <w:tcPr>
            <w:tcW w:w="6508" w:type="dxa"/>
          </w:tcPr>
          <w:p w14:paraId="458C3F70" w14:textId="1FFB2574" w:rsidR="00DF6B59" w:rsidRPr="00BA1179" w:rsidRDefault="00DF6B59" w:rsidP="00624E1A">
            <w:pPr>
              <w:pStyle w:val="TableText"/>
            </w:pPr>
            <w:r>
              <w:t>Membership function</w:t>
            </w:r>
          </w:p>
        </w:tc>
      </w:tr>
      <w:tr w:rsidR="001B0FF6" w:rsidRPr="00BA1179" w14:paraId="79A728F7" w14:textId="77777777" w:rsidTr="004D6098">
        <w:trPr>
          <w:trHeight w:val="574"/>
        </w:trPr>
        <w:tc>
          <w:tcPr>
            <w:tcW w:w="1418" w:type="dxa"/>
          </w:tcPr>
          <w:p w14:paraId="542284F2" w14:textId="31C48AD4" w:rsidR="001B0FF6" w:rsidRPr="004D6098" w:rsidRDefault="001B0FF6" w:rsidP="00624E1A">
            <w:pPr>
              <w:pStyle w:val="TableText"/>
              <w:rPr>
                <w:b/>
                <w:bCs/>
              </w:rPr>
            </w:pPr>
            <w:r w:rsidRPr="004D6098">
              <w:rPr>
                <w:b/>
                <w:bCs/>
              </w:rPr>
              <w:t>ML</w:t>
            </w:r>
          </w:p>
        </w:tc>
        <w:tc>
          <w:tcPr>
            <w:tcW w:w="283" w:type="dxa"/>
          </w:tcPr>
          <w:p w14:paraId="4B530D42" w14:textId="5C0EA9DA" w:rsidR="001B0FF6" w:rsidRPr="00BA1179" w:rsidRDefault="001B0FF6" w:rsidP="00624E1A">
            <w:pPr>
              <w:pStyle w:val="TableText"/>
            </w:pPr>
            <w:r>
              <w:t>:</w:t>
            </w:r>
          </w:p>
        </w:tc>
        <w:tc>
          <w:tcPr>
            <w:tcW w:w="6508" w:type="dxa"/>
          </w:tcPr>
          <w:p w14:paraId="4C30728B" w14:textId="1068CDC7" w:rsidR="001B0FF6" w:rsidRPr="00BA1179" w:rsidRDefault="00DF6B59" w:rsidP="00624E1A">
            <w:pPr>
              <w:pStyle w:val="TableText"/>
            </w:pPr>
            <w:r>
              <w:t>Machine learning</w:t>
            </w:r>
          </w:p>
        </w:tc>
      </w:tr>
      <w:tr w:rsidR="00E56812" w:rsidRPr="00BA1179" w14:paraId="48C575FB" w14:textId="77777777" w:rsidTr="004D6098">
        <w:trPr>
          <w:trHeight w:val="574"/>
        </w:trPr>
        <w:tc>
          <w:tcPr>
            <w:tcW w:w="1418" w:type="dxa"/>
          </w:tcPr>
          <w:p w14:paraId="05353FF6" w14:textId="3E2762E8" w:rsidR="00E56812" w:rsidRPr="004D6098" w:rsidRDefault="00E56812" w:rsidP="00624E1A">
            <w:pPr>
              <w:pStyle w:val="TableText"/>
              <w:rPr>
                <w:b/>
                <w:bCs/>
              </w:rPr>
            </w:pPr>
            <w:r w:rsidRPr="004D6098">
              <w:rPr>
                <w:b/>
                <w:bCs/>
              </w:rPr>
              <w:t>LIME</w:t>
            </w:r>
          </w:p>
        </w:tc>
        <w:tc>
          <w:tcPr>
            <w:tcW w:w="283" w:type="dxa"/>
          </w:tcPr>
          <w:p w14:paraId="66E3721E" w14:textId="754FFF7F" w:rsidR="00E56812" w:rsidRPr="00BA1179" w:rsidRDefault="00E56812" w:rsidP="00624E1A">
            <w:pPr>
              <w:pStyle w:val="TableText"/>
            </w:pPr>
            <w:r w:rsidRPr="00BA1179">
              <w:t>:</w:t>
            </w:r>
          </w:p>
        </w:tc>
        <w:tc>
          <w:tcPr>
            <w:tcW w:w="6508" w:type="dxa"/>
          </w:tcPr>
          <w:p w14:paraId="3E9DDA1E" w14:textId="7DF12941" w:rsidR="00E56812" w:rsidRPr="00BA1179" w:rsidRDefault="00DF6B59" w:rsidP="00624E1A">
            <w:pPr>
              <w:pStyle w:val="TableText"/>
            </w:pPr>
            <w:r w:rsidRPr="00BA1179">
              <w:t>Local interpretable model-agnostic explanations</w:t>
            </w:r>
          </w:p>
        </w:tc>
      </w:tr>
      <w:tr w:rsidR="001B0FF6" w:rsidRPr="00BA1179" w14:paraId="64520B12" w14:textId="77777777" w:rsidTr="004D6098">
        <w:trPr>
          <w:trHeight w:val="574"/>
        </w:trPr>
        <w:tc>
          <w:tcPr>
            <w:tcW w:w="1418" w:type="dxa"/>
          </w:tcPr>
          <w:p w14:paraId="7B12AF84" w14:textId="5388F7FF" w:rsidR="001B0FF6" w:rsidRPr="004D6098" w:rsidRDefault="001B0FF6" w:rsidP="00624E1A">
            <w:pPr>
              <w:pStyle w:val="TableText"/>
              <w:rPr>
                <w:b/>
                <w:bCs/>
              </w:rPr>
            </w:pPr>
            <w:r w:rsidRPr="004D6098">
              <w:rPr>
                <w:b/>
                <w:bCs/>
              </w:rPr>
              <w:t>LLM</w:t>
            </w:r>
          </w:p>
        </w:tc>
        <w:tc>
          <w:tcPr>
            <w:tcW w:w="283" w:type="dxa"/>
          </w:tcPr>
          <w:p w14:paraId="16E461FA" w14:textId="489EE21B" w:rsidR="001B0FF6" w:rsidRPr="00BA1179" w:rsidRDefault="001B0FF6" w:rsidP="00624E1A">
            <w:pPr>
              <w:pStyle w:val="TableText"/>
            </w:pPr>
            <w:r>
              <w:t>:</w:t>
            </w:r>
          </w:p>
        </w:tc>
        <w:tc>
          <w:tcPr>
            <w:tcW w:w="6508" w:type="dxa"/>
          </w:tcPr>
          <w:p w14:paraId="528F7395" w14:textId="55F45AF7" w:rsidR="001B0FF6" w:rsidRPr="00BA1179" w:rsidRDefault="00DF6B59" w:rsidP="00624E1A">
            <w:pPr>
              <w:pStyle w:val="TableText"/>
            </w:pPr>
            <w:r>
              <w:t>Large language model</w:t>
            </w:r>
          </w:p>
        </w:tc>
      </w:tr>
      <w:tr w:rsidR="001B0FF6" w:rsidRPr="00BA1179" w14:paraId="2D85443F" w14:textId="77777777" w:rsidTr="004D6098">
        <w:trPr>
          <w:trHeight w:val="574"/>
        </w:trPr>
        <w:tc>
          <w:tcPr>
            <w:tcW w:w="1418" w:type="dxa"/>
          </w:tcPr>
          <w:p w14:paraId="0EABB959" w14:textId="06DB62CE" w:rsidR="001B0FF6" w:rsidRPr="004D6098" w:rsidRDefault="001B0FF6" w:rsidP="00624E1A">
            <w:pPr>
              <w:pStyle w:val="TableText"/>
              <w:rPr>
                <w:b/>
                <w:bCs/>
              </w:rPr>
            </w:pPr>
            <w:r w:rsidRPr="004D6098">
              <w:rPr>
                <w:b/>
                <w:bCs/>
              </w:rPr>
              <w:t>LoS</w:t>
            </w:r>
          </w:p>
        </w:tc>
        <w:tc>
          <w:tcPr>
            <w:tcW w:w="283" w:type="dxa"/>
          </w:tcPr>
          <w:p w14:paraId="6CF24314" w14:textId="296A32F2" w:rsidR="001B0FF6" w:rsidRDefault="001B0FF6" w:rsidP="00624E1A">
            <w:pPr>
              <w:pStyle w:val="TableText"/>
            </w:pPr>
            <w:r>
              <w:t>:</w:t>
            </w:r>
          </w:p>
        </w:tc>
        <w:tc>
          <w:tcPr>
            <w:tcW w:w="6508" w:type="dxa"/>
          </w:tcPr>
          <w:p w14:paraId="25043580" w14:textId="6DEA33BB" w:rsidR="001B0FF6" w:rsidRDefault="00DF6B59" w:rsidP="00624E1A">
            <w:pPr>
              <w:pStyle w:val="TableText"/>
            </w:pPr>
            <w:r>
              <w:t>Line of sight</w:t>
            </w:r>
          </w:p>
        </w:tc>
      </w:tr>
      <w:tr w:rsidR="002C3951" w14:paraId="5A1B02C4" w14:textId="77777777" w:rsidTr="004D6098">
        <w:trPr>
          <w:trHeight w:val="574"/>
        </w:trPr>
        <w:tc>
          <w:tcPr>
            <w:tcW w:w="1418" w:type="dxa"/>
          </w:tcPr>
          <w:p w14:paraId="5A1B02C1" w14:textId="77777777" w:rsidR="002408F0" w:rsidRPr="004D6098" w:rsidRDefault="00000000">
            <w:pPr>
              <w:rPr>
                <w:b/>
                <w:bCs/>
              </w:rPr>
            </w:pPr>
            <w:r w:rsidRPr="004D6098">
              <w:rPr>
                <w:b/>
                <w:bCs/>
              </w:rPr>
              <w:t>OAT</w:t>
            </w:r>
          </w:p>
        </w:tc>
        <w:tc>
          <w:tcPr>
            <w:tcW w:w="283" w:type="dxa"/>
          </w:tcPr>
          <w:p w14:paraId="5A1B02C2" w14:textId="77777777" w:rsidR="002408F0" w:rsidRDefault="00000000">
            <w:r w:rsidRPr="00BA1179">
              <w:t>:</w:t>
            </w:r>
          </w:p>
        </w:tc>
        <w:tc>
          <w:tcPr>
            <w:tcW w:w="6508" w:type="dxa"/>
          </w:tcPr>
          <w:p w14:paraId="5A1B02C3" w14:textId="77777777" w:rsidR="002408F0" w:rsidRDefault="00000000">
            <w:r w:rsidRPr="00BA1179">
              <w:t>One-at-a-time (sensitivity design)</w:t>
            </w:r>
          </w:p>
        </w:tc>
      </w:tr>
      <w:tr w:rsidR="006B06A8" w14:paraId="3BFF2678" w14:textId="77777777" w:rsidTr="004D6098">
        <w:trPr>
          <w:trHeight w:val="574"/>
        </w:trPr>
        <w:tc>
          <w:tcPr>
            <w:tcW w:w="1418" w:type="dxa"/>
          </w:tcPr>
          <w:p w14:paraId="5CF5F68C" w14:textId="3B68B9C8" w:rsidR="006B06A8" w:rsidRPr="004D6098" w:rsidRDefault="006B06A8">
            <w:pPr>
              <w:rPr>
                <w:b/>
                <w:bCs/>
              </w:rPr>
            </w:pPr>
            <w:r>
              <w:rPr>
                <w:b/>
                <w:bCs/>
              </w:rPr>
              <w:t>POD</w:t>
            </w:r>
          </w:p>
        </w:tc>
        <w:tc>
          <w:tcPr>
            <w:tcW w:w="283" w:type="dxa"/>
          </w:tcPr>
          <w:p w14:paraId="63003984" w14:textId="3BAC0B18" w:rsidR="006B06A8" w:rsidRPr="00BA1179" w:rsidRDefault="006B06A8">
            <w:r>
              <w:t>:</w:t>
            </w:r>
          </w:p>
        </w:tc>
        <w:tc>
          <w:tcPr>
            <w:tcW w:w="6508" w:type="dxa"/>
          </w:tcPr>
          <w:p w14:paraId="1AAB62EF" w14:textId="252C008C" w:rsidR="006B06A8" w:rsidRPr="00BA1179" w:rsidRDefault="006B06A8">
            <w:r>
              <w:t>Probability of detection</w:t>
            </w:r>
          </w:p>
        </w:tc>
      </w:tr>
      <w:tr w:rsidR="009007F9" w14:paraId="00775D3A" w14:textId="77777777" w:rsidTr="004D6098">
        <w:trPr>
          <w:trHeight w:val="574"/>
        </w:trPr>
        <w:tc>
          <w:tcPr>
            <w:tcW w:w="1418" w:type="dxa"/>
          </w:tcPr>
          <w:p w14:paraId="205A488F" w14:textId="7F5392A4" w:rsidR="009007F9" w:rsidRDefault="009007F9">
            <w:pPr>
              <w:rPr>
                <w:b/>
                <w:bCs/>
              </w:rPr>
            </w:pPr>
            <w:r>
              <w:rPr>
                <w:b/>
                <w:bCs/>
              </w:rPr>
              <w:t>RCA</w:t>
            </w:r>
          </w:p>
        </w:tc>
        <w:tc>
          <w:tcPr>
            <w:tcW w:w="283" w:type="dxa"/>
          </w:tcPr>
          <w:p w14:paraId="429E69CB" w14:textId="7ADD8B02" w:rsidR="009007F9" w:rsidRDefault="009007F9">
            <w:r>
              <w:t>:</w:t>
            </w:r>
          </w:p>
        </w:tc>
        <w:tc>
          <w:tcPr>
            <w:tcW w:w="6508" w:type="dxa"/>
          </w:tcPr>
          <w:p w14:paraId="524D7466" w14:textId="155566B6" w:rsidR="009007F9" w:rsidRDefault="009007F9">
            <w:r>
              <w:t>Root cause analysis</w:t>
            </w:r>
          </w:p>
        </w:tc>
      </w:tr>
      <w:tr w:rsidR="001B0FF6" w:rsidRPr="00BA1179" w14:paraId="554E79A9" w14:textId="77777777" w:rsidTr="004D6098">
        <w:trPr>
          <w:trHeight w:val="574"/>
        </w:trPr>
        <w:tc>
          <w:tcPr>
            <w:tcW w:w="1418" w:type="dxa"/>
          </w:tcPr>
          <w:p w14:paraId="5FD91D43" w14:textId="6C5B5233" w:rsidR="001B0FF6" w:rsidRPr="004D6098" w:rsidRDefault="001B0FF6" w:rsidP="00624E1A">
            <w:pPr>
              <w:pStyle w:val="TableText"/>
              <w:rPr>
                <w:b/>
                <w:bCs/>
              </w:rPr>
            </w:pPr>
            <w:r w:rsidRPr="004D6098">
              <w:rPr>
                <w:b/>
                <w:bCs/>
              </w:rPr>
              <w:lastRenderedPageBreak/>
              <w:t>RL</w:t>
            </w:r>
          </w:p>
        </w:tc>
        <w:tc>
          <w:tcPr>
            <w:tcW w:w="283" w:type="dxa"/>
          </w:tcPr>
          <w:p w14:paraId="27446D68" w14:textId="066D5AF4" w:rsidR="001B0FF6" w:rsidRDefault="001B0FF6" w:rsidP="00624E1A">
            <w:pPr>
              <w:pStyle w:val="TableText"/>
            </w:pPr>
            <w:r>
              <w:t>:</w:t>
            </w:r>
          </w:p>
        </w:tc>
        <w:tc>
          <w:tcPr>
            <w:tcW w:w="6508" w:type="dxa"/>
          </w:tcPr>
          <w:p w14:paraId="0725EF00" w14:textId="51B9A5A3" w:rsidR="001B0FF6" w:rsidRDefault="00DF6B59" w:rsidP="00624E1A">
            <w:pPr>
              <w:pStyle w:val="TableText"/>
            </w:pPr>
            <w:r>
              <w:t>Reinforcement learning</w:t>
            </w:r>
          </w:p>
        </w:tc>
      </w:tr>
      <w:tr w:rsidR="000D5C8E" w:rsidRPr="00BA1179" w14:paraId="39CD125A" w14:textId="77777777" w:rsidTr="004D6098">
        <w:trPr>
          <w:trHeight w:val="574"/>
        </w:trPr>
        <w:tc>
          <w:tcPr>
            <w:tcW w:w="1418" w:type="dxa"/>
          </w:tcPr>
          <w:p w14:paraId="68E0196D" w14:textId="46C58A7D" w:rsidR="000D5C8E" w:rsidRPr="004D6098" w:rsidRDefault="000D5C8E" w:rsidP="00624E1A">
            <w:pPr>
              <w:pStyle w:val="TableText"/>
              <w:rPr>
                <w:b/>
                <w:bCs/>
              </w:rPr>
            </w:pPr>
            <w:r w:rsidRPr="004D6098">
              <w:rPr>
                <w:b/>
                <w:bCs/>
              </w:rPr>
              <w:t>ROS</w:t>
            </w:r>
          </w:p>
        </w:tc>
        <w:tc>
          <w:tcPr>
            <w:tcW w:w="283" w:type="dxa"/>
          </w:tcPr>
          <w:p w14:paraId="783C5691" w14:textId="235EB022" w:rsidR="000D5C8E" w:rsidRPr="00BA1179" w:rsidRDefault="000D5C8E" w:rsidP="00624E1A">
            <w:pPr>
              <w:pStyle w:val="TableText"/>
            </w:pPr>
            <w:r>
              <w:t>:</w:t>
            </w:r>
          </w:p>
        </w:tc>
        <w:tc>
          <w:tcPr>
            <w:tcW w:w="6508" w:type="dxa"/>
          </w:tcPr>
          <w:p w14:paraId="3DD1EF10" w14:textId="53FC6B2A" w:rsidR="000D5C8E" w:rsidRPr="00BA1179" w:rsidRDefault="00DF6B59" w:rsidP="00624E1A">
            <w:pPr>
              <w:pStyle w:val="TableText"/>
            </w:pPr>
            <w:r>
              <w:t>Rate of spread</w:t>
            </w:r>
          </w:p>
        </w:tc>
      </w:tr>
      <w:tr w:rsidR="00E56812" w:rsidRPr="00BA1179" w14:paraId="480B0126" w14:textId="77777777" w:rsidTr="004D6098">
        <w:trPr>
          <w:trHeight w:val="574"/>
        </w:trPr>
        <w:tc>
          <w:tcPr>
            <w:tcW w:w="1418" w:type="dxa"/>
          </w:tcPr>
          <w:p w14:paraId="58E3D962" w14:textId="7ED9F802" w:rsidR="00E56812" w:rsidRPr="004D6098" w:rsidRDefault="00E56812" w:rsidP="00624E1A">
            <w:pPr>
              <w:pStyle w:val="TableText"/>
              <w:rPr>
                <w:b/>
                <w:bCs/>
              </w:rPr>
            </w:pPr>
            <w:r w:rsidRPr="004D6098">
              <w:rPr>
                <w:b/>
                <w:bCs/>
              </w:rPr>
              <w:t>SHAP</w:t>
            </w:r>
          </w:p>
        </w:tc>
        <w:tc>
          <w:tcPr>
            <w:tcW w:w="283" w:type="dxa"/>
          </w:tcPr>
          <w:p w14:paraId="381767A8" w14:textId="1CB22FF0" w:rsidR="00E56812" w:rsidRPr="00BA1179" w:rsidRDefault="00E56812" w:rsidP="00624E1A">
            <w:pPr>
              <w:pStyle w:val="TableText"/>
            </w:pPr>
            <w:r w:rsidRPr="00BA1179">
              <w:t>:</w:t>
            </w:r>
          </w:p>
        </w:tc>
        <w:tc>
          <w:tcPr>
            <w:tcW w:w="6508" w:type="dxa"/>
          </w:tcPr>
          <w:p w14:paraId="74F076D0" w14:textId="6986E6B1" w:rsidR="00E56812" w:rsidRPr="00BA1179" w:rsidRDefault="00DF6B59" w:rsidP="00624E1A">
            <w:pPr>
              <w:pStyle w:val="TableText"/>
            </w:pPr>
            <w:r w:rsidRPr="00BA1179">
              <w:t>Shapley additive explanations</w:t>
            </w:r>
          </w:p>
        </w:tc>
      </w:tr>
      <w:tr w:rsidR="00525329" w:rsidRPr="00BA1179" w14:paraId="3A7838FF" w14:textId="77777777" w:rsidTr="004D6098">
        <w:trPr>
          <w:trHeight w:val="574"/>
        </w:trPr>
        <w:tc>
          <w:tcPr>
            <w:tcW w:w="1418" w:type="dxa"/>
          </w:tcPr>
          <w:p w14:paraId="0A907398" w14:textId="17EE154A" w:rsidR="00525329" w:rsidRPr="004D6098" w:rsidRDefault="00525329" w:rsidP="00624E1A">
            <w:pPr>
              <w:pStyle w:val="TableText"/>
              <w:rPr>
                <w:b/>
                <w:bCs/>
              </w:rPr>
            </w:pPr>
            <w:r w:rsidRPr="004D6098">
              <w:rPr>
                <w:b/>
                <w:bCs/>
              </w:rPr>
              <w:t>UI</w:t>
            </w:r>
          </w:p>
        </w:tc>
        <w:tc>
          <w:tcPr>
            <w:tcW w:w="283" w:type="dxa"/>
          </w:tcPr>
          <w:p w14:paraId="62AF479D" w14:textId="23B37AB9" w:rsidR="00525329" w:rsidRPr="00BA1179" w:rsidRDefault="00525329" w:rsidP="00624E1A">
            <w:pPr>
              <w:pStyle w:val="TableText"/>
            </w:pPr>
            <w:r w:rsidRPr="00BA1179">
              <w:t>:</w:t>
            </w:r>
          </w:p>
        </w:tc>
        <w:tc>
          <w:tcPr>
            <w:tcW w:w="6508" w:type="dxa"/>
          </w:tcPr>
          <w:p w14:paraId="795B311E" w14:textId="60CB250C" w:rsidR="00525329" w:rsidRPr="00BA1179" w:rsidRDefault="00DF6B59" w:rsidP="00624E1A">
            <w:pPr>
              <w:pStyle w:val="TableText"/>
            </w:pPr>
            <w:r w:rsidRPr="00BA1179">
              <w:t>User interface</w:t>
            </w:r>
          </w:p>
        </w:tc>
      </w:tr>
      <w:tr w:rsidR="002C3951" w14:paraId="5A1B02C8" w14:textId="77777777" w:rsidTr="004D6098">
        <w:trPr>
          <w:trHeight w:val="574"/>
        </w:trPr>
        <w:tc>
          <w:tcPr>
            <w:tcW w:w="1418" w:type="dxa"/>
          </w:tcPr>
          <w:p w14:paraId="5A1B02C5" w14:textId="77777777" w:rsidR="002408F0" w:rsidRPr="004D6098" w:rsidRDefault="00000000">
            <w:pPr>
              <w:rPr>
                <w:b/>
                <w:bCs/>
              </w:rPr>
            </w:pPr>
            <w:r w:rsidRPr="004D6098">
              <w:rPr>
                <w:b/>
                <w:bCs/>
              </w:rPr>
              <w:t>VIIRS</w:t>
            </w:r>
          </w:p>
        </w:tc>
        <w:tc>
          <w:tcPr>
            <w:tcW w:w="283" w:type="dxa"/>
          </w:tcPr>
          <w:p w14:paraId="5A1B02C6" w14:textId="77777777" w:rsidR="002408F0" w:rsidRDefault="00000000">
            <w:r w:rsidRPr="00BA1179">
              <w:t>:</w:t>
            </w:r>
          </w:p>
        </w:tc>
        <w:tc>
          <w:tcPr>
            <w:tcW w:w="6508" w:type="dxa"/>
          </w:tcPr>
          <w:p w14:paraId="5A1B02C7" w14:textId="0B35CF61" w:rsidR="002408F0" w:rsidRDefault="00000000">
            <w:r w:rsidRPr="00BA1179">
              <w:t xml:space="preserve">Visible </w:t>
            </w:r>
            <w:r w:rsidR="000C0A34" w:rsidRPr="00BA1179">
              <w:t>infrared imaging radiometer suite</w:t>
            </w:r>
          </w:p>
        </w:tc>
      </w:tr>
      <w:tr w:rsidR="00E56812" w:rsidRPr="00BA1179" w14:paraId="71DE9601" w14:textId="77777777" w:rsidTr="004D6098">
        <w:trPr>
          <w:trHeight w:val="574"/>
        </w:trPr>
        <w:tc>
          <w:tcPr>
            <w:tcW w:w="1418" w:type="dxa"/>
          </w:tcPr>
          <w:p w14:paraId="59221F17" w14:textId="7F5C0F71" w:rsidR="00E56812" w:rsidRPr="004D6098" w:rsidRDefault="00E56812" w:rsidP="00624E1A">
            <w:pPr>
              <w:pStyle w:val="TableText"/>
              <w:rPr>
                <w:b/>
                <w:bCs/>
              </w:rPr>
            </w:pPr>
            <w:r w:rsidRPr="004D6098">
              <w:rPr>
                <w:b/>
                <w:bCs/>
              </w:rPr>
              <w:t>WFDSS</w:t>
            </w:r>
          </w:p>
        </w:tc>
        <w:tc>
          <w:tcPr>
            <w:tcW w:w="283" w:type="dxa"/>
          </w:tcPr>
          <w:p w14:paraId="0D0F8E99" w14:textId="09C95FB6" w:rsidR="00E56812" w:rsidRPr="00BA1179" w:rsidRDefault="00E56812" w:rsidP="00624E1A">
            <w:pPr>
              <w:pStyle w:val="TableText"/>
            </w:pPr>
            <w:r w:rsidRPr="00BA1179">
              <w:t>:</w:t>
            </w:r>
          </w:p>
        </w:tc>
        <w:tc>
          <w:tcPr>
            <w:tcW w:w="6508" w:type="dxa"/>
          </w:tcPr>
          <w:p w14:paraId="28DE43DF" w14:textId="30ED106D" w:rsidR="00E56812" w:rsidRPr="00BA1179" w:rsidRDefault="00DF6B59" w:rsidP="00624E1A">
            <w:pPr>
              <w:pStyle w:val="TableText"/>
            </w:pPr>
            <w:r w:rsidRPr="00BA1179">
              <w:t>Wildfire decision support system</w:t>
            </w:r>
          </w:p>
        </w:tc>
      </w:tr>
      <w:tr w:rsidR="000C0A34" w:rsidRPr="00BA1179" w14:paraId="2B6C1BFA" w14:textId="77777777" w:rsidTr="004D6098">
        <w:trPr>
          <w:trHeight w:val="574"/>
        </w:trPr>
        <w:tc>
          <w:tcPr>
            <w:tcW w:w="1418" w:type="dxa"/>
          </w:tcPr>
          <w:p w14:paraId="3945614A" w14:textId="1B61A4E4" w:rsidR="000C0A34" w:rsidRPr="004D6098" w:rsidRDefault="000C0A34" w:rsidP="00624E1A">
            <w:pPr>
              <w:pStyle w:val="TableText"/>
              <w:rPr>
                <w:b/>
                <w:bCs/>
              </w:rPr>
            </w:pPr>
            <w:r>
              <w:rPr>
                <w:b/>
                <w:bCs/>
              </w:rPr>
              <w:t>WUI</w:t>
            </w:r>
          </w:p>
        </w:tc>
        <w:tc>
          <w:tcPr>
            <w:tcW w:w="283" w:type="dxa"/>
          </w:tcPr>
          <w:p w14:paraId="35B21944" w14:textId="0BFF7BD3" w:rsidR="000C0A34" w:rsidRPr="00BA1179" w:rsidRDefault="000C0A34" w:rsidP="00624E1A">
            <w:pPr>
              <w:pStyle w:val="TableText"/>
            </w:pPr>
            <w:r>
              <w:t>:</w:t>
            </w:r>
          </w:p>
        </w:tc>
        <w:tc>
          <w:tcPr>
            <w:tcW w:w="6508" w:type="dxa"/>
          </w:tcPr>
          <w:p w14:paraId="0C802730" w14:textId="1D1CA284" w:rsidR="000C0A34" w:rsidRPr="00BA1179" w:rsidRDefault="000C0A34" w:rsidP="00624E1A">
            <w:pPr>
              <w:pStyle w:val="TableText"/>
            </w:pPr>
            <w:r w:rsidRPr="00BA1179">
              <w:t>Wildland-urban interface</w:t>
            </w:r>
          </w:p>
        </w:tc>
      </w:tr>
    </w:tbl>
    <w:p w14:paraId="0494682A" w14:textId="77777777" w:rsidR="008E6767" w:rsidRPr="00BA1179" w:rsidRDefault="008E6767" w:rsidP="008E6767">
      <w:pPr>
        <w:rPr>
          <w:rFonts w:cs="Times New Roman"/>
          <w:szCs w:val="24"/>
        </w:rPr>
      </w:pPr>
    </w:p>
    <w:p w14:paraId="792F8FEC" w14:textId="77777777" w:rsidR="008E6767" w:rsidRPr="00BA1179" w:rsidRDefault="008E6767" w:rsidP="008E6767">
      <w:pPr>
        <w:rPr>
          <w:rFonts w:cs="Times New Roman"/>
          <w:szCs w:val="24"/>
        </w:rPr>
        <w:sectPr w:rsidR="008E6767" w:rsidRPr="00BA1179" w:rsidSect="003E313C">
          <w:footerReference w:type="default" r:id="rId19"/>
          <w:pgSz w:w="11906" w:h="16838"/>
          <w:pgMar w:top="1987" w:right="1584" w:bottom="1584" w:left="2275" w:header="706" w:footer="1411" w:gutter="0"/>
          <w:lnNumType w:countBy="1" w:restart="continuous"/>
          <w:pgNumType w:fmt="lowerRoman"/>
          <w:cols w:space="708"/>
          <w:docGrid w:linePitch="360"/>
        </w:sectPr>
      </w:pPr>
    </w:p>
    <w:p w14:paraId="30B15A61" w14:textId="77777777" w:rsidR="008E6767" w:rsidRPr="00BA1179" w:rsidRDefault="008E6767" w:rsidP="00282804">
      <w:pPr>
        <w:pStyle w:val="CoverPages"/>
        <w:rPr>
          <w:lang w:val="en-US"/>
        </w:rPr>
      </w:pPr>
      <w:bookmarkStart w:id="27" w:name="_Toc534285123"/>
      <w:bookmarkStart w:id="28" w:name="_Toc534285339"/>
      <w:bookmarkStart w:id="29" w:name="_Toc535317188"/>
      <w:bookmarkStart w:id="30" w:name="_Toc535324616"/>
      <w:bookmarkStart w:id="31" w:name="_Toc535324663"/>
      <w:bookmarkStart w:id="32" w:name="_Toc236342125"/>
      <w:r w:rsidRPr="00BA1179">
        <w:rPr>
          <w:lang w:val="en-US"/>
        </w:rPr>
        <w:lastRenderedPageBreak/>
        <w:t>LIST OF SYMBOLS</w:t>
      </w:r>
      <w:bookmarkEnd w:id="27"/>
      <w:bookmarkEnd w:id="28"/>
      <w:bookmarkEnd w:id="29"/>
      <w:bookmarkEnd w:id="30"/>
      <w:bookmarkEnd w:id="31"/>
      <w:bookmarkEnd w:id="32"/>
    </w:p>
    <w:p w14:paraId="204FAF8E" w14:textId="7507C8B4" w:rsidR="001618FC" w:rsidRDefault="001618FC" w:rsidP="001618FC">
      <w:pPr>
        <w:pStyle w:val="ParText"/>
      </w:pPr>
      <w:r w:rsidRPr="00BA1179">
        <w:t xml:space="preserve">The following list defines all symbols used in this thesis, organized by functional category. Four notational conventions apply throughout: subscript k denotes the discrete time step; arguments (x, y) denote the grid cell; superscript i identifies the operational region; a hat accent (̂) indicates an observed estimate; and an overbar (̅) indicates a confidence-gated or spatially averaged quantity. </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701"/>
        <w:gridCol w:w="6346"/>
      </w:tblGrid>
      <w:tr w:rsidR="00E11AE5" w:rsidRPr="00BA1179" w14:paraId="1B727755" w14:textId="77777777" w:rsidTr="000B2B29">
        <w:trPr>
          <w:trHeight w:val="20"/>
        </w:trPr>
        <w:tc>
          <w:tcPr>
            <w:tcW w:w="5000" w:type="pct"/>
            <w:gridSpan w:val="2"/>
          </w:tcPr>
          <w:p w14:paraId="5A9EDC33" w14:textId="77777777" w:rsidR="00E11AE5" w:rsidRPr="00BA1179" w:rsidRDefault="00E11AE5" w:rsidP="000B2B29">
            <w:pPr>
              <w:pStyle w:val="TableText"/>
              <w:rPr>
                <w:b/>
                <w:bCs/>
              </w:rPr>
            </w:pPr>
            <w:r w:rsidRPr="00BA1179">
              <w:rPr>
                <w:b/>
                <w:bCs/>
              </w:rPr>
              <w:t>1. Fire State and Propagation Variables</w:t>
            </w:r>
          </w:p>
        </w:tc>
      </w:tr>
      <w:tr w:rsidR="00E11AE5" w:rsidRPr="00BA1179" w14:paraId="108EF285" w14:textId="77777777" w:rsidTr="000B2B29">
        <w:trPr>
          <w:trHeight w:val="20"/>
        </w:trPr>
        <w:tc>
          <w:tcPr>
            <w:tcW w:w="1057" w:type="pct"/>
          </w:tcPr>
          <w:p w14:paraId="1158B37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2E905C4" w14:textId="77777777" w:rsidR="00E11AE5" w:rsidRPr="00BA1179" w:rsidRDefault="00E11AE5" w:rsidP="000B2B29">
            <w:pPr>
              <w:pStyle w:val="TableText"/>
            </w:pPr>
            <w:r w:rsidRPr="00BA1179">
              <w:t>Burning status indicator</w:t>
            </w:r>
          </w:p>
        </w:tc>
      </w:tr>
      <w:tr w:rsidR="00E11AE5" w:rsidRPr="00BA1179" w14:paraId="2847A626" w14:textId="77777777" w:rsidTr="000B2B29">
        <w:trPr>
          <w:trHeight w:val="20"/>
        </w:trPr>
        <w:tc>
          <w:tcPr>
            <w:tcW w:w="1057" w:type="pct"/>
          </w:tcPr>
          <w:p w14:paraId="56FA8246"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pers</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364ACD7" w14:textId="77777777" w:rsidR="00E11AE5" w:rsidRPr="00BA1179" w:rsidRDefault="00E11AE5" w:rsidP="000B2B29">
            <w:pPr>
              <w:pStyle w:val="TableText"/>
            </w:pPr>
            <w:r w:rsidRPr="00BA1179">
              <w:t>Burning persistence term</w:t>
            </w:r>
          </w:p>
        </w:tc>
      </w:tr>
      <w:tr w:rsidR="00E11AE5" w:rsidRPr="00BA1179" w14:paraId="063742D3" w14:textId="77777777" w:rsidTr="000B2B29">
        <w:trPr>
          <w:trHeight w:val="20"/>
        </w:trPr>
        <w:tc>
          <w:tcPr>
            <w:tcW w:w="1057" w:type="pct"/>
          </w:tcPr>
          <w:p w14:paraId="5FBDC4D0"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prop</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E344492" w14:textId="77777777" w:rsidR="00E11AE5" w:rsidRPr="00BA1179" w:rsidRDefault="00E11AE5" w:rsidP="000B2B29">
            <w:pPr>
              <w:pStyle w:val="TableText"/>
            </w:pPr>
            <w:r w:rsidRPr="00BA1179">
              <w:t>Burning propagation term</w:t>
            </w:r>
          </w:p>
        </w:tc>
      </w:tr>
      <w:tr w:rsidR="00E11AE5" w:rsidRPr="00BA1179" w14:paraId="048F5167" w14:textId="77777777" w:rsidTr="000B2B29">
        <w:trPr>
          <w:trHeight w:val="20"/>
        </w:trPr>
        <w:tc>
          <w:tcPr>
            <w:tcW w:w="1057" w:type="pct"/>
          </w:tcPr>
          <w:p w14:paraId="2C63AE6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burn,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272A52" w14:textId="77777777" w:rsidR="00E11AE5" w:rsidRPr="00BA1179" w:rsidRDefault="00E11AE5" w:rsidP="000B2B29">
            <w:pPr>
              <w:pStyle w:val="TableText"/>
            </w:pPr>
            <w:r w:rsidRPr="00BA1179">
              <w:t>Fractional burn rate</w:t>
            </w:r>
          </w:p>
        </w:tc>
      </w:tr>
      <w:tr w:rsidR="00E11AE5" w:rsidRPr="00BA1179" w14:paraId="499668FF" w14:textId="77777777" w:rsidTr="000B2B29">
        <w:trPr>
          <w:trHeight w:val="20"/>
        </w:trPr>
        <w:tc>
          <w:tcPr>
            <w:tcW w:w="1057" w:type="pct"/>
          </w:tcPr>
          <w:p w14:paraId="0932861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24E86CD" w14:textId="77777777" w:rsidR="00E11AE5" w:rsidRPr="00BA1179" w:rsidRDefault="00E11AE5" w:rsidP="000B2B29">
            <w:pPr>
              <w:pStyle w:val="TableText"/>
            </w:pPr>
            <w:r w:rsidRPr="00BA1179">
              <w:t>Local fire intensity proxy</w:t>
            </w:r>
          </w:p>
        </w:tc>
      </w:tr>
      <w:tr w:rsidR="00E11AE5" w:rsidRPr="00BA1179" w14:paraId="2966D3A2" w14:textId="77777777" w:rsidTr="000B2B29">
        <w:trPr>
          <w:trHeight w:val="20"/>
        </w:trPr>
        <w:tc>
          <w:tcPr>
            <w:tcW w:w="1057" w:type="pct"/>
          </w:tcPr>
          <w:p w14:paraId="6FA071D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m:rPr>
                        <m:sty m:val="p"/>
                      </m:rPr>
                      <w:rPr>
                        <w:rFonts w:ascii="Cambria Math" w:hAnsi="Cambria Math"/>
                      </w:rPr>
                      <m:t>Ign,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93CB7DF" w14:textId="77777777" w:rsidR="00E11AE5" w:rsidRPr="00BA1179" w:rsidRDefault="00E11AE5" w:rsidP="000B2B29">
            <w:pPr>
              <w:pStyle w:val="TableText"/>
            </w:pPr>
            <w:r w:rsidRPr="00BA1179">
              <w:t>External ignition injection indicator</w:t>
            </w:r>
          </w:p>
        </w:tc>
      </w:tr>
      <w:tr w:rsidR="00E11AE5" w:rsidRPr="00BA1179" w14:paraId="18B86A48" w14:textId="77777777" w:rsidTr="000B2B29">
        <w:trPr>
          <w:trHeight w:val="20"/>
        </w:trPr>
        <w:tc>
          <w:tcPr>
            <w:tcW w:w="1057" w:type="pct"/>
          </w:tcPr>
          <w:p w14:paraId="68D1BDC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m:rPr>
                        <m:sty m:val="p"/>
                      </m:rPr>
                      <w:rPr>
                        <w:rFonts w:ascii="Cambria Math" w:hAnsi="Cambria Math"/>
                      </w:rPr>
                      <m:t>spread,</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16B340B" w14:textId="77777777" w:rsidR="00E11AE5" w:rsidRPr="00BA1179" w:rsidRDefault="00E11AE5" w:rsidP="000B2B29">
            <w:pPr>
              <w:pStyle w:val="TableText"/>
            </w:pPr>
            <w:r w:rsidRPr="00BA1179">
              <w:t xml:space="preserve">Rate of spread at time step </w:t>
            </w:r>
            <m:oMath>
              <m:r>
                <w:rPr>
                  <w:rFonts w:ascii="Cambria Math" w:hAnsi="Cambria Math"/>
                </w:rPr>
                <m:t>k</m:t>
              </m:r>
            </m:oMath>
          </w:p>
        </w:tc>
      </w:tr>
      <w:tr w:rsidR="00E11AE5" w:rsidRPr="00BA1179" w14:paraId="4CCB504B" w14:textId="77777777" w:rsidTr="000B2B29">
        <w:trPr>
          <w:trHeight w:val="20"/>
        </w:trPr>
        <w:tc>
          <w:tcPr>
            <w:tcW w:w="1057" w:type="pct"/>
          </w:tcPr>
          <w:p w14:paraId="75D20F4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A1807F" w14:textId="77777777" w:rsidR="00E11AE5" w:rsidRPr="00BA1179" w:rsidRDefault="00E11AE5" w:rsidP="000B2B29">
            <w:pPr>
              <w:pStyle w:val="TableText"/>
            </w:pPr>
            <w:r w:rsidRPr="00BA1179">
              <w:t>Time since ignition</w:t>
            </w:r>
          </w:p>
        </w:tc>
      </w:tr>
      <w:tr w:rsidR="00E11AE5" w:rsidRPr="00BA1179" w14:paraId="130B9536" w14:textId="77777777" w:rsidTr="000B2B29">
        <w:trPr>
          <w:trHeight w:val="20"/>
        </w:trPr>
        <w:tc>
          <w:tcPr>
            <w:tcW w:w="1057" w:type="pct"/>
          </w:tcPr>
          <w:p w14:paraId="36C456B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F9388" w14:textId="77777777" w:rsidR="00E11AE5" w:rsidRPr="00BA1179" w:rsidRDefault="00E11AE5" w:rsidP="000B2B29">
            <w:pPr>
              <w:pStyle w:val="TableText"/>
            </w:pPr>
            <w:r w:rsidRPr="00BA1179">
              <w:t>Propagation influence</w:t>
            </w:r>
          </w:p>
        </w:tc>
      </w:tr>
      <w:tr w:rsidR="00E11AE5" w:rsidRPr="00BA1179" w14:paraId="52697586" w14:textId="77777777" w:rsidTr="000B2B29">
        <w:trPr>
          <w:trHeight w:val="20"/>
        </w:trPr>
        <w:tc>
          <w:tcPr>
            <w:tcW w:w="1057" w:type="pct"/>
          </w:tcPr>
          <w:p w14:paraId="2928BAEE"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ign</m:t>
                    </m:r>
                  </m:sub>
                </m:sSub>
              </m:oMath>
            </m:oMathPara>
          </w:p>
        </w:tc>
        <w:tc>
          <w:tcPr>
            <w:tcW w:w="3943" w:type="pct"/>
          </w:tcPr>
          <w:p w14:paraId="1A97F39C" w14:textId="77777777" w:rsidR="00E11AE5" w:rsidRPr="00BA1179" w:rsidRDefault="00E11AE5" w:rsidP="000B2B29">
            <w:pPr>
              <w:pStyle w:val="TableText"/>
            </w:pPr>
            <w:r w:rsidRPr="00BA1179">
              <w:t>Ignition threshold</w:t>
            </w:r>
          </w:p>
        </w:tc>
      </w:tr>
      <w:tr w:rsidR="00E11AE5" w:rsidRPr="00BA1179" w14:paraId="32B1FAB8" w14:textId="77777777" w:rsidTr="000B2B29">
        <w:trPr>
          <w:trHeight w:val="20"/>
        </w:trPr>
        <w:tc>
          <w:tcPr>
            <w:tcW w:w="1057" w:type="pct"/>
          </w:tcPr>
          <w:p w14:paraId="32CE64F4" w14:textId="77777777" w:rsidR="00E11AE5" w:rsidRPr="00BA1179" w:rsidRDefault="00E11AE5" w:rsidP="000B2B29">
            <w:pPr>
              <w:pStyle w:val="TableText"/>
            </w:pPr>
            <m:oMathPara>
              <m:oMath>
                <m:r>
                  <w:rPr>
                    <w:rFonts w:ascii="Cambria Math" w:hAnsi="Cambria Math"/>
                  </w:rPr>
                  <m:t>Φ</m:t>
                </m:r>
              </m:oMath>
            </m:oMathPara>
          </w:p>
        </w:tc>
        <w:tc>
          <w:tcPr>
            <w:tcW w:w="3943" w:type="pct"/>
          </w:tcPr>
          <w:p w14:paraId="3303C539" w14:textId="77777777" w:rsidR="00E11AE5" w:rsidRPr="00BA1179" w:rsidRDefault="00E11AE5" w:rsidP="000B2B29">
            <w:pPr>
              <w:pStyle w:val="TableText"/>
            </w:pPr>
            <w:r w:rsidRPr="00BA1179">
              <w:t>State transition operator</w:t>
            </w:r>
          </w:p>
        </w:tc>
      </w:tr>
      <w:tr w:rsidR="00E11AE5" w:rsidRPr="00BA1179" w14:paraId="2E453E41" w14:textId="77777777" w:rsidTr="000B2B29">
        <w:trPr>
          <w:trHeight w:val="20"/>
        </w:trPr>
        <w:tc>
          <w:tcPr>
            <w:tcW w:w="5000" w:type="pct"/>
            <w:gridSpan w:val="2"/>
          </w:tcPr>
          <w:p w14:paraId="70EC249B" w14:textId="77777777" w:rsidR="00E11AE5" w:rsidRPr="00BA1179" w:rsidRDefault="00E11AE5" w:rsidP="000B2B29">
            <w:pPr>
              <w:pStyle w:val="TableText"/>
              <w:rPr>
                <w:b/>
                <w:bCs/>
              </w:rPr>
            </w:pPr>
            <w:r w:rsidRPr="00BA1179">
              <w:rPr>
                <w:b/>
                <w:bCs/>
              </w:rPr>
              <w:t>2. Fuel Variables</w:t>
            </w:r>
          </w:p>
        </w:tc>
      </w:tr>
      <w:tr w:rsidR="00E11AE5" w:rsidRPr="00BA1179" w14:paraId="4DB3F3F0" w14:textId="77777777" w:rsidTr="000B2B29">
        <w:trPr>
          <w:trHeight w:val="20"/>
        </w:trPr>
        <w:tc>
          <w:tcPr>
            <w:tcW w:w="1057" w:type="pct"/>
          </w:tcPr>
          <w:p w14:paraId="3172057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E48E631" w14:textId="77777777" w:rsidR="00E11AE5" w:rsidRPr="00BA1179" w:rsidRDefault="00E11AE5" w:rsidP="000B2B29">
            <w:pPr>
              <w:pStyle w:val="TableText"/>
            </w:pPr>
            <w:r w:rsidRPr="00BA1179">
              <w:t>Available combustible fuel mass</w:t>
            </w:r>
          </w:p>
        </w:tc>
      </w:tr>
      <w:tr w:rsidR="00E11AE5" w:rsidRPr="00BA1179" w14:paraId="6D442DFA" w14:textId="77777777" w:rsidTr="000B2B29">
        <w:trPr>
          <w:trHeight w:val="20"/>
        </w:trPr>
        <w:tc>
          <w:tcPr>
            <w:tcW w:w="1057" w:type="pct"/>
          </w:tcPr>
          <w:p w14:paraId="1E86475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06C13E6" w14:textId="77777777" w:rsidR="00E11AE5" w:rsidRPr="00BA1179" w:rsidRDefault="00E11AE5" w:rsidP="000B2B29">
            <w:pPr>
              <w:pStyle w:val="TableText"/>
            </w:pPr>
            <w:r w:rsidRPr="00BA1179">
              <w:t>Surface fuel moisture</w:t>
            </w:r>
          </w:p>
        </w:tc>
      </w:tr>
      <w:tr w:rsidR="00E11AE5" w:rsidRPr="00BA1179" w14:paraId="31639156" w14:textId="77777777" w:rsidTr="000B2B29">
        <w:trPr>
          <w:trHeight w:val="20"/>
        </w:trPr>
        <w:tc>
          <w:tcPr>
            <w:tcW w:w="1057" w:type="pct"/>
          </w:tcPr>
          <w:p w14:paraId="6BA4BE5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A26E673" w14:textId="77777777" w:rsidR="00E11AE5" w:rsidRPr="00BA1179" w:rsidRDefault="00E11AE5" w:rsidP="000B2B29">
            <w:pPr>
              <w:pStyle w:val="TableText"/>
            </w:pPr>
            <w:r w:rsidRPr="00BA1179">
              <w:t>Suppression-induced fuel reduction</w:t>
            </w:r>
          </w:p>
        </w:tc>
      </w:tr>
      <w:tr w:rsidR="00E11AE5" w:rsidRPr="00BA1179" w14:paraId="43706C36" w14:textId="77777777" w:rsidTr="000B2B29">
        <w:trPr>
          <w:trHeight w:val="20"/>
        </w:trPr>
        <w:tc>
          <w:tcPr>
            <w:tcW w:w="1057" w:type="pct"/>
          </w:tcPr>
          <w:p w14:paraId="53CB55A0"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type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AA0BC9B" w14:textId="77777777" w:rsidR="00E11AE5" w:rsidRPr="00BA1179" w:rsidRDefault="00E11AE5" w:rsidP="000B2B29">
            <w:pPr>
              <w:pStyle w:val="TableText"/>
            </w:pPr>
            <w:r w:rsidRPr="00BA1179">
              <w:t>Fuel type classification</w:t>
            </w:r>
          </w:p>
        </w:tc>
      </w:tr>
      <w:tr w:rsidR="00E11AE5" w:rsidRPr="00BA1179" w14:paraId="0CCD3CFE" w14:textId="77777777" w:rsidTr="000B2B29">
        <w:trPr>
          <w:trHeight w:val="20"/>
        </w:trPr>
        <w:tc>
          <w:tcPr>
            <w:tcW w:w="1057" w:type="pct"/>
          </w:tcPr>
          <w:p w14:paraId="4AF42E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4AEB11C" w14:textId="77777777" w:rsidR="00E11AE5" w:rsidRPr="00BA1179" w:rsidRDefault="00E11AE5" w:rsidP="000B2B29">
            <w:pPr>
              <w:pStyle w:val="TableText"/>
            </w:pPr>
            <w:r w:rsidRPr="00BA1179">
              <w:t>Fuel-related input</w:t>
            </w:r>
          </w:p>
        </w:tc>
      </w:tr>
      <w:tr w:rsidR="00E11AE5" w:rsidRPr="00BA1179" w14:paraId="33B624D3" w14:textId="77777777" w:rsidTr="000B2B29">
        <w:trPr>
          <w:trHeight w:val="20"/>
        </w:trPr>
        <w:tc>
          <w:tcPr>
            <w:tcW w:w="1057" w:type="pct"/>
          </w:tcPr>
          <w:p w14:paraId="38A98A2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ε</m:t>
                    </m:r>
                  </m:e>
                  <m:sub>
                    <m:r>
                      <w:rPr>
                        <w:rFonts w:ascii="Cambria Math" w:hAnsi="Cambria Math"/>
                      </w:rPr>
                      <m:t>fuel</m:t>
                    </m:r>
                    <m:r>
                      <m:rPr>
                        <m:sty m:val="p"/>
                      </m:rPr>
                      <w:rPr>
                        <w:rFonts w:ascii="Cambria Math" w:hAnsi="Cambria Math"/>
                      </w:rPr>
                      <m:t>_</m:t>
                    </m:r>
                    <m:r>
                      <w:rPr>
                        <w:rFonts w:ascii="Cambria Math" w:hAnsi="Cambria Math"/>
                      </w:rPr>
                      <m:t>load</m:t>
                    </m:r>
                  </m:sub>
                </m:sSub>
              </m:oMath>
            </m:oMathPara>
          </w:p>
        </w:tc>
        <w:tc>
          <w:tcPr>
            <w:tcW w:w="3943" w:type="pct"/>
          </w:tcPr>
          <w:p w14:paraId="5B24F41F" w14:textId="77777777" w:rsidR="00E11AE5" w:rsidRPr="00BA1179" w:rsidRDefault="00E11AE5" w:rsidP="000B2B29">
            <w:pPr>
              <w:pStyle w:val="TableText"/>
            </w:pPr>
            <w:r w:rsidRPr="00BA1179">
              <w:t>Fuel extinction threshold</w:t>
            </w:r>
          </w:p>
        </w:tc>
      </w:tr>
      <w:tr w:rsidR="00E11AE5" w:rsidRPr="00BA1179" w14:paraId="0279D1C7" w14:textId="77777777" w:rsidTr="000B2B29">
        <w:trPr>
          <w:trHeight w:val="20"/>
        </w:trPr>
        <w:tc>
          <w:tcPr>
            <w:tcW w:w="5000" w:type="pct"/>
            <w:gridSpan w:val="2"/>
          </w:tcPr>
          <w:p w14:paraId="6DAF8B24" w14:textId="77777777" w:rsidR="00E11AE5" w:rsidRPr="00BA1179" w:rsidRDefault="00E11AE5" w:rsidP="000B2B29">
            <w:pPr>
              <w:pStyle w:val="TableText"/>
              <w:rPr>
                <w:b/>
                <w:bCs/>
              </w:rPr>
            </w:pPr>
            <w:r w:rsidRPr="00BA1179">
              <w:rPr>
                <w:b/>
                <w:bCs/>
              </w:rPr>
              <w:t>3. Terrain / Geographic Variables</w:t>
            </w:r>
          </w:p>
        </w:tc>
      </w:tr>
      <w:tr w:rsidR="00E11AE5" w:rsidRPr="00BA1179" w14:paraId="759DA5EC" w14:textId="77777777" w:rsidTr="000B2B29">
        <w:trPr>
          <w:trHeight w:val="20"/>
        </w:trPr>
        <w:tc>
          <w:tcPr>
            <w:tcW w:w="1057" w:type="pct"/>
          </w:tcPr>
          <w:p w14:paraId="16716FC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8D9C66B" w14:textId="77777777" w:rsidR="00E11AE5" w:rsidRPr="00BA1179" w:rsidRDefault="00E11AE5" w:rsidP="000B2B29">
            <w:pPr>
              <w:pStyle w:val="TableText"/>
            </w:pPr>
            <w:r w:rsidRPr="00BA1179">
              <w:t>Terrain accessibility index</w:t>
            </w:r>
          </w:p>
        </w:tc>
      </w:tr>
      <w:tr w:rsidR="00E11AE5" w:rsidRPr="00BA1179" w14:paraId="201E7B40" w14:textId="77777777" w:rsidTr="000B2B29">
        <w:trPr>
          <w:trHeight w:val="20"/>
        </w:trPr>
        <w:tc>
          <w:tcPr>
            <w:tcW w:w="1057" w:type="pct"/>
          </w:tcPr>
          <w:p w14:paraId="3BF351A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08F9A48" w14:textId="77777777" w:rsidR="00E11AE5" w:rsidRPr="00BA1179" w:rsidRDefault="00E11AE5" w:rsidP="000B2B29">
            <w:pPr>
              <w:pStyle w:val="TableText"/>
            </w:pPr>
            <w:r w:rsidRPr="00BA1179">
              <w:t>Terrain orientation (aspect)</w:t>
            </w:r>
          </w:p>
        </w:tc>
      </w:tr>
      <w:tr w:rsidR="00E11AE5" w:rsidRPr="00BA1179" w14:paraId="596FC54E" w14:textId="77777777" w:rsidTr="000B2B29">
        <w:trPr>
          <w:trHeight w:val="20"/>
        </w:trPr>
        <w:tc>
          <w:tcPr>
            <w:tcW w:w="1057" w:type="pct"/>
          </w:tcPr>
          <w:p w14:paraId="4C6AF77B"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EA4F5A0" w14:textId="77777777" w:rsidR="00E11AE5" w:rsidRPr="00BA1179" w:rsidRDefault="00E11AE5" w:rsidP="000B2B29">
            <w:pPr>
              <w:pStyle w:val="TableText"/>
            </w:pPr>
            <w:r w:rsidRPr="00BA1179">
              <w:t>Terrain elevation</w:t>
            </w:r>
          </w:p>
        </w:tc>
      </w:tr>
      <w:tr w:rsidR="00E11AE5" w:rsidRPr="00BA1179" w14:paraId="5E04E20B" w14:textId="77777777" w:rsidTr="000B2B29">
        <w:trPr>
          <w:trHeight w:val="20"/>
        </w:trPr>
        <w:tc>
          <w:tcPr>
            <w:tcW w:w="1057" w:type="pct"/>
          </w:tcPr>
          <w:p w14:paraId="2FF1146F"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EA9AAA9" w14:textId="77777777" w:rsidR="00E11AE5" w:rsidRPr="00BA1179" w:rsidRDefault="00E11AE5" w:rsidP="000B2B29">
            <w:pPr>
              <w:pStyle w:val="TableText"/>
            </w:pPr>
            <w:r w:rsidRPr="00BA1179">
              <w:t>Terrain slope</w:t>
            </w:r>
          </w:p>
        </w:tc>
      </w:tr>
      <w:tr w:rsidR="00E11AE5" w:rsidRPr="00BA1179" w14:paraId="4129A429" w14:textId="77777777" w:rsidTr="000B2B29">
        <w:trPr>
          <w:trHeight w:val="20"/>
        </w:trPr>
        <w:tc>
          <w:tcPr>
            <w:tcW w:w="1057" w:type="pct"/>
          </w:tcPr>
          <w:p w14:paraId="7C60B93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AEE23A" w14:textId="77777777" w:rsidR="00E11AE5" w:rsidRPr="00BA1179" w:rsidRDefault="00E11AE5" w:rsidP="000B2B29">
            <w:pPr>
              <w:pStyle w:val="TableText"/>
            </w:pPr>
            <w:r w:rsidRPr="00BA1179">
              <w:t>Terrain-related input</w:t>
            </w:r>
          </w:p>
        </w:tc>
      </w:tr>
      <w:tr w:rsidR="00E11AE5" w:rsidRPr="00BA1179" w14:paraId="065DE9EA" w14:textId="77777777" w:rsidTr="000B2B29">
        <w:trPr>
          <w:trHeight w:val="20"/>
        </w:trPr>
        <w:tc>
          <w:tcPr>
            <w:tcW w:w="5000" w:type="pct"/>
            <w:gridSpan w:val="2"/>
          </w:tcPr>
          <w:p w14:paraId="758B919B" w14:textId="77777777" w:rsidR="00E11AE5" w:rsidRPr="00BA1179" w:rsidRDefault="00E11AE5" w:rsidP="000B2B29">
            <w:pPr>
              <w:pStyle w:val="TableText"/>
              <w:rPr>
                <w:b/>
                <w:bCs/>
              </w:rPr>
            </w:pPr>
            <w:r w:rsidRPr="00BA1179">
              <w:rPr>
                <w:b/>
                <w:bCs/>
              </w:rPr>
              <w:t>4. Meteorological Variables</w:t>
            </w:r>
          </w:p>
        </w:tc>
      </w:tr>
      <w:tr w:rsidR="00E11AE5" w:rsidRPr="00BA1179" w14:paraId="1FAA898A" w14:textId="77777777" w:rsidTr="000B2B29">
        <w:trPr>
          <w:trHeight w:val="20"/>
        </w:trPr>
        <w:tc>
          <w:tcPr>
            <w:tcW w:w="1057" w:type="pct"/>
          </w:tcPr>
          <w:p w14:paraId="5BE35A3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gust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C08261A" w14:textId="77777777" w:rsidR="00E11AE5" w:rsidRPr="00BA1179" w:rsidRDefault="00E11AE5" w:rsidP="000B2B29">
            <w:pPr>
              <w:pStyle w:val="TableText"/>
            </w:pPr>
            <w:r w:rsidRPr="00BA1179">
              <w:t>Wind gust field</w:t>
            </w:r>
          </w:p>
        </w:tc>
      </w:tr>
      <w:tr w:rsidR="00E11AE5" w:rsidRPr="00BA1179" w14:paraId="6D265BF6" w14:textId="77777777" w:rsidTr="000B2B29">
        <w:trPr>
          <w:trHeight w:val="20"/>
        </w:trPr>
        <w:tc>
          <w:tcPr>
            <w:tcW w:w="1057" w:type="pct"/>
          </w:tcPr>
          <w:p w14:paraId="6C6B41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prec</m:t>
                    </m:r>
                    <m:r>
                      <m:rPr>
                        <m:sty m:val="p"/>
                      </m:rPr>
                      <w:rPr>
                        <w:rFonts w:ascii="Cambria Math" w:hAnsi="Cambria Math"/>
                      </w:rPr>
                      <m:t>,</m:t>
                    </m:r>
                    <m:r>
                      <w:rPr>
                        <w:rFonts w:ascii="Cambria Math" w:hAnsi="Cambria Math"/>
                      </w:rPr>
                      <m:t>k</m:t>
                    </m:r>
                  </m:sub>
                </m:sSub>
              </m:oMath>
            </m:oMathPara>
          </w:p>
        </w:tc>
        <w:tc>
          <w:tcPr>
            <w:tcW w:w="3943" w:type="pct"/>
          </w:tcPr>
          <w:p w14:paraId="69C2B1A8" w14:textId="77777777" w:rsidR="00E11AE5" w:rsidRPr="00BA1179" w:rsidRDefault="00E11AE5" w:rsidP="000B2B29">
            <w:pPr>
              <w:pStyle w:val="TableText"/>
            </w:pPr>
            <w:r w:rsidRPr="00BA1179">
              <w:t>Precipitation (domain-uniform scalar, no spatial variation)</w:t>
            </w:r>
          </w:p>
        </w:tc>
      </w:tr>
      <w:tr w:rsidR="00E11AE5" w:rsidRPr="00BA1179" w14:paraId="6277ACAB" w14:textId="77777777" w:rsidTr="000B2B29">
        <w:trPr>
          <w:trHeight w:val="20"/>
        </w:trPr>
        <w:tc>
          <w:tcPr>
            <w:tcW w:w="1057" w:type="pct"/>
          </w:tcPr>
          <w:p w14:paraId="73A2D5B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rh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EDB64E" w14:textId="77777777" w:rsidR="00E11AE5" w:rsidRPr="00BA1179" w:rsidRDefault="00E11AE5" w:rsidP="000B2B29">
            <w:pPr>
              <w:pStyle w:val="TableText"/>
            </w:pPr>
            <w:r w:rsidRPr="00BA1179">
              <w:t>Relative humidity field</w:t>
            </w:r>
          </w:p>
        </w:tc>
      </w:tr>
      <w:tr w:rsidR="00E11AE5" w:rsidRPr="00BA1179" w14:paraId="3CE078A5" w14:textId="77777777" w:rsidTr="000B2B29">
        <w:trPr>
          <w:trHeight w:val="20"/>
        </w:trPr>
        <w:tc>
          <w:tcPr>
            <w:tcW w:w="1057" w:type="pct"/>
          </w:tcPr>
          <w:p w14:paraId="2428104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temp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004A2A6" w14:textId="77777777" w:rsidR="00E11AE5" w:rsidRPr="00BA1179" w:rsidRDefault="00E11AE5" w:rsidP="000B2B29">
            <w:pPr>
              <w:pStyle w:val="TableText"/>
            </w:pPr>
            <w:r w:rsidRPr="00BA1179">
              <w:t>Air temperature field</w:t>
            </w:r>
          </w:p>
        </w:tc>
      </w:tr>
      <w:tr w:rsidR="00E11AE5" w:rsidRPr="00BA1179" w14:paraId="16650DE9" w14:textId="77777777" w:rsidTr="000B2B29">
        <w:trPr>
          <w:trHeight w:val="20"/>
        </w:trPr>
        <w:tc>
          <w:tcPr>
            <w:tcW w:w="1057" w:type="pct"/>
          </w:tcPr>
          <w:p w14:paraId="0A81309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931610E" w14:textId="77777777" w:rsidR="00E11AE5" w:rsidRPr="00BA1179" w:rsidRDefault="00E11AE5" w:rsidP="000B2B29">
            <w:pPr>
              <w:pStyle w:val="TableText"/>
            </w:pPr>
            <w:r w:rsidRPr="00BA1179">
              <w:t>Wind direction field</w:t>
            </w:r>
          </w:p>
        </w:tc>
      </w:tr>
      <w:tr w:rsidR="00E11AE5" w:rsidRPr="00BA1179" w14:paraId="1699172D" w14:textId="77777777" w:rsidTr="000B2B29">
        <w:trPr>
          <w:trHeight w:val="20"/>
        </w:trPr>
        <w:tc>
          <w:tcPr>
            <w:tcW w:w="1057" w:type="pct"/>
          </w:tcPr>
          <w:p w14:paraId="3DD3637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9C5C98" w14:textId="77777777" w:rsidR="00E11AE5" w:rsidRPr="00BA1179" w:rsidRDefault="00E11AE5" w:rsidP="000B2B29">
            <w:pPr>
              <w:pStyle w:val="TableText"/>
            </w:pPr>
            <w:r w:rsidRPr="00BA1179">
              <w:t>Wind speed field</w:t>
            </w:r>
          </w:p>
        </w:tc>
      </w:tr>
      <w:tr w:rsidR="00E11AE5" w:rsidRPr="00BA1179" w14:paraId="6A86540C" w14:textId="77777777" w:rsidTr="000B2B29">
        <w:trPr>
          <w:trHeight w:val="20"/>
        </w:trPr>
        <w:tc>
          <w:tcPr>
            <w:tcW w:w="1057" w:type="pct"/>
          </w:tcPr>
          <w:p w14:paraId="0A1AD8D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C77A2" w14:textId="77777777" w:rsidR="00E11AE5" w:rsidRPr="00BA1179" w:rsidRDefault="00E11AE5" w:rsidP="000B2B29">
            <w:pPr>
              <w:pStyle w:val="TableText"/>
            </w:pPr>
            <w:r w:rsidRPr="00BA1179">
              <w:t>Meteorological input</w:t>
            </w:r>
          </w:p>
        </w:tc>
      </w:tr>
      <w:tr w:rsidR="00E11AE5" w:rsidRPr="00BA1179" w14:paraId="70EA595F" w14:textId="77777777" w:rsidTr="000B2B29">
        <w:trPr>
          <w:trHeight w:val="20"/>
        </w:trPr>
        <w:tc>
          <w:tcPr>
            <w:tcW w:w="1057" w:type="pct"/>
          </w:tcPr>
          <w:p w14:paraId="3E53342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Meteo</m:t>
                    </m:r>
                  </m:sub>
                </m:sSub>
              </m:oMath>
            </m:oMathPara>
          </w:p>
        </w:tc>
        <w:tc>
          <w:tcPr>
            <w:tcW w:w="3943" w:type="pct"/>
          </w:tcPr>
          <w:p w14:paraId="19050700" w14:textId="77777777" w:rsidR="00E11AE5" w:rsidRPr="00BA1179" w:rsidRDefault="00E11AE5" w:rsidP="000B2B29">
            <w:pPr>
              <w:pStyle w:val="TableText"/>
            </w:pPr>
            <w:r w:rsidRPr="00BA1179">
              <w:t>Meteorological perturbation applied by operator</w:t>
            </w:r>
          </w:p>
        </w:tc>
      </w:tr>
      <w:tr w:rsidR="00E11AE5" w:rsidRPr="00BA1179" w14:paraId="11A42B7D" w14:textId="77777777" w:rsidTr="000B2B29">
        <w:trPr>
          <w:trHeight w:val="20"/>
        </w:trPr>
        <w:tc>
          <w:tcPr>
            <w:tcW w:w="5000" w:type="pct"/>
            <w:gridSpan w:val="2"/>
          </w:tcPr>
          <w:p w14:paraId="69739190" w14:textId="77777777" w:rsidR="00E11AE5" w:rsidRPr="00BA1179" w:rsidRDefault="00E11AE5" w:rsidP="000B2B29">
            <w:pPr>
              <w:pStyle w:val="TableText"/>
              <w:rPr>
                <w:b/>
                <w:bCs/>
              </w:rPr>
            </w:pPr>
            <w:r w:rsidRPr="00BA1179">
              <w:rPr>
                <w:b/>
                <w:bCs/>
              </w:rPr>
              <w:t>5. Value / Asset Variables</w:t>
            </w:r>
          </w:p>
        </w:tc>
      </w:tr>
      <w:tr w:rsidR="00E11AE5" w:rsidRPr="00BA1179" w14:paraId="67B98790" w14:textId="77777777" w:rsidTr="000B2B29">
        <w:trPr>
          <w:trHeight w:val="20"/>
        </w:trPr>
        <w:tc>
          <w:tcPr>
            <w:tcW w:w="1057" w:type="pct"/>
          </w:tcPr>
          <w:p w14:paraId="62251CA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bld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4C8D5A9" w14:textId="77777777" w:rsidR="00E11AE5" w:rsidRPr="00BA1179" w:rsidRDefault="00E11AE5" w:rsidP="000B2B29">
            <w:pPr>
              <w:pStyle w:val="TableText"/>
            </w:pPr>
            <w:r w:rsidRPr="00BA1179">
              <w:t>Building footprint indicator</w:t>
            </w:r>
          </w:p>
        </w:tc>
      </w:tr>
      <w:tr w:rsidR="00E11AE5" w:rsidRPr="00BA1179" w14:paraId="39D800BA" w14:textId="77777777" w:rsidTr="000B2B29">
        <w:trPr>
          <w:trHeight w:val="20"/>
        </w:trPr>
        <w:tc>
          <w:tcPr>
            <w:tcW w:w="1057" w:type="pct"/>
          </w:tcPr>
          <w:p w14:paraId="539290F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crit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8D0B5B7" w14:textId="77777777" w:rsidR="00E11AE5" w:rsidRPr="00BA1179" w:rsidRDefault="00E11AE5" w:rsidP="000B2B29">
            <w:pPr>
              <w:pStyle w:val="TableText"/>
            </w:pPr>
            <w:r w:rsidRPr="00BA1179">
              <w:t>Critical facility index</w:t>
            </w:r>
          </w:p>
        </w:tc>
      </w:tr>
      <w:tr w:rsidR="00E11AE5" w:rsidRPr="00BA1179" w14:paraId="7B77DE5B" w14:textId="77777777" w:rsidTr="000B2B29">
        <w:trPr>
          <w:trHeight w:val="20"/>
        </w:trPr>
        <w:tc>
          <w:tcPr>
            <w:tcW w:w="1057" w:type="pct"/>
          </w:tcPr>
          <w:p w14:paraId="2EA0B1D8"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D36FE0" w14:textId="77777777" w:rsidR="00E11AE5" w:rsidRPr="00BA1179" w:rsidRDefault="00E11AE5" w:rsidP="000B2B29">
            <w:pPr>
              <w:pStyle w:val="TableText"/>
            </w:pPr>
            <w:r w:rsidRPr="00BA1179">
              <w:t>Accessibility to evacuation routes</w:t>
            </w:r>
          </w:p>
        </w:tc>
      </w:tr>
      <w:tr w:rsidR="00E11AE5" w:rsidRPr="00BA1179" w14:paraId="2E593189" w14:textId="77777777" w:rsidTr="000B2B29">
        <w:trPr>
          <w:trHeight w:val="20"/>
        </w:trPr>
        <w:tc>
          <w:tcPr>
            <w:tcW w:w="1057" w:type="pct"/>
          </w:tcPr>
          <w:p w14:paraId="409A3E2C"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84FF439" w14:textId="77777777" w:rsidR="00E11AE5" w:rsidRPr="00BA1179" w:rsidRDefault="00E11AE5" w:rsidP="000B2B29">
            <w:pPr>
              <w:pStyle w:val="TableText"/>
            </w:pPr>
            <w:r w:rsidRPr="00BA1179">
              <w:t>Population density at grid cell (person/km²)</w:t>
            </w:r>
          </w:p>
        </w:tc>
      </w:tr>
      <w:tr w:rsidR="00E11AE5" w:rsidRPr="00BA1179" w14:paraId="5097F907" w14:textId="77777777" w:rsidTr="000B2B29">
        <w:trPr>
          <w:trHeight w:val="20"/>
        </w:trPr>
        <w:tc>
          <w:tcPr>
            <w:tcW w:w="1057" w:type="pct"/>
          </w:tcPr>
          <w:p w14:paraId="2ECE0DF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1F9A0BB" w14:textId="77777777" w:rsidR="00E11AE5" w:rsidRPr="00BA1179" w:rsidRDefault="00E11AE5" w:rsidP="000B2B29">
            <w:pPr>
              <w:pStyle w:val="TableText"/>
            </w:pPr>
            <w:r w:rsidRPr="00BA1179">
              <w:t>Asset priority index</w:t>
            </w:r>
          </w:p>
        </w:tc>
      </w:tr>
      <w:tr w:rsidR="00E11AE5" w:rsidRPr="00BA1179" w14:paraId="1855B84C" w14:textId="77777777" w:rsidTr="000B2B29">
        <w:trPr>
          <w:trHeight w:val="20"/>
        </w:trPr>
        <w:tc>
          <w:tcPr>
            <w:tcW w:w="1057" w:type="pct"/>
          </w:tcPr>
          <w:p w14:paraId="71396C3D"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A532D" w14:textId="77777777" w:rsidR="00E11AE5" w:rsidRPr="00BA1179" w:rsidRDefault="00E11AE5" w:rsidP="000B2B29">
            <w:pPr>
              <w:pStyle w:val="TableText"/>
            </w:pPr>
            <w:r w:rsidRPr="00BA1179">
              <w:t>Value-related contextual input</w:t>
            </w:r>
          </w:p>
        </w:tc>
      </w:tr>
      <w:tr w:rsidR="00E11AE5" w:rsidRPr="00BA1179" w14:paraId="725AA4E1" w14:textId="77777777" w:rsidTr="000B2B29">
        <w:trPr>
          <w:trHeight w:val="20"/>
        </w:trPr>
        <w:tc>
          <w:tcPr>
            <w:tcW w:w="1057" w:type="pct"/>
          </w:tcPr>
          <w:p w14:paraId="2B8BF2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Val</m:t>
                    </m:r>
                  </m:sub>
                </m:sSub>
              </m:oMath>
            </m:oMathPara>
          </w:p>
        </w:tc>
        <w:tc>
          <w:tcPr>
            <w:tcW w:w="3943" w:type="pct"/>
          </w:tcPr>
          <w:p w14:paraId="32D00B9F" w14:textId="77777777" w:rsidR="00E11AE5" w:rsidRPr="00BA1179" w:rsidRDefault="00E11AE5" w:rsidP="000B2B29">
            <w:pPr>
              <w:pStyle w:val="TableText"/>
            </w:pPr>
            <w:r w:rsidRPr="00BA1179">
              <w:t xml:space="preserve">Value priority scaling factor in </w:t>
            </w:r>
            <m:oMath>
              <m:sSub>
                <m:sSubPr>
                  <m:ctrlPr>
                    <w:rPr>
                      <w:rFonts w:ascii="Cambria Math" w:hAnsi="Cambria Math"/>
                      <w:i/>
                    </w:rPr>
                  </m:ctrlPr>
                </m:sSubPr>
                <m:e>
                  <m:r>
                    <w:rPr>
                      <w:rFonts w:ascii="Cambria Math" w:hAnsi="Cambria Math"/>
                    </w:rPr>
                    <m:t>Θ</m:t>
                  </m:r>
                </m:e>
                <m:sub>
                  <m:r>
                    <w:rPr>
                      <w:rFonts w:ascii="Cambria Math" w:hAnsi="Cambria Math"/>
                    </w:rPr>
                    <m:t>UI</m:t>
                  </m:r>
                </m:sub>
              </m:sSub>
            </m:oMath>
          </w:p>
        </w:tc>
      </w:tr>
      <w:tr w:rsidR="00E11AE5" w:rsidRPr="00BA1179" w14:paraId="7B05291F" w14:textId="77777777" w:rsidTr="000B2B29">
        <w:trPr>
          <w:trHeight w:val="20"/>
        </w:trPr>
        <w:tc>
          <w:tcPr>
            <w:tcW w:w="5000" w:type="pct"/>
            <w:gridSpan w:val="2"/>
          </w:tcPr>
          <w:p w14:paraId="1A744EF1" w14:textId="77777777" w:rsidR="00E11AE5" w:rsidRPr="00BA1179" w:rsidRDefault="00E11AE5" w:rsidP="000B2B29">
            <w:pPr>
              <w:pStyle w:val="TableText"/>
              <w:rPr>
                <w:b/>
                <w:bCs/>
              </w:rPr>
            </w:pPr>
            <w:r w:rsidRPr="00BA1179">
              <w:rPr>
                <w:b/>
                <w:bCs/>
              </w:rPr>
              <w:t>6. Resource / Suppression Variables</w:t>
            </w:r>
          </w:p>
        </w:tc>
      </w:tr>
      <w:tr w:rsidR="00E11AE5" w:rsidRPr="00BA1179" w14:paraId="1EE7FC28" w14:textId="77777777" w:rsidTr="000B2B29">
        <w:trPr>
          <w:trHeight w:val="20"/>
        </w:trPr>
        <w:tc>
          <w:tcPr>
            <w:tcW w:w="1057" w:type="pct"/>
          </w:tcPr>
          <w:p w14:paraId="1007859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C</m:t>
                    </m:r>
                  </m:e>
                  <m:sub>
                    <m:r>
                      <w:rPr>
                        <w:rFonts w:ascii="Cambria Math" w:hAnsi="Cambria Math"/>
                      </w:rPr>
                      <m:t>k</m:t>
                    </m:r>
                  </m:sub>
                </m:sSub>
              </m:oMath>
            </m:oMathPara>
          </w:p>
        </w:tc>
        <w:tc>
          <w:tcPr>
            <w:tcW w:w="3943" w:type="pct"/>
          </w:tcPr>
          <w:p w14:paraId="0B9CF176" w14:textId="77777777" w:rsidR="00E11AE5" w:rsidRPr="00BA1179" w:rsidRDefault="00E11AE5" w:rsidP="000B2B29">
            <w:pPr>
              <w:pStyle w:val="TableText"/>
            </w:pPr>
            <w:r w:rsidRPr="00BA1179">
              <w:t>Total available resource capacity</w:t>
            </w:r>
          </w:p>
        </w:tc>
      </w:tr>
      <w:tr w:rsidR="00E11AE5" w:rsidRPr="00BA1179" w14:paraId="3D333AFE" w14:textId="77777777" w:rsidTr="000B2B29">
        <w:trPr>
          <w:trHeight w:val="20"/>
        </w:trPr>
        <w:tc>
          <w:tcPr>
            <w:tcW w:w="1057" w:type="pct"/>
          </w:tcPr>
          <w:p w14:paraId="44C15E8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D</m:t>
                    </m:r>
                  </m:e>
                  <m:sub>
                    <m:r>
                      <w:rPr>
                        <w:rFonts w:ascii="Cambria Math" w:hAnsi="Cambria Math"/>
                      </w:rPr>
                      <m:t>k</m:t>
                    </m:r>
                  </m:sub>
                </m:sSub>
              </m:oMath>
            </m:oMathPara>
          </w:p>
        </w:tc>
        <w:tc>
          <w:tcPr>
            <w:tcW w:w="3943" w:type="pct"/>
          </w:tcPr>
          <w:p w14:paraId="49542C45" w14:textId="77777777" w:rsidR="00E11AE5" w:rsidRPr="00BA1179" w:rsidRDefault="00E11AE5" w:rsidP="000B2B29">
            <w:pPr>
              <w:pStyle w:val="TableText"/>
            </w:pPr>
            <w:r w:rsidRPr="00BA1179">
              <w:t xml:space="preserve">Total integrated intervention demand over the domain at step </w:t>
            </w:r>
            <m:oMath>
              <m:r>
                <w:rPr>
                  <w:rFonts w:ascii="Cambria Math" w:hAnsi="Cambria Math"/>
                </w:rPr>
                <m:t>k</m:t>
              </m:r>
            </m:oMath>
          </w:p>
        </w:tc>
      </w:tr>
      <w:tr w:rsidR="00E11AE5" w:rsidRPr="00BA1179" w14:paraId="52854253" w14:textId="77777777" w:rsidTr="000B2B29">
        <w:trPr>
          <w:trHeight w:val="20"/>
        </w:trPr>
        <w:tc>
          <w:tcPr>
            <w:tcW w:w="1057" w:type="pct"/>
          </w:tcPr>
          <w:p w14:paraId="716AF9A3" w14:textId="77777777" w:rsidR="00E11AE5" w:rsidRPr="00BA1179" w:rsidRDefault="00E11AE5" w:rsidP="000B2B29">
            <w:pPr>
              <w:pStyle w:val="TableText"/>
            </w:pPr>
            <m:oMathPara>
              <m:oMath>
                <m:r>
                  <w:rPr>
                    <w:rFonts w:ascii="Cambria Math" w:hAnsi="Cambria Math"/>
                  </w:rPr>
                  <m:t>M</m:t>
                </m:r>
              </m:oMath>
            </m:oMathPara>
          </w:p>
        </w:tc>
        <w:tc>
          <w:tcPr>
            <w:tcW w:w="3943" w:type="pct"/>
          </w:tcPr>
          <w:p w14:paraId="2FF7DA7A" w14:textId="77777777" w:rsidR="00E11AE5" w:rsidRPr="00BA1179" w:rsidRDefault="00E11AE5" w:rsidP="000B2B29">
            <w:pPr>
              <w:pStyle w:val="TableText"/>
            </w:pPr>
            <w:r w:rsidRPr="00BA1179">
              <w:t>Number of intervention types</w:t>
            </w:r>
          </w:p>
        </w:tc>
      </w:tr>
      <w:tr w:rsidR="00E11AE5" w:rsidRPr="00BA1179" w14:paraId="55605824" w14:textId="77777777" w:rsidTr="000B2B29">
        <w:trPr>
          <w:trHeight w:val="20"/>
        </w:trPr>
        <w:tc>
          <w:tcPr>
            <w:tcW w:w="1057" w:type="pct"/>
          </w:tcPr>
          <w:p w14:paraId="5D4E595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1C67417" w14:textId="77777777" w:rsidR="00E11AE5" w:rsidRPr="00BA1179" w:rsidRDefault="00E11AE5" w:rsidP="000B2B29">
            <w:pPr>
              <w:pStyle w:val="TableText"/>
            </w:pPr>
            <w:r w:rsidRPr="00BA1179">
              <w:t>Operational availability of suppression resources</w:t>
            </w:r>
          </w:p>
        </w:tc>
      </w:tr>
      <w:tr w:rsidR="00E11AE5" w:rsidRPr="00BA1179" w14:paraId="073BEB7E" w14:textId="77777777" w:rsidTr="000B2B29">
        <w:trPr>
          <w:trHeight w:val="20"/>
        </w:trPr>
        <w:tc>
          <w:tcPr>
            <w:tcW w:w="1057" w:type="pct"/>
          </w:tcPr>
          <w:p w14:paraId="6C22495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A64C73A" w14:textId="77777777" w:rsidR="00E11AE5" w:rsidRPr="00BA1179" w:rsidRDefault="00E11AE5" w:rsidP="000B2B29">
            <w:pPr>
              <w:pStyle w:val="TableText"/>
            </w:pPr>
            <w:r w:rsidRPr="00BA1179">
              <w:t>Available suppression capacity</w:t>
            </w:r>
          </w:p>
        </w:tc>
      </w:tr>
      <w:tr w:rsidR="00E11AE5" w:rsidRPr="00BA1179" w14:paraId="18A21571" w14:textId="77777777" w:rsidTr="000B2B29">
        <w:trPr>
          <w:trHeight w:val="20"/>
        </w:trPr>
        <w:tc>
          <w:tcPr>
            <w:tcW w:w="1057" w:type="pct"/>
          </w:tcPr>
          <w:p w14:paraId="20C5F82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CD8632" w14:textId="77777777" w:rsidR="00E11AE5" w:rsidRPr="00BA1179" w:rsidRDefault="00E11AE5" w:rsidP="000B2B29">
            <w:pPr>
              <w:pStyle w:val="TableText"/>
            </w:pPr>
            <w:r w:rsidRPr="00BA1179">
              <w:t>Nominal suppression effectiveness</w:t>
            </w:r>
          </w:p>
        </w:tc>
      </w:tr>
      <w:tr w:rsidR="00E11AE5" w:rsidRPr="00BA1179" w14:paraId="0C43AB65" w14:textId="77777777" w:rsidTr="000B2B29">
        <w:trPr>
          <w:trHeight w:val="20"/>
        </w:trPr>
        <w:tc>
          <w:tcPr>
            <w:tcW w:w="1057" w:type="pct"/>
          </w:tcPr>
          <w:p w14:paraId="1D1D4B6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E23624" w14:textId="77777777" w:rsidR="00E11AE5" w:rsidRPr="00BA1179" w:rsidRDefault="00E11AE5" w:rsidP="000B2B29">
            <w:pPr>
              <w:pStyle w:val="TableText"/>
            </w:pPr>
            <w:r w:rsidRPr="00BA1179">
              <w:t>Estimated travel time for suppression resources</w:t>
            </w:r>
          </w:p>
        </w:tc>
      </w:tr>
      <w:tr w:rsidR="00E11AE5" w:rsidRPr="00BA1179" w14:paraId="2DBE0E2A" w14:textId="77777777" w:rsidTr="000B2B29">
        <w:trPr>
          <w:trHeight w:val="20"/>
        </w:trPr>
        <w:tc>
          <w:tcPr>
            <w:tcW w:w="1057" w:type="pct"/>
          </w:tcPr>
          <w:p w14:paraId="1B12EA8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FBC16A8" w14:textId="77777777" w:rsidR="00E11AE5" w:rsidRPr="00BA1179" w:rsidRDefault="00E11AE5" w:rsidP="000B2B29">
            <w:pPr>
              <w:pStyle w:val="TableText"/>
            </w:pPr>
            <w:r w:rsidRPr="00BA1179">
              <w:t>Resource-related contextual input</w:t>
            </w:r>
          </w:p>
        </w:tc>
      </w:tr>
      <w:tr w:rsidR="00E11AE5" w:rsidRPr="00BA1179" w14:paraId="3F75652D" w14:textId="77777777" w:rsidTr="000B2B29">
        <w:trPr>
          <w:trHeight w:val="20"/>
        </w:trPr>
        <w:tc>
          <w:tcPr>
            <w:tcW w:w="1057" w:type="pct"/>
          </w:tcPr>
          <w:p w14:paraId="6F3220A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m</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1B4D67" w14:textId="51F390CB" w:rsidR="00E11AE5" w:rsidRPr="00BA1179" w:rsidRDefault="005872E6" w:rsidP="000B2B29">
            <w:pPr>
              <w:pStyle w:val="TableText"/>
            </w:pPr>
            <w:r>
              <w:t>Candidate intervention degree for type m in region i</w:t>
            </w:r>
          </w:p>
        </w:tc>
      </w:tr>
      <w:tr w:rsidR="00E11AE5" w:rsidRPr="00BA1179" w14:paraId="52D17F45" w14:textId="77777777" w:rsidTr="000B2B29">
        <w:trPr>
          <w:trHeight w:val="20"/>
        </w:trPr>
        <w:tc>
          <w:tcPr>
            <w:tcW w:w="1057" w:type="pct"/>
          </w:tcPr>
          <w:p w14:paraId="15B7337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m</m:t>
                    </m:r>
                  </m:sub>
                </m:sSub>
              </m:oMath>
            </m:oMathPara>
          </w:p>
        </w:tc>
        <w:tc>
          <w:tcPr>
            <w:tcW w:w="3943" w:type="pct"/>
          </w:tcPr>
          <w:p w14:paraId="303DED9D" w14:textId="77777777" w:rsidR="00E11AE5" w:rsidRPr="00BA1179" w:rsidRDefault="00E11AE5" w:rsidP="000B2B29">
            <w:pPr>
              <w:pStyle w:val="TableText"/>
            </w:pPr>
            <w:r w:rsidRPr="00BA1179">
              <w:t>Priority weight for intervention type m</w:t>
            </w:r>
          </w:p>
        </w:tc>
      </w:tr>
      <w:tr w:rsidR="00E11AE5" w14:paraId="7C922B92" w14:textId="77777777" w:rsidTr="000B2B29">
        <w:trPr>
          <w:trHeight w:val="20"/>
        </w:trPr>
        <w:tc>
          <w:tcPr>
            <w:tcW w:w="1057" w:type="pct"/>
          </w:tcPr>
          <w:p w14:paraId="4A0C4EBC" w14:textId="77777777" w:rsidR="00E11AE5" w:rsidRDefault="00000000" w:rsidP="000B2B29">
            <w:pPr>
              <w:pStyle w:val="TableTex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m</m:t>
                    </m:r>
                  </m:sub>
                </m:sSub>
              </m:oMath>
            </m:oMathPara>
          </w:p>
        </w:tc>
        <w:tc>
          <w:tcPr>
            <w:tcW w:w="3943" w:type="pct"/>
          </w:tcPr>
          <w:p w14:paraId="553565E0" w14:textId="77777777" w:rsidR="00E11AE5" w:rsidRDefault="00E11AE5" w:rsidP="000B2B29">
            <w:pPr>
              <w:pStyle w:val="TableText"/>
            </w:pPr>
            <w:r>
              <w:t>Normalized priority weight for intervention type m</w:t>
            </w:r>
          </w:p>
        </w:tc>
      </w:tr>
      <w:tr w:rsidR="00E11AE5" w:rsidRPr="00BA1179" w14:paraId="6486DA1C" w14:textId="77777777" w:rsidTr="000B2B29">
        <w:trPr>
          <w:trHeight w:val="20"/>
        </w:trPr>
        <w:tc>
          <w:tcPr>
            <w:tcW w:w="1057" w:type="pct"/>
          </w:tcPr>
          <w:p w14:paraId="0E9E812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Res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CD1AB7" w14:textId="77777777" w:rsidR="00E11AE5" w:rsidRPr="00BA1179" w:rsidRDefault="00E11AE5" w:rsidP="000B2B29">
            <w:pPr>
              <w:pStyle w:val="TableText"/>
            </w:pPr>
            <w:r w:rsidRPr="00BA1179">
              <w:t>Resource availability perturbation applied by operator</w:t>
            </w:r>
          </w:p>
        </w:tc>
      </w:tr>
      <w:tr w:rsidR="00E11AE5" w14:paraId="7C63046D" w14:textId="77777777" w:rsidTr="000B2B29">
        <w:trPr>
          <w:trHeight w:val="20"/>
        </w:trPr>
        <w:tc>
          <w:tcPr>
            <w:tcW w:w="1057" w:type="pct"/>
          </w:tcPr>
          <w:p w14:paraId="246A5949"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oMath>
            </m:oMathPara>
          </w:p>
        </w:tc>
        <w:tc>
          <w:tcPr>
            <w:tcW w:w="3943" w:type="pct"/>
          </w:tcPr>
          <w:p w14:paraId="1EF01BB0" w14:textId="77777777" w:rsidR="00E11AE5" w:rsidRDefault="00E11AE5" w:rsidP="000B2B29">
            <w:pPr>
              <w:pStyle w:val="TableText"/>
            </w:pPr>
            <w:r>
              <w:t>Normalized suppression capacity factor</w:t>
            </w:r>
          </w:p>
        </w:tc>
      </w:tr>
      <w:tr w:rsidR="00E11AE5" w14:paraId="73B2B3CC" w14:textId="77777777" w:rsidTr="000B2B29">
        <w:trPr>
          <w:trHeight w:val="20"/>
        </w:trPr>
        <w:tc>
          <w:tcPr>
            <w:tcW w:w="1057" w:type="pct"/>
          </w:tcPr>
          <w:p w14:paraId="7DADD376"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oMath>
            </m:oMathPara>
          </w:p>
        </w:tc>
        <w:tc>
          <w:tcPr>
            <w:tcW w:w="3943" w:type="pct"/>
          </w:tcPr>
          <w:p w14:paraId="10965E77" w14:textId="77777777" w:rsidR="00E11AE5" w:rsidRDefault="00E11AE5" w:rsidP="000B2B29">
            <w:pPr>
              <w:pStyle w:val="TableText"/>
            </w:pPr>
            <w:r>
              <w:t>Normalized resource availability factor</w:t>
            </w:r>
          </w:p>
        </w:tc>
      </w:tr>
      <w:tr w:rsidR="00E11AE5" w14:paraId="0CA21AAB" w14:textId="77777777" w:rsidTr="000B2B29">
        <w:trPr>
          <w:trHeight w:val="20"/>
        </w:trPr>
        <w:tc>
          <w:tcPr>
            <w:tcW w:w="1057" w:type="pct"/>
          </w:tcPr>
          <w:p w14:paraId="29A89EA2"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oMath>
            </m:oMathPara>
          </w:p>
        </w:tc>
        <w:tc>
          <w:tcPr>
            <w:tcW w:w="3943" w:type="pct"/>
          </w:tcPr>
          <w:p w14:paraId="44DA7AB4" w14:textId="77777777" w:rsidR="00E11AE5" w:rsidRDefault="00E11AE5" w:rsidP="000B2B29">
            <w:pPr>
              <w:pStyle w:val="TableText"/>
            </w:pPr>
            <w:r>
              <w:t>Reachability (travel-time) factor</w:t>
            </w:r>
          </w:p>
        </w:tc>
      </w:tr>
      <w:tr w:rsidR="00E11AE5" w14:paraId="6506E129" w14:textId="77777777" w:rsidTr="000B2B29">
        <w:trPr>
          <w:trHeight w:val="20"/>
        </w:trPr>
        <w:tc>
          <w:tcPr>
            <w:tcW w:w="1057" w:type="pct"/>
          </w:tcPr>
          <w:p w14:paraId="41E5CC57"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oMath>
            </m:oMathPara>
          </w:p>
        </w:tc>
        <w:tc>
          <w:tcPr>
            <w:tcW w:w="3943" w:type="pct"/>
          </w:tcPr>
          <w:p w14:paraId="27DD049E" w14:textId="77777777" w:rsidR="00E11AE5" w:rsidRDefault="00E11AE5" w:rsidP="000B2B29">
            <w:pPr>
              <w:pStyle w:val="TableText"/>
            </w:pPr>
            <w:r>
              <w:t>Suppression effectiveness factor</w:t>
            </w:r>
          </w:p>
        </w:tc>
      </w:tr>
      <w:tr w:rsidR="009007F9" w14:paraId="6615EA41" w14:textId="77777777" w:rsidTr="000B2B29">
        <w:trPr>
          <w:trHeight w:val="20"/>
        </w:trPr>
        <w:tc>
          <w:tcPr>
            <w:tcW w:w="1057" w:type="pct"/>
          </w:tcPr>
          <w:p w14:paraId="69A8904C" w14:textId="47FE82D3" w:rsidR="009007F9" w:rsidRDefault="00000000" w:rsidP="009007F9">
            <w:pPr>
              <w:pStyle w:val="TableText"/>
              <w:rPr>
                <w:rFonts w:cs="Arial"/>
              </w:rPr>
            </w:pPr>
            <m:oMathPara>
              <m:oMath>
                <m:sSub>
                  <m:sSubPr>
                    <m:ctrlPr>
                      <w:rPr>
                        <w:rFonts w:ascii="Cambria Math" w:hAnsi="Cambria Math"/>
                      </w:rPr>
                    </m:ctrlPr>
                  </m:sSubPr>
                  <m:e>
                    <m:r>
                      <m:rPr>
                        <m:scr m:val="script"/>
                      </m:rPr>
                      <w:rPr>
                        <w:rFonts w:ascii="Cambria Math" w:hAnsi="Cambria Math"/>
                      </w:rPr>
                      <m:t>E</m:t>
                    </m:r>
                  </m:e>
                  <m:sub>
                    <m:r>
                      <m:rPr>
                        <m:sty m:val="p"/>
                      </m:rPr>
                      <w:rPr>
                        <w:rFonts w:ascii="Cambria Math" w:hAnsi="Cambria Math"/>
                      </w:rPr>
                      <m:t>int</m:t>
                    </m:r>
                  </m:sub>
                </m:sSub>
              </m:oMath>
            </m:oMathPara>
          </w:p>
        </w:tc>
        <w:tc>
          <w:tcPr>
            <w:tcW w:w="3943" w:type="pct"/>
          </w:tcPr>
          <w:p w14:paraId="02B49DC9" w14:textId="3B4EE46C" w:rsidR="009007F9" w:rsidRDefault="009007F9" w:rsidP="009007F9">
            <w:pPr>
              <w:pStyle w:val="TableText"/>
            </w:pPr>
            <w:r w:rsidRPr="00BA1179">
              <w:t>Expected intervention effectiveness of the staged resource pool (risk-weighted reach × capacity product)</w:t>
            </w:r>
          </w:p>
        </w:tc>
      </w:tr>
      <w:tr w:rsidR="00E11AE5" w:rsidRPr="00BA1179" w14:paraId="0B96E6D2" w14:textId="77777777" w:rsidTr="000B2B29">
        <w:trPr>
          <w:trHeight w:val="20"/>
        </w:trPr>
        <w:tc>
          <w:tcPr>
            <w:tcW w:w="5000" w:type="pct"/>
            <w:gridSpan w:val="2"/>
          </w:tcPr>
          <w:p w14:paraId="53F8D1D6" w14:textId="77777777" w:rsidR="00E11AE5" w:rsidRPr="00BA1179" w:rsidRDefault="00E11AE5" w:rsidP="000B2B29">
            <w:pPr>
              <w:pStyle w:val="TableText"/>
              <w:rPr>
                <w:b/>
                <w:bCs/>
              </w:rPr>
            </w:pPr>
            <w:r w:rsidRPr="00BA1179">
              <w:rPr>
                <w:b/>
                <w:bCs/>
              </w:rPr>
              <w:t>7. Observation / Sensing Variables</w:t>
            </w:r>
          </w:p>
        </w:tc>
      </w:tr>
      <w:tr w:rsidR="00E11AE5" w:rsidRPr="00BA1179" w14:paraId="5AC66509" w14:textId="77777777" w:rsidTr="000B2B29">
        <w:trPr>
          <w:trHeight w:val="20"/>
        </w:trPr>
        <w:tc>
          <w:tcPr>
            <w:tcW w:w="1057" w:type="pct"/>
          </w:tcPr>
          <w:p w14:paraId="3721C53B"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983217" w14:textId="77777777" w:rsidR="00E11AE5" w:rsidRPr="00BA1179" w:rsidRDefault="00E11AE5" w:rsidP="000B2B29">
            <w:pPr>
              <w:pStyle w:val="TableText"/>
            </w:pPr>
            <w:r w:rsidRPr="00BA1179">
              <w:t>Region-specific observable information at time step k</w:t>
            </w:r>
          </w:p>
        </w:tc>
      </w:tr>
      <w:tr w:rsidR="00E11AE5" w:rsidRPr="00BA1179" w14:paraId="7856DC24" w14:textId="77777777" w:rsidTr="000B2B29">
        <w:trPr>
          <w:trHeight w:val="20"/>
        </w:trPr>
        <w:tc>
          <w:tcPr>
            <w:tcW w:w="1057" w:type="pct"/>
          </w:tcPr>
          <w:p w14:paraId="081EEB7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B8B2C" w14:textId="77777777" w:rsidR="00E11AE5" w:rsidRPr="00BA1179" w:rsidRDefault="00E11AE5" w:rsidP="000B2B29">
            <w:pPr>
              <w:pStyle w:val="TableText"/>
            </w:pPr>
            <w:r w:rsidRPr="00BA1179">
              <w:t xml:space="preserve">Observable information at time step </w:t>
            </w:r>
            <m:oMath>
              <m:r>
                <w:rPr>
                  <w:rFonts w:ascii="Cambria Math" w:hAnsi="Cambria Math"/>
                </w:rPr>
                <m:t>k</m:t>
              </m:r>
            </m:oMath>
          </w:p>
        </w:tc>
      </w:tr>
      <w:tr w:rsidR="00E11AE5" w:rsidRPr="00BA1179" w14:paraId="6FAD0F7F" w14:textId="77777777" w:rsidTr="000B2B29">
        <w:trPr>
          <w:trHeight w:val="20"/>
        </w:trPr>
        <w:tc>
          <w:tcPr>
            <w:tcW w:w="1057" w:type="pct"/>
          </w:tcPr>
          <w:p w14:paraId="37484405" w14:textId="77777777" w:rsidR="00E11AE5" w:rsidRPr="00BA1179" w:rsidRDefault="00E11AE5" w:rsidP="000B2B29">
            <w:pPr>
              <w:pStyle w:val="TableText"/>
            </w:pPr>
            <m:oMathPara>
              <m:oMath>
                <m:r>
                  <w:rPr>
                    <w:rFonts w:ascii="Cambria Math" w:hAnsi="Cambria Math"/>
                  </w:rPr>
                  <m:t>h</m:t>
                </m:r>
                <m:r>
                  <m:rPr>
                    <m:sty m:val="p"/>
                  </m:rPr>
                  <w:rPr>
                    <w:rFonts w:ascii="Cambria Math" w:hAnsi="Cambria Math"/>
                  </w:rPr>
                  <m:t>(•)</m:t>
                </m:r>
              </m:oMath>
            </m:oMathPara>
          </w:p>
        </w:tc>
        <w:tc>
          <w:tcPr>
            <w:tcW w:w="3943" w:type="pct"/>
          </w:tcPr>
          <w:p w14:paraId="6A663FDE" w14:textId="77777777" w:rsidR="00E11AE5" w:rsidRPr="00BA1179" w:rsidRDefault="00E11AE5" w:rsidP="000B2B29">
            <w:pPr>
              <w:pStyle w:val="TableText"/>
            </w:pPr>
            <w:r w:rsidRPr="00BA1179">
              <w:t>Observation process</w:t>
            </w:r>
          </w:p>
        </w:tc>
      </w:tr>
      <w:tr w:rsidR="00E11AE5" w:rsidRPr="00BA1179" w14:paraId="2C8060D5" w14:textId="77777777" w:rsidTr="000B2B29">
        <w:trPr>
          <w:trHeight w:val="20"/>
        </w:trPr>
        <w:tc>
          <w:tcPr>
            <w:tcW w:w="1057" w:type="pct"/>
          </w:tcPr>
          <w:p w14:paraId="5D3871E6" w14:textId="77777777" w:rsidR="00E11AE5" w:rsidRPr="00BA1179" w:rsidRDefault="00000000" w:rsidP="000B2B29">
            <w:pPr>
              <w:pStyle w:val="TableText"/>
            </w:pPr>
            <m:oMathPara>
              <m:oMath>
                <m:sSup>
                  <m:sSupPr>
                    <m:ctrlPr>
                      <w:rPr>
                        <w:rFonts w:ascii="Cambria Math" w:hAnsi="Cambria Math"/>
                      </w:rPr>
                    </m:ctrlPr>
                  </m:sSupPr>
                  <m:e>
                    <m:r>
                      <w:rPr>
                        <w:rFonts w:ascii="Cambria Math" w:hAnsi="Cambria Math"/>
                      </w:rPr>
                      <m:t>h</m:t>
                    </m:r>
                  </m:e>
                  <m:sup>
                    <m:r>
                      <w:rPr>
                        <w:rFonts w:ascii="Cambria Math" w:hAnsi="Cambria Math"/>
                      </w:rPr>
                      <m:t>i</m:t>
                    </m:r>
                  </m:sup>
                </m:sSup>
                <m:r>
                  <m:rPr>
                    <m:sty m:val="p"/>
                  </m:rPr>
                  <w:rPr>
                    <w:rFonts w:ascii="Cambria Math" w:hAnsi="Cambria Math"/>
                  </w:rPr>
                  <m:t>(•)</m:t>
                </m:r>
              </m:oMath>
            </m:oMathPara>
          </w:p>
        </w:tc>
        <w:tc>
          <w:tcPr>
            <w:tcW w:w="3943" w:type="pct"/>
          </w:tcPr>
          <w:p w14:paraId="59765AA5" w14:textId="77777777" w:rsidR="00E11AE5" w:rsidRPr="00BA1179" w:rsidRDefault="00E11AE5" w:rsidP="000B2B29">
            <w:pPr>
              <w:pStyle w:val="TableText"/>
            </w:pPr>
            <w:r w:rsidRPr="00BA1179">
              <w:t xml:space="preserve">Region-specific observation function for </w:t>
            </w:r>
            <m:oMath>
              <m:r>
                <w:rPr>
                  <w:rFonts w:ascii="Cambria Math" w:hAnsi="Cambria Math"/>
                </w:rPr>
                <m:t>Ωᵢ</m:t>
              </m:r>
            </m:oMath>
          </w:p>
        </w:tc>
      </w:tr>
      <w:tr w:rsidR="00E11AE5" w:rsidRPr="00BA1179" w14:paraId="5C809A4C" w14:textId="77777777" w:rsidTr="000B2B29">
        <w:trPr>
          <w:trHeight w:val="20"/>
        </w:trPr>
        <w:tc>
          <w:tcPr>
            <w:tcW w:w="1057" w:type="pct"/>
          </w:tcPr>
          <w:p w14:paraId="46F07343"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m:oMathPara>
          </w:p>
        </w:tc>
        <w:tc>
          <w:tcPr>
            <w:tcW w:w="3943" w:type="pct"/>
          </w:tcPr>
          <w:p w14:paraId="1182A856" w14:textId="77777777" w:rsidR="00E11AE5" w:rsidRPr="00BA1179" w:rsidRDefault="00E11AE5" w:rsidP="000B2B29">
            <w:pPr>
              <w:pStyle w:val="TableText"/>
            </w:pPr>
            <w:r w:rsidRPr="00BA1179">
              <w:t>Communication reliability factor for region i</w:t>
            </w:r>
          </w:p>
        </w:tc>
      </w:tr>
      <w:tr w:rsidR="00E11AE5" w:rsidRPr="00BA1179" w14:paraId="4FC1993B" w14:textId="77777777" w:rsidTr="000B2B29">
        <w:trPr>
          <w:trHeight w:val="20"/>
        </w:trPr>
        <w:tc>
          <w:tcPr>
            <w:tcW w:w="1057" w:type="pct"/>
          </w:tcPr>
          <w:p w14:paraId="4CAC322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050C9BCC" w14:textId="77777777" w:rsidR="00E11AE5" w:rsidRPr="00BA1179" w:rsidRDefault="00E11AE5" w:rsidP="000B2B29">
            <w:pPr>
              <w:pStyle w:val="TableText"/>
            </w:pPr>
            <w:r w:rsidRPr="00BA1179">
              <w:t>Observation uncertainty</w:t>
            </w:r>
          </w:p>
        </w:tc>
      </w:tr>
      <w:tr w:rsidR="00E11AE5" w:rsidRPr="00BA1179" w14:paraId="5E7C99DE" w14:textId="77777777" w:rsidTr="000B2B29">
        <w:trPr>
          <w:trHeight w:val="20"/>
        </w:trPr>
        <w:tc>
          <w:tcPr>
            <w:tcW w:w="5000" w:type="pct"/>
            <w:gridSpan w:val="2"/>
          </w:tcPr>
          <w:p w14:paraId="51204825" w14:textId="77777777" w:rsidR="00E11AE5" w:rsidRPr="00BA1179" w:rsidRDefault="00E11AE5" w:rsidP="000B2B29">
            <w:pPr>
              <w:pStyle w:val="TableText"/>
              <w:rPr>
                <w:b/>
                <w:bCs/>
              </w:rPr>
            </w:pPr>
            <w:r w:rsidRPr="00BA1179">
              <w:rPr>
                <w:b/>
                <w:bCs/>
              </w:rPr>
              <w:t>8. Spatial Domain / Grid Variables</w:t>
            </w:r>
          </w:p>
        </w:tc>
      </w:tr>
      <w:tr w:rsidR="00E11AE5" w:rsidRPr="00BA1179" w14:paraId="7968E025" w14:textId="77777777" w:rsidTr="000B2B29">
        <w:trPr>
          <w:trHeight w:val="20"/>
        </w:trPr>
        <w:tc>
          <w:tcPr>
            <w:tcW w:w="1057" w:type="pct"/>
          </w:tcPr>
          <w:p w14:paraId="6D27BF19" w14:textId="77777777" w:rsidR="00E11AE5" w:rsidRPr="00BA1179" w:rsidRDefault="00E11AE5" w:rsidP="000B2B29">
            <w:pPr>
              <w:pStyle w:val="TableText"/>
            </w:pPr>
            <m:oMathPara>
              <m:oMath>
                <m:r>
                  <m:rPr>
                    <m:scr m:val="script"/>
                    <m:sty m:val="p"/>
                  </m:rPr>
                  <w:rPr>
                    <w:rFonts w:ascii="Cambria Math" w:hAnsi="Cambria Math"/>
                  </w:rPr>
                  <m:t>G</m:t>
                </m:r>
              </m:oMath>
            </m:oMathPara>
          </w:p>
        </w:tc>
        <w:tc>
          <w:tcPr>
            <w:tcW w:w="3943" w:type="pct"/>
          </w:tcPr>
          <w:p w14:paraId="28DB200A" w14:textId="77777777" w:rsidR="00E11AE5" w:rsidRPr="00BA1179" w:rsidRDefault="00E11AE5" w:rsidP="000B2B29">
            <w:pPr>
              <w:pStyle w:val="TableText"/>
            </w:pPr>
            <w:r w:rsidRPr="00BA1179">
              <w:t>Spatial grid domain</w:t>
            </w:r>
          </w:p>
        </w:tc>
      </w:tr>
      <w:tr w:rsidR="00E11AE5" w:rsidRPr="00BA1179" w14:paraId="583D00DB" w14:textId="77777777" w:rsidTr="000B2B29">
        <w:trPr>
          <w:trHeight w:val="20"/>
        </w:trPr>
        <w:tc>
          <w:tcPr>
            <w:tcW w:w="1057" w:type="pct"/>
          </w:tcPr>
          <w:p w14:paraId="7EAB4EC2" w14:textId="77777777" w:rsidR="00E11AE5" w:rsidRPr="00BA1179" w:rsidRDefault="00E11AE5" w:rsidP="000B2B29">
            <w:pPr>
              <w:pStyle w:val="TableText"/>
            </w:pPr>
            <m:oMathPara>
              <m:oMath>
                <m:r>
                  <w:rPr>
                    <w:rFonts w:ascii="Cambria Math" w:hAnsi="Cambria Math"/>
                  </w:rPr>
                  <m:t>N</m:t>
                </m:r>
              </m:oMath>
            </m:oMathPara>
          </w:p>
        </w:tc>
        <w:tc>
          <w:tcPr>
            <w:tcW w:w="3943" w:type="pct"/>
          </w:tcPr>
          <w:p w14:paraId="0CF96FA7" w14:textId="77777777" w:rsidR="00E11AE5" w:rsidRPr="00BA1179" w:rsidRDefault="00E11AE5" w:rsidP="000B2B29">
            <w:pPr>
              <w:pStyle w:val="TableText"/>
            </w:pPr>
            <w:r w:rsidRPr="00BA1179">
              <w:t>Total number of operational regions / local agents</w:t>
            </w:r>
          </w:p>
        </w:tc>
      </w:tr>
      <w:tr w:rsidR="00E11AE5" w:rsidRPr="00BA1179" w14:paraId="363F0412" w14:textId="77777777" w:rsidTr="000B2B29">
        <w:trPr>
          <w:trHeight w:val="20"/>
        </w:trPr>
        <w:tc>
          <w:tcPr>
            <w:tcW w:w="1057" w:type="pct"/>
          </w:tcPr>
          <w:p w14:paraId="3756AB5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c>
          <w:tcPr>
            <w:tcW w:w="3943" w:type="pct"/>
          </w:tcPr>
          <w:p w14:paraId="12F759DC" w14:textId="77777777" w:rsidR="00E11AE5" w:rsidRPr="00BA1179" w:rsidRDefault="00E11AE5" w:rsidP="000B2B29">
            <w:pPr>
              <w:pStyle w:val="TableText"/>
            </w:pPr>
            <w:r w:rsidRPr="00BA1179">
              <w:t>Number of grid cells along the horizontal axis</w:t>
            </w:r>
          </w:p>
        </w:tc>
      </w:tr>
      <w:tr w:rsidR="00E11AE5" w:rsidRPr="00BA1179" w14:paraId="5B654787" w14:textId="77777777" w:rsidTr="000B2B29">
        <w:trPr>
          <w:trHeight w:val="20"/>
        </w:trPr>
        <w:tc>
          <w:tcPr>
            <w:tcW w:w="1057" w:type="pct"/>
          </w:tcPr>
          <w:p w14:paraId="2A8BF46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y</m:t>
                    </m:r>
                  </m:sub>
                </m:sSub>
              </m:oMath>
            </m:oMathPara>
          </w:p>
        </w:tc>
        <w:tc>
          <w:tcPr>
            <w:tcW w:w="3943" w:type="pct"/>
          </w:tcPr>
          <w:p w14:paraId="562B6F9A" w14:textId="77777777" w:rsidR="00E11AE5" w:rsidRPr="00BA1179" w:rsidRDefault="00E11AE5" w:rsidP="000B2B29">
            <w:pPr>
              <w:pStyle w:val="TableText"/>
            </w:pPr>
            <w:r w:rsidRPr="00BA1179">
              <w:t>Number of grid cells along the vertical axis</w:t>
            </w:r>
          </w:p>
        </w:tc>
      </w:tr>
      <w:tr w:rsidR="00E11AE5" w:rsidRPr="00BA1179" w14:paraId="3443B9C7" w14:textId="77777777" w:rsidTr="000B2B29">
        <w:trPr>
          <w:trHeight w:val="20"/>
        </w:trPr>
        <w:tc>
          <w:tcPr>
            <w:tcW w:w="1057" w:type="pct"/>
          </w:tcPr>
          <w:p w14:paraId="5775E50D" w14:textId="77777777" w:rsidR="00E11AE5" w:rsidRPr="00BA1179" w:rsidRDefault="00000000" w:rsidP="000B2B29">
            <w:pPr>
              <w:pStyle w:val="TableText"/>
            </w:pPr>
            <m:oMathPara>
              <m:oMath>
                <m:sSup>
                  <m:sSupPr>
                    <m:ctrlPr>
                      <w:rPr>
                        <w:rFonts w:ascii="Cambria Math" w:hAnsi="Cambria Math"/>
                      </w:rPr>
                    </m:ctrlPr>
                  </m:sSupPr>
                  <m:e>
                    <m:r>
                      <m:rPr>
                        <m:scr m:val="script"/>
                        <m:sty m:val="p"/>
                      </m:rPr>
                      <w:rPr>
                        <w:rFonts w:ascii="Cambria Math" w:hAnsi="Cambria Math"/>
                      </w:rPr>
                      <m:t>N</m:t>
                    </m:r>
                  </m:e>
                  <m:sup>
                    <m:r>
                      <m:rPr>
                        <m:sty m:val="p"/>
                      </m:rPr>
                      <w:rPr>
                        <w:rFonts w:ascii="Cambria Math" w:hAnsi="Cambria Math"/>
                      </w:rPr>
                      <m:t>8</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0E109D9" w14:textId="77777777" w:rsidR="00E11AE5" w:rsidRPr="00BA1179" w:rsidRDefault="00E11AE5" w:rsidP="000B2B29">
            <w:pPr>
              <w:pStyle w:val="TableText"/>
            </w:pPr>
            <w:r w:rsidRPr="00BA1179">
              <w:t>8-connected neighborhood</w:t>
            </w:r>
          </w:p>
        </w:tc>
      </w:tr>
      <w:tr w:rsidR="00E11AE5" w:rsidRPr="00BA1179" w14:paraId="6EB354F3" w14:textId="77777777" w:rsidTr="000B2B29">
        <w:trPr>
          <w:trHeight w:val="20"/>
        </w:trPr>
        <w:tc>
          <w:tcPr>
            <w:tcW w:w="1057" w:type="pct"/>
          </w:tcPr>
          <w:p w14:paraId="5FD5C7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740741D" w14:textId="77777777" w:rsidR="00E11AE5" w:rsidRPr="00BA1179" w:rsidRDefault="00E11AE5" w:rsidP="000B2B29">
            <w:pPr>
              <w:pStyle w:val="TableText"/>
            </w:pPr>
            <w:r w:rsidRPr="00BA1179">
              <w:t>Wildfire system state over spatial grid at time step k</w:t>
            </w:r>
          </w:p>
        </w:tc>
      </w:tr>
      <w:tr w:rsidR="00E11AE5" w:rsidRPr="00BA1179" w14:paraId="49CE6267" w14:textId="77777777" w:rsidTr="000B2B29">
        <w:trPr>
          <w:trHeight w:val="20"/>
        </w:trPr>
        <w:tc>
          <w:tcPr>
            <w:tcW w:w="5000" w:type="pct"/>
            <w:gridSpan w:val="2"/>
          </w:tcPr>
          <w:p w14:paraId="70CED500" w14:textId="77777777" w:rsidR="00E11AE5" w:rsidRPr="00BA1179" w:rsidRDefault="00E11AE5" w:rsidP="000B2B29">
            <w:pPr>
              <w:pStyle w:val="TableText"/>
              <w:rPr>
                <w:b/>
                <w:bCs/>
              </w:rPr>
            </w:pPr>
            <w:r w:rsidRPr="00BA1179">
              <w:rPr>
                <w:b/>
                <w:bCs/>
              </w:rPr>
              <w:t>9. Decision Support System (DSS) Variables</w:t>
            </w:r>
          </w:p>
        </w:tc>
      </w:tr>
      <w:tr w:rsidR="00E11AE5" w:rsidRPr="00BA1179" w14:paraId="340D2EC0" w14:textId="77777777" w:rsidTr="000B2B29">
        <w:trPr>
          <w:trHeight w:val="20"/>
        </w:trPr>
        <w:tc>
          <w:tcPr>
            <w:tcW w:w="1057" w:type="pct"/>
          </w:tcPr>
          <w:p w14:paraId="0DA1D792"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14D7C0D4" w14:textId="77777777" w:rsidR="00E11AE5" w:rsidRPr="00BA1179" w:rsidRDefault="00E11AE5" w:rsidP="000B2B29">
            <w:pPr>
              <w:pStyle w:val="TableText"/>
            </w:pPr>
            <w:r w:rsidRPr="00BA1179">
              <w:t>Contextual input set</w:t>
            </w:r>
          </w:p>
        </w:tc>
      </w:tr>
      <w:tr w:rsidR="00E11AE5" w:rsidRPr="00BA1179" w14:paraId="79AB0BC6" w14:textId="77777777" w:rsidTr="000B2B29">
        <w:trPr>
          <w:trHeight w:val="20"/>
        </w:trPr>
        <w:tc>
          <w:tcPr>
            <w:tcW w:w="1057" w:type="pct"/>
          </w:tcPr>
          <w:p w14:paraId="78C75C41"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132B2805" w14:textId="77777777" w:rsidR="00E11AE5" w:rsidRPr="00BA1179" w:rsidRDefault="00E11AE5" w:rsidP="000B2B29">
            <w:pPr>
              <w:pStyle w:val="TableText"/>
            </w:pPr>
            <w:r w:rsidRPr="00BA1179">
              <w:t>UI-modified decision-context set at step k</w:t>
            </w:r>
          </w:p>
        </w:tc>
      </w:tr>
      <w:tr w:rsidR="00E11AE5" w:rsidRPr="00BA1179" w14:paraId="4342686A" w14:textId="77777777" w:rsidTr="000B2B29">
        <w:trPr>
          <w:trHeight w:val="20"/>
        </w:trPr>
        <w:tc>
          <w:tcPr>
            <w:tcW w:w="1057" w:type="pct"/>
          </w:tcPr>
          <w:p w14:paraId="31EFA178"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m:oMathPara>
          </w:p>
        </w:tc>
        <w:tc>
          <w:tcPr>
            <w:tcW w:w="3943" w:type="pct"/>
          </w:tcPr>
          <w:p w14:paraId="511239DB" w14:textId="77777777" w:rsidR="00E11AE5" w:rsidRPr="00BA1179" w:rsidRDefault="00E11AE5" w:rsidP="000B2B29">
            <w:pPr>
              <w:pStyle w:val="TableText"/>
            </w:pPr>
            <w:r w:rsidRPr="00BA1179">
              <w:t>External input set</w:t>
            </w:r>
          </w:p>
        </w:tc>
      </w:tr>
      <w:tr w:rsidR="00E11AE5" w:rsidRPr="00BA1179" w14:paraId="1EC0534A" w14:textId="77777777" w:rsidTr="000B2B29">
        <w:trPr>
          <w:trHeight w:val="20"/>
        </w:trPr>
        <w:tc>
          <w:tcPr>
            <w:tcW w:w="1057" w:type="pct"/>
          </w:tcPr>
          <w:p w14:paraId="65AC8CE3"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27A5CD43" w14:textId="77777777" w:rsidR="00E11AE5" w:rsidRPr="00BA1179" w:rsidRDefault="00E11AE5" w:rsidP="000B2B29">
            <w:pPr>
              <w:pStyle w:val="TableText"/>
            </w:pPr>
            <w:r w:rsidRPr="00BA1179">
              <w:t>UI-modified external input set at step k</w:t>
            </w:r>
          </w:p>
        </w:tc>
      </w:tr>
      <w:tr w:rsidR="00E11AE5" w:rsidRPr="00BA1179" w14:paraId="12874D39" w14:textId="77777777" w:rsidTr="000B2B29">
        <w:trPr>
          <w:trHeight w:val="20"/>
        </w:trPr>
        <w:tc>
          <w:tcPr>
            <w:tcW w:w="1057" w:type="pct"/>
          </w:tcPr>
          <w:p w14:paraId="42AED68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698104" w14:textId="77777777" w:rsidR="00E11AE5" w:rsidRPr="00BA1179" w:rsidRDefault="00E11AE5" w:rsidP="000B2B29">
            <w:pPr>
              <w:pStyle w:val="TableText"/>
            </w:pPr>
            <w:r w:rsidRPr="00BA1179">
              <w:t>DSS-generated intervention input parameters</w:t>
            </w:r>
          </w:p>
        </w:tc>
      </w:tr>
      <w:tr w:rsidR="00E11AE5" w:rsidRPr="00BA1179" w14:paraId="14248CC1" w14:textId="77777777" w:rsidTr="000B2B29">
        <w:trPr>
          <w:trHeight w:val="20"/>
        </w:trPr>
        <w:tc>
          <w:tcPr>
            <w:tcW w:w="1057" w:type="pct"/>
          </w:tcPr>
          <w:p w14:paraId="6BAA4438"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7E08013D" w14:textId="77777777" w:rsidR="00E11AE5" w:rsidRPr="00BA1179" w:rsidRDefault="00E11AE5" w:rsidP="000B2B29">
            <w:pPr>
              <w:pStyle w:val="TableText"/>
            </w:pPr>
            <w:r w:rsidRPr="00BA1179">
              <w:t xml:space="preserve">Regional intervention output from agent </w:t>
            </w:r>
            <m:oMath>
              <m:r>
                <w:rPr>
                  <w:rFonts w:ascii="Cambria Math" w:hAnsi="Cambria Math"/>
                </w:rPr>
                <m:t>i</m:t>
              </m:r>
            </m:oMath>
          </w:p>
        </w:tc>
      </w:tr>
      <w:tr w:rsidR="00E11AE5" w:rsidRPr="00BA1179" w14:paraId="1F317321" w14:textId="77777777" w:rsidTr="000B2B29">
        <w:trPr>
          <w:trHeight w:val="20"/>
        </w:trPr>
        <w:tc>
          <w:tcPr>
            <w:tcW w:w="1057" w:type="pct"/>
          </w:tcPr>
          <w:p w14:paraId="59388AE0"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m</m:t>
                    </m:r>
                  </m:sup>
                </m:sSubSup>
                <m:d>
                  <m:dPr>
                    <m:ctrlPr>
                      <w:rPr>
                        <w:rFonts w:ascii="Cambria Math" w:hAnsi="Cambria Math"/>
                      </w:rPr>
                    </m:ctrlPr>
                  </m:dPr>
                  <m:e>
                    <m:r>
                      <w:rPr>
                        <w:rFonts w:ascii="Cambria Math" w:hAnsi="Cambria Math"/>
                      </w:rPr>
                      <m:t>x,y</m:t>
                    </m:r>
                  </m:e>
                </m:d>
              </m:oMath>
            </m:oMathPara>
          </w:p>
        </w:tc>
        <w:tc>
          <w:tcPr>
            <w:tcW w:w="3943" w:type="pct"/>
          </w:tcPr>
          <w:p w14:paraId="69348725" w14:textId="77777777" w:rsidR="00E11AE5" w:rsidRPr="00BA1179" w:rsidRDefault="00E11AE5" w:rsidP="000B2B29">
            <w:pPr>
              <w:pStyle w:val="TableText"/>
            </w:pPr>
            <w:r w:rsidRPr="00BA1179">
              <w:t>Per-intervention-type global intervention field</w:t>
            </w:r>
          </w:p>
        </w:tc>
      </w:tr>
      <w:tr w:rsidR="00E11AE5" w:rsidRPr="00BA1179" w14:paraId="7A8894B5" w14:textId="77777777" w:rsidTr="000B2B29">
        <w:trPr>
          <w:trHeight w:val="20"/>
        </w:trPr>
        <w:tc>
          <w:tcPr>
            <w:tcW w:w="1057" w:type="pct"/>
          </w:tcPr>
          <w:p w14:paraId="471A86EA"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final</m:t>
                    </m:r>
                  </m:sup>
                </m:sSubSup>
                <m:d>
                  <m:dPr>
                    <m:ctrlPr>
                      <w:rPr>
                        <w:rFonts w:ascii="Cambria Math" w:hAnsi="Cambria Math"/>
                      </w:rPr>
                    </m:ctrlPr>
                  </m:dPr>
                  <m:e>
                    <m:r>
                      <w:rPr>
                        <w:rFonts w:ascii="Cambria Math" w:hAnsi="Cambria Math"/>
                      </w:rPr>
                      <m:t>x,y</m:t>
                    </m:r>
                  </m:e>
                </m:d>
              </m:oMath>
            </m:oMathPara>
          </w:p>
        </w:tc>
        <w:tc>
          <w:tcPr>
            <w:tcW w:w="3943" w:type="pct"/>
          </w:tcPr>
          <w:p w14:paraId="5FB69540" w14:textId="3A9E69B5" w:rsidR="00E11AE5" w:rsidRPr="00BA1179" w:rsidRDefault="00E11AE5" w:rsidP="000B2B29">
            <w:pPr>
              <w:pStyle w:val="TableText"/>
            </w:pPr>
            <w:r w:rsidRPr="00BA1179">
              <w:t xml:space="preserve">Final intervention </w:t>
            </w:r>
          </w:p>
        </w:tc>
      </w:tr>
      <w:tr w:rsidR="00E11AE5" w14:paraId="5D60E504" w14:textId="77777777" w:rsidTr="000B2B29">
        <w:trPr>
          <w:trHeight w:val="20"/>
        </w:trPr>
        <w:tc>
          <w:tcPr>
            <w:tcW w:w="1057" w:type="pct"/>
          </w:tcPr>
          <w:p w14:paraId="64BDE980" w14:textId="77777777" w:rsidR="00E11AE5"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DSS,safe</m:t>
                    </m:r>
                  </m:sub>
                </m:sSub>
              </m:oMath>
            </m:oMathPara>
          </w:p>
        </w:tc>
        <w:tc>
          <w:tcPr>
            <w:tcW w:w="3943" w:type="pct"/>
          </w:tcPr>
          <w:p w14:paraId="64B3B62E" w14:textId="77777777" w:rsidR="00E11AE5" w:rsidRDefault="00E11AE5" w:rsidP="000B2B29">
            <w:pPr>
              <w:pStyle w:val="TableText"/>
            </w:pPr>
            <w:r>
              <w:t>Conservative baseline intervention under fail-safe policy</w:t>
            </w:r>
          </w:p>
        </w:tc>
      </w:tr>
      <w:tr w:rsidR="00E11AE5" w:rsidRPr="00BA1179" w14:paraId="2E461945" w14:textId="77777777" w:rsidTr="000B2B29">
        <w:trPr>
          <w:trHeight w:val="20"/>
        </w:trPr>
        <w:tc>
          <w:tcPr>
            <w:tcW w:w="1057" w:type="pct"/>
          </w:tcPr>
          <w:p w14:paraId="693EB047"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oMath>
            </m:oMathPara>
          </w:p>
        </w:tc>
        <w:tc>
          <w:tcPr>
            <w:tcW w:w="3943" w:type="pct"/>
          </w:tcPr>
          <w:p w14:paraId="24FD8E3A" w14:textId="77777777" w:rsidR="00E11AE5" w:rsidRPr="00BA1179" w:rsidRDefault="00E11AE5" w:rsidP="000B2B29">
            <w:pPr>
              <w:pStyle w:val="TableText"/>
            </w:pPr>
            <w:r w:rsidRPr="00BA1179">
              <w:t>Feasible intervention space</w:t>
            </w:r>
          </w:p>
        </w:tc>
      </w:tr>
      <w:tr w:rsidR="00E11AE5" w:rsidRPr="00BA1179" w14:paraId="42E4F378" w14:textId="77777777" w:rsidTr="000B2B29">
        <w:trPr>
          <w:trHeight w:val="20"/>
        </w:trPr>
        <w:tc>
          <w:tcPr>
            <w:tcW w:w="1057" w:type="pct"/>
          </w:tcPr>
          <w:p w14:paraId="5244298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BF937F8" w14:textId="77777777" w:rsidR="00E11AE5" w:rsidRPr="00BA1179" w:rsidRDefault="00E11AE5" w:rsidP="000B2B29">
            <w:pPr>
              <w:pStyle w:val="TableText"/>
            </w:pPr>
            <w:r w:rsidRPr="00BA1179">
              <w:t>Ignition input</w:t>
            </w:r>
          </w:p>
        </w:tc>
      </w:tr>
      <w:tr w:rsidR="00E11AE5" w:rsidRPr="00BA1179" w14:paraId="6631FF3E" w14:textId="77777777" w:rsidTr="000B2B29">
        <w:trPr>
          <w:trHeight w:val="20"/>
        </w:trPr>
        <w:tc>
          <w:tcPr>
            <w:tcW w:w="1057" w:type="pct"/>
          </w:tcPr>
          <w:p w14:paraId="645D1C48"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π</m:t>
                    </m:r>
                  </m:e>
                  <m:sub>
                    <m:r>
                      <w:rPr>
                        <w:rFonts w:ascii="Cambria Math" w:hAnsi="Cambria Math"/>
                      </w:rPr>
                      <m:t>DSS</m:t>
                    </m:r>
                  </m:sub>
                  <m:sup>
                    <m:r>
                      <w:rPr>
                        <w:rFonts w:ascii="Cambria Math" w:hAnsi="Cambria Math"/>
                      </w:rPr>
                      <m:t>i</m:t>
                    </m:r>
                  </m:sup>
                </m:sSubSup>
              </m:oMath>
            </m:oMathPara>
          </w:p>
        </w:tc>
        <w:tc>
          <w:tcPr>
            <w:tcW w:w="3943" w:type="pct"/>
          </w:tcPr>
          <w:p w14:paraId="6312E041" w14:textId="77777777" w:rsidR="00E11AE5" w:rsidRPr="00BA1179" w:rsidRDefault="00E11AE5" w:rsidP="000B2B29">
            <w:pPr>
              <w:pStyle w:val="TableText"/>
            </w:pPr>
            <w:r w:rsidRPr="00BA1179">
              <w:t>Regional decision-support mapping</w:t>
            </w:r>
          </w:p>
        </w:tc>
      </w:tr>
      <w:tr w:rsidR="008061B6" w:rsidRPr="00BA1179" w14:paraId="3DA6B724" w14:textId="77777777" w:rsidTr="000B2B29">
        <w:trPr>
          <w:trHeight w:val="20"/>
        </w:trPr>
        <w:tc>
          <w:tcPr>
            <w:tcW w:w="1057" w:type="pct"/>
          </w:tcPr>
          <w:p w14:paraId="655F8945" w14:textId="15F57324"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ζ</m:t>
                    </m:r>
                  </m:e>
                  <m:sub>
                    <m:r>
                      <w:rPr>
                        <w:rFonts w:ascii="Cambria Math" w:hAnsi="Cambria Math"/>
                      </w:rPr>
                      <m:t>k</m:t>
                    </m:r>
                  </m:sub>
                </m:sSub>
              </m:oMath>
            </m:oMathPara>
          </w:p>
        </w:tc>
        <w:tc>
          <w:tcPr>
            <w:tcW w:w="3943" w:type="pct"/>
          </w:tcPr>
          <w:p w14:paraId="1D220857" w14:textId="044EFB48" w:rsidR="008061B6" w:rsidRPr="00BA1179" w:rsidRDefault="008061B6" w:rsidP="008061B6">
            <w:pPr>
              <w:pStyle w:val="TableText"/>
            </w:pPr>
            <w:r>
              <w:t>Mean resource sufficiency ratio</w:t>
            </w:r>
          </w:p>
        </w:tc>
      </w:tr>
      <w:tr w:rsidR="008061B6" w:rsidRPr="00BA1179" w14:paraId="3F7482A3" w14:textId="77777777" w:rsidTr="000B2B29">
        <w:trPr>
          <w:trHeight w:val="20"/>
        </w:trPr>
        <w:tc>
          <w:tcPr>
            <w:tcW w:w="1057" w:type="pct"/>
          </w:tcPr>
          <w:p w14:paraId="63867EC6" w14:textId="77777777" w:rsidR="008061B6" w:rsidRPr="00BA1179" w:rsidRDefault="00000000" w:rsidP="008061B6">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s</m:t>
                        </m:r>
                      </m:e>
                    </m:acc>
                  </m:e>
                  <m:sub>
                    <m:r>
                      <w:rPr>
                        <w:rFonts w:ascii="Cambria Math" w:hAnsi="Cambria Math"/>
                      </w:rPr>
                      <m:t>k</m:t>
                    </m:r>
                  </m:sub>
                  <m:sup>
                    <m:r>
                      <w:rPr>
                        <w:rFonts w:ascii="Cambria Math" w:hAnsi="Cambria Math"/>
                      </w:rPr>
                      <m:t>*</m:t>
                    </m:r>
                  </m:sup>
                </m:sSubSup>
              </m:oMath>
            </m:oMathPara>
          </w:p>
        </w:tc>
        <w:tc>
          <w:tcPr>
            <w:tcW w:w="3943" w:type="pct"/>
          </w:tcPr>
          <w:p w14:paraId="39BA69AA" w14:textId="77777777" w:rsidR="008061B6" w:rsidRPr="00BA1179" w:rsidRDefault="008061B6" w:rsidP="008061B6">
            <w:pPr>
              <w:pStyle w:val="TableText"/>
            </w:pPr>
            <w:r w:rsidRPr="00BA1179">
              <w:t>Mean resource sufficiency ratio</w:t>
            </w:r>
          </w:p>
        </w:tc>
      </w:tr>
      <w:tr w:rsidR="008061B6" w:rsidRPr="00BA1179" w14:paraId="5DB819D5" w14:textId="77777777" w:rsidTr="000B2B29">
        <w:trPr>
          <w:trHeight w:val="20"/>
        </w:trPr>
        <w:tc>
          <w:tcPr>
            <w:tcW w:w="1057" w:type="pct"/>
          </w:tcPr>
          <w:p w14:paraId="73C485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DSS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5529F5A" w14:textId="77777777" w:rsidR="008061B6" w:rsidRPr="00BA1179" w:rsidRDefault="008061B6" w:rsidP="008061B6">
            <w:pPr>
              <w:pStyle w:val="TableText"/>
            </w:pPr>
            <w:r w:rsidRPr="00BA1179">
              <w:t>Resource parameter perturbation applied by operator</w:t>
            </w:r>
          </w:p>
        </w:tc>
      </w:tr>
      <w:tr w:rsidR="008061B6" w:rsidRPr="00BA1179" w14:paraId="03D5042A" w14:textId="77777777" w:rsidTr="000B2B29">
        <w:trPr>
          <w:trHeight w:val="20"/>
        </w:trPr>
        <w:tc>
          <w:tcPr>
            <w:tcW w:w="1057" w:type="pct"/>
          </w:tcPr>
          <w:p w14:paraId="7AC3ED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Ign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98B6601" w14:textId="77777777" w:rsidR="008061B6" w:rsidRPr="00BA1179" w:rsidRDefault="008061B6" w:rsidP="008061B6">
            <w:pPr>
              <w:pStyle w:val="TableText"/>
            </w:pPr>
            <w:r w:rsidRPr="00BA1179">
              <w:t>Ignition perturbation applied by operator</w:t>
            </w:r>
          </w:p>
        </w:tc>
      </w:tr>
      <w:tr w:rsidR="008061B6" w:rsidRPr="00BA1179" w14:paraId="03D26501" w14:textId="77777777" w:rsidTr="000B2B29">
        <w:trPr>
          <w:trHeight w:val="20"/>
        </w:trPr>
        <w:tc>
          <w:tcPr>
            <w:tcW w:w="1057" w:type="pct"/>
          </w:tcPr>
          <w:p w14:paraId="65B06CC8" w14:textId="6DFA43A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λ</m:t>
                    </m:r>
                  </m:e>
                  <m:sub>
                    <m:r>
                      <w:rPr>
                        <w:rFonts w:ascii="Cambria Math" w:hAnsi="Cambria Math"/>
                      </w:rPr>
                      <m:t>k</m:t>
                    </m:r>
                  </m:sub>
                </m:sSub>
              </m:oMath>
            </m:oMathPara>
          </w:p>
        </w:tc>
        <w:tc>
          <w:tcPr>
            <w:tcW w:w="3943" w:type="pct"/>
          </w:tcPr>
          <w:p w14:paraId="3C4A274C" w14:textId="35019703" w:rsidR="008061B6" w:rsidRPr="00BA1179" w:rsidRDefault="008061B6" w:rsidP="008061B6">
            <w:pPr>
              <w:pStyle w:val="TableText"/>
            </w:pPr>
            <w:r w:rsidRPr="00BA1179">
              <w:t>Fail-safe blending factor between the DSS decision and the conservative baseline</w:t>
            </w:r>
          </w:p>
        </w:tc>
      </w:tr>
      <w:tr w:rsidR="008061B6" w:rsidRPr="00BA1179" w14:paraId="47592772" w14:textId="77777777" w:rsidTr="000B2B29">
        <w:trPr>
          <w:trHeight w:val="20"/>
        </w:trPr>
        <w:tc>
          <w:tcPr>
            <w:tcW w:w="1057" w:type="pct"/>
          </w:tcPr>
          <w:p w14:paraId="1E0D83E5"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UI</m:t>
                    </m:r>
                  </m:sub>
                </m:sSub>
              </m:oMath>
            </m:oMathPara>
          </w:p>
        </w:tc>
        <w:tc>
          <w:tcPr>
            <w:tcW w:w="3943" w:type="pct"/>
          </w:tcPr>
          <w:p w14:paraId="0789AA5B" w14:textId="77777777" w:rsidR="008061B6" w:rsidRPr="00BA1179" w:rsidRDefault="008061B6" w:rsidP="008061B6">
            <w:pPr>
              <w:pStyle w:val="TableText"/>
            </w:pPr>
            <w:r w:rsidRPr="00BA1179">
              <w:t>User interaction operator</w:t>
            </w:r>
          </w:p>
        </w:tc>
      </w:tr>
      <w:tr w:rsidR="008061B6" w:rsidRPr="00BA1179" w14:paraId="0B5316A1" w14:textId="77777777" w:rsidTr="000B2B29">
        <w:trPr>
          <w:trHeight w:val="20"/>
        </w:trPr>
        <w:tc>
          <w:tcPr>
            <w:tcW w:w="1057" w:type="pct"/>
          </w:tcPr>
          <w:p w14:paraId="424B17B5" w14:textId="377D8E1B"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3943" w:type="pct"/>
          </w:tcPr>
          <w:p w14:paraId="55D945AE" w14:textId="25DCD60F" w:rsidR="008061B6" w:rsidRPr="00BA1179" w:rsidRDefault="008061B6" w:rsidP="008061B6">
            <w:pPr>
              <w:pStyle w:val="TableText"/>
            </w:pPr>
            <w:r>
              <w:t>Satisficing acceptance threshold</w:t>
            </w:r>
          </w:p>
        </w:tc>
      </w:tr>
      <w:tr w:rsidR="008061B6" w:rsidRPr="00BA1179" w14:paraId="1FC41C5D" w14:textId="77777777" w:rsidTr="000B2B29">
        <w:trPr>
          <w:trHeight w:val="20"/>
        </w:trPr>
        <w:tc>
          <w:tcPr>
            <w:tcW w:w="1057" w:type="pct"/>
          </w:tcPr>
          <w:p w14:paraId="0D97DFFB" w14:textId="18C944CB"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min</m:t>
                    </m:r>
                  </m:sub>
                </m:sSub>
              </m:oMath>
            </m:oMathPara>
          </w:p>
        </w:tc>
        <w:tc>
          <w:tcPr>
            <w:tcW w:w="3943" w:type="pct"/>
          </w:tcPr>
          <w:p w14:paraId="16784A39" w14:textId="2D00BBF0" w:rsidR="008061B6" w:rsidRPr="00BA1179" w:rsidRDefault="008061B6" w:rsidP="008061B6">
            <w:pPr>
              <w:pStyle w:val="TableText"/>
            </w:pPr>
            <w:r>
              <w:t>Lower bound of adaptive acceptance threshold</w:t>
            </w:r>
          </w:p>
        </w:tc>
      </w:tr>
      <w:tr w:rsidR="008061B6" w:rsidRPr="00BA1179" w14:paraId="40AF9A2D" w14:textId="77777777" w:rsidTr="000B2B29">
        <w:trPr>
          <w:trHeight w:val="20"/>
        </w:trPr>
        <w:tc>
          <w:tcPr>
            <w:tcW w:w="1057" w:type="pct"/>
          </w:tcPr>
          <w:p w14:paraId="4180E358" w14:textId="1AFF516E"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max</m:t>
                    </m:r>
                  </m:sub>
                </m:sSub>
              </m:oMath>
            </m:oMathPara>
          </w:p>
        </w:tc>
        <w:tc>
          <w:tcPr>
            <w:tcW w:w="3943" w:type="pct"/>
          </w:tcPr>
          <w:p w14:paraId="089E6C5B" w14:textId="6CFD6370" w:rsidR="008061B6" w:rsidRPr="00BA1179" w:rsidRDefault="008061B6" w:rsidP="008061B6">
            <w:pPr>
              <w:pStyle w:val="TableText"/>
            </w:pPr>
            <w:r>
              <w:t>Upper bound of adaptive acceptance threshold</w:t>
            </w:r>
          </w:p>
        </w:tc>
      </w:tr>
      <w:tr w:rsidR="008061B6" w:rsidRPr="00BA1179" w14:paraId="3022F04A" w14:textId="77777777" w:rsidTr="000B2B29">
        <w:trPr>
          <w:trHeight w:val="20"/>
        </w:trPr>
        <w:tc>
          <w:tcPr>
            <w:tcW w:w="5000" w:type="pct"/>
            <w:gridSpan w:val="2"/>
          </w:tcPr>
          <w:p w14:paraId="2BBA9640" w14:textId="77777777" w:rsidR="008061B6" w:rsidRPr="00BA1179" w:rsidRDefault="008061B6" w:rsidP="008061B6">
            <w:pPr>
              <w:pStyle w:val="TableText"/>
              <w:rPr>
                <w:b/>
                <w:bCs/>
              </w:rPr>
            </w:pPr>
            <w:r w:rsidRPr="00BA1179">
              <w:rPr>
                <w:b/>
                <w:bCs/>
              </w:rPr>
              <w:t>10. Fuzzy Logic Variables</w:t>
            </w:r>
          </w:p>
        </w:tc>
      </w:tr>
      <w:tr w:rsidR="008061B6" w:rsidRPr="00BA1179" w14:paraId="6A5FE24B" w14:textId="77777777" w:rsidTr="000B2B29">
        <w:trPr>
          <w:trHeight w:val="20"/>
        </w:trPr>
        <w:tc>
          <w:tcPr>
            <w:tcW w:w="1057" w:type="pct"/>
          </w:tcPr>
          <w:p w14:paraId="476914F5" w14:textId="4E6E915C" w:rsidR="008061B6" w:rsidRPr="00BA1179" w:rsidRDefault="00000000" w:rsidP="008061B6">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concept</m:t>
                    </m:r>
                  </m:sub>
                </m:sSub>
              </m:oMath>
            </m:oMathPara>
          </w:p>
        </w:tc>
        <w:tc>
          <w:tcPr>
            <w:tcW w:w="3943" w:type="pct"/>
          </w:tcPr>
          <w:p w14:paraId="2555DF2F" w14:textId="4FE0C8D6" w:rsidR="008061B6" w:rsidRPr="00BA1179" w:rsidRDefault="008061B6" w:rsidP="008061B6">
            <w:pPr>
              <w:pStyle w:val="TableText"/>
            </w:pPr>
            <w:r w:rsidRPr="00BA1179">
              <w:t>Number of situational concepts</w:t>
            </w:r>
          </w:p>
        </w:tc>
      </w:tr>
      <w:tr w:rsidR="008061B6" w:rsidRPr="00BA1179" w14:paraId="7DBE141C" w14:textId="77777777" w:rsidTr="000B2B29">
        <w:trPr>
          <w:trHeight w:val="20"/>
        </w:trPr>
        <w:tc>
          <w:tcPr>
            <w:tcW w:w="1057" w:type="pct"/>
          </w:tcPr>
          <w:p w14:paraId="7B793760" w14:textId="07287311" w:rsidR="008061B6" w:rsidRPr="00BA1179" w:rsidRDefault="00000000" w:rsidP="008061B6">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3943" w:type="pct"/>
          </w:tcPr>
          <w:p w14:paraId="744E5FCC" w14:textId="7E2B69E2" w:rsidR="008061B6" w:rsidRPr="00BA1179" w:rsidRDefault="008061B6" w:rsidP="008061B6">
            <w:pPr>
              <w:pStyle w:val="TableText"/>
            </w:pPr>
            <w:r>
              <w:t>Number of input features</w:t>
            </w:r>
          </w:p>
        </w:tc>
      </w:tr>
      <w:tr w:rsidR="008061B6" w:rsidRPr="00BA1179" w14:paraId="55FE6CAE" w14:textId="77777777" w:rsidTr="000B2B29">
        <w:trPr>
          <w:trHeight w:val="20"/>
        </w:trPr>
        <w:tc>
          <w:tcPr>
            <w:tcW w:w="1057" w:type="pct"/>
          </w:tcPr>
          <w:p w14:paraId="001671E2" w14:textId="65B8C18B"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μ</m:t>
                    </m:r>
                  </m:e>
                  <m:sub>
                    <m:r>
                      <w:rPr>
                        <w:rFonts w:ascii="Cambria Math" w:hAnsi="Cambria Math"/>
                      </w:rPr>
                      <m:t>k</m:t>
                    </m:r>
                  </m:sub>
                  <m:sup>
                    <m:r>
                      <w:rPr>
                        <w:rFonts w:ascii="Cambria Math" w:hAnsi="Cambria Math"/>
                      </w:rPr>
                      <m:t>i</m:t>
                    </m:r>
                  </m:sup>
                </m:sSubSup>
              </m:oMath>
            </m:oMathPara>
          </w:p>
        </w:tc>
        <w:tc>
          <w:tcPr>
            <w:tcW w:w="3943" w:type="pct"/>
          </w:tcPr>
          <w:p w14:paraId="781B9A61" w14:textId="3D45AAEB" w:rsidR="008061B6" w:rsidRPr="00BA1179" w:rsidRDefault="008061B6" w:rsidP="008061B6">
            <w:pPr>
              <w:pStyle w:val="TableText"/>
            </w:pPr>
            <w:r w:rsidRPr="00BA1179">
              <w:t xml:space="preserve">Membership matrix for region </w:t>
            </w:r>
            <m:oMath>
              <m:r>
                <w:rPr>
                  <w:rFonts w:ascii="Cambria Math" w:hAnsi="Cambria Math"/>
                </w:rPr>
                <m:t>i</m:t>
              </m:r>
            </m:oMath>
            <w:r w:rsidRPr="00BA1179">
              <w:t xml:space="preserve"> at step k</w:t>
            </w:r>
          </w:p>
        </w:tc>
      </w:tr>
      <w:tr w:rsidR="008061B6" w:rsidRPr="00BA1179" w14:paraId="179B50BF" w14:textId="77777777" w:rsidTr="000B2B29">
        <w:trPr>
          <w:trHeight w:val="20"/>
        </w:trPr>
        <w:tc>
          <w:tcPr>
            <w:tcW w:w="1057" w:type="pct"/>
          </w:tcPr>
          <w:p w14:paraId="1C9C36FD" w14:textId="7DE9946D" w:rsidR="008061B6" w:rsidRPr="00BA1179"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sub>
                  <m:sup>
                    <m:r>
                      <w:rPr>
                        <w:rFonts w:ascii="Cambria Math" w:hAnsi="Cambria Math"/>
                      </w:rPr>
                      <m:t>i</m:t>
                    </m:r>
                  </m:sup>
                </m:sSubSup>
              </m:oMath>
            </m:oMathPara>
          </w:p>
        </w:tc>
        <w:tc>
          <w:tcPr>
            <w:tcW w:w="3943" w:type="pct"/>
          </w:tcPr>
          <w:p w14:paraId="2FF65157" w14:textId="06CD853F" w:rsidR="008061B6" w:rsidRPr="00BA1179" w:rsidRDefault="008061B6" w:rsidP="008061B6">
            <w:pPr>
              <w:pStyle w:val="TableText"/>
            </w:pPr>
            <w:r w:rsidRPr="00BA1179">
              <w:t>Membership degree</w:t>
            </w:r>
          </w:p>
        </w:tc>
      </w:tr>
      <w:tr w:rsidR="008061B6" w:rsidRPr="00BA1179" w14:paraId="3C9F5049" w14:textId="77777777" w:rsidTr="000B2B29">
        <w:trPr>
          <w:trHeight w:val="20"/>
        </w:trPr>
        <w:tc>
          <w:tcPr>
            <w:tcW w:w="1057" w:type="pct"/>
          </w:tcPr>
          <w:p w14:paraId="7542373E" w14:textId="079F32E3" w:rsidR="008061B6" w:rsidRPr="00BA1179" w:rsidRDefault="00000000" w:rsidP="008061B6">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R</m:t>
                    </m:r>
                  </m:sub>
                </m:sSub>
              </m:oMath>
            </m:oMathPara>
          </w:p>
        </w:tc>
        <w:tc>
          <w:tcPr>
            <w:tcW w:w="3943" w:type="pct"/>
          </w:tcPr>
          <w:p w14:paraId="084E3DA3" w14:textId="3A1C64AA" w:rsidR="008061B6" w:rsidRPr="00BA1179" w:rsidRDefault="008061B6" w:rsidP="008061B6">
            <w:pPr>
              <w:pStyle w:val="TableText"/>
            </w:pPr>
            <w:r w:rsidRPr="00BA1179">
              <w:t>Singleton consequent value for rule R</w:t>
            </w:r>
          </w:p>
        </w:tc>
      </w:tr>
      <w:tr w:rsidR="008061B6" w:rsidRPr="00BA1179" w14:paraId="21FA85E7" w14:textId="77777777" w:rsidTr="000B2B29">
        <w:trPr>
          <w:trHeight w:val="20"/>
        </w:trPr>
        <w:tc>
          <w:tcPr>
            <w:tcW w:w="1057" w:type="pct"/>
          </w:tcPr>
          <w:p w14:paraId="46D7D198" w14:textId="5C2CC272" w:rsidR="008061B6" w:rsidRPr="00BA1179" w:rsidRDefault="00000000" w:rsidP="008061B6">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R</m:t>
                    </m:r>
                  </m:sub>
                </m:sSub>
              </m:oMath>
            </m:oMathPara>
          </w:p>
        </w:tc>
        <w:tc>
          <w:tcPr>
            <w:tcW w:w="3943" w:type="pct"/>
          </w:tcPr>
          <w:p w14:paraId="60907C39" w14:textId="13410113" w:rsidR="008061B6" w:rsidRPr="00BA1179" w:rsidRDefault="008061B6" w:rsidP="008061B6">
            <w:pPr>
              <w:pStyle w:val="TableText"/>
            </w:pPr>
            <w:r w:rsidRPr="00BA1179">
              <w:t>Activation strength of rule R = min over antecedent membership</w:t>
            </w:r>
          </w:p>
        </w:tc>
      </w:tr>
      <w:tr w:rsidR="008061B6" w:rsidRPr="00BA1179" w14:paraId="27581820" w14:textId="77777777" w:rsidTr="000B2B29">
        <w:trPr>
          <w:trHeight w:val="20"/>
        </w:trPr>
        <w:tc>
          <w:tcPr>
            <w:tcW w:w="1057" w:type="pct"/>
          </w:tcPr>
          <w:p w14:paraId="22EFB7AD" w14:textId="1BE5222B" w:rsidR="008061B6" w:rsidRPr="00BA1179" w:rsidRDefault="00000000" w:rsidP="008061B6">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3943" w:type="pct"/>
          </w:tcPr>
          <w:p w14:paraId="616629A2" w14:textId="3922A122" w:rsidR="008061B6" w:rsidRPr="00BA1179" w:rsidRDefault="008061B6" w:rsidP="008061B6">
            <w:pPr>
              <w:pStyle w:val="TableText"/>
            </w:pPr>
            <w:r w:rsidRPr="00BA1179">
              <w:t xml:space="preserve">Criterion weight for </w:t>
            </w:r>
            <m:oMath>
              <m:sSub>
                <m:sSubPr>
                  <m:ctrlPr>
                    <w:rPr>
                      <w:rFonts w:ascii="Cambria Math" w:hAnsi="Cambria Math"/>
                      <w:i/>
                    </w:rPr>
                  </m:ctrlPr>
                </m:sSubPr>
                <m:e>
                  <m:r>
                    <w:rPr>
                      <w:rFonts w:ascii="Cambria Math" w:hAnsi="Cambria Math"/>
                    </w:rPr>
                    <m:t>f</m:t>
                  </m:r>
                </m:e>
                <m:sub>
                  <m:r>
                    <w:rPr>
                      <w:rFonts w:ascii="Cambria Math" w:hAnsi="Cambria Math"/>
                    </w:rPr>
                    <m:t>eval</m:t>
                  </m:r>
                </m:sub>
              </m:sSub>
            </m:oMath>
          </w:p>
        </w:tc>
      </w:tr>
      <w:tr w:rsidR="008061B6" w:rsidRPr="00BA1179" w14:paraId="3DDFEABE" w14:textId="77777777" w:rsidTr="000B2B29">
        <w:trPr>
          <w:trHeight w:val="20"/>
        </w:trPr>
        <w:tc>
          <w:tcPr>
            <w:tcW w:w="5000" w:type="pct"/>
            <w:gridSpan w:val="2"/>
          </w:tcPr>
          <w:p w14:paraId="2EACFFD9" w14:textId="58DB4068" w:rsidR="008061B6" w:rsidRPr="00BA1179" w:rsidRDefault="008061B6" w:rsidP="008061B6">
            <w:pPr>
              <w:pStyle w:val="TableText"/>
              <w:rPr>
                <w:b/>
                <w:bCs/>
              </w:rPr>
            </w:pPr>
            <w:r w:rsidRPr="00BA1179">
              <w:rPr>
                <w:b/>
                <w:bCs/>
              </w:rPr>
              <w:t>11. Functions / Mappings</w:t>
            </w:r>
          </w:p>
        </w:tc>
      </w:tr>
      <w:tr w:rsidR="008061B6" w:rsidRPr="00BA1179" w14:paraId="0C67C5EB" w14:textId="77777777" w:rsidTr="000B2B29">
        <w:trPr>
          <w:trHeight w:val="20"/>
        </w:trPr>
        <w:tc>
          <w:tcPr>
            <w:tcW w:w="1057" w:type="pct"/>
          </w:tcPr>
          <w:p w14:paraId="523D5CBB"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intensity</m:t>
                    </m:r>
                  </m:sub>
                </m:sSub>
              </m:oMath>
            </m:oMathPara>
          </w:p>
        </w:tc>
        <w:tc>
          <w:tcPr>
            <w:tcW w:w="3943" w:type="pct"/>
          </w:tcPr>
          <w:p w14:paraId="171B4661" w14:textId="77777777" w:rsidR="008061B6" w:rsidRPr="00BA1179" w:rsidRDefault="008061B6" w:rsidP="008061B6">
            <w:pPr>
              <w:pStyle w:val="TableText"/>
            </w:pPr>
            <w:r w:rsidRPr="00BA1179">
              <w:t>Fire intensity approximation function</w:t>
            </w:r>
          </w:p>
        </w:tc>
      </w:tr>
      <w:tr w:rsidR="008061B6" w:rsidRPr="00BA1179" w14:paraId="079D42C8" w14:textId="77777777" w:rsidTr="000B2B29">
        <w:trPr>
          <w:trHeight w:val="20"/>
        </w:trPr>
        <w:tc>
          <w:tcPr>
            <w:tcW w:w="1057" w:type="pct"/>
          </w:tcPr>
          <w:p w14:paraId="04207136"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ros</m:t>
                    </m:r>
                  </m:sub>
                </m:sSub>
              </m:oMath>
            </m:oMathPara>
          </w:p>
        </w:tc>
        <w:tc>
          <w:tcPr>
            <w:tcW w:w="3943" w:type="pct"/>
          </w:tcPr>
          <w:p w14:paraId="6BA3D7DE" w14:textId="77777777" w:rsidR="008061B6" w:rsidRPr="00BA1179" w:rsidRDefault="008061B6" w:rsidP="008061B6">
            <w:pPr>
              <w:pStyle w:val="TableText"/>
            </w:pPr>
            <w:r w:rsidRPr="00BA1179">
              <w:t>Rate-of-spread mapping function</w:t>
            </w:r>
          </w:p>
        </w:tc>
      </w:tr>
      <w:tr w:rsidR="008061B6" w:rsidRPr="00BA1179" w14:paraId="166D4614" w14:textId="77777777" w:rsidTr="000B2B29">
        <w:trPr>
          <w:trHeight w:val="20"/>
        </w:trPr>
        <w:tc>
          <w:tcPr>
            <w:tcW w:w="1057" w:type="pct"/>
          </w:tcPr>
          <w:p w14:paraId="3717B21F"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supp</m:t>
                    </m:r>
                  </m:sub>
                </m:sSub>
              </m:oMath>
            </m:oMathPara>
          </w:p>
        </w:tc>
        <w:tc>
          <w:tcPr>
            <w:tcW w:w="3943" w:type="pct"/>
          </w:tcPr>
          <w:p w14:paraId="23192355" w14:textId="77777777" w:rsidR="008061B6" w:rsidRPr="00BA1179" w:rsidRDefault="008061B6" w:rsidP="008061B6">
            <w:pPr>
              <w:pStyle w:val="TableText"/>
            </w:pPr>
            <w:r w:rsidRPr="00BA1179">
              <w:t>Suppression-to-mitigation mapping</w:t>
            </w:r>
          </w:p>
        </w:tc>
      </w:tr>
      <w:tr w:rsidR="008061B6" w:rsidRPr="00BA1179" w14:paraId="09478B97" w14:textId="77777777" w:rsidTr="000B2B29">
        <w:trPr>
          <w:trHeight w:val="20"/>
        </w:trPr>
        <w:tc>
          <w:tcPr>
            <w:tcW w:w="1057" w:type="pct"/>
          </w:tcPr>
          <w:p w14:paraId="79262AB4"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dir</m:t>
                    </m:r>
                    <m:r>
                      <m:rPr>
                        <m:sty m:val="p"/>
                      </m:rPr>
                      <w:rPr>
                        <w:rFonts w:ascii="Cambria Math" w:hAnsi="Cambria Math"/>
                      </w:rPr>
                      <m:t>,</m:t>
                    </m:r>
                    <m:r>
                      <w:rPr>
                        <w:rFonts w:ascii="Cambria Math" w:hAnsi="Cambria Math"/>
                      </w:rPr>
                      <m:t>k</m:t>
                    </m:r>
                  </m:sub>
                </m:sSub>
              </m:oMath>
            </m:oMathPara>
          </w:p>
        </w:tc>
        <w:tc>
          <w:tcPr>
            <w:tcW w:w="3943" w:type="pct"/>
          </w:tcPr>
          <w:p w14:paraId="4841397F" w14:textId="77777777" w:rsidR="008061B6" w:rsidRPr="00BA1179" w:rsidRDefault="008061B6" w:rsidP="008061B6">
            <w:pPr>
              <w:pStyle w:val="TableText"/>
            </w:pPr>
            <w:r w:rsidRPr="00BA1179">
              <w:t>Directional spread weighting factor</w:t>
            </w:r>
          </w:p>
        </w:tc>
      </w:tr>
      <w:tr w:rsidR="008061B6" w:rsidRPr="00BA1179" w14:paraId="0637C9C9" w14:textId="77777777" w:rsidTr="000B2B29">
        <w:trPr>
          <w:trHeight w:val="20"/>
        </w:trPr>
        <w:tc>
          <w:tcPr>
            <w:tcW w:w="5000" w:type="pct"/>
            <w:gridSpan w:val="2"/>
          </w:tcPr>
          <w:p w14:paraId="18C2DA27" w14:textId="77777777" w:rsidR="008061B6" w:rsidRPr="00BA1179" w:rsidRDefault="008061B6" w:rsidP="008061B6">
            <w:pPr>
              <w:pStyle w:val="TableText"/>
              <w:rPr>
                <w:b/>
                <w:bCs/>
              </w:rPr>
            </w:pPr>
            <w:r w:rsidRPr="00BA1179">
              <w:rPr>
                <w:b/>
                <w:bCs/>
              </w:rPr>
              <w:t>12. Feature Variables and Parameters</w:t>
            </w:r>
          </w:p>
        </w:tc>
      </w:tr>
      <w:tr w:rsidR="008061B6" w:rsidRPr="00BA1179" w14:paraId="22B698AC" w14:textId="77777777" w:rsidTr="000B2B29">
        <w:trPr>
          <w:trHeight w:val="20"/>
        </w:trPr>
        <w:tc>
          <w:tcPr>
            <w:tcW w:w="1057" w:type="pct"/>
          </w:tcPr>
          <w:p w14:paraId="2544DFAA" w14:textId="09806A9C"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E4546B6" w14:textId="67037250" w:rsidR="008061B6" w:rsidRPr="00BA1179" w:rsidRDefault="00000000" w:rsidP="008061B6">
            <w:pPr>
              <w:pStyle w:val="TableText"/>
            </w:pPr>
            <m:oMath>
              <m:sSup>
                <m:sSupPr>
                  <m:ctrlPr>
                    <w:rPr>
                      <w:rFonts w:ascii="Cambria Math" w:hAnsi="Cambria Math"/>
                      <w:i/>
                    </w:rPr>
                  </m:ctrlPr>
                </m:sSupPr>
                <m:e>
                  <m:r>
                    <w:rPr>
                      <w:rFonts w:ascii="Cambria Math" w:hAnsi="Cambria Math"/>
                    </w:rPr>
                    <m:t>l</m:t>
                  </m:r>
                </m:e>
                <m:sup>
                  <m:r>
                    <w:rPr>
                      <w:rFonts w:ascii="Cambria Math" w:hAnsi="Cambria Math"/>
                    </w:rPr>
                    <m:t>th</m:t>
                  </m:r>
                </m:sup>
              </m:sSup>
            </m:oMath>
            <w:r w:rsidR="008061B6" w:rsidRPr="00BA1179">
              <w:t xml:space="preserve"> feature at </w:t>
            </w:r>
            <m:oMath>
              <m:r>
                <w:rPr>
                  <w:rFonts w:ascii="Cambria Math" w:hAnsi="Cambria Math"/>
                </w:rPr>
                <m:t>(x,y)</m:t>
              </m:r>
            </m:oMath>
            <w:r w:rsidR="008061B6" w:rsidRPr="00BA1179">
              <w:t xml:space="preserve">, region </w:t>
            </w:r>
            <m:oMath>
              <m:r>
                <w:rPr>
                  <w:rFonts w:ascii="Cambria Math" w:hAnsi="Cambria Math"/>
                </w:rPr>
                <m:t>i</m:t>
              </m:r>
            </m:oMath>
            <w:r w:rsidR="008061B6" w:rsidRPr="00BA1179">
              <w:t xml:space="preserve">, step </w:t>
            </w:r>
            <m:oMath>
              <m:r>
                <w:rPr>
                  <w:rFonts w:ascii="Cambria Math" w:hAnsi="Cambria Math"/>
                </w:rPr>
                <m:t>k</m:t>
              </m:r>
            </m:oMath>
            <w:r w:rsidR="008061B6" w:rsidRPr="00BA1179">
              <w:t xml:space="preserve">; </w:t>
            </w:r>
            <m:oMath>
              <m:r>
                <w:rPr>
                  <w:rFonts w:ascii="Cambria Math" w:hAnsi="Cambria Math"/>
                </w:rPr>
                <m:t xml:space="preserve">z </m:t>
              </m:r>
              <m:r>
                <w:rPr>
                  <w:rFonts w:ascii="Cambria Math" w:hAnsi="Cambria Math" w:cs="Cambria Math"/>
                </w:rPr>
                <m:t>∈</m:t>
              </m:r>
              <m:r>
                <w:rPr>
                  <w:rFonts w:ascii="Cambria Math" w:hAnsi="Cambria Math"/>
                </w:rPr>
                <m:t xml:space="preserve"> [0,1]</m:t>
              </m:r>
            </m:oMath>
            <w:r w:rsidR="008061B6" w:rsidRPr="00BA1179">
              <w:t xml:space="preserve">, </w:t>
            </w:r>
            <m:oMath>
              <m:r>
                <w:rPr>
                  <w:rFonts w:ascii="Cambria Math" w:hAnsi="Cambria Math"/>
                </w:rPr>
                <m:t>l = 1…10</m:t>
              </m:r>
            </m:oMath>
          </w:p>
        </w:tc>
      </w:tr>
      <w:tr w:rsidR="008061B6" w:rsidRPr="00BA1179" w14:paraId="77353661" w14:textId="77777777" w:rsidTr="000B2B29">
        <w:trPr>
          <w:trHeight w:val="20"/>
        </w:trPr>
        <w:tc>
          <w:tcPr>
            <w:tcW w:w="1057" w:type="pct"/>
          </w:tcPr>
          <w:p w14:paraId="520BCF2E" w14:textId="6B72F34E" w:rsidR="008061B6" w:rsidRPr="00BA1179" w:rsidRDefault="00000000" w:rsidP="008061B6">
            <w:pPr>
              <w:pStyle w:val="TableText"/>
            </w:pPr>
            <m:oMathPara>
              <m:oMath>
                <m:sSub>
                  <m:sSubPr>
                    <m:ctrlPr>
                      <w:rPr>
                        <w:rFonts w:ascii="Cambria Math" w:hAnsi="Cambria Math"/>
                      </w:rPr>
                    </m:ctrlPr>
                  </m:sSubPr>
                  <m:e>
                    <m:r>
                      <w:rPr>
                        <w:rFonts w:ascii="Cambria Math" w:hAnsi="Cambria Math"/>
                      </w:rPr>
                      <m:t>β</m:t>
                    </m:r>
                  </m:e>
                  <m:sub>
                    <m:r>
                      <w:rPr>
                        <w:rFonts w:ascii="Cambria Math" w:hAnsi="Cambria Math"/>
                      </w:rPr>
                      <m:t>t</m:t>
                    </m:r>
                  </m:sub>
                </m:sSub>
              </m:oMath>
            </m:oMathPara>
          </w:p>
        </w:tc>
        <w:tc>
          <w:tcPr>
            <w:tcW w:w="3943" w:type="pct"/>
          </w:tcPr>
          <w:p w14:paraId="2A18099B" w14:textId="20AB4B4E" w:rsidR="008061B6" w:rsidRPr="00BA1179" w:rsidRDefault="008061B6" w:rsidP="008061B6">
            <w:pPr>
              <w:pStyle w:val="TableText"/>
            </w:pPr>
            <w:r w:rsidRPr="00BA1179">
              <w:t>Travel-time decay coefficient</w:t>
            </w:r>
          </w:p>
        </w:tc>
      </w:tr>
      <w:tr w:rsidR="008061B6" w:rsidRPr="00BA1179" w14:paraId="1FE40B01" w14:textId="77777777" w:rsidTr="000B2B29">
        <w:trPr>
          <w:trHeight w:val="20"/>
        </w:trPr>
        <w:tc>
          <w:tcPr>
            <w:tcW w:w="1057" w:type="pct"/>
          </w:tcPr>
          <w:p w14:paraId="4F74147C" w14:textId="25266543" w:rsidR="008061B6" w:rsidRPr="00BA1179" w:rsidRDefault="008061B6" w:rsidP="008061B6">
            <w:pPr>
              <w:pStyle w:val="TableText"/>
            </w:pPr>
            <m:oMathPara>
              <m:oMath>
                <m:r>
                  <w:rPr>
                    <w:rFonts w:ascii="Cambria Math" w:hAnsi="Cambria Math"/>
                  </w:rPr>
                  <m:t>Δt</m:t>
                </m:r>
              </m:oMath>
            </m:oMathPara>
          </w:p>
        </w:tc>
        <w:tc>
          <w:tcPr>
            <w:tcW w:w="3943" w:type="pct"/>
          </w:tcPr>
          <w:p w14:paraId="3342AC98" w14:textId="318675D9" w:rsidR="008061B6" w:rsidRPr="00BA1179" w:rsidRDefault="008061B6" w:rsidP="008061B6">
            <w:pPr>
              <w:pStyle w:val="TableText"/>
            </w:pPr>
            <w:r w:rsidRPr="00BA1179">
              <w:t>Simulation time step</w:t>
            </w:r>
          </w:p>
        </w:tc>
      </w:tr>
      <w:tr w:rsidR="008061B6" w:rsidRPr="00BA1179" w14:paraId="38DB0407" w14:textId="77777777" w:rsidTr="000B2B29">
        <w:trPr>
          <w:trHeight w:val="20"/>
        </w:trPr>
        <w:tc>
          <w:tcPr>
            <w:tcW w:w="1057" w:type="pct"/>
          </w:tcPr>
          <w:p w14:paraId="0A86D94B" w14:textId="27CDC390" w:rsidR="008061B6" w:rsidRPr="00BA1179" w:rsidRDefault="008061B6" w:rsidP="008061B6">
            <w:pPr>
              <w:pStyle w:val="TableText"/>
            </w:pPr>
            <m:oMathPara>
              <m:oMath>
                <m:r>
                  <w:rPr>
                    <w:rFonts w:ascii="Cambria Math" w:hAnsi="Cambria Math"/>
                  </w:rPr>
                  <m:t>δ</m:t>
                </m:r>
              </m:oMath>
            </m:oMathPara>
          </w:p>
        </w:tc>
        <w:tc>
          <w:tcPr>
            <w:tcW w:w="3943" w:type="pct"/>
          </w:tcPr>
          <w:p w14:paraId="724AC100" w14:textId="39429CC8" w:rsidR="008061B6" w:rsidRPr="00BA1179" w:rsidRDefault="008061B6" w:rsidP="008061B6">
            <w:pPr>
              <w:pStyle w:val="TableText"/>
            </w:pPr>
            <w:r w:rsidRPr="00BA1179">
              <w:t>Admission margin of the generative verification gates (δ ≥ 0)</w:t>
            </w:r>
          </w:p>
        </w:tc>
      </w:tr>
      <w:tr w:rsidR="008061B6" w14:paraId="35EE1246" w14:textId="77777777" w:rsidTr="000B2B29">
        <w:trPr>
          <w:trHeight w:val="20"/>
        </w:trPr>
        <w:tc>
          <w:tcPr>
            <w:tcW w:w="5000" w:type="pct"/>
            <w:gridSpan w:val="2"/>
          </w:tcPr>
          <w:p w14:paraId="1DBB4FB8" w14:textId="77777777" w:rsidR="008061B6" w:rsidRDefault="008061B6" w:rsidP="008061B6">
            <w:pPr>
              <w:pStyle w:val="TableText"/>
              <w:rPr>
                <w:b/>
                <w:bCs/>
              </w:rPr>
            </w:pPr>
            <w:r>
              <w:rPr>
                <w:b/>
                <w:bCs/>
              </w:rPr>
              <w:t>13. Decision Cost and Quality Variables</w:t>
            </w:r>
          </w:p>
        </w:tc>
      </w:tr>
      <w:tr w:rsidR="008061B6" w14:paraId="6F757DB8" w14:textId="77777777" w:rsidTr="000B2B29">
        <w:trPr>
          <w:trHeight w:val="20"/>
        </w:trPr>
        <w:tc>
          <w:tcPr>
            <w:tcW w:w="1057" w:type="pct"/>
          </w:tcPr>
          <w:p w14:paraId="093FC566" w14:textId="77777777" w:rsidR="008061B6" w:rsidRDefault="008061B6" w:rsidP="008061B6">
            <w:pPr>
              <w:pStyle w:val="TableText"/>
            </w:pPr>
            <m:oMathPara>
              <m:oMath>
                <m:r>
                  <w:rPr>
                    <w:rFonts w:ascii="Cambria Math" w:hAnsi="Cambria Math"/>
                  </w:rPr>
                  <m:t>J</m:t>
                </m:r>
              </m:oMath>
            </m:oMathPara>
          </w:p>
        </w:tc>
        <w:tc>
          <w:tcPr>
            <w:tcW w:w="3943" w:type="pct"/>
          </w:tcPr>
          <w:p w14:paraId="6E8495D8" w14:textId="77777777" w:rsidR="008061B6" w:rsidRDefault="008061B6" w:rsidP="008061B6">
            <w:pPr>
              <w:pStyle w:val="TableText"/>
            </w:pPr>
            <w:r>
              <w:t>Total normalized decision cost (weighted sum of cost terms)</w:t>
            </w:r>
          </w:p>
        </w:tc>
      </w:tr>
      <w:tr w:rsidR="008061B6" w14:paraId="32843E73" w14:textId="77777777" w:rsidTr="000B2B29">
        <w:trPr>
          <w:trHeight w:val="20"/>
        </w:trPr>
        <w:tc>
          <w:tcPr>
            <w:tcW w:w="1057" w:type="pct"/>
          </w:tcPr>
          <w:p w14:paraId="0964FE99"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phys</m:t>
                    </m:r>
                  </m:sub>
                </m:sSub>
              </m:oMath>
            </m:oMathPara>
          </w:p>
        </w:tc>
        <w:tc>
          <w:tcPr>
            <w:tcW w:w="3943" w:type="pct"/>
          </w:tcPr>
          <w:p w14:paraId="0287E5B7" w14:textId="77777777" w:rsidR="008061B6" w:rsidRDefault="008061B6" w:rsidP="008061B6">
            <w:pPr>
              <w:pStyle w:val="TableText"/>
            </w:pPr>
            <w:r>
              <w:t>Physical decision cost (burned area, asset loss, population)</w:t>
            </w:r>
          </w:p>
        </w:tc>
      </w:tr>
      <w:tr w:rsidR="008061B6" w14:paraId="3CC24E99" w14:textId="77777777" w:rsidTr="000B2B29">
        <w:trPr>
          <w:trHeight w:val="20"/>
        </w:trPr>
        <w:tc>
          <w:tcPr>
            <w:tcW w:w="1057" w:type="pct"/>
          </w:tcPr>
          <w:p w14:paraId="165C98A0"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oMath>
            </m:oMathPara>
          </w:p>
        </w:tc>
        <w:tc>
          <w:tcPr>
            <w:tcW w:w="3943" w:type="pct"/>
          </w:tcPr>
          <w:p w14:paraId="7957EA3E" w14:textId="77777777" w:rsidR="008061B6" w:rsidRDefault="008061B6" w:rsidP="008061B6">
            <w:pPr>
              <w:pStyle w:val="TableText"/>
            </w:pPr>
            <w:r>
              <w:t>Burned-area cost term</w:t>
            </w:r>
          </w:p>
        </w:tc>
      </w:tr>
      <w:tr w:rsidR="008061B6" w14:paraId="19ABE04E" w14:textId="77777777" w:rsidTr="000B2B29">
        <w:trPr>
          <w:trHeight w:val="20"/>
        </w:trPr>
        <w:tc>
          <w:tcPr>
            <w:tcW w:w="1057" w:type="pct"/>
          </w:tcPr>
          <w:p w14:paraId="054E2A03"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asset</m:t>
                    </m:r>
                  </m:sub>
                </m:sSub>
              </m:oMath>
            </m:oMathPara>
          </w:p>
        </w:tc>
        <w:tc>
          <w:tcPr>
            <w:tcW w:w="3943" w:type="pct"/>
          </w:tcPr>
          <w:p w14:paraId="22AE742E" w14:textId="77777777" w:rsidR="008061B6" w:rsidRDefault="008061B6" w:rsidP="008061B6">
            <w:pPr>
              <w:pStyle w:val="TableText"/>
            </w:pPr>
            <w:r>
              <w:t>Asset-loss cost term</w:t>
            </w:r>
          </w:p>
        </w:tc>
      </w:tr>
      <w:tr w:rsidR="008061B6" w14:paraId="12CC6A59" w14:textId="77777777" w:rsidTr="000B2B29">
        <w:trPr>
          <w:trHeight w:val="20"/>
        </w:trPr>
        <w:tc>
          <w:tcPr>
            <w:tcW w:w="1057" w:type="pct"/>
          </w:tcPr>
          <w:p w14:paraId="71C8D0C6"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pop</m:t>
                    </m:r>
                  </m:sub>
                </m:sSub>
              </m:oMath>
            </m:oMathPara>
          </w:p>
        </w:tc>
        <w:tc>
          <w:tcPr>
            <w:tcW w:w="3943" w:type="pct"/>
          </w:tcPr>
          <w:p w14:paraId="3FFE1DDC" w14:textId="77777777" w:rsidR="008061B6" w:rsidRDefault="008061B6" w:rsidP="008061B6">
            <w:pPr>
              <w:pStyle w:val="TableText"/>
            </w:pPr>
            <w:r>
              <w:t>Population-exposure cost term</w:t>
            </w:r>
          </w:p>
        </w:tc>
      </w:tr>
      <w:tr w:rsidR="008061B6" w14:paraId="7BCD8395" w14:textId="77777777" w:rsidTr="000B2B29">
        <w:trPr>
          <w:trHeight w:val="20"/>
        </w:trPr>
        <w:tc>
          <w:tcPr>
            <w:tcW w:w="1057" w:type="pct"/>
          </w:tcPr>
          <w:p w14:paraId="4718A19D"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resp</m:t>
                    </m:r>
                  </m:sub>
                </m:sSub>
              </m:oMath>
            </m:oMathPara>
          </w:p>
        </w:tc>
        <w:tc>
          <w:tcPr>
            <w:tcW w:w="3943" w:type="pct"/>
          </w:tcPr>
          <w:p w14:paraId="16FCD03D" w14:textId="77777777" w:rsidR="008061B6" w:rsidRDefault="008061B6" w:rsidP="008061B6">
            <w:pPr>
              <w:pStyle w:val="TableText"/>
            </w:pPr>
            <w:r>
              <w:t>Response cost term</w:t>
            </w:r>
          </w:p>
        </w:tc>
      </w:tr>
      <w:tr w:rsidR="008061B6" w14:paraId="17B4554A" w14:textId="77777777" w:rsidTr="000B2B29">
        <w:trPr>
          <w:trHeight w:val="20"/>
        </w:trPr>
        <w:tc>
          <w:tcPr>
            <w:tcW w:w="1057" w:type="pct"/>
          </w:tcPr>
          <w:p w14:paraId="163DD9A7"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delay</m:t>
                    </m:r>
                  </m:sub>
                </m:sSub>
              </m:oMath>
            </m:oMathPara>
          </w:p>
        </w:tc>
        <w:tc>
          <w:tcPr>
            <w:tcW w:w="3943" w:type="pct"/>
          </w:tcPr>
          <w:p w14:paraId="5DD38C25" w14:textId="77777777" w:rsidR="008061B6" w:rsidRDefault="008061B6" w:rsidP="008061B6">
            <w:pPr>
              <w:pStyle w:val="TableText"/>
            </w:pPr>
            <w:r>
              <w:t>Response-delay cost term</w:t>
            </w:r>
          </w:p>
        </w:tc>
      </w:tr>
      <w:tr w:rsidR="008061B6" w14:paraId="3EA26825" w14:textId="77777777" w:rsidTr="000B2B29">
        <w:trPr>
          <w:trHeight w:val="20"/>
        </w:trPr>
        <w:tc>
          <w:tcPr>
            <w:tcW w:w="1057" w:type="pct"/>
          </w:tcPr>
          <w:p w14:paraId="7C38B64B" w14:textId="6D7D65E4" w:rsidR="008061B6" w:rsidRDefault="00000000" w:rsidP="008061B6">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26B66737" w14:textId="10DAAF5D" w:rsidR="008061B6" w:rsidRDefault="008061B6" w:rsidP="008061B6">
            <w:pPr>
              <w:pStyle w:val="TableText"/>
            </w:pPr>
            <w:r>
              <w:t>Decision quality at step k</w:t>
            </w:r>
          </w:p>
        </w:tc>
      </w:tr>
      <w:tr w:rsidR="008061B6" w14:paraId="6FE54208" w14:textId="77777777" w:rsidTr="000B2B29">
        <w:trPr>
          <w:trHeight w:val="20"/>
        </w:trPr>
        <w:tc>
          <w:tcPr>
            <w:tcW w:w="1057" w:type="pct"/>
          </w:tcPr>
          <w:p w14:paraId="05747EAA" w14:textId="66502ED5"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N</m:t>
                    </m:r>
                  </m:e>
                  <m:sub>
                    <m:r>
                      <w:rPr>
                        <w:rFonts w:ascii="Cambria Math" w:hAnsi="Cambria Math"/>
                      </w:rPr>
                      <m:t>term</m:t>
                    </m:r>
                  </m:sub>
                </m:sSub>
              </m:oMath>
            </m:oMathPara>
          </w:p>
        </w:tc>
        <w:tc>
          <w:tcPr>
            <w:tcW w:w="3943" w:type="pct"/>
          </w:tcPr>
          <w:p w14:paraId="612BFF12" w14:textId="7B49C4F1" w:rsidR="008061B6" w:rsidRDefault="008061B6" w:rsidP="008061B6">
            <w:pPr>
              <w:pStyle w:val="TableText"/>
            </w:pPr>
            <w:r>
              <w:t>Number of linguistic terms per fuzzy variable</w:t>
            </w:r>
          </w:p>
        </w:tc>
      </w:tr>
      <w:tr w:rsidR="008061B6" w14:paraId="1D3D3E2C" w14:textId="77777777" w:rsidTr="000B2B29">
        <w:trPr>
          <w:trHeight w:val="20"/>
        </w:trPr>
        <w:tc>
          <w:tcPr>
            <w:tcW w:w="1057" w:type="pct"/>
          </w:tcPr>
          <w:p w14:paraId="26B4E6E9" w14:textId="412E160E" w:rsidR="008061B6" w:rsidRDefault="00000000" w:rsidP="008061B6">
            <w:pPr>
              <w:pStyle w:val="TableText"/>
              <w:rPr>
                <w:rFonts w:ascii="Calibri" w:hAnsi="Calibri"/>
              </w:rPr>
            </w:pPr>
            <m:oMathPara>
              <m:oMath>
                <m:sSub>
                  <m:sSubPr>
                    <m:ctrlPr>
                      <w:rPr>
                        <w:rFonts w:ascii="Cambria Math" w:hAnsi="Cambria Math"/>
                      </w:rPr>
                    </m:ctrlPr>
                  </m:sSubPr>
                  <m:e>
                    <m:r>
                      <w:rPr>
                        <w:rFonts w:ascii="Cambria Math" w:hAnsi="Cambria Math"/>
                      </w:rPr>
                      <m:t>N</m:t>
                    </m:r>
                  </m:e>
                  <m:sub>
                    <m:r>
                      <w:rPr>
                        <w:rFonts w:ascii="Cambria Math" w:hAnsi="Cambria Math"/>
                      </w:rPr>
                      <m:t>input</m:t>
                    </m:r>
                  </m:sub>
                </m:sSub>
              </m:oMath>
            </m:oMathPara>
          </w:p>
        </w:tc>
        <w:tc>
          <w:tcPr>
            <w:tcW w:w="3943" w:type="pct"/>
          </w:tcPr>
          <w:p w14:paraId="050B4AB2" w14:textId="453F6289" w:rsidR="008061B6" w:rsidRDefault="008061B6" w:rsidP="008061B6">
            <w:pPr>
              <w:pStyle w:val="TableText"/>
            </w:pPr>
            <w:r>
              <w:t>Number of rule antecedent inputs</w:t>
            </w:r>
          </w:p>
        </w:tc>
      </w:tr>
      <w:tr w:rsidR="008061B6" w14:paraId="7323C94D" w14:textId="77777777" w:rsidTr="000B2B29">
        <w:trPr>
          <w:trHeight w:val="20"/>
        </w:trPr>
        <w:tc>
          <w:tcPr>
            <w:tcW w:w="1057" w:type="pct"/>
          </w:tcPr>
          <w:p w14:paraId="06F0C64C" w14:textId="3485ED4D"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eff</m:t>
                    </m:r>
                  </m:sup>
                </m:sSubSup>
              </m:oMath>
            </m:oMathPara>
          </w:p>
        </w:tc>
        <w:tc>
          <w:tcPr>
            <w:tcW w:w="3943" w:type="pct"/>
          </w:tcPr>
          <w:p w14:paraId="5DF3F5A6" w14:textId="7E0B9513" w:rsidR="008061B6" w:rsidRDefault="008061B6" w:rsidP="008061B6">
            <w:pPr>
              <w:pStyle w:val="TableText"/>
            </w:pPr>
            <w:r>
              <w:t>Gated concept activation at step k</w:t>
            </w:r>
          </w:p>
        </w:tc>
      </w:tr>
      <w:tr w:rsidR="008061B6" w14:paraId="735E49B4" w14:textId="77777777" w:rsidTr="000B2B29">
        <w:trPr>
          <w:trHeight w:val="20"/>
        </w:trPr>
        <w:tc>
          <w:tcPr>
            <w:tcW w:w="1057" w:type="pct"/>
          </w:tcPr>
          <w:p w14:paraId="41D117DB" w14:textId="75B4F712"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m:oMathPara>
          </w:p>
        </w:tc>
        <w:tc>
          <w:tcPr>
            <w:tcW w:w="3943" w:type="pct"/>
          </w:tcPr>
          <w:p w14:paraId="0D8CF34B" w14:textId="13637C38" w:rsidR="008061B6" w:rsidRDefault="008061B6" w:rsidP="008061B6">
            <w:pPr>
              <w:pStyle w:val="TableText"/>
            </w:pPr>
            <w:r>
              <w:t>Observation-based concept activation at step k</w:t>
            </w:r>
          </w:p>
        </w:tc>
      </w:tr>
      <w:tr w:rsidR="008061B6" w14:paraId="4B9E9653" w14:textId="77777777" w:rsidTr="000B2B29">
        <w:trPr>
          <w:trHeight w:val="20"/>
        </w:trPr>
        <w:tc>
          <w:tcPr>
            <w:tcW w:w="1057" w:type="pct"/>
          </w:tcPr>
          <w:p w14:paraId="1F28DD83" w14:textId="42FC200E"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per</m:t>
                    </m:r>
                  </m:sup>
                </m:sSubSup>
              </m:oMath>
            </m:oMathPara>
          </w:p>
        </w:tc>
        <w:tc>
          <w:tcPr>
            <w:tcW w:w="3943" w:type="pct"/>
          </w:tcPr>
          <w:p w14:paraId="7DC6B870" w14:textId="447B301F" w:rsidR="008061B6" w:rsidRDefault="008061B6" w:rsidP="008061B6">
            <w:pPr>
              <w:pStyle w:val="TableText"/>
            </w:pPr>
            <w:r>
              <w:t>Persistence-prior concept activation at step k</w:t>
            </w:r>
          </w:p>
        </w:tc>
      </w:tr>
      <w:tr w:rsidR="008061B6" w14:paraId="77DAFCBA" w14:textId="77777777" w:rsidTr="000B2B29">
        <w:trPr>
          <w:trHeight w:val="20"/>
        </w:trPr>
        <w:tc>
          <w:tcPr>
            <w:tcW w:w="1057" w:type="pct"/>
          </w:tcPr>
          <w:p w14:paraId="49747656" w14:textId="3E526C5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e</m:t>
                    </m:r>
                  </m:e>
                  <m:sub>
                    <m:r>
                      <w:rPr>
                        <w:rFonts w:ascii="Cambria Math" w:hAnsi="Cambria Math"/>
                      </w:rPr>
                      <m:t>k</m:t>
                    </m:r>
                  </m:sub>
                </m:sSub>
              </m:oMath>
            </m:oMathPara>
          </w:p>
        </w:tc>
        <w:tc>
          <w:tcPr>
            <w:tcW w:w="3943" w:type="pct"/>
          </w:tcPr>
          <w:p w14:paraId="13ECA0A1" w14:textId="7B125669" w:rsidR="008061B6" w:rsidRDefault="008061B6" w:rsidP="008061B6">
            <w:pPr>
              <w:pStyle w:val="TableText"/>
            </w:pPr>
            <w:r>
              <w:t>Contextual-bandit state (deficit band and coverage-gap flag)</w:t>
            </w:r>
          </w:p>
        </w:tc>
      </w:tr>
      <w:tr w:rsidR="008061B6" w14:paraId="3AD73BD9" w14:textId="77777777" w:rsidTr="000B2B29">
        <w:trPr>
          <w:trHeight w:val="20"/>
        </w:trPr>
        <w:tc>
          <w:tcPr>
            <w:tcW w:w="1057" w:type="pct"/>
          </w:tcPr>
          <w:p w14:paraId="60CE2C0F" w14:textId="0989E51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607D1D3B" w14:textId="0A259ED0" w:rsidR="008061B6" w:rsidRDefault="008061B6" w:rsidP="008061B6">
            <w:pPr>
              <w:pStyle w:val="TableText"/>
            </w:pPr>
            <w:r>
              <w:t>Selected adaptation stage (contextual-bandit action)</w:t>
            </w:r>
          </w:p>
        </w:tc>
      </w:tr>
      <w:tr w:rsidR="008061B6" w14:paraId="1623DE22" w14:textId="77777777" w:rsidTr="000B2B29">
        <w:trPr>
          <w:trHeight w:val="20"/>
        </w:trPr>
        <w:tc>
          <w:tcPr>
            <w:tcW w:w="1057" w:type="pct"/>
          </w:tcPr>
          <w:p w14:paraId="49452D03" w14:textId="10602AC4" w:rsidR="008061B6" w:rsidRDefault="008061B6" w:rsidP="008061B6">
            <w:pPr>
              <w:pStyle w:val="TableText"/>
              <w:rPr>
                <w:rFonts w:cs="Arial"/>
              </w:rPr>
            </w:pPr>
            <m:oMathPara>
              <m:oMath>
                <m:r>
                  <w:rPr>
                    <w:rFonts w:ascii="Cambria Math" w:hAnsi="Cambria Math"/>
                  </w:rPr>
                  <m:t>η</m:t>
                </m:r>
              </m:oMath>
            </m:oMathPara>
          </w:p>
        </w:tc>
        <w:tc>
          <w:tcPr>
            <w:tcW w:w="3943" w:type="pct"/>
          </w:tcPr>
          <w:p w14:paraId="7DDCAE9E" w14:textId="2ADD0E22" w:rsidR="008061B6" w:rsidRDefault="008061B6" w:rsidP="008061B6">
            <w:pPr>
              <w:pStyle w:val="TableText"/>
            </w:pPr>
            <w:r>
              <w:t xml:space="preserve">Quality gate for the graduated fail-safe (accept if </w:t>
            </w: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 η</m:t>
              </m:r>
            </m:oMath>
            <w:r>
              <w:t>)</w:t>
            </w:r>
          </w:p>
        </w:tc>
      </w:tr>
      <w:tr w:rsidR="008061B6" w14:paraId="51141E92" w14:textId="77777777" w:rsidTr="000B2B29">
        <w:trPr>
          <w:trHeight w:val="20"/>
        </w:trPr>
        <w:tc>
          <w:tcPr>
            <w:tcW w:w="1057" w:type="pct"/>
          </w:tcPr>
          <w:p w14:paraId="490C30ED" w14:textId="109A19B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φ</m:t>
                    </m:r>
                  </m:e>
                  <m:sub>
                    <m:r>
                      <w:rPr>
                        <w:rFonts w:ascii="Cambria Math" w:hAnsi="Cambria Math"/>
                      </w:rPr>
                      <m:t>(i,j)</m:t>
                    </m:r>
                  </m:sub>
                </m:sSub>
              </m:oMath>
            </m:oMathPara>
          </w:p>
        </w:tc>
        <w:tc>
          <w:tcPr>
            <w:tcW w:w="3943" w:type="pct"/>
          </w:tcPr>
          <w:p w14:paraId="73BDBD4D" w14:textId="46D05212" w:rsidR="008061B6" w:rsidRDefault="008061B6" w:rsidP="008061B6">
            <w:pPr>
              <w:pStyle w:val="TableText"/>
            </w:pPr>
            <w:r>
              <w:t>Bearing angle from cell (i,j) toward (x,y) in directional spread</w:t>
            </w:r>
          </w:p>
        </w:tc>
      </w:tr>
      <w:tr w:rsidR="008061B6" w14:paraId="74969A68" w14:textId="77777777" w:rsidTr="000B2B29">
        <w:trPr>
          <w:trHeight w:val="20"/>
        </w:trPr>
        <w:tc>
          <w:tcPr>
            <w:tcW w:w="1057" w:type="pct"/>
          </w:tcPr>
          <w:p w14:paraId="1671F4D7" w14:textId="77777777" w:rsidR="008061B6" w:rsidRDefault="008061B6" w:rsidP="008061B6">
            <w:pPr>
              <w:pStyle w:val="TableText"/>
              <w:rPr>
                <w:rFonts w:cs="Arial"/>
              </w:rPr>
            </w:pPr>
          </w:p>
        </w:tc>
        <w:tc>
          <w:tcPr>
            <w:tcW w:w="3943" w:type="pct"/>
          </w:tcPr>
          <w:p w14:paraId="2CCAA131" w14:textId="77777777" w:rsidR="008061B6" w:rsidRDefault="008061B6" w:rsidP="008061B6">
            <w:pPr>
              <w:pStyle w:val="TableText"/>
            </w:pPr>
          </w:p>
        </w:tc>
      </w:tr>
    </w:tbl>
    <w:p w14:paraId="43AE56BA" w14:textId="77777777" w:rsidR="00DE7D77" w:rsidRPr="00BA1179" w:rsidRDefault="00DE7D77" w:rsidP="008E6767">
      <w:pPr>
        <w:rPr>
          <w:rFonts w:cs="Times New Roman"/>
          <w:szCs w:val="24"/>
        </w:rPr>
      </w:pPr>
    </w:p>
    <w:p w14:paraId="071A0046" w14:textId="5681F989" w:rsidR="00B85D29" w:rsidRPr="00BA1179" w:rsidRDefault="00B85D29" w:rsidP="008E6767">
      <w:pPr>
        <w:rPr>
          <w:rFonts w:cs="Times New Roman"/>
          <w:szCs w:val="24"/>
        </w:rPr>
        <w:sectPr w:rsidR="00B85D29" w:rsidRPr="00BA1179" w:rsidSect="003E313C">
          <w:pgSz w:w="11906" w:h="16838"/>
          <w:pgMar w:top="1987" w:right="1584" w:bottom="1584" w:left="2275" w:header="706" w:footer="1411" w:gutter="0"/>
          <w:lnNumType w:countBy="1" w:restart="continuous"/>
          <w:pgNumType w:fmt="lowerRoman"/>
          <w:cols w:space="708"/>
          <w:docGrid w:linePitch="360"/>
        </w:sectPr>
      </w:pPr>
    </w:p>
    <w:p w14:paraId="35B805A5" w14:textId="77777777" w:rsidR="00320403" w:rsidRPr="00BA1179" w:rsidRDefault="00320403" w:rsidP="006459A4">
      <w:pPr>
        <w:pStyle w:val="Chapter"/>
      </w:pPr>
    </w:p>
    <w:p w14:paraId="6FBD5558" w14:textId="7BF58BC0" w:rsidR="00320403" w:rsidRPr="00BA1179" w:rsidRDefault="00320403" w:rsidP="006459A4">
      <w:pPr>
        <w:pStyle w:val="Heading1"/>
        <w:rPr>
          <w:lang w:val="en-US"/>
        </w:rPr>
      </w:pPr>
      <w:bookmarkStart w:id="33" w:name="_Ref226153869"/>
      <w:bookmarkStart w:id="34" w:name="_Toc236342126"/>
      <w:r w:rsidRPr="00BA1179">
        <w:rPr>
          <w:lang w:val="en-US"/>
        </w:rPr>
        <w:t>INTRODUCTION</w:t>
      </w:r>
      <w:bookmarkEnd w:id="33"/>
      <w:bookmarkEnd w:id="34"/>
    </w:p>
    <w:p w14:paraId="19AEEE92" w14:textId="7CF16307" w:rsidR="00101B60" w:rsidRPr="00BA1179" w:rsidRDefault="00101B60" w:rsidP="003111F8">
      <w:pPr>
        <w:pStyle w:val="ParText"/>
        <w:rPr>
          <w:lang w:eastAsia="ja-JP"/>
        </w:rPr>
      </w:pPr>
      <w:r w:rsidRPr="00BA1179">
        <w:t xml:space="preserve">Decision makers in disaster response and other critical domains must combine many streams of information under uncertainty, time pressure, and resource limits, and a poor decision can have irreversible consequences. Decision Support Systems (DSS) are designed to extend the range of information an operator can weigh under such pressure </w:t>
      </w:r>
      <w:sdt>
        <w:sdtPr>
          <w:rPr>
            <w:lang w:eastAsia="tr-TR"/>
          </w:rPr>
          <w:id w:val="1972253104"/>
          <w:citation/>
        </w:sdtPr>
        <w:sdtContent>
          <w:r w:rsidRPr="00BA1179">
            <w:rPr>
              <w:lang w:eastAsia="tr-TR"/>
            </w:rPr>
            <w:fldChar w:fldCharType="begin"/>
          </w:r>
          <w:r w:rsidRPr="00BA1179">
            <w:rPr>
              <w:lang w:eastAsia="tr-TR"/>
            </w:rPr>
            <w:instrText xml:space="preserve">CITATION SpragueCarlson1982 \m Power2002 \t  \m TurbanEtAl2011 \m ShardaEtAl2018 \l 1055 </w:instrText>
          </w:r>
          <w:r w:rsidRPr="00BA1179">
            <w:rPr>
              <w:lang w:eastAsia="tr-TR"/>
            </w:rPr>
            <w:fldChar w:fldCharType="separate"/>
          </w:r>
          <w:r w:rsidR="008B09EB">
            <w:rPr>
              <w:noProof/>
              <w:lang w:eastAsia="tr-TR"/>
            </w:rPr>
            <w:t>(Sprague &amp; Carlson, 1982; Power, 2002; Turban, 2011; Sharda, Delen, &amp; Turban, 2018)</w:t>
          </w:r>
          <w:r w:rsidRPr="00BA1179">
            <w:rPr>
              <w:lang w:eastAsia="tr-TR"/>
            </w:rPr>
            <w:fldChar w:fldCharType="end"/>
          </w:r>
        </w:sdtContent>
      </w:sdt>
      <w:r w:rsidRPr="00BA1179">
        <w:t xml:space="preserve">. Despite decades of development alongside data analytics and computational intelligence </w:t>
      </w:r>
      <w:sdt>
        <w:sdtPr>
          <w:rPr>
            <w:lang w:eastAsia="tr-TR"/>
          </w:rPr>
          <w:id w:val="114878293"/>
          <w:citation/>
        </w:sdtPr>
        <w:sdtContent>
          <w:r w:rsidRPr="00BA1179">
            <w:rPr>
              <w:lang w:eastAsia="tr-TR"/>
            </w:rPr>
            <w:fldChar w:fldCharType="begin"/>
          </w:r>
          <w:r w:rsidRPr="00BA1179">
            <w:rPr>
              <w:lang w:eastAsia="tr-TR"/>
            </w:rPr>
            <w:instrText xml:space="preserve">CITATION Power2015 \m ShardaEtAl2018 \m Arnott2005 \l 1055 </w:instrText>
          </w:r>
          <w:r w:rsidRPr="00BA1179">
            <w:rPr>
              <w:lang w:eastAsia="tr-TR"/>
            </w:rPr>
            <w:fldChar w:fldCharType="separate"/>
          </w:r>
          <w:r w:rsidR="008B09EB">
            <w:rPr>
              <w:noProof/>
              <w:lang w:eastAsia="tr-TR"/>
            </w:rPr>
            <w:t>(Power &amp; Heavin, 2017; Sharda, Delen, &amp; Turban, 2018; Arnott &amp; Pervan, 2005)</w:t>
          </w:r>
          <w:r w:rsidRPr="00BA1179">
            <w:rPr>
              <w:lang w:eastAsia="tr-TR"/>
            </w:rPr>
            <w:fldChar w:fldCharType="end"/>
          </w:r>
        </w:sdtContent>
      </w:sdt>
      <w:r w:rsidRPr="00BA1179">
        <w:t xml:space="preserve">, classical DSS still assume full observability, stationary dynamics, and well-defined objectives </w:t>
      </w:r>
      <w:sdt>
        <w:sdtPr>
          <w:rPr>
            <w:lang w:eastAsia="ja-JP"/>
          </w:rPr>
          <w:id w:val="192805887"/>
          <w:citation/>
        </w:sdtPr>
        <w:sdtContent>
          <w:r w:rsidRPr="00BA1179">
            <w:rPr>
              <w:lang w:eastAsia="ja-JP"/>
            </w:rPr>
            <w:fldChar w:fldCharType="begin"/>
          </w:r>
          <w:r w:rsidRPr="00BA1179">
            <w:rPr>
              <w:lang w:eastAsia="ja-JP"/>
            </w:rPr>
            <w:instrText xml:space="preserve">CITATION KeeneyRaiffa1976 \l 1033 </w:instrText>
          </w:r>
          <w:r w:rsidRPr="00BA1179">
            <w:rPr>
              <w:lang w:eastAsia="ja-JP"/>
            </w:rPr>
            <w:fldChar w:fldCharType="separate"/>
          </w:r>
          <w:r w:rsidR="008B09EB">
            <w:rPr>
              <w:noProof/>
              <w:lang w:eastAsia="ja-JP"/>
            </w:rPr>
            <w:t>(Keeney &amp; Raiffa, 1976)</w:t>
          </w:r>
          <w:r w:rsidRPr="00BA1179">
            <w:rPr>
              <w:lang w:eastAsia="ja-JP"/>
            </w:rPr>
            <w:fldChar w:fldCharType="end"/>
          </w:r>
        </w:sdtContent>
      </w:sdt>
      <w:r w:rsidRPr="00BA1179">
        <w:t xml:space="preserve">, assumptions that rarely hold in real operations, where </w:t>
      </w:r>
      <w:r w:rsidRPr="00BA1179">
        <w:rPr>
          <w:b/>
          <w:bCs/>
          <w:i/>
          <w:iCs/>
          <w:lang w:eastAsia="ja-JP"/>
        </w:rPr>
        <w:t>epistemic uncertainty</w:t>
      </w:r>
      <w:r w:rsidRPr="00BA1179">
        <w:rPr>
          <w:lang w:eastAsia="ja-JP"/>
        </w:rPr>
        <w:t xml:space="preserve"> persists </w:t>
      </w:r>
      <w:sdt>
        <w:sdtPr>
          <w:rPr>
            <w:lang w:eastAsia="tr-TR"/>
          </w:rPr>
          <w:id w:val="-222833283"/>
          <w:citation/>
        </w:sdtPr>
        <w:sdtContent>
          <w:r w:rsidRPr="00BA1179">
            <w:rPr>
              <w:lang w:eastAsia="tr-TR"/>
            </w:rPr>
            <w:fldChar w:fldCharType="begin"/>
          </w:r>
          <w:r w:rsidRPr="00BA1179">
            <w:rPr>
              <w:lang w:eastAsia="tr-TR"/>
            </w:rPr>
            <w:instrText xml:space="preserve">CITATION FrenchEtAl2019 \m Placeholder1 \t  \l 1055 </w:instrText>
          </w:r>
          <w:r w:rsidRPr="00BA1179">
            <w:rPr>
              <w:lang w:eastAsia="tr-TR"/>
            </w:rPr>
            <w:fldChar w:fldCharType="separate"/>
          </w:r>
          <w:r w:rsidR="008B09EB">
            <w:rPr>
              <w:noProof/>
              <w:lang w:eastAsia="tr-TR"/>
            </w:rPr>
            <w:t>(French, Maule, &amp; Papamichail, 2019; Walker, et al., 2003)</w:t>
          </w:r>
          <w:r w:rsidRPr="00BA1179">
            <w:rPr>
              <w:lang w:eastAsia="tr-TR"/>
            </w:rPr>
            <w:fldChar w:fldCharType="end"/>
          </w:r>
        </w:sdtContent>
      </w:sdt>
      <w:r w:rsidRPr="00BA1179">
        <w:rPr>
          <w:lang w:eastAsia="ja-JP"/>
        </w:rPr>
        <w:t>.</w:t>
      </w:r>
    </w:p>
    <w:p w14:paraId="00504159" w14:textId="5E3270C3" w:rsidR="00101B60" w:rsidRPr="00BA1179" w:rsidRDefault="00101B60" w:rsidP="00E01498">
      <w:pPr>
        <w:pStyle w:val="ParText"/>
        <w:rPr>
          <w:lang w:eastAsia="ja-JP"/>
        </w:rPr>
      </w:pPr>
      <w:r w:rsidRPr="00BA1179">
        <w:t xml:space="preserve">DSS research has therefore shifted toward hybrid architectures that combine simulation, expert knowledge, and uncertainty-aware reasoning </w:t>
      </w:r>
      <w:sdt>
        <w:sdtPr>
          <w:rPr>
            <w:lang w:eastAsia="tr-TR"/>
          </w:rPr>
          <w:id w:val="313686333"/>
          <w:citation/>
        </w:sdtPr>
        <w:sdtContent>
          <w:r w:rsidRPr="00BA1179">
            <w:rPr>
              <w:lang w:eastAsia="tr-TR"/>
            </w:rPr>
            <w:fldChar w:fldCharType="begin"/>
          </w:r>
          <w:r w:rsidRPr="00BA1179">
            <w:rPr>
              <w:lang w:eastAsia="tr-TR"/>
            </w:rPr>
            <w:instrText xml:space="preserve"> CITATION Marakas2013 \l 1033  \m Arnott2005</w:instrText>
          </w:r>
          <w:r w:rsidRPr="00BA1179">
            <w:rPr>
              <w:lang w:eastAsia="tr-TR"/>
            </w:rPr>
            <w:fldChar w:fldCharType="separate"/>
          </w:r>
          <w:r w:rsidR="008B09EB">
            <w:rPr>
              <w:noProof/>
              <w:lang w:eastAsia="tr-TR"/>
            </w:rPr>
            <w:t>(Marakas &amp; O'Brien, 2013; Arnott &amp; Pervan, 2005)</w:t>
          </w:r>
          <w:r w:rsidRPr="00BA1179">
            <w:rPr>
              <w:lang w:eastAsia="tr-TR"/>
            </w:rPr>
            <w:fldChar w:fldCharType="end"/>
          </w:r>
        </w:sdtContent>
      </w:sdt>
      <w:r w:rsidRPr="00BA1179">
        <w:t>. At the same time, artificial intelligence (AI) methods have raised predictive accuracy but often operate</w:t>
      </w:r>
      <w:r w:rsidRPr="00BA1179">
        <w:rPr>
          <w:lang w:eastAsia="ja-JP"/>
        </w:rPr>
        <w:t xml:space="preserve"> as opaque systems whose </w:t>
      </w:r>
      <w:r w:rsidRPr="00BA1179">
        <w:rPr>
          <w:b/>
          <w:bCs/>
          <w:i/>
          <w:iCs/>
          <w:lang w:eastAsia="ja-JP"/>
        </w:rPr>
        <w:t>reasoning is difficult to expose at the decision level</w:t>
      </w:r>
      <w:r w:rsidRPr="00BA1179">
        <w:rPr>
          <w:lang w:eastAsia="ja-JP"/>
        </w:rPr>
        <w:t xml:space="preserve"> </w:t>
      </w:r>
      <w:sdt>
        <w:sdtPr>
          <w:rPr>
            <w:lang w:eastAsia="tr-TR"/>
          </w:rPr>
          <w:id w:val="1200367174"/>
          <w:citation/>
        </w:sdtPr>
        <w:sdtContent>
          <w:r w:rsidRPr="00BA1179">
            <w:rPr>
              <w:lang w:eastAsia="tr-TR"/>
            </w:rPr>
            <w:fldChar w:fldCharType="begin"/>
          </w:r>
          <w:r w:rsidRPr="00BA1179">
            <w:rPr>
              <w:lang w:eastAsia="tr-TR"/>
            </w:rPr>
            <w:instrText>CITATION RibeiroEtAl2016 \l 1055  \m Abdul2018 \m SannemanShah2020</w:instrText>
          </w:r>
          <w:r w:rsidRPr="00BA1179">
            <w:rPr>
              <w:lang w:eastAsia="tr-TR"/>
            </w:rPr>
            <w:fldChar w:fldCharType="separate"/>
          </w:r>
          <w:r w:rsidR="008B09EB">
            <w:rPr>
              <w:noProof/>
              <w:lang w:eastAsia="tr-TR"/>
            </w:rPr>
            <w:t>(Ribeiro, Singh, &amp; Guestrin, 2016; Abdul, Vermeulen, Wang, Lim, &amp; Kankanhalli, 2018; Sanneman &amp; Shah, 2020)</w:t>
          </w:r>
          <w:r w:rsidRPr="00BA1179">
            <w:rPr>
              <w:lang w:eastAsia="tr-TR"/>
            </w:rPr>
            <w:fldChar w:fldCharType="end"/>
          </w:r>
        </w:sdtContent>
      </w:sdt>
      <w:r w:rsidRPr="00BA1179">
        <w:rPr>
          <w:lang w:eastAsia="ja-JP"/>
        </w:rPr>
        <w:t xml:space="preserve">. In </w:t>
      </w:r>
      <w:r w:rsidRPr="00BA1179">
        <w:t xml:space="preserve">critical domains such as disaster management, decision outputs must be interpretable, traceable, and aligned with human reasoning </w:t>
      </w:r>
      <w:sdt>
        <w:sdtPr>
          <w:rPr>
            <w:lang w:eastAsia="tr-TR"/>
          </w:rPr>
          <w:id w:val="-1514987756"/>
          <w:citation/>
        </w:sdtPr>
        <w:sdtContent>
          <w:r w:rsidRPr="00BA1179">
            <w:rPr>
              <w:lang w:eastAsia="tr-TR"/>
            </w:rPr>
            <w:fldChar w:fldCharType="begin"/>
          </w:r>
          <w:r w:rsidRPr="00BA1179">
            <w:rPr>
              <w:lang w:eastAsia="tr-TR"/>
            </w:rPr>
            <w:instrText xml:space="preserve"> CITATION McNeeseEtAl2021 \l 1033 </w:instrText>
          </w:r>
          <w:r w:rsidRPr="00BA1179">
            <w:rPr>
              <w:lang w:eastAsia="tr-TR"/>
            </w:rPr>
            <w:fldChar w:fldCharType="separate"/>
          </w:r>
          <w:r w:rsidR="008B09EB">
            <w:rPr>
              <w:noProof/>
              <w:lang w:eastAsia="tr-TR"/>
            </w:rPr>
            <w:t>(McNeese, Schelble, Canonico, &amp; Demir, 2021)</w:t>
          </w:r>
          <w:r w:rsidRPr="00BA1179">
            <w:rPr>
              <w:lang w:eastAsia="tr-TR"/>
            </w:rPr>
            <w:fldChar w:fldCharType="end"/>
          </w:r>
        </w:sdtContent>
      </w:sdt>
      <w:r w:rsidRPr="00BA1179">
        <w:rPr>
          <w:lang w:eastAsia="ja-JP"/>
        </w:rPr>
        <w:t xml:space="preserve">; hence, next-generation </w:t>
      </w:r>
      <w:r w:rsidRPr="00BA1179">
        <w:rPr>
          <w:b/>
          <w:bCs/>
          <w:i/>
          <w:iCs/>
        </w:rPr>
        <w:t>DSS must reason with incomplete and unreliable observations, preserve interpretability, and adapt as conditions evolve</w:t>
      </w:r>
      <w:r w:rsidRPr="00BA1179">
        <w:rPr>
          <w:b/>
          <w:bCs/>
          <w:lang w:eastAsia="ja-JP"/>
        </w:rPr>
        <w:t xml:space="preserve"> </w:t>
      </w:r>
      <w:sdt>
        <w:sdtPr>
          <w:id w:val="1532996054"/>
          <w:citation/>
        </w:sdtPr>
        <w:sdtContent>
          <w:r w:rsidRPr="00BA1179">
            <w:fldChar w:fldCharType="begin"/>
          </w:r>
          <w:r w:rsidRPr="00BA1179">
            <w:instrText xml:space="preserve"> CITATION FrenchEtAl2019 \l 1055  \m ThompsonCalkin2011 \m Comfort2019 \m Placeholder1</w:instrText>
          </w:r>
          <w:r w:rsidRPr="00BA1179">
            <w:fldChar w:fldCharType="separate"/>
          </w:r>
          <w:r w:rsidR="008B09EB">
            <w:rPr>
              <w:noProof/>
            </w:rPr>
            <w:t>(French, Maule, &amp; Papamichail, 2019; Thompson &amp; Calkin, 2011; Comfort, Boin, &amp; Demchak, 2010; Walker, et al., 2003)</w:t>
          </w:r>
          <w:r w:rsidRPr="00BA1179">
            <w:fldChar w:fldCharType="end"/>
          </w:r>
        </w:sdtContent>
      </w:sdt>
      <w:r w:rsidRPr="00BA1179">
        <w:rPr>
          <w:lang w:eastAsia="ja-JP"/>
        </w:rPr>
        <w:t>.</w:t>
      </w:r>
    </w:p>
    <w:p w14:paraId="1957D34C" w14:textId="77777777" w:rsidR="009E7AB1" w:rsidRPr="00BA1179" w:rsidRDefault="009E7AB1" w:rsidP="009E7AB1">
      <w:pPr>
        <w:pStyle w:val="ParText"/>
        <w:keepNext/>
        <w:spacing w:after="0"/>
        <w:jc w:val="center"/>
      </w:pPr>
      <w:r w:rsidRPr="00BA1179">
        <w:rPr>
          <w:noProof/>
          <w:lang w:eastAsia="tr-TR"/>
        </w:rPr>
        <w:lastRenderedPageBreak/>
        <w:drawing>
          <wp:inline distT="0" distB="0" distL="0" distR="0" wp14:anchorId="31D62E11" wp14:editId="23A25197">
            <wp:extent cx="2432050" cy="2105923"/>
            <wp:effectExtent l="19050" t="19050" r="25400" b="27940"/>
            <wp:docPr id="66260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3409"/>
                    <a:stretch>
                      <a:fillRect/>
                    </a:stretch>
                  </pic:blipFill>
                  <pic:spPr bwMode="auto">
                    <a:xfrm>
                      <a:off x="0" y="0"/>
                      <a:ext cx="2652307" cy="229664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7757EDF" w14:textId="704A2EBF" w:rsidR="00E97881" w:rsidRPr="00BA1179" w:rsidRDefault="009E7AB1" w:rsidP="00E97881">
      <w:pPr>
        <w:pStyle w:val="Caption"/>
      </w:pPr>
      <w:bookmarkStart w:id="35" w:name="_Ref223862101"/>
      <w:bookmarkStart w:id="36" w:name="_Toc236342228"/>
      <w:r w:rsidRPr="00BA1179">
        <w:t xml:space="preserve">Figure </w:t>
      </w:r>
      <w:r w:rsidR="00AF4F14">
        <w:fldChar w:fldCharType="begin"/>
      </w:r>
      <w:r w:rsidR="00AF4F14">
        <w:instrText xml:space="preserve"> STYLEREF 1 \s </w:instrText>
      </w:r>
      <w:r w:rsidR="00AF4F14">
        <w:fldChar w:fldCharType="separate"/>
      </w:r>
      <w:r w:rsidR="00AF4F14">
        <w:rPr>
          <w:noProof/>
        </w:rPr>
        <w:t>1</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35"/>
      <w:r w:rsidRPr="00BA1179">
        <w:t xml:space="preserve"> Global trend in reported natural disasters, 1900</w:t>
      </w:r>
      <w:r w:rsidR="00036250">
        <w:t xml:space="preserve"> to </w:t>
      </w:r>
      <w:r w:rsidRPr="00BA1179">
        <w:t>2022</w:t>
      </w:r>
      <w:bookmarkEnd w:id="36"/>
    </w:p>
    <w:p w14:paraId="16581925" w14:textId="2AFEB8DD" w:rsidR="00CA5C75" w:rsidRPr="00BA1179" w:rsidRDefault="009E7AB1" w:rsidP="00E01498">
      <w:pPr>
        <w:pStyle w:val="ParText"/>
        <w:rPr>
          <w:lang w:eastAsia="tr-TR"/>
        </w:rPr>
      </w:pPr>
      <w:r w:rsidRPr="00BA1179">
        <w:rPr>
          <w:lang w:eastAsia="tr-TR"/>
        </w:rPr>
        <w:fldChar w:fldCharType="begin"/>
      </w:r>
      <w:r w:rsidRPr="00BA1179">
        <w:rPr>
          <w:lang w:eastAsia="tr-TR"/>
        </w:rPr>
        <w:instrText xml:space="preserve"> REF _Ref223862101 \h </w:instrText>
      </w:r>
      <w:r w:rsidRPr="00BA1179">
        <w:rPr>
          <w:lang w:eastAsia="tr-TR"/>
        </w:rPr>
      </w:r>
      <w:r w:rsidRPr="00BA1179">
        <w:rPr>
          <w:lang w:eastAsia="tr-TR"/>
        </w:rPr>
        <w:fldChar w:fldCharType="separate"/>
      </w:r>
      <w:r w:rsidR="008B09EB" w:rsidRPr="00BA1179">
        <w:t xml:space="preserve">Figure </w:t>
      </w:r>
      <w:r w:rsidR="008B09EB">
        <w:rPr>
          <w:noProof/>
        </w:rPr>
        <w:t>1</w:t>
      </w:r>
      <w:r w:rsidR="008B09EB">
        <w:t>.</w:t>
      </w:r>
      <w:r w:rsidR="008B09EB">
        <w:rPr>
          <w:noProof/>
        </w:rPr>
        <w:t>1</w:t>
      </w:r>
      <w:r w:rsidRPr="00BA1179">
        <w:rPr>
          <w:lang w:eastAsia="tr-TR"/>
        </w:rPr>
        <w:fldChar w:fldCharType="end"/>
      </w:r>
      <w:r w:rsidRPr="00BA1179">
        <w:rPr>
          <w:lang w:eastAsia="ja-JP"/>
        </w:rPr>
        <w:t xml:space="preserve"> </w:t>
      </w:r>
      <w:r w:rsidRPr="00BA1179">
        <w:t xml:space="preserve">shows the steep rise in reported natural disasters since 1900, with weather- and climate-related events, including wildfires, taking a growing share </w:t>
      </w:r>
      <w:sdt>
        <w:sdtPr>
          <w:rPr>
            <w:lang w:eastAsia="ja-JP"/>
          </w:rPr>
          <w:id w:val="2040082803"/>
          <w:citation/>
        </w:sdtPr>
        <w:sdtContent>
          <w:r w:rsidRPr="00BA1179">
            <w:rPr>
              <w:lang w:eastAsia="ja-JP"/>
            </w:rPr>
            <w:fldChar w:fldCharType="begin"/>
          </w:r>
          <w:r w:rsidRPr="00BA1179">
            <w:rPr>
              <w:lang w:eastAsia="ja-JP"/>
            </w:rPr>
            <w:instrText>CITATION UCL \l 1055  \m UNEP2022</w:instrText>
          </w:r>
          <w:r w:rsidRPr="00BA1179">
            <w:rPr>
              <w:lang w:eastAsia="ja-JP"/>
            </w:rPr>
            <w:fldChar w:fldCharType="separate"/>
          </w:r>
          <w:r w:rsidR="008B09EB">
            <w:rPr>
              <w:noProof/>
              <w:lang w:eastAsia="ja-JP"/>
            </w:rPr>
            <w:t>(CRED/UCLouvain, 2023; UNEP, 2022)</w:t>
          </w:r>
          <w:r w:rsidRPr="00BA1179">
            <w:rPr>
              <w:lang w:eastAsia="ja-JP"/>
            </w:rPr>
            <w:fldChar w:fldCharType="end"/>
          </w:r>
        </w:sdtContent>
      </w:sdt>
      <w:r w:rsidRPr="00BA1179">
        <w:t xml:space="preserve">. Wildfire frequency, spatial extent, and intensity have all risen under climate change, land-use transformation, and the expansion of the wildland-urban interface </w:t>
      </w:r>
      <w:sdt>
        <w:sdtPr>
          <w:rPr>
            <w:lang w:eastAsia="tr-TR"/>
          </w:rPr>
          <w:id w:val="536090135"/>
          <w:citation/>
        </w:sdtPr>
        <w:sdtContent>
          <w:r w:rsidRPr="00BA1179">
            <w:rPr>
              <w:lang w:eastAsia="tr-TR"/>
            </w:rPr>
            <w:fldChar w:fldCharType="begin"/>
          </w:r>
          <w:r w:rsidRPr="00BA1179">
            <w:rPr>
              <w:lang w:eastAsia="tr-TR"/>
            </w:rPr>
            <w:instrText xml:space="preserve">CITATION Bowman2020 \m UNEP2022 \t  \l 1055 </w:instrText>
          </w:r>
          <w:r w:rsidRPr="00BA1179">
            <w:rPr>
              <w:lang w:eastAsia="tr-TR"/>
            </w:rPr>
            <w:fldChar w:fldCharType="separate"/>
          </w:r>
          <w:r w:rsidR="008B09EB">
            <w:rPr>
              <w:noProof/>
              <w:lang w:eastAsia="tr-TR"/>
            </w:rPr>
            <w:t>(Bowman, et al., 2020; UNEP, 2022)</w:t>
          </w:r>
          <w:r w:rsidRPr="00BA1179">
            <w:rPr>
              <w:lang w:eastAsia="tr-TR"/>
            </w:rPr>
            <w:fldChar w:fldCharType="end"/>
          </w:r>
        </w:sdtContent>
      </w:sdt>
      <w:r w:rsidRPr="00BA1179">
        <w:t xml:space="preserve">, and the resulting ecological, economic, and human impacts increasingly outpace conventional response capabilities </w:t>
      </w:r>
      <w:sdt>
        <w:sdtPr>
          <w:rPr>
            <w:lang w:eastAsia="tr-TR"/>
          </w:rPr>
          <w:id w:val="-2072415483"/>
          <w:citation/>
        </w:sdtPr>
        <w:sdtContent>
          <w:r w:rsidRPr="00BA1179">
            <w:rPr>
              <w:lang w:eastAsia="tr-TR"/>
            </w:rPr>
            <w:fldChar w:fldCharType="begin"/>
          </w:r>
          <w:r w:rsidRPr="00BA1179">
            <w:rPr>
              <w:lang w:eastAsia="tr-TR"/>
            </w:rPr>
            <w:instrText xml:space="preserve">CITATION ThompsonCalkin2011 \m PachecoEtAl2015 \m Finney2006 \l 1055 </w:instrText>
          </w:r>
          <w:r w:rsidRPr="00BA1179">
            <w:rPr>
              <w:lang w:eastAsia="tr-TR"/>
            </w:rPr>
            <w:fldChar w:fldCharType="separate"/>
          </w:r>
          <w:r w:rsidR="008B09EB">
            <w:rPr>
              <w:noProof/>
              <w:lang w:eastAsia="tr-TR"/>
            </w:rPr>
            <w:t>(Thompson &amp; Calkin, 2011; Pacheco, 2015; Finney, An overview of FlamMap fire modeling capabilities, 2006)</w:t>
          </w:r>
          <w:r w:rsidRPr="00BA1179">
            <w:rPr>
              <w:lang w:eastAsia="tr-TR"/>
            </w:rPr>
            <w:fldChar w:fldCharType="end"/>
          </w:r>
        </w:sdtContent>
      </w:sdt>
      <w:r w:rsidRPr="00BA1179">
        <w:rPr>
          <w:lang w:eastAsia="tr-TR"/>
        </w:rPr>
        <w:t>.</w:t>
      </w:r>
    </w:p>
    <w:p w14:paraId="0D94676F" w14:textId="6D6DEAF2" w:rsidR="00244621" w:rsidRPr="00BA1179" w:rsidRDefault="00244621" w:rsidP="00E01498">
      <w:pPr>
        <w:pStyle w:val="ParText"/>
        <w:rPr>
          <w:lang w:eastAsia="ja-JP"/>
        </w:rPr>
      </w:pPr>
      <w:r w:rsidRPr="00BA1179">
        <w:t xml:space="preserve">Wildfire management is a demanding decision domain because fire behavior evolves in space and time under the joint influence of weather, terrain, fuel, and suppression. Wind and humidity set ignition probability and spread rate, slope and aspect steer propagation, fuel structure determines intensity and burn duration, and suppression actions feed back into the fire dynamics </w:t>
      </w:r>
      <w:sdt>
        <w:sdtPr>
          <w:rPr>
            <w:lang w:eastAsia="tr-TR"/>
          </w:rPr>
          <w:id w:val="1595285377"/>
          <w:citation/>
        </w:sdtPr>
        <w:sdtContent>
          <w:r w:rsidRPr="00BA1179">
            <w:rPr>
              <w:lang w:eastAsia="tr-TR"/>
            </w:rPr>
            <w:fldChar w:fldCharType="begin"/>
          </w:r>
          <w:r w:rsidRPr="00BA1179">
            <w:rPr>
              <w:lang w:eastAsia="tr-TR"/>
            </w:rPr>
            <w:instrText xml:space="preserve">CITATION Rot72 \m Finney2006 \m Sullivan2009 \t  \m Sullivan2009b \t  \m Sullivan2009c \t  \l 1055 </w:instrText>
          </w:r>
          <w:r w:rsidRPr="00BA1179">
            <w:rPr>
              <w:lang w:eastAsia="tr-TR"/>
            </w:rPr>
            <w:fldChar w:fldCharType="separate"/>
          </w:r>
          <w:r w:rsidR="008B09EB">
            <w:rPr>
              <w:noProof/>
              <w:lang w:eastAsia="tr-TR"/>
            </w:rPr>
            <w:t>(Rothermel, 1972; Finney, An overview of FlamMap fire modeling capabilities, 2006; Sullivan, 2009a; Sullivan, 2009b; Sullivan, 2009c)</w:t>
          </w:r>
          <w:r w:rsidRPr="00BA1179">
            <w:rPr>
              <w:lang w:eastAsia="tr-TR"/>
            </w:rPr>
            <w:fldChar w:fldCharType="end"/>
          </w:r>
        </w:sdtContent>
      </w:sdt>
      <w:r w:rsidRPr="00BA1179">
        <w:rPr>
          <w:lang w:eastAsia="ja-JP"/>
        </w:rPr>
        <w:t>.</w:t>
      </w:r>
    </w:p>
    <w:p w14:paraId="16A0FC26" w14:textId="3BE1097E" w:rsidR="00244621" w:rsidRPr="00BA1179" w:rsidRDefault="00244621" w:rsidP="00E01498">
      <w:pPr>
        <w:pStyle w:val="ParText"/>
        <w:rPr>
          <w:lang w:eastAsia="ja-JP"/>
        </w:rPr>
      </w:pPr>
      <w:r w:rsidRPr="00BA1179">
        <w:rPr>
          <w:lang w:eastAsia="ja-JP"/>
        </w:rPr>
        <w:t>Operational wildfire response relies not only on numerical indicators, but also on incomplete and linguistically expressed situational assessments such as “high spread potential,” “limited suppression feasibility,” or “uncertain fire boundary.” F</w:t>
      </w:r>
      <w:r w:rsidRPr="00BA1179">
        <w:t>uzzy reasoning is well suited to this setting</w:t>
      </w:r>
      <w:r w:rsidR="00DE5242">
        <w:t xml:space="preserve"> </w:t>
      </w:r>
      <w:r w:rsidR="00DE5242">
        <w:rPr>
          <w:lang w:eastAsia="tr-TR"/>
        </w:rPr>
        <w:fldChar w:fldCharType="begin"/>
      </w:r>
      <w:r w:rsidR="00DE5242">
        <w:rPr>
          <w:lang w:eastAsia="tr-TR"/>
        </w:rPr>
        <w:instrText xml:space="preserve"> CITATION BellmanZadeh1970 \l 1055 </w:instrText>
      </w:r>
      <w:r w:rsidR="00DE5242">
        <w:rPr>
          <w:lang w:eastAsia="tr-TR"/>
        </w:rPr>
        <w:fldChar w:fldCharType="separate"/>
      </w:r>
      <w:r w:rsidR="008B09EB">
        <w:rPr>
          <w:noProof/>
          <w:lang w:eastAsia="tr-TR"/>
        </w:rPr>
        <w:t xml:space="preserve"> (Bellman &amp; Zadeh, 1970)</w:t>
      </w:r>
      <w:r w:rsidR="00DE5242">
        <w:rPr>
          <w:lang w:eastAsia="tr-TR"/>
        </w:rPr>
        <w:fldChar w:fldCharType="end"/>
      </w:r>
      <w:r w:rsidRPr="00BA1179">
        <w:t xml:space="preserve">, since it supports approximate inference over partial and imprecise evidence without probability </w:t>
      </w:r>
      <w:r w:rsidRPr="00BA1179">
        <w:lastRenderedPageBreak/>
        <w:t>distributions, which are rarely available in real time</w:t>
      </w:r>
      <w:r w:rsidRPr="00BA1179">
        <w:rPr>
          <w:lang w:eastAsia="tr-TR"/>
        </w:rPr>
        <w:t xml:space="preserve"> </w:t>
      </w:r>
      <w:sdt>
        <w:sdtPr>
          <w:rPr>
            <w:lang w:eastAsia="tr-TR"/>
          </w:rPr>
          <w:id w:val="-1722896324"/>
          <w:citation/>
        </w:sdtPr>
        <w:sdtContent>
          <w:r w:rsidRPr="00BA1179">
            <w:rPr>
              <w:lang w:eastAsia="tr-TR"/>
            </w:rPr>
            <w:fldChar w:fldCharType="begin"/>
          </w:r>
          <w:r w:rsidRPr="00BA1179">
            <w:rPr>
              <w:lang w:eastAsia="tr-TR"/>
            </w:rPr>
            <w:instrText xml:space="preserve">CITATION ThompsonCalkin2011 \m PachecoEtAl2015 \l 1055 </w:instrText>
          </w:r>
          <w:r w:rsidRPr="00BA1179">
            <w:rPr>
              <w:lang w:eastAsia="tr-TR"/>
            </w:rPr>
            <w:fldChar w:fldCharType="separate"/>
          </w:r>
          <w:r w:rsidR="008B09EB">
            <w:rPr>
              <w:noProof/>
              <w:lang w:eastAsia="tr-TR"/>
            </w:rPr>
            <w:t>(Thompson &amp; Calkin, 2011; Pacheco, 2015)</w:t>
          </w:r>
          <w:r w:rsidRPr="00BA1179">
            <w:rPr>
              <w:lang w:eastAsia="tr-TR"/>
            </w:rPr>
            <w:fldChar w:fldCharType="end"/>
          </w:r>
        </w:sdtContent>
      </w:sdt>
      <w:r w:rsidRPr="00BA1179">
        <w:rPr>
          <w:lang w:eastAsia="ja-JP"/>
        </w:rPr>
        <w:t>.</w:t>
      </w:r>
    </w:p>
    <w:p w14:paraId="7E1BE9C4" w14:textId="0BD65092" w:rsidR="006A6899" w:rsidRPr="00BA1179" w:rsidRDefault="00244621" w:rsidP="00E01498">
      <w:pPr>
        <w:pStyle w:val="ParText"/>
        <w:rPr>
          <w:lang w:eastAsia="tr-TR"/>
        </w:rPr>
      </w:pPr>
      <w:r w:rsidRPr="00BA1179">
        <w:t xml:space="preserve">Many DSS approaches exist for wildfire management, from optimization-based resource allocation and simulation-based systems to geospatial risk assessment and fuzzy reasoning </w:t>
      </w:r>
      <w:sdt>
        <w:sdtPr>
          <w:rPr>
            <w:lang w:eastAsia="tr-TR"/>
          </w:rPr>
          <w:id w:val="1857699670"/>
          <w:citation/>
        </w:sdtPr>
        <w:sdtContent>
          <w:r w:rsidRPr="00BA1179">
            <w:rPr>
              <w:lang w:eastAsia="tr-TR"/>
            </w:rPr>
            <w:fldChar w:fldCharType="begin"/>
          </w:r>
          <w:r w:rsidRPr="00BA1179">
            <w:rPr>
              <w:lang w:eastAsia="tr-TR"/>
            </w:rPr>
            <w:instrText>CITATION ThompsonCalkin2011 \m PachecoEtAl2015 \m Finney2006 \m VasquezEtAl2021Forests \l 1055  \m Figueiredo2024</w:instrText>
          </w:r>
          <w:r w:rsidR="00DE5242">
            <w:rPr>
              <w:lang w:eastAsia="tr-TR"/>
            </w:rPr>
            <w:instrText xml:space="preserve"> \m SoualahEtAl2024</w:instrText>
          </w:r>
          <w:r w:rsidRPr="00BA1179">
            <w:rPr>
              <w:lang w:eastAsia="tr-TR"/>
            </w:rPr>
            <w:fldChar w:fldCharType="separate"/>
          </w:r>
          <w:r w:rsidR="008B09EB">
            <w:rPr>
              <w:noProof/>
              <w:lang w:eastAsia="tr-TR"/>
            </w:rPr>
            <w:t>(Thompson &amp; Calkin, 2011; Pacheco, 2015; Finney, An overview of FlamMap fire modeling capabilities, 2006; Vásquez, 2021; Figueiredo, Macedo, Alves, &amp; Figueiredo, 2024; Soualah, 2024)</w:t>
          </w:r>
          <w:r w:rsidRPr="00BA1179">
            <w:rPr>
              <w:lang w:eastAsia="tr-TR"/>
            </w:rPr>
            <w:fldChar w:fldCharType="end"/>
          </w:r>
        </w:sdtContent>
      </w:sdt>
      <w:r w:rsidRPr="00BA1179">
        <w:rPr>
          <w:lang w:eastAsia="tr-TR"/>
        </w:rPr>
        <w:t xml:space="preserve">. </w:t>
      </w:r>
      <w:r w:rsidRPr="00BA1179">
        <w:t>Mature deployed systems such as WFDSS and FlamMap, together with recent ML-based hybrids, provide substantial operational value, yet each addresses only part of these requirements. The remaining challenge is therefore architectural</w:t>
      </w:r>
      <w:r w:rsidR="00036250">
        <w:t>.</w:t>
      </w:r>
      <w:r w:rsidRPr="00BA1179">
        <w:t xml:space="preserve"> </w:t>
      </w:r>
      <w:r w:rsidR="00036250">
        <w:rPr>
          <w:b/>
          <w:bCs/>
          <w:lang w:eastAsia="tr-TR"/>
        </w:rPr>
        <w:t>N</w:t>
      </w:r>
      <w:r w:rsidRPr="00BA1179">
        <w:rPr>
          <w:b/>
          <w:bCs/>
          <w:lang w:eastAsia="tr-TR"/>
        </w:rPr>
        <w:t>o single framework simultaneously addresses adaptability under dynamic conditions, explainability of decision outputs, and support for distributed multi-level coordination within one coherent design</w:t>
      </w:r>
      <w:r w:rsidRPr="00BA1179">
        <w:rPr>
          <w:lang w:eastAsia="tr-TR"/>
        </w:rPr>
        <w:t xml:space="preserve"> </w:t>
      </w:r>
      <w:sdt>
        <w:sdtPr>
          <w:rPr>
            <w:lang w:eastAsia="tr-TR"/>
          </w:rPr>
          <w:id w:val="-1170635535"/>
          <w:citation/>
        </w:sdtPr>
        <w:sdtContent>
          <w:r w:rsidRPr="00BA1179">
            <w:rPr>
              <w:lang w:eastAsia="tr-TR"/>
            </w:rPr>
            <w:fldChar w:fldCharType="begin"/>
          </w:r>
          <w:r w:rsidRPr="00BA1179">
            <w:rPr>
              <w:lang w:eastAsia="tr-TR"/>
            </w:rPr>
            <w:instrText>CITATION ThompsonCalkin2011 \m VasquezEtAl2021Forests \l 1055  \m McNeeseEtAl2021</w:instrText>
          </w:r>
          <w:r w:rsidRPr="00BA1179">
            <w:rPr>
              <w:lang w:eastAsia="tr-TR"/>
            </w:rPr>
            <w:fldChar w:fldCharType="separate"/>
          </w:r>
          <w:r w:rsidR="008B09EB">
            <w:rPr>
              <w:noProof/>
              <w:lang w:eastAsia="tr-TR"/>
            </w:rPr>
            <w:t>(Thompson &amp; Calkin, 2011; Vásquez, 2021; McNeese, Schelble, Canonico, &amp; Demir, 2021)</w:t>
          </w:r>
          <w:r w:rsidRPr="00BA1179">
            <w:rPr>
              <w:lang w:eastAsia="tr-TR"/>
            </w:rPr>
            <w:fldChar w:fldCharType="end"/>
          </w:r>
        </w:sdtContent>
      </w:sdt>
      <w:r w:rsidRPr="00BA1179">
        <w:rPr>
          <w:lang w:eastAsia="tr-TR"/>
        </w:rPr>
        <w:t xml:space="preserve">. </w:t>
      </w:r>
      <w:r w:rsidRPr="00BA1179">
        <w:t>The DisasterAware framework is motivated not by a single methodological deficiency but by a set of structural limitations that recur across existing DSS. The next section examines these limitations, and the thesis contributions are then mapped to them.</w:t>
      </w:r>
    </w:p>
    <w:p w14:paraId="10ABB333" w14:textId="4C2AB88A" w:rsidR="008427AE" w:rsidRPr="00BA1179" w:rsidRDefault="00F30DC4" w:rsidP="00F30DC4">
      <w:pPr>
        <w:pStyle w:val="Heading2"/>
        <w:rPr>
          <w:lang w:eastAsia="tr-TR"/>
        </w:rPr>
      </w:pPr>
      <w:bookmarkStart w:id="37" w:name="_Toc236342127"/>
      <w:r w:rsidRPr="00BA1179">
        <w:rPr>
          <w:lang w:eastAsia="tr-TR"/>
        </w:rPr>
        <w:t>Gap Analysis</w:t>
      </w:r>
      <w:bookmarkEnd w:id="37"/>
    </w:p>
    <w:p w14:paraId="50CC8809" w14:textId="12430E68" w:rsidR="00C018B5" w:rsidRPr="00BA1179" w:rsidRDefault="007B4FA4" w:rsidP="00B60749">
      <w:pPr>
        <w:pStyle w:val="ParText"/>
        <w:rPr>
          <w:lang w:eastAsia="tr-TR"/>
        </w:rPr>
      </w:pPr>
      <w:r w:rsidRPr="00BA1179">
        <w:t xml:space="preserve">Despite advances in DSS research, the literature still exhibits several unresolved limitations that constrain operational effectiveness. Existing systems have delivered important capabilities in fire spread prediction, geospatial risk analysis, resource planning, and situation monitoring. However, many of these contributions are built on assumptions that are difficult to sustain under dynamic conditions: predefined decision alternatives, centralized reasoning, limited treatment of uncertain observations, weak explainability, and constraint handling that presumes complete information (Arnott &amp; Pervan, 2005; Turban, 2011). These limitations consolidate into three structural gaps, summarized in </w:t>
      </w:r>
      <w:r w:rsidRPr="00BA1179">
        <w:rPr>
          <w:lang w:eastAsia="tr-TR"/>
        </w:rPr>
        <w:fldChar w:fldCharType="begin"/>
      </w:r>
      <w:r w:rsidRPr="00BA1179">
        <w:rPr>
          <w:lang w:eastAsia="tr-TR"/>
        </w:rPr>
        <w:instrText xml:space="preserve"> REF _Ref223793965 \h </w:instrText>
      </w:r>
      <w:r w:rsidRPr="00BA1179">
        <w:rPr>
          <w:lang w:eastAsia="tr-TR"/>
        </w:rPr>
      </w:r>
      <w:r w:rsidRPr="00BA1179">
        <w:rPr>
          <w:lang w:eastAsia="tr-TR"/>
        </w:rPr>
        <w:fldChar w:fldCharType="separate"/>
      </w:r>
      <w:r w:rsidR="008B09EB" w:rsidRPr="00BA1179">
        <w:t xml:space="preserve">Table </w:t>
      </w:r>
      <w:r w:rsidR="008B09EB">
        <w:rPr>
          <w:noProof/>
        </w:rPr>
        <w:t>1</w:t>
      </w:r>
      <w:r w:rsidR="008B09EB">
        <w:t>.</w:t>
      </w:r>
      <w:r w:rsidR="008B09EB">
        <w:rPr>
          <w:noProof/>
        </w:rPr>
        <w:t>1</w:t>
      </w:r>
      <w:r w:rsidRPr="00BA1179">
        <w:rPr>
          <w:lang w:eastAsia="tr-TR"/>
        </w:rPr>
        <w:fldChar w:fldCharType="end"/>
      </w:r>
      <w:r w:rsidRPr="00BA1179">
        <w:t>,each reflecting a structural rather than incidental shortcoming of current architectures.</w:t>
      </w:r>
    </w:p>
    <w:p w14:paraId="12468BF3" w14:textId="2F5A50A0" w:rsidR="00D04603" w:rsidRPr="00BA1179" w:rsidRDefault="00D04603" w:rsidP="00D04603">
      <w:pPr>
        <w:pStyle w:val="Caption"/>
        <w:keepNext/>
      </w:pPr>
      <w:bookmarkStart w:id="38" w:name="_Ref223793965"/>
      <w:bookmarkStart w:id="39" w:name="_Toc236342198"/>
      <w:r w:rsidRPr="00BA1179">
        <w:lastRenderedPageBreak/>
        <w:t xml:space="preserve">Table </w:t>
      </w:r>
      <w:r w:rsidR="00A22191">
        <w:fldChar w:fldCharType="begin"/>
      </w:r>
      <w:r w:rsidR="00A22191">
        <w:instrText xml:space="preserve"> STYLEREF 1 \s </w:instrText>
      </w:r>
      <w:r w:rsidR="00A22191">
        <w:fldChar w:fldCharType="separate"/>
      </w:r>
      <w:r w:rsidR="008B09EB">
        <w:rPr>
          <w:noProof/>
        </w:rPr>
        <w:t>1</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38"/>
      <w:r w:rsidRPr="00BA1179">
        <w:t xml:space="preserve"> DSS gaps identified in wildfire decision support literature</w:t>
      </w:r>
      <w:bookmarkEnd w:id="39"/>
    </w:p>
    <w:tbl>
      <w:tblPr>
        <w:tblStyle w:val="PlainTable5"/>
        <w:tblW w:w="0" w:type="auto"/>
        <w:tblLook w:val="04A0" w:firstRow="1" w:lastRow="0" w:firstColumn="1" w:lastColumn="0" w:noHBand="0" w:noVBand="1"/>
      </w:tblPr>
      <w:tblGrid>
        <w:gridCol w:w="687"/>
        <w:gridCol w:w="7360"/>
      </w:tblGrid>
      <w:tr w:rsidR="00D04603" w:rsidRPr="00BA1179" w14:paraId="65876C88" w14:textId="77777777" w:rsidTr="002A174B">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709" w:type="dxa"/>
            <w:hideMark/>
          </w:tcPr>
          <w:p w14:paraId="37739D5A" w14:textId="77777777" w:rsidR="00D04603" w:rsidRPr="00BA1179" w:rsidRDefault="00D04603" w:rsidP="002A174B">
            <w:pPr>
              <w:pStyle w:val="TableText"/>
            </w:pPr>
          </w:p>
        </w:tc>
        <w:tc>
          <w:tcPr>
            <w:tcW w:w="7338" w:type="dxa"/>
            <w:hideMark/>
          </w:tcPr>
          <w:p w14:paraId="696868C0" w14:textId="77777777" w:rsidR="00D04603" w:rsidRPr="00BA1179" w:rsidRDefault="00D04603" w:rsidP="002A174B">
            <w:pPr>
              <w:pStyle w:val="TableText"/>
              <w:jc w:val="center"/>
              <w:cnfStyle w:val="100000000000" w:firstRow="1" w:lastRow="0" w:firstColumn="0" w:lastColumn="0" w:oddVBand="0" w:evenVBand="0" w:oddHBand="0" w:evenHBand="0" w:firstRowFirstColumn="0" w:firstRowLastColumn="0" w:lastRowFirstColumn="0" w:lastRowLastColumn="0"/>
              <w:rPr>
                <w:b/>
                <w:bCs/>
              </w:rPr>
            </w:pPr>
            <w:r w:rsidRPr="00BA1179">
              <w:rPr>
                <w:b/>
                <w:bCs/>
              </w:rPr>
              <w:t>Gaps of Existing Wildfire DSS Architectures</w:t>
            </w:r>
          </w:p>
        </w:tc>
      </w:tr>
      <w:tr w:rsidR="00D04603" w:rsidRPr="00BA1179" w14:paraId="69E1E6EE"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75B94FF" w14:textId="77777777" w:rsidR="00D04603" w:rsidRPr="00BA1179" w:rsidRDefault="00D04603" w:rsidP="002A174B">
            <w:pPr>
              <w:pStyle w:val="TableText"/>
            </w:pPr>
            <w:r w:rsidRPr="00BA1179">
              <w:rPr>
                <w:b/>
                <w:bCs/>
              </w:rPr>
              <w:t>G1</w:t>
            </w:r>
          </w:p>
        </w:tc>
        <w:tc>
          <w:tcPr>
            <w:tcW w:w="4573" w:type="pct"/>
          </w:tcPr>
          <w:p w14:paraId="2F6FAA38"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t xml:space="preserve">Existing DSS frameworks rely on </w:t>
            </w:r>
            <w:r w:rsidRPr="00BA1179">
              <w:rPr>
                <w:b/>
                <w:bCs/>
              </w:rPr>
              <w:t>predefined decision alternatives</w:t>
            </w:r>
            <w:r w:rsidRPr="00BA1179">
              <w:t xml:space="preserve"> evaluated within </w:t>
            </w:r>
            <w:r w:rsidRPr="00BA1179">
              <w:rPr>
                <w:b/>
                <w:bCs/>
              </w:rPr>
              <w:t>centralized, level-undifferentiated architectures</w:t>
            </w:r>
            <w:r w:rsidRPr="00BA1179">
              <w:t>, preventing adaptation to dynamic, unforeseen conditions and limiting scalability, local responsiveness, and level-appropriate coordination.</w:t>
            </w:r>
          </w:p>
        </w:tc>
      </w:tr>
      <w:tr w:rsidR="00D04603" w:rsidRPr="00BA1179" w14:paraId="7B03602F" w14:textId="77777777" w:rsidTr="002A174B">
        <w:tc>
          <w:tcPr>
            <w:cnfStyle w:val="001000000000" w:firstRow="0" w:lastRow="0" w:firstColumn="1" w:lastColumn="0" w:oddVBand="0" w:evenVBand="0" w:oddHBand="0" w:evenHBand="0" w:firstRowFirstColumn="0" w:firstRowLastColumn="0" w:lastRowFirstColumn="0" w:lastRowLastColumn="0"/>
            <w:tcW w:w="427" w:type="pct"/>
          </w:tcPr>
          <w:p w14:paraId="1A652855" w14:textId="77777777" w:rsidR="00D04603" w:rsidRPr="00BA1179" w:rsidRDefault="00D04603" w:rsidP="002A174B">
            <w:pPr>
              <w:pStyle w:val="TableText"/>
            </w:pPr>
            <w:r w:rsidRPr="00BA1179">
              <w:rPr>
                <w:b/>
                <w:bCs/>
              </w:rPr>
              <w:t>G2</w:t>
            </w:r>
          </w:p>
        </w:tc>
        <w:tc>
          <w:tcPr>
            <w:tcW w:w="4573" w:type="pct"/>
          </w:tcPr>
          <w:p w14:paraId="35C8FFA0" w14:textId="77777777" w:rsidR="00D04603" w:rsidRPr="00BA1179" w:rsidRDefault="00D04603" w:rsidP="002A174B">
            <w:pPr>
              <w:pStyle w:val="TableText"/>
              <w:cnfStyle w:val="000000000000" w:firstRow="0" w:lastRow="0" w:firstColumn="0" w:lastColumn="0" w:oddVBand="0" w:evenVBand="0" w:oddHBand="0" w:evenHBand="0" w:firstRowFirstColumn="0" w:firstRowLastColumn="0" w:lastRowFirstColumn="0" w:lastRowLastColumn="0"/>
            </w:pPr>
            <w:r w:rsidRPr="00BA1179">
              <w:t xml:space="preserve">Current systems cannot represent </w:t>
            </w:r>
            <w:r w:rsidRPr="00BA1179">
              <w:rPr>
                <w:b/>
                <w:bCs/>
              </w:rPr>
              <w:t>epistemic uncertainty</w:t>
            </w:r>
            <w:r w:rsidRPr="00BA1179">
              <w:t xml:space="preserve"> without probability distributions or calibrated belief intervals, and expose the reasoning behind a recommendation only through </w:t>
            </w:r>
            <w:r w:rsidRPr="00BA1179">
              <w:rPr>
                <w:b/>
                <w:bCs/>
              </w:rPr>
              <w:t>post-hoc attribution</w:t>
            </w:r>
            <w:r w:rsidRPr="00BA1179">
              <w:t>, leaving decision sensitivity unquantified and eroding operator trust.</w:t>
            </w:r>
          </w:p>
        </w:tc>
      </w:tr>
      <w:tr w:rsidR="00D04603" w:rsidRPr="00BA1179" w14:paraId="292B0887"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4B8DDAB8" w14:textId="77777777" w:rsidR="00D04603" w:rsidRPr="00BA1179" w:rsidRDefault="00D04603" w:rsidP="002A174B">
            <w:pPr>
              <w:pStyle w:val="TableText"/>
            </w:pPr>
            <w:r w:rsidRPr="00BA1179">
              <w:rPr>
                <w:b/>
                <w:bCs/>
              </w:rPr>
              <w:t>G3</w:t>
            </w:r>
          </w:p>
        </w:tc>
        <w:tc>
          <w:tcPr>
            <w:tcW w:w="4573" w:type="pct"/>
          </w:tcPr>
          <w:p w14:paraId="1C0C9133"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rPr>
                <w:b/>
                <w:bCs/>
              </w:rPr>
              <w:t>Simulation dynamics and decision reasoning remain tightly coupled</w:t>
            </w:r>
            <w:r w:rsidRPr="00BA1179">
              <w:t xml:space="preserve">, and operational constraints are handled through offline optimization requiring complete state information, so no </w:t>
            </w:r>
            <w:r w:rsidRPr="00BA1179">
              <w:rPr>
                <w:b/>
                <w:bCs/>
              </w:rPr>
              <w:t>end-to-end operational workflow</w:t>
            </w:r>
            <w:r w:rsidRPr="00BA1179">
              <w:t xml:space="preserve"> demonstrates real-time, cell-level decision support under operational conditions.</w:t>
            </w:r>
          </w:p>
        </w:tc>
      </w:tr>
    </w:tbl>
    <w:p w14:paraId="2DDC96D7" w14:textId="77777777" w:rsidR="00425C94" w:rsidRPr="00BA1179" w:rsidRDefault="00425C94" w:rsidP="00425C94">
      <w:pPr>
        <w:pStyle w:val="ParText"/>
        <w:rPr>
          <w:lang w:eastAsia="tr-TR"/>
        </w:rPr>
      </w:pPr>
    </w:p>
    <w:p w14:paraId="29271F4C" w14:textId="5D26D1D2" w:rsidR="00425C94" w:rsidRPr="00BA1179" w:rsidRDefault="00425C94" w:rsidP="00425C94">
      <w:pPr>
        <w:pStyle w:val="ParText"/>
        <w:keepNext/>
        <w:pBdr>
          <w:top w:val="single" w:sz="4" w:space="1" w:color="auto"/>
          <w:bottom w:val="single" w:sz="4" w:space="1" w:color="auto"/>
        </w:pBdr>
        <w:rPr>
          <w:b/>
          <w:bCs/>
        </w:rPr>
      </w:pPr>
      <w:r w:rsidRPr="00BA1179">
        <w:rPr>
          <w:b/>
          <w:bCs/>
        </w:rPr>
        <w:t>G1 Closed Decision Spaces in Centralized Architectures</w:t>
      </w:r>
    </w:p>
    <w:p w14:paraId="350EFEAF" w14:textId="08E17AEE" w:rsidR="0062098B" w:rsidRPr="00BA1179" w:rsidRDefault="0062098B" w:rsidP="0062098B">
      <w:pPr>
        <w:pStyle w:val="ParText"/>
      </w:pPr>
      <w:r w:rsidRPr="00BA1179">
        <w:t>Many classical DSS frameworks assume decision alternatives can be enumerated before reasoning begins</w:t>
      </w:r>
      <w:sdt>
        <w:sdtPr>
          <w:id w:val="-1548056230"/>
          <w:citation/>
        </w:sdtPr>
        <w:sdtContent>
          <w:r w:rsidRPr="00BA1179">
            <w:fldChar w:fldCharType="begin"/>
          </w:r>
          <w:r w:rsidRPr="00BA1179">
            <w:instrText xml:space="preserve">CITATION Power2002 \t  \m PachecoEtAl2015 \m SpragueCarlson1982 \l 1055 </w:instrText>
          </w:r>
          <w:r w:rsidRPr="00BA1179">
            <w:fldChar w:fldCharType="separate"/>
          </w:r>
          <w:r w:rsidR="008B09EB">
            <w:rPr>
              <w:noProof/>
            </w:rPr>
            <w:t xml:space="preserve"> (Power, 2002; Pacheco, 2015; Sprague &amp; Carlson, 1982)</w:t>
          </w:r>
          <w:r w:rsidRPr="00BA1179">
            <w:fldChar w:fldCharType="end"/>
          </w:r>
        </w:sdtContent>
      </w:sdt>
      <w:r w:rsidRPr="00BA1179">
        <w:t xml:space="preserve">. Multi-criteria frameworks similarly require a fixed alternative set ranked against pre-defined criteria </w:t>
      </w:r>
      <w:sdt>
        <w:sdtPr>
          <w:id w:val="128916253"/>
          <w:citation/>
        </w:sdtPr>
        <w:sdtContent>
          <w:r w:rsidRPr="00BA1179">
            <w:fldChar w:fldCharType="begin"/>
          </w:r>
          <w:r w:rsidRPr="00BA1179">
            <w:instrText xml:space="preserve">CITATION Mal99 \m KeeneyRaiffa1976 \l 1055 </w:instrText>
          </w:r>
          <w:r w:rsidRPr="00BA1179">
            <w:fldChar w:fldCharType="separate"/>
          </w:r>
          <w:r w:rsidR="008B09EB">
            <w:rPr>
              <w:noProof/>
            </w:rPr>
            <w:t>(Malczewski, 1999; Keeney &amp; Raiffa, 1976)</w:t>
          </w:r>
          <w:r w:rsidRPr="00BA1179">
            <w:fldChar w:fldCharType="end"/>
          </w:r>
        </w:sdtContent>
      </w:sdt>
      <w:r w:rsidRPr="00BA1179">
        <w:t>. Wildfire management violates this assumption</w:t>
      </w:r>
      <w:r w:rsidR="00FF00C7">
        <w:t>.</w:t>
      </w:r>
      <w:r w:rsidRPr="00BA1179">
        <w:t xml:space="preserve"> </w:t>
      </w:r>
      <w:r w:rsidR="00FF00C7">
        <w:t>F</w:t>
      </w:r>
      <w:r w:rsidRPr="00BA1179">
        <w:t xml:space="preserve">ire behavior evolves continuously with wind shifts, fuel variability, and terrain interactions, producing operational conditions that no fixed strategy set can represent </w:t>
      </w:r>
      <w:sdt>
        <w:sdtPr>
          <w:id w:val="726422459"/>
          <w:citation/>
        </w:sdtPr>
        <w:sdtContent>
          <w:r w:rsidRPr="00BA1179">
            <w:fldChar w:fldCharType="begin"/>
          </w:r>
          <w:r w:rsidRPr="00BA1179">
            <w:instrText xml:space="preserve"> CITATION PachecoEtAl2015 \l 1055  \m VasquezEtAl2021Forests \m Calkin2021</w:instrText>
          </w:r>
          <w:r w:rsidRPr="00BA1179">
            <w:fldChar w:fldCharType="separate"/>
          </w:r>
          <w:r w:rsidR="008B09EB">
            <w:rPr>
              <w:noProof/>
            </w:rPr>
            <w:t>(Pacheco, 2015; Vásquez, 2021; Calkin, O'Connor, Thompson, &amp; Stratton, 2021)</w:t>
          </w:r>
          <w:r w:rsidRPr="00BA1179">
            <w:fldChar w:fldCharType="end"/>
          </w:r>
        </w:sdtContent>
      </w:sdt>
      <w:r w:rsidRPr="00BA1179">
        <w:t xml:space="preserve">. Field studies confirm the mismatch. Practitioners rely on existing DSS to validate decisions already made from experience rather than to generate new response options </w:t>
      </w:r>
      <w:sdt>
        <w:sdtPr>
          <w:id w:val="-1107192307"/>
          <w:citation/>
        </w:sdtPr>
        <w:sdtContent>
          <w:r w:rsidRPr="00BA1179">
            <w:fldChar w:fldCharType="begin"/>
          </w:r>
          <w:r w:rsidRPr="00BA1179">
            <w:instrText xml:space="preserve"> CITATION Fillmore2023 \l 1055  \m Rapp2020</w:instrText>
          </w:r>
          <w:r w:rsidRPr="00BA1179">
            <w:fldChar w:fldCharType="separate"/>
          </w:r>
          <w:r w:rsidR="008B09EB">
            <w:rPr>
              <w:noProof/>
            </w:rPr>
            <w:t>(Fillmore &amp; Paveglio, 2023; Rapp, Rabung, Wilson, &amp; Toman, 2020)</w:t>
          </w:r>
          <w:r w:rsidRPr="00BA1179">
            <w:fldChar w:fldCharType="end"/>
          </w:r>
        </w:sdtContent>
      </w:sdt>
      <w:r w:rsidRPr="00BA1179">
        <w:t>. The closed decision space is therefore not an incidental limitation but a structural barrier to adaptive operational use.</w:t>
      </w:r>
    </w:p>
    <w:p w14:paraId="7C20AB7F" w14:textId="1B54C1CD" w:rsidR="0062098B" w:rsidRPr="00BA1179" w:rsidRDefault="0062098B" w:rsidP="0062098B">
      <w:pPr>
        <w:pStyle w:val="ParText"/>
      </w:pPr>
      <w:r w:rsidRPr="00BA1179">
        <w:lastRenderedPageBreak/>
        <w:t xml:space="preserve">Centralized DSS architecture concentrates observation aggregation, decision evaluation, and response generation within a single analytical core. This structure exhibits computational bottlenecks when the operational state changes rapidly or the spatial domain expands </w:t>
      </w:r>
      <w:sdt>
        <w:sdtPr>
          <w:id w:val="642082053"/>
          <w:citation/>
        </w:sdtPr>
        <w:sdtContent>
          <w:r w:rsidRPr="00BA1179">
            <w:fldChar w:fldCharType="begin"/>
          </w:r>
          <w:r w:rsidRPr="00BA1179">
            <w:instrText xml:space="preserve">CITATION Arnott2005 \m Shi02 \l 1055 </w:instrText>
          </w:r>
          <w:r w:rsidRPr="00BA1179">
            <w:fldChar w:fldCharType="separate"/>
          </w:r>
          <w:r w:rsidR="008B09EB">
            <w:rPr>
              <w:noProof/>
            </w:rPr>
            <w:t>(Arnott &amp; Pervan, 2005; Shim, et al., 2002)</w:t>
          </w:r>
          <w:r w:rsidRPr="00BA1179">
            <w:fldChar w:fldCharType="end"/>
          </w:r>
        </w:sdtContent>
      </w:sdt>
      <w:r w:rsidRPr="00BA1179">
        <w:t xml:space="preserve">. Recent reviews call for distributed mechanisms that preserve local responsiveness while maintaining global coordination </w:t>
      </w:r>
      <w:sdt>
        <w:sdtPr>
          <w:id w:val="-299299253"/>
          <w:citation/>
        </w:sdtPr>
        <w:sdtContent>
          <w:r w:rsidRPr="00BA1179">
            <w:fldChar w:fldCharType="begin"/>
          </w:r>
          <w:r w:rsidRPr="00BA1179">
            <w:instrText xml:space="preserve"> CITATION VasquezEtAl2021Forests \l 1055 </w:instrText>
          </w:r>
          <w:r w:rsidRPr="00BA1179">
            <w:fldChar w:fldCharType="separate"/>
          </w:r>
          <w:r w:rsidR="008B09EB">
            <w:rPr>
              <w:noProof/>
            </w:rPr>
            <w:t>(Vásquez, 2021)</w:t>
          </w:r>
          <w:r w:rsidRPr="00BA1179">
            <w:fldChar w:fldCharType="end"/>
          </w:r>
        </w:sdtContent>
      </w:sdt>
      <w:r w:rsidRPr="00BA1179">
        <w:t>. A related limitation is the absence of explicit hierarchical differentiation between decision levels</w:t>
      </w:r>
      <w:sdt>
        <w:sdtPr>
          <w:id w:val="1848281538"/>
          <w:citation/>
        </w:sdtPr>
        <w:sdtContent>
          <w:r w:rsidR="000F022C">
            <w:fldChar w:fldCharType="begin"/>
          </w:r>
          <w:r w:rsidR="000F022C">
            <w:instrText xml:space="preserve"> CITATION Anthony1965 \l 1033 </w:instrText>
          </w:r>
          <w:r w:rsidR="000F022C">
            <w:fldChar w:fldCharType="separate"/>
          </w:r>
          <w:r w:rsidR="008B09EB">
            <w:rPr>
              <w:noProof/>
            </w:rPr>
            <w:t xml:space="preserve"> (Anthony, 1965)</w:t>
          </w:r>
          <w:r w:rsidR="000F022C">
            <w:fldChar w:fldCharType="end"/>
          </w:r>
        </w:sdtContent>
      </w:sdt>
      <w:r w:rsidRPr="00BA1179">
        <w:t xml:space="preserve">. Wildfire operations span local intervention, regional coordination, and strategic prioritization </w:t>
      </w:r>
      <w:sdt>
        <w:sdtPr>
          <w:id w:val="-783424672"/>
          <w:citation/>
        </w:sdtPr>
        <w:sdtContent>
          <w:r w:rsidRPr="00BA1179">
            <w:fldChar w:fldCharType="begin"/>
          </w:r>
          <w:r w:rsidRPr="00BA1179">
            <w:instrText xml:space="preserve"> CITATION Tur04 \l 1055  \m Comfort2019</w:instrText>
          </w:r>
          <w:r w:rsidRPr="00BA1179">
            <w:fldChar w:fldCharType="separate"/>
          </w:r>
          <w:r w:rsidR="008B09EB">
            <w:rPr>
              <w:noProof/>
            </w:rPr>
            <w:t>(Turoff, 2004; Comfort, Boin, &amp; Demchak, 2010)</w:t>
          </w:r>
          <w:r w:rsidRPr="00BA1179">
            <w:fldChar w:fldCharType="end"/>
          </w:r>
        </w:sdtContent>
      </w:sdt>
      <w:r w:rsidRPr="00BA1179">
        <w:t xml:space="preserve">, but most DSS treat decision support as a single-layer process, conflating inferential responsibilities with coordinative ones. Post-incident analyses of U.S. wildfire events show that centralized, level-undifferentiated coordination delays localized action by routing regional requests through central nodes </w:t>
      </w:r>
      <w:sdt>
        <w:sdtPr>
          <w:id w:val="557754433"/>
          <w:citation/>
        </w:sdtPr>
        <w:sdtContent>
          <w:r w:rsidRPr="00BA1179">
            <w:fldChar w:fldCharType="begin"/>
          </w:r>
          <w:r w:rsidRPr="00BA1179">
            <w:instrText xml:space="preserve"> CITATION Calkin2021 \l 1055  \m Orphanoudakis2025</w:instrText>
          </w:r>
          <w:r w:rsidRPr="00BA1179">
            <w:fldChar w:fldCharType="separate"/>
          </w:r>
          <w:r w:rsidR="008B09EB">
            <w:rPr>
              <w:noProof/>
            </w:rPr>
            <w:t>(Calkin, O'Connor, Thompson, &amp; Stratton, 2021; Orphanoudakis, Betzelos, &amp; Leligou, 2025)</w:t>
          </w:r>
          <w:r w:rsidRPr="00BA1179">
            <w:fldChar w:fldCharType="end"/>
          </w:r>
        </w:sdtContent>
      </w:sdt>
      <w:r w:rsidRPr="00BA1179">
        <w:t>.</w:t>
      </w:r>
    </w:p>
    <w:p w14:paraId="43A4015F" w14:textId="17E9992E" w:rsidR="00425C94" w:rsidRPr="00E56718" w:rsidRDefault="00425C94" w:rsidP="00425C94">
      <w:pPr>
        <w:pStyle w:val="ParText"/>
        <w:keepNext/>
        <w:pBdr>
          <w:top w:val="single" w:sz="4" w:space="1" w:color="auto"/>
          <w:bottom w:val="single" w:sz="4" w:space="1" w:color="auto"/>
        </w:pBdr>
        <w:rPr>
          <w:b/>
          <w:bCs/>
        </w:rPr>
      </w:pPr>
      <w:r w:rsidRPr="00E56718">
        <w:rPr>
          <w:b/>
          <w:bCs/>
        </w:rPr>
        <w:t>G2</w:t>
      </w:r>
      <w:r w:rsidR="00E56718">
        <w:rPr>
          <w:b/>
          <w:bCs/>
        </w:rPr>
        <w:t xml:space="preserve"> </w:t>
      </w:r>
      <w:r w:rsidRPr="00E56718">
        <w:rPr>
          <w:b/>
          <w:bCs/>
        </w:rPr>
        <w:t>Unrepresented Epistemic Uncertainty and Limited Explainability</w:t>
      </w:r>
    </w:p>
    <w:p w14:paraId="0D52BD8B" w14:textId="667C8F48" w:rsidR="004904C9" w:rsidRPr="00BA1179" w:rsidRDefault="004904C9" w:rsidP="004904C9">
      <w:pPr>
        <w:pStyle w:val="ParText"/>
      </w:pPr>
      <w:r w:rsidRPr="00BA1179">
        <w:t xml:space="preserve">Wildfire decisions are shaped more strongly by epistemic uncertainty, arising from incomplete or unreliable information, than by stochastic variability in fire dynamics </w:t>
      </w:r>
      <w:sdt>
        <w:sdtPr>
          <w:id w:val="-601946383"/>
          <w:citation/>
        </w:sdtPr>
        <w:sdtContent>
          <w:r w:rsidRPr="00BA1179">
            <w:fldChar w:fldCharType="begin"/>
          </w:r>
          <w:r w:rsidRPr="00BA1179">
            <w:instrText>CITATION Mor90 \m Placeholder1 \t  \l 1033  \m ThompsonCalkin2011</w:instrText>
          </w:r>
          <w:r w:rsidRPr="00BA1179">
            <w:fldChar w:fldCharType="separate"/>
          </w:r>
          <w:r w:rsidR="008B09EB">
            <w:rPr>
              <w:noProof/>
            </w:rPr>
            <w:t>(Morgan &amp; Henrion, 1990; Walker, et al., 2003; Thompson &amp; Calkin, 2011)</w:t>
          </w:r>
          <w:r w:rsidRPr="00BA1179">
            <w:fldChar w:fldCharType="end"/>
          </w:r>
        </w:sdtContent>
      </w:sdt>
      <w:r w:rsidRPr="00BA1179">
        <w:t>. Existing uncertainty-aware DSS approaches</w:t>
      </w:r>
      <w:r w:rsidR="000F022C">
        <w:rPr>
          <w:lang w:eastAsia="tr-TR"/>
        </w:rPr>
        <w:fldChar w:fldCharType="begin"/>
      </w:r>
      <w:r w:rsidR="000F022C">
        <w:rPr>
          <w:lang w:eastAsia="tr-TR"/>
        </w:rPr>
        <w:instrText xml:space="preserve"> CITATION ComesEtAl2011 \l 1055 </w:instrText>
      </w:r>
      <w:r w:rsidR="000F022C">
        <w:rPr>
          <w:lang w:eastAsia="tr-TR"/>
        </w:rPr>
        <w:fldChar w:fldCharType="separate"/>
      </w:r>
      <w:r w:rsidR="008B09EB">
        <w:rPr>
          <w:noProof/>
          <w:lang w:eastAsia="tr-TR"/>
        </w:rPr>
        <w:t xml:space="preserve"> (Comes, Hiete, Wijngaards, &amp; Schultmann, 2011)</w:t>
      </w:r>
      <w:r w:rsidR="000F022C">
        <w:rPr>
          <w:lang w:eastAsia="tr-TR"/>
        </w:rPr>
        <w:fldChar w:fldCharType="end"/>
      </w:r>
      <w:r w:rsidR="000F022C">
        <w:rPr>
          <w:lang w:eastAsia="tr-TR"/>
        </w:rPr>
        <w:t xml:space="preserve"> </w:t>
      </w:r>
      <w:r w:rsidRPr="00BA1179">
        <w:t xml:space="preserve">typically require either prior probability distributions (Bayesian) or pre-calibrated belief intervals (Dempster-Shafer), both of which are rarely available at cell-level resolution in real-time operational settings </w:t>
      </w:r>
      <w:sdt>
        <w:sdtPr>
          <w:id w:val="-1262912034"/>
          <w:citation/>
        </w:sdtPr>
        <w:sdtContent>
          <w:r w:rsidRPr="00BA1179">
            <w:fldChar w:fldCharType="begin"/>
          </w:r>
          <w:r w:rsidRPr="00BA1179">
            <w:instrText xml:space="preserve"> CITATION Sha76 \l 1055  \m Pea88</w:instrText>
          </w:r>
          <w:r w:rsidRPr="00BA1179">
            <w:fldChar w:fldCharType="separate"/>
          </w:r>
          <w:r w:rsidR="008B09EB">
            <w:rPr>
              <w:noProof/>
            </w:rPr>
            <w:t>(Shafer, 1976; Pearl, 1988)</w:t>
          </w:r>
          <w:r w:rsidRPr="00BA1179">
            <w:fldChar w:fldCharType="end"/>
          </w:r>
        </w:sdtContent>
      </w:sdt>
      <w:r w:rsidRPr="00BA1179">
        <w:t xml:space="preserve">. Fuzzy logic has been proposed as a principled alternative for graded representation of operational evidence without distributional assumptions </w:t>
      </w:r>
      <w:sdt>
        <w:sdtPr>
          <w:id w:val="1650705506"/>
          <w:citation/>
        </w:sdtPr>
        <w:sdtContent>
          <w:r w:rsidRPr="00BA1179">
            <w:fldChar w:fldCharType="begin"/>
          </w:r>
          <w:r w:rsidRPr="00BA1179">
            <w:instrText xml:space="preserve"> CITATION Zadeh1965 \l 1055  \m Mendel2017 \m Duarte2022</w:instrText>
          </w:r>
          <w:r w:rsidRPr="00BA1179">
            <w:fldChar w:fldCharType="separate"/>
          </w:r>
          <w:r w:rsidR="008B09EB">
            <w:rPr>
              <w:noProof/>
            </w:rPr>
            <w:t>(Zadeh, Fuzzy sets, 1965; Mendel, 2017; Duarte, Teodoro, Gonçalves, Soares, &amp; Cunha, 2022)</w:t>
          </w:r>
          <w:r w:rsidRPr="00BA1179">
            <w:fldChar w:fldCharType="end"/>
          </w:r>
        </w:sdtContent>
      </w:sdt>
      <w:r w:rsidRPr="00BA1179">
        <w:t xml:space="preserve">, yet its systematic integration into wildfire DSS architectures remains limited. Operators routinely distrust DSS outputs precisely because existing tools do not expose the degree of observational uncertainty underlying recommendations </w:t>
      </w:r>
      <w:sdt>
        <w:sdtPr>
          <w:id w:val="1300490255"/>
          <w:citation/>
        </w:sdtPr>
        <w:sdtContent>
          <w:r w:rsidRPr="00BA1179">
            <w:fldChar w:fldCharType="begin"/>
          </w:r>
          <w:r w:rsidRPr="00BA1179">
            <w:instrText xml:space="preserve"> CITATION Rapp2020 \l 1055 </w:instrText>
          </w:r>
          <w:r w:rsidRPr="00BA1179">
            <w:fldChar w:fldCharType="separate"/>
          </w:r>
          <w:r w:rsidR="008B09EB">
            <w:rPr>
              <w:noProof/>
            </w:rPr>
            <w:t>(Rapp, Rabung, Wilson, &amp; Toman, 2020)</w:t>
          </w:r>
          <w:r w:rsidRPr="00BA1179">
            <w:fldChar w:fldCharType="end"/>
          </w:r>
        </w:sdtContent>
      </w:sdt>
      <w:r w:rsidRPr="00BA1179">
        <w:t>.</w:t>
      </w:r>
    </w:p>
    <w:p w14:paraId="27A3D6C1" w14:textId="674A04B4" w:rsidR="00001D28" w:rsidRPr="00BA1179" w:rsidRDefault="00001D28" w:rsidP="00001D28">
      <w:pPr>
        <w:pStyle w:val="ParText"/>
      </w:pPr>
      <w:r w:rsidRPr="00BA1179">
        <w:lastRenderedPageBreak/>
        <w:t xml:space="preserve">AI-based wildfire models increasingly operate as black boxes whose internal reasoning is difficult to interpret </w:t>
      </w:r>
      <w:sdt>
        <w:sdtPr>
          <w:id w:val="-1779323947"/>
          <w:citation/>
        </w:sdtPr>
        <w:sdtContent>
          <w:r w:rsidRPr="00BA1179">
            <w:fldChar w:fldCharType="begin"/>
          </w:r>
          <w:r w:rsidRPr="00BA1179">
            <w:instrText xml:space="preserve">CITATION RibeiroEtAl2016 \m GuidottiEtAl2018 \l 1033 </w:instrText>
          </w:r>
          <w:r w:rsidRPr="00BA1179">
            <w:fldChar w:fldCharType="separate"/>
          </w:r>
          <w:r w:rsidR="008B09EB">
            <w:rPr>
              <w:noProof/>
            </w:rPr>
            <w:t>(Ribeiro, Singh, &amp; Guestrin, 2016; Guidotti, et al., 2018)</w:t>
          </w:r>
          <w:r w:rsidRPr="00BA1179">
            <w:fldChar w:fldCharType="end"/>
          </w:r>
        </w:sdtContent>
      </w:sdt>
      <w:r w:rsidRPr="00BA1179">
        <w:t xml:space="preserve">. Emergency response requires traceable recommendations that operators can justify to multiple stakeholders </w:t>
      </w:r>
      <w:sdt>
        <w:sdtPr>
          <w:id w:val="-1024630236"/>
          <w:citation/>
        </w:sdtPr>
        <w:sdtContent>
          <w:r w:rsidRPr="00BA1179">
            <w:fldChar w:fldCharType="begin"/>
          </w:r>
          <w:r w:rsidRPr="00BA1179">
            <w:instrText xml:space="preserve">CITATION McNeeseEtAl2021 \l 1033 </w:instrText>
          </w:r>
          <w:r w:rsidRPr="00BA1179">
            <w:fldChar w:fldCharType="separate"/>
          </w:r>
          <w:r w:rsidR="008B09EB">
            <w:rPr>
              <w:noProof/>
            </w:rPr>
            <w:t>(McNeese, Schelble, Canonico, &amp; Demir, 2021)</w:t>
          </w:r>
          <w:r w:rsidRPr="00BA1179">
            <w:fldChar w:fldCharType="end"/>
          </w:r>
        </w:sdtContent>
      </w:sdt>
      <w:r w:rsidRPr="00BA1179">
        <w:t xml:space="preserve">. Post-hoc attribution methods such as SHAP and LIME provide statistical approximations of model behavior rather than causal rule-level traceability </w:t>
      </w:r>
      <w:sdt>
        <w:sdtPr>
          <w:id w:val="1516046431"/>
          <w:citation/>
        </w:sdtPr>
        <w:sdtContent>
          <w:r w:rsidRPr="00BA1179">
            <w:fldChar w:fldCharType="begin"/>
          </w:r>
          <w:r w:rsidRPr="00BA1179">
            <w:instrText xml:space="preserve"> CITATION RibeiroEtAl2016 \l 1055 </w:instrText>
          </w:r>
          <w:r w:rsidRPr="00BA1179">
            <w:fldChar w:fldCharType="separate"/>
          </w:r>
          <w:r w:rsidR="008B09EB">
            <w:rPr>
              <w:noProof/>
            </w:rPr>
            <w:t>(Ribeiro, Singh, &amp; Guestrin, 2016)</w:t>
          </w:r>
          <w:r w:rsidRPr="00BA1179">
            <w:fldChar w:fldCharType="end"/>
          </w:r>
        </w:sdtContent>
      </w:sdt>
      <w:r w:rsidRPr="00BA1179">
        <w:t xml:space="preserve">. Empirical studies </w:t>
      </w:r>
      <w:sdt>
        <w:sdtPr>
          <w:id w:val="1854602558"/>
          <w:citation/>
        </w:sdtPr>
        <w:sdtContent>
          <w:r w:rsidR="000F022C">
            <w:fldChar w:fldCharType="begin"/>
          </w:r>
          <w:r w:rsidR="000F022C">
            <w:instrText xml:space="preserve"> CITATION Schultz2021 \l 1033 </w:instrText>
          </w:r>
          <w:r w:rsidR="000F022C">
            <w:fldChar w:fldCharType="separate"/>
          </w:r>
          <w:r w:rsidR="008B09EB">
            <w:rPr>
              <w:noProof/>
            </w:rPr>
            <w:t>(Schultz, Miller, Greiner, &amp; Kooistra, 2021)</w:t>
          </w:r>
          <w:r w:rsidR="000F022C">
            <w:fldChar w:fldCharType="end"/>
          </w:r>
        </w:sdtContent>
      </w:sdt>
      <w:r w:rsidR="000F022C">
        <w:t xml:space="preserve"> </w:t>
      </w:r>
      <w:r w:rsidRPr="00BA1179">
        <w:t xml:space="preserve">show that wildfire managers override or ignore DSS recommendations when the underlying reasoning is opaque, reducing operational value </w:t>
      </w:r>
      <w:sdt>
        <w:sdtPr>
          <w:id w:val="1792479547"/>
          <w:citation/>
        </w:sdtPr>
        <w:sdtContent>
          <w:r w:rsidRPr="00BA1179">
            <w:fldChar w:fldCharType="begin"/>
          </w:r>
          <w:r w:rsidRPr="00BA1179">
            <w:instrText xml:space="preserve"> CITATION Fillmore2023 \l 1055  \m Rapp2020</w:instrText>
          </w:r>
          <w:r w:rsidRPr="00BA1179">
            <w:fldChar w:fldCharType="separate"/>
          </w:r>
          <w:r w:rsidR="008B09EB">
            <w:rPr>
              <w:noProof/>
            </w:rPr>
            <w:t>(Fillmore &amp; Paveglio, 2023; Rapp, Rabung, Wilson, &amp; Toman, 2020)</w:t>
          </w:r>
          <w:r w:rsidRPr="00BA1179">
            <w:fldChar w:fldCharType="end"/>
          </w:r>
        </w:sdtContent>
      </w:sdt>
      <w:r w:rsidRPr="00BA1179">
        <w:t xml:space="preserve">. Recent hybrid predictive-fuzzy frameworks demonstrate that accuracy and interpretability are not mutually exclusive </w:t>
      </w:r>
      <w:sdt>
        <w:sdtPr>
          <w:id w:val="-881705027"/>
          <w:citation/>
        </w:sdtPr>
        <w:sdtContent>
          <w:r w:rsidRPr="00BA1179">
            <w:fldChar w:fldCharType="begin"/>
          </w:r>
          <w:r w:rsidR="006F49F6">
            <w:instrText xml:space="preserve">CITATION Mohammadi2025 \l 1055 </w:instrText>
          </w:r>
          <w:r w:rsidRPr="00BA1179">
            <w:fldChar w:fldCharType="separate"/>
          </w:r>
          <w:r w:rsidR="008B09EB">
            <w:rPr>
              <w:noProof/>
            </w:rPr>
            <w:t>(Mohammadi, Alesheikh, &amp; Alimohammadi, 2025)</w:t>
          </w:r>
          <w:r w:rsidRPr="00BA1179">
            <w:fldChar w:fldCharType="end"/>
          </w:r>
        </w:sdtContent>
      </w:sdt>
      <w:r w:rsidRPr="00BA1179">
        <w:t>,but such architectures remain absent from mainstream DSS.</w:t>
      </w:r>
    </w:p>
    <w:p w14:paraId="09019DE3" w14:textId="58F85FB9" w:rsidR="00425C94" w:rsidRPr="00E56718" w:rsidRDefault="00425C94" w:rsidP="00425C94">
      <w:pPr>
        <w:pStyle w:val="ParText"/>
        <w:keepNext/>
        <w:pBdr>
          <w:top w:val="single" w:sz="4" w:space="1" w:color="auto"/>
          <w:bottom w:val="single" w:sz="4" w:space="1" w:color="auto"/>
        </w:pBdr>
        <w:rPr>
          <w:b/>
          <w:bCs/>
        </w:rPr>
      </w:pPr>
      <w:r w:rsidRPr="00E56718">
        <w:rPr>
          <w:b/>
          <w:bCs/>
        </w:rPr>
        <w:t>G3 Sim-Decision Coupling without an End-to-End Operational Workflow</w:t>
      </w:r>
    </w:p>
    <w:p w14:paraId="768D7D49" w14:textId="1764F6DA" w:rsidR="00FE6C86" w:rsidRPr="00BA1179" w:rsidRDefault="00FE6C86" w:rsidP="00FE6C86">
      <w:pPr>
        <w:pStyle w:val="ParText"/>
      </w:pPr>
      <w:r w:rsidRPr="00BA1179">
        <w:t xml:space="preserve">Many wildfire DSS tightly integrate fire-spread simulation with decision reasoning. Modular architectures are essential for traceability and independent validation of system components </w:t>
      </w:r>
      <w:sdt>
        <w:sdtPr>
          <w:id w:val="-215507078"/>
          <w:citation/>
        </w:sdtPr>
        <w:sdtContent>
          <w:r w:rsidRPr="00BA1179">
            <w:fldChar w:fldCharType="begin"/>
          </w:r>
          <w:r w:rsidRPr="00BA1179">
            <w:instrText xml:space="preserve"> CITATION Sug10 \l 1055 </w:instrText>
          </w:r>
          <w:r w:rsidRPr="00BA1179">
            <w:fldChar w:fldCharType="separate"/>
          </w:r>
          <w:r w:rsidR="008B09EB">
            <w:rPr>
              <w:noProof/>
            </w:rPr>
            <w:t>(Sugumaran &amp; Degroote, 2010)</w:t>
          </w:r>
          <w:r w:rsidRPr="00BA1179">
            <w:fldChar w:fldCharType="end"/>
          </w:r>
        </w:sdtContent>
      </w:sdt>
      <w:r w:rsidRPr="00BA1179">
        <w:t xml:space="preserve">, yet tight coupling prevents either component from being updated or verified in isolation </w:t>
      </w:r>
      <w:sdt>
        <w:sdtPr>
          <w:id w:val="-9844552"/>
          <w:citation/>
        </w:sdtPr>
        <w:sdtContent>
          <w:r w:rsidRPr="00BA1179">
            <w:fldChar w:fldCharType="begin"/>
          </w:r>
          <w:r w:rsidRPr="00BA1179">
            <w:instrText xml:space="preserve"> CITATION PachecoEtAl2015 \l 1055  \m VasquezEtAl2021Forests</w:instrText>
          </w:r>
          <w:r w:rsidRPr="00BA1179">
            <w:fldChar w:fldCharType="separate"/>
          </w:r>
          <w:r w:rsidR="008B09EB">
            <w:rPr>
              <w:noProof/>
            </w:rPr>
            <w:t>(Pacheco, 2015; Vásquez, 2021)</w:t>
          </w:r>
          <w:r w:rsidRPr="00BA1179">
            <w:fldChar w:fldCharType="end"/>
          </w:r>
        </w:sdtContent>
      </w:sdt>
      <w:r w:rsidRPr="00BA1179">
        <w:t>. WFDSS exemplifies this pattern</w:t>
      </w:r>
      <w:r w:rsidR="00BB2CC3">
        <w:t>.</w:t>
      </w:r>
      <w:r w:rsidRPr="00BA1179">
        <w:t xml:space="preserve"> </w:t>
      </w:r>
      <w:r w:rsidR="00BB2CC3">
        <w:t>I</w:t>
      </w:r>
      <w:r w:rsidRPr="00BA1179">
        <w:t xml:space="preserve">ts fire-behavior subsystems and decision documentation are architecturally merged within a single platform, constraining substitutability </w:t>
      </w:r>
      <w:sdt>
        <w:sdtPr>
          <w:id w:val="2042782893"/>
          <w:citation/>
        </w:sdtPr>
        <w:sdtContent>
          <w:r w:rsidRPr="00BA1179">
            <w:fldChar w:fldCharType="begin"/>
          </w:r>
          <w:r w:rsidRPr="00BA1179">
            <w:instrText xml:space="preserve"> CITATION NoonanWright2011 \l 1055 </w:instrText>
          </w:r>
          <w:r w:rsidRPr="00BA1179">
            <w:fldChar w:fldCharType="separate"/>
          </w:r>
          <w:r w:rsidR="008B09EB">
            <w:rPr>
              <w:noProof/>
            </w:rPr>
            <w:t>(Noonan-Wright, et al., 2011)</w:t>
          </w:r>
          <w:r w:rsidRPr="00BA1179">
            <w:fldChar w:fldCharType="end"/>
          </w:r>
        </w:sdtContent>
      </w:sdt>
      <w:r w:rsidRPr="00BA1179">
        <w:t xml:space="preserve">. Recent hybrid architectures reinforce the same coupling. The transformer-fuzzy decision model of Mohammadi, Alesheikh, &amp; Alimohammadi </w:t>
      </w:r>
      <w:sdt>
        <w:sdtPr>
          <w:id w:val="-369307102"/>
          <w:citation/>
        </w:sdtPr>
        <w:sdtContent>
          <w:r w:rsidRPr="00BA1179">
            <w:fldChar w:fldCharType="begin"/>
          </w:r>
          <w:r w:rsidR="006F49F6">
            <w:instrText xml:space="preserve">CITATION Mohammadi2025 \n  \t  \l 1055 </w:instrText>
          </w:r>
          <w:r w:rsidRPr="00BA1179">
            <w:fldChar w:fldCharType="separate"/>
          </w:r>
          <w:r w:rsidR="008B09EB">
            <w:rPr>
              <w:noProof/>
            </w:rPr>
            <w:t>(2025)</w:t>
          </w:r>
          <w:r w:rsidRPr="00BA1179">
            <w:fldChar w:fldCharType="end"/>
          </w:r>
        </w:sdtContent>
      </w:sdt>
      <w:r w:rsidRPr="00BA1179">
        <w:t xml:space="preserve"> and the real-time DSS of Figueiredo, Macedo, Alves, &amp; Figueiredo </w:t>
      </w:r>
      <w:sdt>
        <w:sdtPr>
          <w:id w:val="1290709113"/>
          <w:citation/>
        </w:sdtPr>
        <w:sdtContent>
          <w:r w:rsidRPr="00BA1179">
            <w:fldChar w:fldCharType="begin"/>
          </w:r>
          <w:r w:rsidRPr="00BA1179">
            <w:instrText xml:space="preserve">CITATION Figueiredo2024 \n  \t  \l 1055 </w:instrText>
          </w:r>
          <w:r w:rsidRPr="00BA1179">
            <w:fldChar w:fldCharType="separate"/>
          </w:r>
          <w:r w:rsidR="008B09EB">
            <w:rPr>
              <w:noProof/>
            </w:rPr>
            <w:t>(2024)</w:t>
          </w:r>
          <w:r w:rsidRPr="00BA1179">
            <w:fldChar w:fldCharType="end"/>
          </w:r>
        </w:sdtContent>
      </w:sdt>
      <w:r w:rsidRPr="00BA1179">
        <w:t xml:space="preserve"> both embed decision logic within the prediction pipeline, so their reasoning outputs cannot be validated independently of the underlying simulator. As wildfire simulation science advances separately from DSS research, this coupling increasingly blocks the incorporation of new modeling capabilities into operational decision frameworks.</w:t>
      </w:r>
    </w:p>
    <w:p w14:paraId="765F1A6C" w14:textId="456B0F05" w:rsidR="000B1640" w:rsidRPr="00BA1179" w:rsidRDefault="000B1640" w:rsidP="0048381B">
      <w:pPr>
        <w:pStyle w:val="ParText"/>
      </w:pPr>
      <w:r w:rsidRPr="00BA1179">
        <w:lastRenderedPageBreak/>
        <w:t xml:space="preserve">Optimization-based DSS represent operational constraints such as resources, travel time, and suppression effectiveness through formal cost functions </w:t>
      </w:r>
      <w:sdt>
        <w:sdtPr>
          <w:id w:val="-1330356888"/>
          <w:citation/>
        </w:sdtPr>
        <w:sdtContent>
          <w:r w:rsidRPr="00BA1179">
            <w:fldChar w:fldCharType="begin"/>
          </w:r>
          <w:r w:rsidRPr="00BA1179">
            <w:instrText xml:space="preserve"> CITATION KeeneyRaiffa1976 \l 1055  \m Pais2021</w:instrText>
          </w:r>
          <w:r w:rsidRPr="00BA1179">
            <w:fldChar w:fldCharType="separate"/>
          </w:r>
          <w:r w:rsidR="008B09EB">
            <w:rPr>
              <w:noProof/>
            </w:rPr>
            <w:t>(Keeney &amp; Raiffa, 1976; Pais, Carrasco, Moudio, &amp; Shen, 2021)</w:t>
          </w:r>
          <w:r w:rsidRPr="00BA1179">
            <w:fldChar w:fldCharType="end"/>
          </w:r>
        </w:sdtContent>
      </w:sdt>
      <w:r w:rsidRPr="00BA1179">
        <w:t xml:space="preserve">. These formulations presuppose complete state information, which is rarely available during active wildfire response </w:t>
      </w:r>
      <w:sdt>
        <w:sdtPr>
          <w:id w:val="78410820"/>
          <w:citation/>
        </w:sdtPr>
        <w:sdtContent>
          <w:r w:rsidRPr="00BA1179">
            <w:fldChar w:fldCharType="begin"/>
          </w:r>
          <w:r w:rsidRPr="00BA1179">
            <w:instrText xml:space="preserve"> CITATION Mar07 \l 1055  \m Finney2006</w:instrText>
          </w:r>
          <w:r w:rsidRPr="00BA1179">
            <w:fldChar w:fldCharType="separate"/>
          </w:r>
          <w:r w:rsidR="008B09EB">
            <w:rPr>
              <w:noProof/>
            </w:rPr>
            <w:t>(Martell D. L., 2007; Finney, An overview of FlamMap fire modeling capabilities, 2006)</w:t>
          </w:r>
          <w:r w:rsidRPr="00BA1179">
            <w:fldChar w:fldCharType="end"/>
          </w:r>
        </w:sdtContent>
      </w:sdt>
      <w:r w:rsidRPr="00BA1179">
        <w:t xml:space="preserve">. The gap is therefore not lack of awareness but the absence of mechanisms that integrate constraints into real-time, cell-level reasoning under incomplete and evolving observations </w:t>
      </w:r>
      <w:sdt>
        <w:sdtPr>
          <w:id w:val="1841424478"/>
          <w:citation/>
        </w:sdtPr>
        <w:sdtContent>
          <w:r w:rsidRPr="00BA1179">
            <w:fldChar w:fldCharType="begin"/>
          </w:r>
          <w:r w:rsidRPr="00BA1179">
            <w:instrText xml:space="preserve"> CITATION Oliveira2022 \l 1055 </w:instrText>
          </w:r>
          <w:r w:rsidRPr="00BA1179">
            <w:fldChar w:fldCharType="separate"/>
          </w:r>
          <w:r w:rsidR="008B09EB">
            <w:rPr>
              <w:noProof/>
            </w:rPr>
            <w:t>(Oliveira, Barros, Ager, &amp; Fernandes, 2022)</w:t>
          </w:r>
          <w:r w:rsidRPr="00BA1179">
            <w:fldChar w:fldCharType="end"/>
          </w:r>
        </w:sdtContent>
      </w:sdt>
      <w:r w:rsidRPr="00BA1179">
        <w:t>.  Distributed wildfire response further breaks the completeness assumption. Resources are dispersed, availability changes continuously during an incident, and local accessibility depends on conditions that can only be estimated from partial observations. Existing DSS lack operational mechanisms for constraint-sensitive reasoning at this granularity. These constraints compound the coupling problem</w:t>
      </w:r>
      <w:r w:rsidR="00BB2CC3">
        <w:t>.</w:t>
      </w:r>
      <w:r w:rsidRPr="00BA1179">
        <w:t xml:space="preserve"> </w:t>
      </w:r>
      <w:r w:rsidR="00BB2CC3">
        <w:t>W</w:t>
      </w:r>
      <w:r w:rsidRPr="00BA1179">
        <w:t>ithout separable components and constraint-aware reasoning, complete workflows that connect observation, reasoning, and operator interaction in a single demonstrable pipeline remain rare, sustaining the distance between published capability and field adoption.</w:t>
      </w:r>
    </w:p>
    <w:p w14:paraId="53FF05D0" w14:textId="71E87EEB" w:rsidR="006C49EC" w:rsidRPr="00BA1179" w:rsidRDefault="006C49EC" w:rsidP="006C49EC">
      <w:pPr>
        <w:pStyle w:val="Heading2"/>
        <w:rPr>
          <w:lang w:eastAsia="tr-TR"/>
        </w:rPr>
      </w:pPr>
      <w:bookmarkStart w:id="40" w:name="_Toc236342128"/>
      <w:r w:rsidRPr="00BA1179">
        <w:rPr>
          <w:lang w:eastAsia="tr-TR"/>
        </w:rPr>
        <w:t>Research Question and Hypothesis</w:t>
      </w:r>
      <w:bookmarkEnd w:id="40"/>
    </w:p>
    <w:p w14:paraId="1D04B554" w14:textId="77777777" w:rsidR="001618FC" w:rsidRPr="00BA1179" w:rsidRDefault="001618FC" w:rsidP="00C71C81">
      <w:pPr>
        <w:pStyle w:val="ParText"/>
      </w:pPr>
      <w:r w:rsidRPr="00BA1179">
        <w:t>Formally, this thesis addresses the following research question:</w:t>
      </w:r>
    </w:p>
    <w:p w14:paraId="58AD2690" w14:textId="21D6180D" w:rsidR="001618FC" w:rsidRPr="00BA1179" w:rsidRDefault="004F3ABE" w:rsidP="00827B7E">
      <w:pPr>
        <w:pStyle w:val="ParText"/>
        <w:shd w:val="clear" w:color="auto" w:fill="E7E6E6" w:themeFill="background2"/>
        <w:rPr>
          <w:b/>
          <w:bCs/>
          <w:i/>
          <w:iCs/>
        </w:rPr>
      </w:pPr>
      <w:r w:rsidRPr="00BA1179">
        <w:rPr>
          <w:b/>
          <w:bCs/>
          <w:i/>
          <w:iCs/>
        </w:rPr>
        <w:t>How can a wildfire decision support system generate adaptive intervention guidance over an open decision space, expose the reasoning and the sensitivity behind every recommendation it derives from incomplete observations, and demonstrate the resulting pipeline end to end against a strictly separated simulation core, under real-time distributed constraints and with formal correctness guarantees?</w:t>
      </w:r>
    </w:p>
    <w:p w14:paraId="05AD545B" w14:textId="77777777" w:rsidR="001618FC" w:rsidRPr="00BA1179" w:rsidRDefault="001618FC" w:rsidP="00C71C81">
      <w:pPr>
        <w:pStyle w:val="ParText"/>
      </w:pPr>
      <w:r w:rsidRPr="00BA1179">
        <w:t>This question gives rise to the following main hypothesis:</w:t>
      </w:r>
    </w:p>
    <w:p w14:paraId="6589EC11" w14:textId="0F4ABA0B" w:rsidR="001618FC" w:rsidRPr="00BA1179" w:rsidRDefault="004F3ABE" w:rsidP="00827B7E">
      <w:pPr>
        <w:pStyle w:val="ParText"/>
        <w:shd w:val="clear" w:color="auto" w:fill="E7E6E6" w:themeFill="background2"/>
        <w:rPr>
          <w:b/>
          <w:bCs/>
          <w:i/>
          <w:iCs/>
        </w:rPr>
      </w:pPr>
      <w:r w:rsidRPr="00BA1179">
        <w:rPr>
          <w:b/>
          <w:bCs/>
          <w:i/>
          <w:iCs/>
        </w:rPr>
        <w:lastRenderedPageBreak/>
        <w:t>A hierarchically distributed DSS architecture built on concept-driven fuzzy reasoning, equipped with adaptive and generative rule evolution behind a satisficing verification gate, intrinsic rule-level traceability with quantified sensitivity, and a strictly separated simulation core, resolves the three identified structural gaps within a single coherent framework and admits formal mathematical proof of its pipeline correctness properties that are absent from existing operational DSS.</w:t>
      </w:r>
    </w:p>
    <w:p w14:paraId="76486792" w14:textId="21F4B92A" w:rsidR="001618FC" w:rsidRPr="00BA1179" w:rsidRDefault="001618FC" w:rsidP="00C71C81">
      <w:pPr>
        <w:pStyle w:val="ParText"/>
      </w:pPr>
      <w:r w:rsidRPr="00BA1179">
        <w:t>This hypothesis is decomposed into three testable sub-claims:</w:t>
      </w:r>
    </w:p>
    <w:p w14:paraId="52BA3F34" w14:textId="13507B37" w:rsidR="001618FC" w:rsidRPr="00BA1179" w:rsidRDefault="001618FC" w:rsidP="001618FC">
      <w:pPr>
        <w:pStyle w:val="ParText"/>
      </w:pPr>
      <w:r w:rsidRPr="00BA1179">
        <w:rPr>
          <w:b/>
          <w:bCs/>
          <w:i/>
          <w:iCs/>
        </w:rPr>
        <w:t>H1 (Scalability and Adaptability):</w:t>
      </w:r>
      <w:r w:rsidRPr="00BA1179">
        <w:t xml:space="preserve"> A hierarchically distributed architecture with concept-abstracted local fuzzy agents and non-inferential global coordination generates adaptive interventions over an open decision space with lower rule</w:t>
      </w:r>
      <w:r w:rsidR="00395D95">
        <w:t xml:space="preserve"> </w:t>
      </w:r>
      <w:r w:rsidRPr="00BA1179">
        <w:t>base complexity and faster response times than centralized, closed-alternative DSS under evolving wildfire conditions.</w:t>
      </w:r>
    </w:p>
    <w:p w14:paraId="4E178EC6" w14:textId="0C9C4E17" w:rsidR="001618FC" w:rsidRPr="00BA1179" w:rsidRDefault="001618FC" w:rsidP="001618FC">
      <w:pPr>
        <w:pStyle w:val="ParText"/>
      </w:pPr>
      <w:r w:rsidRPr="00BA1179">
        <w:rPr>
          <w:b/>
          <w:bCs/>
          <w:i/>
          <w:iCs/>
        </w:rPr>
        <w:t>H2 (Interpretability and Independent Validation):</w:t>
      </w:r>
      <w:r w:rsidRPr="00BA1179">
        <w:t xml:space="preserve"> The combination of concept-driven fuzzy reasoning, intrinsic rule-level traceability, confidence-gated uncertainty encoding, and systematic sensitivity analysis produces interpretable and independently verifiable decision outputs that do not require post-hoc attribution methods such as SHAP or LIME.</w:t>
      </w:r>
    </w:p>
    <w:p w14:paraId="78CD1672" w14:textId="14FF154F" w:rsidR="001618FC" w:rsidRPr="00BA1179" w:rsidRDefault="001618FC" w:rsidP="001618FC">
      <w:pPr>
        <w:pStyle w:val="ParText"/>
      </w:pPr>
      <w:r w:rsidRPr="00BA1179">
        <w:rPr>
          <w:b/>
          <w:bCs/>
          <w:i/>
          <w:iCs/>
        </w:rPr>
        <w:t>H3 (Operational Feasibility Under Uncertainty):</w:t>
      </w:r>
      <w:r w:rsidRPr="00BA1179">
        <w:t xml:space="preserve"> An end-to-end workflow that couples the strictly separated simulation core, decision core, and operator dashboard, together with satisficing-based decision acceptance and cost-aware constraint integration, produces operationally feasible interventions across a wider range of incompletely observed, resource-constrained wildfire scenarios than probabilistic or optimization-based alternatives.</w:t>
      </w:r>
    </w:p>
    <w:p w14:paraId="1AE0F0F0" w14:textId="787EA714" w:rsidR="00F30DC4" w:rsidRPr="00BA1179" w:rsidRDefault="002D1D9A" w:rsidP="003B2FD7">
      <w:pPr>
        <w:pStyle w:val="Heading2"/>
        <w:rPr>
          <w:lang w:eastAsia="tr-TR"/>
        </w:rPr>
      </w:pPr>
      <w:bookmarkStart w:id="41" w:name="_Toc236342129"/>
      <w:r w:rsidRPr="00BA1179">
        <w:rPr>
          <w:lang w:eastAsia="tr-TR"/>
        </w:rPr>
        <w:t>Main Contributions of the Thesis</w:t>
      </w:r>
      <w:bookmarkEnd w:id="41"/>
    </w:p>
    <w:p w14:paraId="0024568E" w14:textId="6A958973" w:rsidR="00237656" w:rsidRPr="00BA1179" w:rsidRDefault="00237656" w:rsidP="00237656">
      <w:pPr>
        <w:spacing w:before="120" w:after="120"/>
      </w:pPr>
      <w:r w:rsidRPr="00BA1179">
        <w:t xml:space="preserve">The thesis makes three architectural and methodological contributions that collectively address the structural gaps identified in Section 1.1. Each contribution </w:t>
      </w:r>
      <w:r w:rsidRPr="00BA1179">
        <w:lastRenderedPageBreak/>
        <w:t xml:space="preserve">is self-contained and addresses a distinct gap, as summarized in </w:t>
      </w:r>
      <w:r w:rsidRPr="00BA1179">
        <w:rPr>
          <w:lang w:eastAsia="tr-TR"/>
        </w:rPr>
        <w:fldChar w:fldCharType="begin"/>
      </w:r>
      <w:r w:rsidRPr="00BA1179">
        <w:rPr>
          <w:lang w:eastAsia="tr-TR"/>
        </w:rPr>
        <w:instrText xml:space="preserve"> REF _Ref223821474 \h </w:instrText>
      </w:r>
      <w:r w:rsidRPr="00BA1179">
        <w:rPr>
          <w:lang w:eastAsia="tr-TR"/>
        </w:rPr>
      </w:r>
      <w:r w:rsidRPr="00BA1179">
        <w:rPr>
          <w:lang w:eastAsia="tr-TR"/>
        </w:rPr>
        <w:fldChar w:fldCharType="separate"/>
      </w:r>
      <w:r w:rsidR="008B09EB" w:rsidRPr="00BA1179">
        <w:t xml:space="preserve">Table </w:t>
      </w:r>
      <w:r w:rsidR="008B09EB">
        <w:rPr>
          <w:noProof/>
        </w:rPr>
        <w:t>1</w:t>
      </w:r>
      <w:r w:rsidR="008B09EB">
        <w:t>.</w:t>
      </w:r>
      <w:r w:rsidR="008B09EB">
        <w:rPr>
          <w:noProof/>
        </w:rPr>
        <w:t>2</w:t>
      </w:r>
      <w:r w:rsidRPr="00BA1179">
        <w:rPr>
          <w:lang w:eastAsia="tr-TR"/>
        </w:rPr>
        <w:fldChar w:fldCharType="end"/>
      </w:r>
      <w:r w:rsidRPr="00BA1179">
        <w:t>. The contributions are realized across the background in Chapter 2, the DisasterAware framework and its simulation core in Chapter 3, the decision support system design and formal analysis in Chapter 4, and the empirical evaluation in Chapter 5.</w:t>
      </w:r>
    </w:p>
    <w:p w14:paraId="4DDCE7D8" w14:textId="4CFCFDD4" w:rsidR="00663182" w:rsidRPr="00BA1179" w:rsidRDefault="00663182" w:rsidP="00663182">
      <w:pPr>
        <w:pStyle w:val="Caption"/>
        <w:keepNext/>
      </w:pPr>
      <w:bookmarkStart w:id="42" w:name="_Ref223821474"/>
      <w:bookmarkStart w:id="43" w:name="_Toc236342199"/>
      <w:r w:rsidRPr="00BA1179">
        <w:t xml:space="preserve">Table </w:t>
      </w:r>
      <w:r w:rsidR="00A22191">
        <w:fldChar w:fldCharType="begin"/>
      </w:r>
      <w:r w:rsidR="00A22191">
        <w:instrText xml:space="preserve"> STYLEREF 1 \s </w:instrText>
      </w:r>
      <w:r w:rsidR="00A22191">
        <w:fldChar w:fldCharType="separate"/>
      </w:r>
      <w:r w:rsidR="008B09EB">
        <w:rPr>
          <w:noProof/>
        </w:rPr>
        <w:t>1</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42"/>
      <w:r w:rsidRPr="00BA1179">
        <w:t xml:space="preserve"> Mapping of thesis contributions to identified gaps</w:t>
      </w:r>
      <w:bookmarkEnd w:id="43"/>
    </w:p>
    <w:tbl>
      <w:tblPr>
        <w:tblStyle w:val="PlainTable2"/>
        <w:tblW w:w="5000" w:type="pct"/>
        <w:tblLook w:val="04A0" w:firstRow="1" w:lastRow="0" w:firstColumn="1" w:lastColumn="0" w:noHBand="0" w:noVBand="1"/>
      </w:tblPr>
      <w:tblGrid>
        <w:gridCol w:w="687"/>
        <w:gridCol w:w="2820"/>
        <w:gridCol w:w="4540"/>
      </w:tblGrid>
      <w:tr w:rsidR="00237656" w:rsidRPr="00BA1179" w14:paraId="121CFB4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9398E13" w14:textId="77777777" w:rsidR="00237656" w:rsidRPr="00BA1179" w:rsidRDefault="00237656" w:rsidP="00824DEE">
            <w:pPr>
              <w:pStyle w:val="TableText"/>
            </w:pPr>
          </w:p>
        </w:tc>
        <w:tc>
          <w:tcPr>
            <w:tcW w:w="1752" w:type="pct"/>
          </w:tcPr>
          <w:p w14:paraId="300C70D4"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Addressed Gap</w:t>
            </w:r>
          </w:p>
        </w:tc>
        <w:tc>
          <w:tcPr>
            <w:tcW w:w="2821" w:type="pct"/>
          </w:tcPr>
          <w:p w14:paraId="68514DA7"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Contribution</w:t>
            </w:r>
          </w:p>
        </w:tc>
      </w:tr>
      <w:tr w:rsidR="00106357" w:rsidRPr="00BA1179" w14:paraId="0F30A447"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CA2BBED" w14:textId="77777777" w:rsidR="00106357" w:rsidRPr="00BA1179" w:rsidRDefault="00000000">
            <w:pPr>
              <w:pStyle w:val="TableText"/>
            </w:pPr>
            <w:r w:rsidRPr="00BA1179">
              <w:t>C1</w:t>
            </w:r>
          </w:p>
        </w:tc>
        <w:tc>
          <w:tcPr>
            <w:tcW w:w="1752" w:type="pct"/>
          </w:tcPr>
          <w:p w14:paraId="2A1025E7"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G1: Closed decision spaces in centralized architectures</w:t>
            </w:r>
          </w:p>
        </w:tc>
        <w:tc>
          <w:tcPr>
            <w:tcW w:w="2821" w:type="pct"/>
          </w:tcPr>
          <w:p w14:paraId="488AC83D" w14:textId="210FBA32"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Open decision space through concept-based abstraction, adaptive rule generation, and hierarchically distributed reasoning with non-inferential global coordination</w:t>
            </w:r>
          </w:p>
        </w:tc>
      </w:tr>
      <w:tr w:rsidR="00106357" w:rsidRPr="00BA1179" w14:paraId="41627B36" w14:textId="77777777" w:rsidTr="00104461">
        <w:tc>
          <w:tcPr>
            <w:cnfStyle w:val="001000000000" w:firstRow="0" w:lastRow="0" w:firstColumn="1" w:lastColumn="0" w:oddVBand="0" w:evenVBand="0" w:oddHBand="0" w:evenHBand="0" w:firstRowFirstColumn="0" w:firstRowLastColumn="0" w:lastRowFirstColumn="0" w:lastRowLastColumn="0"/>
            <w:tcW w:w="427" w:type="pct"/>
          </w:tcPr>
          <w:p w14:paraId="581B02A5" w14:textId="77777777" w:rsidR="00106357" w:rsidRPr="00BA1179" w:rsidRDefault="00000000">
            <w:pPr>
              <w:pStyle w:val="TableText"/>
            </w:pPr>
            <w:r w:rsidRPr="00BA1179">
              <w:t>C2</w:t>
            </w:r>
          </w:p>
        </w:tc>
        <w:tc>
          <w:tcPr>
            <w:tcW w:w="1752" w:type="pct"/>
          </w:tcPr>
          <w:p w14:paraId="1F415F64"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G2: Unrepresented epistemic uncertainty and limited explainability</w:t>
            </w:r>
          </w:p>
        </w:tc>
        <w:tc>
          <w:tcPr>
            <w:tcW w:w="2821" w:type="pct"/>
          </w:tcPr>
          <w:p w14:paraId="29F544F0"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Sensitivity analysis built on confidence-gated uncertainty propagation and intrinsic rule-level traceability</w:t>
            </w:r>
          </w:p>
        </w:tc>
      </w:tr>
      <w:tr w:rsidR="00106357" w:rsidRPr="00BA1179" w14:paraId="0D6044D2"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A1DA027" w14:textId="77777777" w:rsidR="00106357" w:rsidRPr="00BA1179" w:rsidRDefault="00000000">
            <w:pPr>
              <w:pStyle w:val="TableText"/>
            </w:pPr>
            <w:r w:rsidRPr="00BA1179">
              <w:t>C3</w:t>
            </w:r>
          </w:p>
        </w:tc>
        <w:tc>
          <w:tcPr>
            <w:tcW w:w="1752" w:type="pct"/>
          </w:tcPr>
          <w:p w14:paraId="5D95FAB1"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G3: Simulation-decision coupling without an end-to-end operational workflow</w:t>
            </w:r>
          </w:p>
        </w:tc>
        <w:tc>
          <w:tcPr>
            <w:tcW w:w="2821" w:type="pct"/>
          </w:tcPr>
          <w:p w14:paraId="5DBF4253"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End-to-end use-case demonstration over analytically separated simulation and decision cores with satisficing-based acceptance</w:t>
            </w:r>
          </w:p>
        </w:tc>
      </w:tr>
    </w:tbl>
    <w:p w14:paraId="06AB0315" w14:textId="77777777" w:rsidR="002F37F2" w:rsidRPr="00BA1179" w:rsidRDefault="002F37F2" w:rsidP="002F37F2">
      <w:pPr>
        <w:pStyle w:val="ParText"/>
      </w:pPr>
    </w:p>
    <w:p w14:paraId="2DB4D48A" w14:textId="0A1C1B61" w:rsidR="00E77EB4" w:rsidRPr="00644AFC" w:rsidRDefault="00E77EB4" w:rsidP="00334870">
      <w:pPr>
        <w:pStyle w:val="ParText"/>
        <w:keepNext/>
        <w:pBdr>
          <w:top w:val="single" w:sz="4" w:space="1" w:color="auto"/>
          <w:bottom w:val="single" w:sz="4" w:space="1" w:color="auto"/>
        </w:pBdr>
        <w:rPr>
          <w:b/>
          <w:bCs/>
        </w:rPr>
      </w:pPr>
      <w:r w:rsidRPr="00644AFC">
        <w:rPr>
          <w:b/>
          <w:bCs/>
        </w:rPr>
        <w:t>C1 Open Decision Space through Adaptive, Concept-Driven Reasoning</w:t>
      </w:r>
    </w:p>
    <w:p w14:paraId="30A10A16" w14:textId="61AE4127" w:rsidR="00BB15F3" w:rsidRPr="00BA1179" w:rsidRDefault="00000000">
      <w:pPr>
        <w:pStyle w:val="ParText"/>
      </w:pPr>
      <w:r w:rsidRPr="00BA1179">
        <w:t>To address G1, this thesis replaces the fixed menu of predefined alternatives with an open, concept-driven decision field. Raw observations are first mapped onto five domain-meaningful decision concepts, so that rules are written in operational language rather than over raw signals. The field is then reshaped online</w:t>
      </w:r>
      <w:r w:rsidR="00BB2CC3">
        <w:t>.</w:t>
      </w:r>
      <w:r w:rsidRPr="00BA1179">
        <w:t xml:space="preserve"> </w:t>
      </w:r>
      <w:r w:rsidR="00BB2CC3">
        <w:t>A</w:t>
      </w:r>
      <w:r w:rsidRPr="00BA1179">
        <w:t xml:space="preserve">n evolving Takagi-Sugeno rule base adapts membership functions </w:t>
      </w:r>
      <w:r w:rsidR="00557A5B">
        <w:t xml:space="preserve">(MF) </w:t>
      </w:r>
      <w:r w:rsidRPr="00BA1179">
        <w:t xml:space="preserve">and term resolution </w:t>
      </w:r>
      <w:sdt>
        <w:sdtPr>
          <w:id w:val="815728001"/>
          <w:citation/>
        </w:sdtPr>
        <w:sdtContent>
          <w:r w:rsidRPr="00BA1179">
            <w:fldChar w:fldCharType="begin"/>
          </w:r>
          <w:r w:rsidRPr="00BA1179">
            <w:instrText xml:space="preserve"> CITATION TakagiSugeno1985 \l 1055  \m Ang04 </w:instrText>
          </w:r>
          <w:r w:rsidRPr="00BA1179">
            <w:fldChar w:fldCharType="separate"/>
          </w:r>
          <w:r w:rsidR="008B09EB">
            <w:rPr>
              <w:noProof/>
            </w:rPr>
            <w:t>(Takagi &amp; Sugeno, 1985; Angelov &amp; Filev, 2004)</w:t>
          </w:r>
          <w:r w:rsidRPr="00BA1179">
            <w:fldChar w:fldCharType="end"/>
          </w:r>
        </w:sdtContent>
      </w:sdt>
      <w:r w:rsidRPr="00BA1179">
        <w:t xml:space="preserve">, a generative model proposes genuinely new candidate rules when adaptation is exhausted, and every candidate passes a satisficing verification gate before it may act </w:t>
      </w:r>
      <w:sdt>
        <w:sdtPr>
          <w:id w:val="815728003"/>
          <w:citation/>
        </w:sdtPr>
        <w:sdtContent>
          <w:r w:rsidRPr="00BA1179">
            <w:fldChar w:fldCharType="begin"/>
          </w:r>
          <w:r w:rsidRPr="00BA1179">
            <w:instrText xml:space="preserve"> CITATION Sim56 \l 1055 </w:instrText>
          </w:r>
          <w:r w:rsidRPr="00BA1179">
            <w:fldChar w:fldCharType="separate"/>
          </w:r>
          <w:r w:rsidR="008B09EB">
            <w:rPr>
              <w:noProof/>
            </w:rPr>
            <w:t>(Simon H. A., 1956)</w:t>
          </w:r>
          <w:r w:rsidRPr="00BA1179">
            <w:fldChar w:fldCharType="end"/>
          </w:r>
        </w:sdtContent>
      </w:sdt>
      <w:r w:rsidRPr="00BA1179">
        <w:t>. Reasoning itself is confined to local fuzzy agents, while a non-inferential global layer only assigns resources and normalizes priorities, which keeps the open field scalable.</w:t>
      </w:r>
      <w:r w:rsidR="00E66F0F">
        <w:t xml:space="preserve"> </w:t>
      </w:r>
      <w:r w:rsidR="00E66F0F">
        <w:lastRenderedPageBreak/>
        <w:t>The reshaping acts on three nested levels, the consequents of existing rules, the resolution of their term sets, and the vocabulary itself, since a generative proposal may introduce intermediate concepts and macro interventions along with the rule that uses them; nothing enters the base without passing the gate chain, which ends in a reseeded forecast comparison on the simulator.</w:t>
      </w:r>
      <w:r w:rsidR="000F5259">
        <w:t xml:space="preserve"> </w:t>
      </w:r>
      <w:r w:rsidR="000F5259" w:rsidRPr="000F5259">
        <w:t>The action space is therefore closed at the level of physical effects, which the model may not invent, yet open at the level of interventions, which it composes from those effects in response to the map.</w:t>
      </w:r>
    </w:p>
    <w:p w14:paraId="59F55075" w14:textId="32E2B683" w:rsidR="00E77EB4" w:rsidRPr="00644AFC" w:rsidRDefault="00E77EB4" w:rsidP="00E77EB4">
      <w:pPr>
        <w:pStyle w:val="ParText"/>
        <w:keepNext/>
        <w:pBdr>
          <w:top w:val="single" w:sz="4" w:space="1" w:color="auto"/>
          <w:bottom w:val="single" w:sz="4" w:space="1" w:color="auto"/>
        </w:pBdr>
        <w:rPr>
          <w:b/>
          <w:bCs/>
        </w:rPr>
      </w:pPr>
      <w:r w:rsidRPr="00644AFC">
        <w:rPr>
          <w:b/>
          <w:bCs/>
        </w:rPr>
        <w:t>C2 Sensitivity Analysis with Traceability and Confidence-Gated Uncertainty</w:t>
      </w:r>
    </w:p>
    <w:p w14:paraId="2D0CB866" w14:textId="77777777" w:rsidR="00BB15F3" w:rsidRPr="00BA1179" w:rsidRDefault="00000000">
      <w:pPr>
        <w:pStyle w:val="ParText"/>
      </w:pPr>
      <w:r w:rsidRPr="00BA1179">
        <w:t>To address G2, the reasoning pipeline is built so that explanation and uncertainty handling are structural rather than retrofitted. Epistemic uncertainty is propagated 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features, membership parameters, and priority weights propagate to the decision, in contrast to post-hoc attribution methods such as SHAP or LIME.</w:t>
      </w:r>
    </w:p>
    <w:p w14:paraId="7C7EE730" w14:textId="0205AC52" w:rsidR="00E77EB4" w:rsidRPr="00BA1179" w:rsidRDefault="00E77EB4" w:rsidP="00E77EB4">
      <w:pPr>
        <w:pStyle w:val="ParText"/>
        <w:keepNext/>
        <w:pBdr>
          <w:top w:val="single" w:sz="4" w:space="1" w:color="auto"/>
          <w:bottom w:val="single" w:sz="4" w:space="1" w:color="auto"/>
        </w:pBdr>
        <w:rPr>
          <w:b/>
          <w:bCs/>
        </w:rPr>
      </w:pPr>
      <w:r w:rsidRPr="00BA1179">
        <w:rPr>
          <w:b/>
          <w:bCs/>
        </w:rPr>
        <w:t xml:space="preserve">C3 End-to-End Use-Case Demonstration </w:t>
      </w:r>
    </w:p>
    <w:p w14:paraId="5C0AE2B1" w14:textId="0C0BF654" w:rsidR="00BB15F3" w:rsidRPr="00BA1179" w:rsidRDefault="00000000">
      <w:pPr>
        <w:pStyle w:val="ParText"/>
      </w:pPr>
      <w:r w:rsidRPr="00BA1179">
        <w:t xml:space="preserve">To address G3, the thesis enforces a strict separation between the simulation core and the decision core, which grounds formal pipeline properties under incomplete observation and allows either side to be validated independently. On this foundation the framework is exercised in an end-to-end use case that couples the spread simulation, the decision pipeline, and an operator dashboard, with satisficing acceptance and a graduated fail-safe keeping every realized intervention admissible; the use case addresses the research-to-practice distance reported in field studies </w:t>
      </w:r>
      <w:sdt>
        <w:sdtPr>
          <w:id w:val="815728009"/>
          <w:citation/>
        </w:sdtPr>
        <w:sdtContent>
          <w:r w:rsidRPr="00BA1179">
            <w:fldChar w:fldCharType="begin"/>
          </w:r>
          <w:r w:rsidRPr="00BA1179">
            <w:instrText xml:space="preserve"> CITATION Fillmore2023 \l 1055  \m Rapp2020 </w:instrText>
          </w:r>
          <w:r w:rsidRPr="00BA1179">
            <w:fldChar w:fldCharType="separate"/>
          </w:r>
          <w:r w:rsidR="008B09EB">
            <w:rPr>
              <w:noProof/>
            </w:rPr>
            <w:t>(Fillmore &amp; Paveglio, 2023; Rapp, Rabung, Wilson, &amp; Toman, 2020)</w:t>
          </w:r>
          <w:r w:rsidRPr="00BA1179">
            <w:fldChar w:fldCharType="end"/>
          </w:r>
        </w:sdtContent>
      </w:sdt>
      <w:r w:rsidRPr="00BA1179">
        <w:t>.</w:t>
      </w:r>
      <w:r w:rsidR="0066227A">
        <w:t xml:space="preserve"> The with and without DSS results of that use case rest on the counterfactual replay of the identical fire history, so the reported differences are attributable to the issued orders alone.</w:t>
      </w:r>
    </w:p>
    <w:p w14:paraId="4F65512F" w14:textId="0CC0790A" w:rsidR="00E77EB4" w:rsidRDefault="00E77EB4" w:rsidP="00334870">
      <w:pPr>
        <w:pStyle w:val="ParText"/>
      </w:pPr>
      <w:r w:rsidRPr="00BA1179">
        <w:lastRenderedPageBreak/>
        <w:t>Collectively, these three contributions transform wildfire DSS from a predefined and centralized decision toolkit into an open, distributed, and uncertainty-aware reasoning system whose operational properties are analytically established rather than empirically assumed.</w:t>
      </w:r>
    </w:p>
    <w:p w14:paraId="52B71C7A" w14:textId="77777777" w:rsidR="000F5259" w:rsidRPr="00BA1179" w:rsidRDefault="000F5259" w:rsidP="000F5259">
      <w:pPr>
        <w:keepNext/>
      </w:pPr>
      <w:r w:rsidRPr="00BA1179">
        <w:rPr>
          <w:noProof/>
        </w:rPr>
        <w:drawing>
          <wp:inline distT="0" distB="0" distL="0" distR="0" wp14:anchorId="1BB3D77D" wp14:editId="5D5E9C3E">
            <wp:extent cx="5090840" cy="3625850"/>
            <wp:effectExtent l="0" t="0" r="0" b="0"/>
            <wp:docPr id="13373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05097" cy="3636004"/>
                    </a:xfrm>
                    <a:prstGeom prst="rect">
                      <a:avLst/>
                    </a:prstGeom>
                    <a:noFill/>
                    <a:ln>
                      <a:noFill/>
                    </a:ln>
                  </pic:spPr>
                </pic:pic>
              </a:graphicData>
            </a:graphic>
          </wp:inline>
        </w:drawing>
      </w:r>
    </w:p>
    <w:p w14:paraId="55CC5A5F" w14:textId="2931D683" w:rsidR="000F5259" w:rsidRPr="00BA1179" w:rsidRDefault="000F5259" w:rsidP="000F5259">
      <w:pPr>
        <w:pStyle w:val="Caption"/>
      </w:pPr>
      <w:bookmarkStart w:id="44" w:name="_Ref227630123"/>
      <w:bookmarkStart w:id="45" w:name="_Toc236342229"/>
      <w:r w:rsidRPr="00BA1179">
        <w:t xml:space="preserve">Figure </w:t>
      </w:r>
      <w:r w:rsidR="00AF4F14">
        <w:fldChar w:fldCharType="begin"/>
      </w:r>
      <w:r w:rsidR="00AF4F14">
        <w:instrText xml:space="preserve"> STYLEREF 1 \s </w:instrText>
      </w:r>
      <w:r w:rsidR="00AF4F14">
        <w:fldChar w:fldCharType="separate"/>
      </w:r>
      <w:r w:rsidR="00AF4F14">
        <w:rPr>
          <w:noProof/>
        </w:rPr>
        <w:t>1</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44"/>
      <w:r w:rsidRPr="00BA1179">
        <w:t xml:space="preserve"> Research question, hypothesis, gaps and contributions</w:t>
      </w:r>
      <w:bookmarkEnd w:id="45"/>
    </w:p>
    <w:p w14:paraId="1CED6324" w14:textId="4D6EED0B" w:rsidR="00A04D1B" w:rsidRDefault="006C101E" w:rsidP="00A04D1B">
      <w:pPr>
        <w:pStyle w:val="ParText"/>
        <w:rPr>
          <w:lang w:eastAsia="tr-TR"/>
        </w:rPr>
      </w:pPr>
      <w:r w:rsidRPr="00BA1179">
        <w:t xml:space="preserve">The research question articulates four simultaneous requirements that a wildfire DSS must satisfy under incomplete observation and distributed real-time constraints, and the main hypothesis posits that a hierarchically distributed, concept-driven, confidence-gated, and satisficing-based architecture meets these requirements while admitting formal proof of its pipeline correctness properties. This hypothesis is decomposed into three testable sub-claims arranged as vertical threads: H1 addresses scalability and adaptability, H2 addresses interpretability and independent validation, and H3 addresses operational feasibility under uncertainty. Each sub-claim is realized by one contribution (C1 under H1, C2 under H2, C3 under H3) that in turn addresses one of the three structural gaps identified in Section 1.1, </w:t>
      </w:r>
      <w:r w:rsidRPr="00BA1179">
        <w:lastRenderedPageBreak/>
        <w:t>establishing a one-to-one correspondence between every gap and a targeted architectural contribution. The flow from research question through hypothesis and contributions to gaps can therefore be read as one continuous argument</w:t>
      </w:r>
      <w:r w:rsidR="00A04D1B">
        <w:t xml:space="preserve"> as illustrated in </w:t>
      </w:r>
      <w:r w:rsidR="00A04D1B" w:rsidRPr="00BA1179">
        <w:rPr>
          <w:lang w:eastAsia="tr-TR"/>
        </w:rPr>
        <w:fldChar w:fldCharType="begin"/>
      </w:r>
      <w:r w:rsidR="00A04D1B" w:rsidRPr="00BA1179">
        <w:rPr>
          <w:lang w:eastAsia="tr-TR"/>
        </w:rPr>
        <w:instrText xml:space="preserve"> REF _Ref227630123 \h </w:instrText>
      </w:r>
      <w:r w:rsidR="00A04D1B" w:rsidRPr="00BA1179">
        <w:rPr>
          <w:lang w:eastAsia="tr-TR"/>
        </w:rPr>
      </w:r>
      <w:r w:rsidR="00A04D1B" w:rsidRPr="00BA1179">
        <w:rPr>
          <w:lang w:eastAsia="tr-TR"/>
        </w:rPr>
        <w:fldChar w:fldCharType="separate"/>
      </w:r>
      <w:r w:rsidR="008B09EB" w:rsidRPr="00BA1179">
        <w:t xml:space="preserve">Figure </w:t>
      </w:r>
      <w:r w:rsidR="008B09EB">
        <w:rPr>
          <w:noProof/>
        </w:rPr>
        <w:t>1</w:t>
      </w:r>
      <w:r w:rsidR="008B09EB">
        <w:t>.</w:t>
      </w:r>
      <w:r w:rsidR="008B09EB">
        <w:rPr>
          <w:noProof/>
        </w:rPr>
        <w:t>2</w:t>
      </w:r>
      <w:r w:rsidR="00A04D1B" w:rsidRPr="00BA1179">
        <w:rPr>
          <w:lang w:eastAsia="tr-TR"/>
        </w:rPr>
        <w:fldChar w:fldCharType="end"/>
      </w:r>
      <w:r w:rsidR="00A04D1B">
        <w:rPr>
          <w:lang w:eastAsia="tr-TR"/>
        </w:rPr>
        <w:t>.</w:t>
      </w:r>
    </w:p>
    <w:p w14:paraId="6917E4FF" w14:textId="17C884DE" w:rsidR="00320403" w:rsidRPr="00BA1179" w:rsidRDefault="007052DB" w:rsidP="007052DB">
      <w:pPr>
        <w:pStyle w:val="Heading2"/>
      </w:pPr>
      <w:bookmarkStart w:id="46" w:name="_Toc236342130"/>
      <w:commentRangeStart w:id="47"/>
      <w:r w:rsidRPr="00BA1179">
        <w:t>Organization of the Thesis</w:t>
      </w:r>
      <w:bookmarkEnd w:id="46"/>
      <w:commentRangeEnd w:id="47"/>
      <w:r w:rsidR="000F5259" w:rsidRPr="00BA1179">
        <w:rPr>
          <w:rStyle w:val="CommentReference"/>
          <w:sz w:val="24"/>
          <w:szCs w:val="26"/>
        </w:rPr>
        <w:commentReference w:id="47"/>
      </w:r>
    </w:p>
    <w:p w14:paraId="6A8BE7CB" w14:textId="77777777" w:rsidR="000C5E0C" w:rsidRDefault="000C5E0C" w:rsidP="000C5E0C">
      <w:pPr>
        <w:pStyle w:val="ParText"/>
      </w:pPr>
      <w:r>
        <w:t>Chapter 2 assembles the background the rest of the thesis builds on, following the path a decision travels: wildfire dynamics and spread modeling, the foundations of decision support, the input space from heterogeneous sensing to observation features, concept-driven fuzzy reasoning with the rule-explosion argument, and the decision space with its interventions, evaluation, and adaptive-generative loops.</w:t>
      </w:r>
    </w:p>
    <w:p w14:paraId="14483AEE" w14:textId="77777777" w:rsidR="000C5E0C" w:rsidRDefault="000C5E0C" w:rsidP="000C5E0C">
      <w:pPr>
        <w:pStyle w:val="ParText"/>
      </w:pPr>
      <w:r>
        <w:t>Chapter 3 introduces the DisasterAware framework as the computational foundation: the system architecture, the external input layers for meteorology, topography, fuel, ignition, and decisional data, and the simulation core with its state transition and hybrid spread model coupled to the decision support core. Its design criterion is testability rather than maximal fidelity.</w:t>
      </w:r>
    </w:p>
    <w:p w14:paraId="32096A51" w14:textId="77777777" w:rsidR="000C5E0C" w:rsidRDefault="000C5E0C" w:rsidP="000C5E0C">
      <w:pPr>
        <w:pStyle w:val="ParText"/>
      </w:pPr>
      <w:r>
        <w:t>Chapter 4 develops the decision support system. It derives the feature space, specifies the fuzzy variables and membership functions, builds the five decision concepts and the intervention rule base, and presents the layered architecture, which is the observation, concept mapping, local DSS, and global coordination layers, together with the epistemic encoding of incomplete observations and the explainability overlay for traceability, auditability, and operator override.</w:t>
      </w:r>
    </w:p>
    <w:p w14:paraId="2E40858F" w14:textId="77777777" w:rsidR="000C5E0C" w:rsidRDefault="000C5E0C" w:rsidP="000C5E0C">
      <w:pPr>
        <w:pStyle w:val="ParText"/>
      </w:pPr>
      <w:r>
        <w:t>Chapter 5 reports the simulation and performance results, comparing DisasterAware with a functionally equivalent centralized baseline over scenarios of increasing complexity, and closes with a sensitivity analysis over features, membership functions, and priority weights.</w:t>
      </w:r>
    </w:p>
    <w:p w14:paraId="15807D51" w14:textId="7F159A9B" w:rsidR="000C5E0C" w:rsidRDefault="000C5E0C" w:rsidP="000F5259">
      <w:pPr>
        <w:pStyle w:val="ParText"/>
        <w:rPr>
          <w:rFonts w:cs="Times New Roman"/>
          <w:szCs w:val="24"/>
        </w:rPr>
      </w:pPr>
      <w:r>
        <w:t>Chapter 6 summarizes the contributions and outlines directions for future research.</w:t>
      </w:r>
    </w:p>
    <w:p w14:paraId="6AE1912D" w14:textId="5F4EBED0" w:rsidR="000C5E0C" w:rsidRPr="00BA1179" w:rsidRDefault="000C5E0C" w:rsidP="00AF29FD">
      <w:pPr>
        <w:rPr>
          <w:rFonts w:cs="Times New Roman"/>
          <w:szCs w:val="24"/>
        </w:rPr>
        <w:sectPr w:rsidR="000C5E0C" w:rsidRPr="00BA1179" w:rsidSect="003E313C">
          <w:type w:val="oddPage"/>
          <w:pgSz w:w="11906" w:h="16838"/>
          <w:pgMar w:top="1987" w:right="1584" w:bottom="1584" w:left="2275" w:header="706" w:footer="1411" w:gutter="0"/>
          <w:lnNumType w:countBy="1" w:restart="continuous"/>
          <w:pgNumType w:start="1"/>
          <w:cols w:space="708"/>
          <w:docGrid w:linePitch="360"/>
        </w:sectPr>
      </w:pPr>
    </w:p>
    <w:p w14:paraId="4FD79712" w14:textId="77777777" w:rsidR="00320403" w:rsidRPr="00BA1179" w:rsidRDefault="00320403" w:rsidP="006459A4">
      <w:pPr>
        <w:pStyle w:val="Chapter"/>
      </w:pPr>
    </w:p>
    <w:p w14:paraId="6D31FEA6" w14:textId="767BE21D" w:rsidR="00EA3196" w:rsidRPr="00BA1179" w:rsidRDefault="00BD68CB" w:rsidP="00EA3196">
      <w:pPr>
        <w:pStyle w:val="Heading1"/>
        <w:spacing w:line="240" w:lineRule="auto"/>
        <w:rPr>
          <w:lang w:val="en-US"/>
        </w:rPr>
      </w:pPr>
      <w:bookmarkStart w:id="48" w:name="_Ref226153860"/>
      <w:bookmarkStart w:id="49" w:name="_Toc236342131"/>
      <w:r w:rsidRPr="00BA1179">
        <w:rPr>
          <w:lang w:val="en-US"/>
        </w:rPr>
        <w:t>BACKGROUND INFORMATION</w:t>
      </w:r>
      <w:bookmarkEnd w:id="48"/>
      <w:bookmarkEnd w:id="49"/>
    </w:p>
    <w:p w14:paraId="0FFF319B" w14:textId="56A52D6E" w:rsidR="00F8423A" w:rsidRPr="00BA1179" w:rsidRDefault="00130890" w:rsidP="00F8423A">
      <w:pPr>
        <w:pStyle w:val="ParText"/>
      </w:pPr>
      <w:r w:rsidRPr="00BA1179">
        <w:t>This chapter presents the background on which the remainder of the thesis builds. Its purpose is twofold: To introduce the concepts on which the design chapters rely, and to justify, on the basis of the literature, the choices that shape DisasterAware. The chapter is organized as follows. Section 2.1 reviews wildfire dynamics and spread modeling. Section 2.2 introduces the foundations of decision support,including closed versus open decision spaces and centralized versus distributed architectures. Section 2.3 presents the input space, from heterogeneous sensing sources to the ten observation features. Section 2.4 develops concept-driven fuzzy reasoning. Section 2.5 defines the decision space: The admissible interventions, the cost, acceptance, and uncertainty machinery by which candidate decisions are judged, and the adaptive and generative loops that keep the decision space open.</w:t>
      </w:r>
    </w:p>
    <w:p w14:paraId="2F02BF5A" w14:textId="77777777" w:rsidR="009A2659" w:rsidRPr="00BA1179" w:rsidRDefault="00000000">
      <w:pPr>
        <w:pStyle w:val="Heading2"/>
      </w:pPr>
      <w:bookmarkStart w:id="50" w:name="_Toc236342132"/>
      <w:r w:rsidRPr="00BA1179">
        <w:t>Wildfire Dynamics and Spread Modeling</w:t>
      </w:r>
      <w:bookmarkEnd w:id="50"/>
    </w:p>
    <w:p w14:paraId="718A306D" w14:textId="593FA07E" w:rsidR="00615981" w:rsidRPr="00BA1179" w:rsidRDefault="00000000">
      <w:pPr>
        <w:pStyle w:val="ParText"/>
      </w:pPr>
      <w:r w:rsidRPr="00BA1179">
        <w:t>This section reviews the mechanisms of wildfire spread and the principal approaches to modeling it. The treatment is confined to the material required by the subsequent chapters: The physical drivers of fire behavior, the families of spread models, and the properties a decision layer requires from the model to which it is coupled.</w:t>
      </w:r>
    </w:p>
    <w:p w14:paraId="1773A169" w14:textId="77777777" w:rsidR="009A2659" w:rsidRPr="00BA1179" w:rsidRDefault="00000000">
      <w:pPr>
        <w:pStyle w:val="Heading3"/>
      </w:pPr>
      <w:bookmarkStart w:id="51" w:name="_Toc236342133"/>
      <w:r w:rsidRPr="00BA1179">
        <w:t>Drivers of Fire Behavior</w:t>
      </w:r>
      <w:bookmarkEnd w:id="51"/>
    </w:p>
    <w:p w14:paraId="4A03F816" w14:textId="070C0589" w:rsidR="009A2659" w:rsidRPr="00BA1179" w:rsidRDefault="00000000">
      <w:pPr>
        <w:pStyle w:val="ParText"/>
      </w:pPr>
      <w:r w:rsidRPr="00BA1179">
        <w:t xml:space="preserve">Fire behavior at any point of a landscape is governed by three groups of drivers, namely </w:t>
      </w:r>
      <w:r w:rsidRPr="00BA1179">
        <w:rPr>
          <w:b/>
          <w:bCs/>
        </w:rPr>
        <w:t>weather</w:t>
      </w:r>
      <w:r w:rsidRPr="00BA1179">
        <w:t xml:space="preserve">, </w:t>
      </w:r>
      <w:r w:rsidRPr="00BA1179">
        <w:rPr>
          <w:b/>
          <w:bCs/>
        </w:rPr>
        <w:t>terrain</w:t>
      </w:r>
      <w:r w:rsidRPr="00BA1179">
        <w:t xml:space="preserve">, and </w:t>
      </w:r>
      <w:r w:rsidRPr="00BA1179">
        <w:rPr>
          <w:b/>
          <w:bCs/>
        </w:rPr>
        <w:t>fuel</w:t>
      </w:r>
      <w:r w:rsidRPr="00BA1179">
        <w:t xml:space="preserve">. Weather contributes the most rapidly varying quantities: air temperature, relative humidity, wind speed and direction, wind gusts, and precipitation. Wind pushes the flame front toward unburned fuel, while humidity </w:t>
      </w:r>
      <w:r w:rsidRPr="00BA1179">
        <w:lastRenderedPageBreak/>
        <w:t xml:space="preserve">and precipitation set the moisture content of fine fuels and, with it, the ease of ignition </w:t>
      </w:r>
      <w:sdt>
        <w:sdtPr>
          <w:id w:val="815572068"/>
          <w:citation/>
        </w:sdtPr>
        <w:sdtContent>
          <w:r w:rsidRPr="00BA1179">
            <w:fldChar w:fldCharType="begin"/>
          </w:r>
          <w:r w:rsidRPr="00BA1179">
            <w:instrText xml:space="preserve"> CITATION Rot72 \l 1055 </w:instrText>
          </w:r>
          <w:r w:rsidRPr="00BA1179">
            <w:fldChar w:fldCharType="separate"/>
          </w:r>
          <w:r w:rsidR="008B09EB">
            <w:rPr>
              <w:noProof/>
            </w:rPr>
            <w:t>(Rothermel, 1972)</w:t>
          </w:r>
          <w:r w:rsidRPr="00BA1179">
            <w:fldChar w:fldCharType="end"/>
          </w:r>
        </w:sdtContent>
      </w:sdt>
      <w:r w:rsidRPr="00BA1179">
        <w:t>. Terrain contributes elevation, slope, aspect, and accessibility</w:t>
      </w:r>
      <w:r w:rsidR="009A07EC">
        <w:t>. A</w:t>
      </w:r>
      <w:r w:rsidRPr="00BA1179">
        <w:t xml:space="preserve"> front burning upslope preheats the fuel above it and accelerates, aspect determines how much solar radiation dries the fuel over the day, and accessibility bounds where crews can act. Fuel contributes the most slowly varying quantities</w:t>
      </w:r>
      <w:r w:rsidR="009A07EC">
        <w:t>.</w:t>
      </w:r>
      <w:r w:rsidRPr="00BA1179">
        <w:t xml:space="preserve"> </w:t>
      </w:r>
      <w:r w:rsidR="009A07EC">
        <w:t>T</w:t>
      </w:r>
      <w:r w:rsidRPr="00BA1179">
        <w:t xml:space="preserve">he vegetation type, the available fuel load, and the fuel moisture determine how intense the combustion becomes and how long a cell keeps burning </w:t>
      </w:r>
      <w:sdt>
        <w:sdtPr>
          <w:id w:val="815572070"/>
          <w:citation/>
        </w:sdtPr>
        <w:sdtContent>
          <w:r w:rsidRPr="00BA1179">
            <w:fldChar w:fldCharType="begin"/>
          </w:r>
          <w:r w:rsidRPr="00BA1179">
            <w:instrText xml:space="preserve"> CITATION Sco05 \l 1055 </w:instrText>
          </w:r>
          <w:r w:rsidRPr="00BA1179">
            <w:fldChar w:fldCharType="separate"/>
          </w:r>
          <w:r w:rsidR="008B09EB">
            <w:rPr>
              <w:noProof/>
            </w:rPr>
            <w:t>(Scott &amp; Burgan, 2005)</w:t>
          </w:r>
          <w:r w:rsidRPr="00BA1179">
            <w:fldChar w:fldCharType="end"/>
          </w:r>
        </w:sdtContent>
      </w:sdt>
      <w:r w:rsidRPr="00BA1179">
        <w:t>.</w:t>
      </w:r>
    </w:p>
    <w:p w14:paraId="15512DA6" w14:textId="0CCBF849" w:rsidR="009A2659" w:rsidRPr="00BA1179" w:rsidRDefault="00000000">
      <w:pPr>
        <w:pStyle w:val="ParText"/>
      </w:pPr>
      <w:r w:rsidRPr="00BA1179">
        <w:t xml:space="preserve">These drivers are summarized operationally by a small set of quantities: the rate of spread (ROS) of the front, its direction, and the fire line intensity. The Rothermel model expresses ROS as a function of fuel properties, fuel moisture, wind, and slope, and it still underlies most operational tools </w:t>
      </w:r>
      <w:sdt>
        <w:sdtPr>
          <w:id w:val="815572074"/>
          <w:citation/>
        </w:sdtPr>
        <w:sdtContent>
          <w:r w:rsidRPr="00BA1179">
            <w:fldChar w:fldCharType="begin"/>
          </w:r>
          <w:r w:rsidRPr="00BA1179">
            <w:instrText xml:space="preserve"> CITATION Rot72 \l 1055  \m And18 </w:instrText>
          </w:r>
          <w:r w:rsidRPr="00BA1179">
            <w:fldChar w:fldCharType="separate"/>
          </w:r>
          <w:r w:rsidR="008B09EB">
            <w:rPr>
              <w:noProof/>
            </w:rPr>
            <w:t>(Rothermel, 1972; Andrews, 2018)</w:t>
          </w:r>
          <w:r w:rsidRPr="00BA1179">
            <w:fldChar w:fldCharType="end"/>
          </w:r>
        </w:sdtContent>
      </w:sdt>
      <w:r w:rsidRPr="00BA1179">
        <w:t>; the detailed parameterization used in this thesis is given in Appendix A. The significance of the model for this thesis lies not in its exact functional form but in the causal chain it encodes</w:t>
      </w:r>
      <w:r w:rsidR="009A07EC">
        <w:t>.</w:t>
      </w:r>
      <w:r w:rsidRPr="00BA1179">
        <w:t xml:space="preserve"> Weather, terrain, and fuel jointly determine local spread, and any intervention that modifies one of these inputs alters the behavior of the fire.</w:t>
      </w:r>
    </w:p>
    <w:p w14:paraId="665101FC" w14:textId="77777777" w:rsidR="009A2659" w:rsidRPr="00BA1179" w:rsidRDefault="00000000">
      <w:pPr>
        <w:pStyle w:val="Heading3"/>
      </w:pPr>
      <w:bookmarkStart w:id="52" w:name="_Toc236342134"/>
      <w:r w:rsidRPr="00BA1179">
        <w:t>Families of Spread Models</w:t>
      </w:r>
      <w:bookmarkEnd w:id="52"/>
    </w:p>
    <w:p w14:paraId="4CC601BA" w14:textId="78716D14" w:rsidR="009A2659" w:rsidRPr="00BA1179" w:rsidRDefault="00000000">
      <w:pPr>
        <w:pStyle w:val="ParText"/>
      </w:pPr>
      <w:r w:rsidRPr="00BA1179">
        <w:t xml:space="preserve">The literature groups spread models into three families. </w:t>
      </w:r>
      <w:r w:rsidRPr="00BA1179">
        <w:rPr>
          <w:b/>
          <w:bCs/>
        </w:rPr>
        <w:t>Physical and quasi-physical models</w:t>
      </w:r>
      <w:r w:rsidRPr="00BA1179">
        <w:t xml:space="preserve"> resolve combustion chemistry and heat transfer; they are the most detailed and the most expensive to run </w:t>
      </w:r>
      <w:sdt>
        <w:sdtPr>
          <w:id w:val="815572078"/>
          <w:citation/>
        </w:sdtPr>
        <w:sdtContent>
          <w:r w:rsidRPr="00BA1179">
            <w:fldChar w:fldCharType="begin"/>
          </w:r>
          <w:r w:rsidRPr="00BA1179">
            <w:instrText xml:space="preserve"> CITATION Sullivan2009 \l 1055 </w:instrText>
          </w:r>
          <w:r w:rsidRPr="00BA1179">
            <w:fldChar w:fldCharType="separate"/>
          </w:r>
          <w:r w:rsidR="008B09EB">
            <w:rPr>
              <w:noProof/>
            </w:rPr>
            <w:t>(Sullivan, Wildland surface fire spread modelling 1: Physical and quasi-physical models, 2009a)</w:t>
          </w:r>
          <w:r w:rsidRPr="00BA1179">
            <w:fldChar w:fldCharType="end"/>
          </w:r>
        </w:sdtContent>
      </w:sdt>
      <w:r w:rsidRPr="00BA1179">
        <w:t xml:space="preserve">. </w:t>
      </w:r>
      <w:r w:rsidRPr="00BA1179">
        <w:rPr>
          <w:b/>
          <w:bCs/>
        </w:rPr>
        <w:t>Empirical and quasi-empirical models</w:t>
      </w:r>
      <w:r w:rsidRPr="00BA1179">
        <w:t xml:space="preserve"> fit observed spread rates to environmental variables; they are fast and robust within the conditions for which they were calibrated </w:t>
      </w:r>
      <w:sdt>
        <w:sdtPr>
          <w:id w:val="815572080"/>
          <w:citation/>
        </w:sdtPr>
        <w:sdtContent>
          <w:r w:rsidRPr="00BA1179">
            <w:fldChar w:fldCharType="begin"/>
          </w:r>
          <w:r w:rsidRPr="00BA1179">
            <w:instrText xml:space="preserve"> CITATION Sullivan2009b \l 1055 </w:instrText>
          </w:r>
          <w:r w:rsidRPr="00BA1179">
            <w:fldChar w:fldCharType="separate"/>
          </w:r>
          <w:r w:rsidR="008B09EB">
            <w:rPr>
              <w:noProof/>
            </w:rPr>
            <w:t>(Sullivan, Wildland surface fire spread modelling 2: Empirical and quasi-empirical models, 2009b)</w:t>
          </w:r>
          <w:r w:rsidRPr="00BA1179">
            <w:fldChar w:fldCharType="end"/>
          </w:r>
        </w:sdtContent>
      </w:sdt>
      <w:r w:rsidRPr="00BA1179">
        <w:t xml:space="preserve">. </w:t>
      </w:r>
      <w:r w:rsidRPr="00BA1179">
        <w:rPr>
          <w:b/>
          <w:bCs/>
        </w:rPr>
        <w:t>Simulation models</w:t>
      </w:r>
      <w:r w:rsidRPr="00BA1179">
        <w:t xml:space="preserve"> propagate a fire front across a landscape by applying one of the former families as a local kernel; FlamMap is the best-known operational example </w:t>
      </w:r>
      <w:sdt>
        <w:sdtPr>
          <w:id w:val="815572082"/>
          <w:citation/>
        </w:sdtPr>
        <w:sdtContent>
          <w:r w:rsidRPr="00BA1179">
            <w:fldChar w:fldCharType="begin"/>
          </w:r>
          <w:r w:rsidRPr="00BA1179">
            <w:instrText xml:space="preserve"> CITATION Sullivan2009c \l 1055  \m Finney2006 </w:instrText>
          </w:r>
          <w:r w:rsidRPr="00BA1179">
            <w:fldChar w:fldCharType="separate"/>
          </w:r>
          <w:r w:rsidR="008B09EB">
            <w:rPr>
              <w:noProof/>
            </w:rPr>
            <w:t xml:space="preserve">(Sullivan, Wildland surface fire spread modelling 3: Simulation and mathematical </w:t>
          </w:r>
          <w:r w:rsidR="008B09EB">
            <w:rPr>
              <w:noProof/>
            </w:rPr>
            <w:lastRenderedPageBreak/>
            <w:t>analogue models, 2009c; Finney, An overview of FlamMap fire modeling capabilities, 2006)</w:t>
          </w:r>
          <w:r w:rsidRPr="00BA1179">
            <w:fldChar w:fldCharType="end"/>
          </w:r>
        </w:sdtContent>
      </w:sdt>
      <w:r w:rsidRPr="00BA1179">
        <w:t>.</w:t>
      </w:r>
    </w:p>
    <w:p w14:paraId="633D2CF6" w14:textId="25429BB6" w:rsidR="009A2659" w:rsidRPr="00BA1179" w:rsidRDefault="00000000">
      <w:pPr>
        <w:pStyle w:val="ParText"/>
      </w:pPr>
      <w:r w:rsidRPr="00BA1179">
        <w:t xml:space="preserve">Grid-based simulation discretizes the landscape into cells, each holding fuel, moisture, and burn state. A cell ignites with a probability that grows with the number of burning neighbors, their alignment with the wind, and the local fuel condition, and it stops burning when its fuel is consumed or suppressed. This representation matches the resolution at which incident decisions are made, </w:t>
      </w:r>
      <w:r w:rsidR="00882033">
        <w:t>so it is preferred</w:t>
      </w:r>
      <w:r w:rsidR="00882033" w:rsidRPr="00BA1179">
        <w:t xml:space="preserve"> </w:t>
      </w:r>
      <w:r w:rsidRPr="00BA1179">
        <w:t xml:space="preserve">when the model is coupled to a decision layer. </w:t>
      </w:r>
      <w:r w:rsidRPr="00BA1179">
        <w:rPr>
          <w:b/>
          <w:bCs/>
        </w:rPr>
        <w:t>DisasterAware follows this pattern</w:t>
      </w:r>
      <w:r w:rsidR="009A07EC">
        <w:rPr>
          <w:b/>
          <w:bCs/>
        </w:rPr>
        <w:t>.</w:t>
      </w:r>
      <w:r w:rsidRPr="00BA1179">
        <w:rPr>
          <w:b/>
          <w:bCs/>
        </w:rPr>
        <w:t xml:space="preserve"> A grid-based simulation model whose local spread kernel belongs to the Rothermel-type quasi-empirical family.</w:t>
      </w:r>
    </w:p>
    <w:p w14:paraId="3CF2C4E4" w14:textId="393FE5F8" w:rsidR="009A2659" w:rsidRPr="00BA1179" w:rsidRDefault="00000000">
      <w:pPr>
        <w:pStyle w:val="Heading3"/>
      </w:pPr>
      <w:bookmarkStart w:id="53" w:name="_Toc236342135"/>
      <w:r w:rsidRPr="00BA1179">
        <w:t>Requirements of the Decision Layer on the Spread Model</w:t>
      </w:r>
      <w:bookmarkEnd w:id="53"/>
    </w:p>
    <w:p w14:paraId="48782B68" w14:textId="701F530C" w:rsidR="009A2659" w:rsidRPr="00BA1179" w:rsidRDefault="00000000">
      <w:pPr>
        <w:pStyle w:val="ParText"/>
      </w:pPr>
      <w:r w:rsidRPr="00BA1179">
        <w:t xml:space="preserve">A wildfire DSS does not require the highest-fidelity fire simulator available; it requires a testable environment. Testability comprises four properties: </w:t>
      </w:r>
      <w:r w:rsidRPr="00BA1179">
        <w:rPr>
          <w:b/>
          <w:bCs/>
        </w:rPr>
        <w:t>Scenarios can be reproduced exactly</w:t>
      </w:r>
      <w:r w:rsidRPr="00BA1179">
        <w:t xml:space="preserve">, the </w:t>
      </w:r>
      <w:r w:rsidRPr="00BA1179">
        <w:rPr>
          <w:b/>
          <w:bCs/>
        </w:rPr>
        <w:t>per-cell state can be observed and logged</w:t>
      </w:r>
      <w:r w:rsidRPr="00BA1179">
        <w:t xml:space="preserve">, the </w:t>
      </w:r>
      <w:r w:rsidRPr="00BA1179">
        <w:rPr>
          <w:b/>
          <w:bCs/>
        </w:rPr>
        <w:t>inputs through which interventions act can be controlled</w:t>
      </w:r>
      <w:r w:rsidRPr="00BA1179">
        <w:t xml:space="preserve">, and </w:t>
      </w:r>
      <w:r w:rsidRPr="00BA1179">
        <w:rPr>
          <w:b/>
          <w:bCs/>
        </w:rPr>
        <w:t>the outcome of a decision can be measured against the outcome of not deciding</w:t>
      </w:r>
      <w:r w:rsidRPr="00BA1179">
        <w:t xml:space="preserve">. Any spread model that offers these four properties, at any level of fidelity, is sufficient to run and evaluate the decision layer; higher fidelity refines the numerical results but alters neither the architecture nor the claims of this thesis. Beyond testability, the spread model must satisfy three operational requirements: </w:t>
      </w:r>
      <w:r w:rsidRPr="00BA1179">
        <w:rPr>
          <w:b/>
          <w:bCs/>
        </w:rPr>
        <w:t>A per-cell state that observation can plausibly estimate, controllable inputs through which interventions act, and an update rate compatible with the decision cycle.</w:t>
      </w:r>
      <w:r w:rsidRPr="00BA1179">
        <w:t xml:space="preserve"> DisasterAware therefore adopts a hybrid grid model, formalized in Chapter </w:t>
      </w:r>
      <w:r w:rsidRPr="00BA1179">
        <w:fldChar w:fldCharType="begin"/>
      </w:r>
      <w:r w:rsidRPr="00BA1179">
        <w:instrText xml:space="preserve"> REF _Ref234264246 \r \h </w:instrText>
      </w:r>
      <w:r w:rsidRPr="00BA1179">
        <w:fldChar w:fldCharType="separate"/>
      </w:r>
      <w:r w:rsidR="008B09EB">
        <w:t>3</w:t>
      </w:r>
      <w:r w:rsidRPr="00BA1179">
        <w:fldChar w:fldCharType="end"/>
      </w:r>
      <w:r w:rsidRPr="00BA1179">
        <w:t>, that combines Rothermel-type local spread with explicit per-cell state tracking, in which every grid cell carries its remaining fuel, its moisture, and its burn status, is driven by external weather and terrain layers, and accepts interventions only at the input level, so the decision core never manipulates the physical state directly.</w:t>
      </w:r>
    </w:p>
    <w:p w14:paraId="452600AF" w14:textId="554B6BCC" w:rsidR="009A2659" w:rsidRPr="00BA1179" w:rsidRDefault="00000000">
      <w:pPr>
        <w:pStyle w:val="ParText"/>
      </w:pPr>
      <w:r w:rsidRPr="00BA1179">
        <w:lastRenderedPageBreak/>
        <w:fldChar w:fldCharType="begin"/>
      </w:r>
      <w:r w:rsidRPr="00BA1179">
        <w:instrText xml:space="preserve"> REF _Ref300000101 \h </w:instrText>
      </w:r>
      <w:r w:rsidRPr="00BA1179">
        <w:fldChar w:fldCharType="separate"/>
      </w:r>
      <w:r w:rsidR="008B09EB" w:rsidRPr="00BA1179">
        <w:t xml:space="preserve">Figure </w:t>
      </w:r>
      <w:r w:rsidR="008B09EB">
        <w:rPr>
          <w:noProof/>
        </w:rPr>
        <w:t>2</w:t>
      </w:r>
      <w:r w:rsidR="008B09EB">
        <w:t>.</w:t>
      </w:r>
      <w:r w:rsidR="008B09EB">
        <w:rPr>
          <w:noProof/>
        </w:rPr>
        <w:t>1</w:t>
      </w:r>
      <w:r w:rsidRPr="00BA1179">
        <w:fldChar w:fldCharType="end"/>
      </w:r>
      <w:r w:rsidRPr="00BA1179">
        <w:t xml:space="preserve"> summarizes this coupling: weather, terrain, and fuel drive fire behavior; fire behavior updates the cell states; the DSS observes cell states and issues interventions; and interventions feed back into the model inputs.</w:t>
      </w:r>
    </w:p>
    <w:p w14:paraId="5DF5137D" w14:textId="5E6ECC4C" w:rsidR="009A2659" w:rsidRPr="00BA1179" w:rsidRDefault="00A90E45">
      <w:pPr>
        <w:jc w:val="center"/>
      </w:pPr>
      <w:r w:rsidRPr="00BA1179">
        <w:rPr>
          <w:noProof/>
        </w:rPr>
        <w:drawing>
          <wp:inline distT="0" distB="0" distL="0" distR="0" wp14:anchorId="5A1F5030" wp14:editId="3C23E6F0">
            <wp:extent cx="5210225" cy="1835727"/>
            <wp:effectExtent l="0" t="0" r="0" b="0"/>
            <wp:docPr id="60535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0225" cy="1835727"/>
                    </a:xfrm>
                    <a:prstGeom prst="rect">
                      <a:avLst/>
                    </a:prstGeom>
                    <a:noFill/>
                    <a:ln>
                      <a:noFill/>
                    </a:ln>
                  </pic:spPr>
                </pic:pic>
              </a:graphicData>
            </a:graphic>
          </wp:inline>
        </w:drawing>
      </w:r>
    </w:p>
    <w:p w14:paraId="1DF97B0D" w14:textId="0F08CCD8" w:rsidR="009A2659" w:rsidRPr="00BA1179" w:rsidRDefault="00000000">
      <w:pPr>
        <w:pStyle w:val="Caption"/>
      </w:pPr>
      <w:bookmarkStart w:id="54" w:name="_Ref300000101"/>
      <w:bookmarkStart w:id="55" w:name="_Toc236342230"/>
      <w:r w:rsidRPr="00BA1179">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54"/>
      <w:r w:rsidRPr="00BA1179">
        <w:t xml:space="preserve"> Coupling between fire behavior, the grid state, and the decision layer</w:t>
      </w:r>
      <w:bookmarkEnd w:id="55"/>
    </w:p>
    <w:p w14:paraId="2F971429" w14:textId="5CB84156" w:rsidR="009A2659" w:rsidRPr="00BA1179" w:rsidRDefault="00000000">
      <w:pPr>
        <w:pStyle w:val="Heading2"/>
      </w:pPr>
      <w:bookmarkStart w:id="56" w:name="_Toc236342136"/>
      <w:r w:rsidRPr="00BA1179">
        <w:t>Decision Support Foundations</w:t>
      </w:r>
      <w:bookmarkEnd w:id="56"/>
    </w:p>
    <w:p w14:paraId="5115FFAB" w14:textId="4DA3DC23" w:rsidR="00B622B4" w:rsidRPr="00BA1179" w:rsidRDefault="00B622B4" w:rsidP="00B622B4">
      <w:r w:rsidRPr="00BA1179">
        <w:t>This section establishes DSS foundations on which the remainder of the thesis rests. It first reviews the core elements that any operational DSS must supply and, in doing so, introduces the two spaces the framework mediates between, namely the input space of observable quantities and the decision space of orderable actions. It then examines the distinction between closed and open decision spaces, which motivates the central contribution of this thesis, and closes with a comparison of centralized and distributed architectures, which determines where reasoning takes place. Together these discussions supply the vocabulary in which the input space, the reasoning machinery, and the decision space of the subsequent sections are defined.</w:t>
      </w:r>
    </w:p>
    <w:p w14:paraId="3C622C90" w14:textId="0EE62209" w:rsidR="00EA3196" w:rsidRPr="00BA1179" w:rsidRDefault="00B9254C" w:rsidP="009E7E6F">
      <w:pPr>
        <w:pStyle w:val="Heading3"/>
      </w:pPr>
      <w:bookmarkStart w:id="57" w:name="_Toc236342137"/>
      <w:r w:rsidRPr="00BA1179">
        <w:t>Core Elements of Decision Support Systems</w:t>
      </w:r>
      <w:bookmarkEnd w:id="57"/>
    </w:p>
    <w:p w14:paraId="51ED3D57" w14:textId="60CEBDE8" w:rsidR="009A2659" w:rsidRPr="00BA1179" w:rsidRDefault="00000000">
      <w:pPr>
        <w:pStyle w:val="ParText"/>
      </w:pPr>
      <w:r w:rsidRPr="00BA1179">
        <w:t xml:space="preserve">A DSS mediates between two spaces, namely the </w:t>
      </w:r>
      <w:r w:rsidRPr="00BA1179">
        <w:rPr>
          <w:b/>
          <w:bCs/>
        </w:rPr>
        <w:t>input space</w:t>
      </w:r>
      <w:r w:rsidRPr="00BA1179">
        <w:t xml:space="preserve"> and </w:t>
      </w:r>
      <w:r w:rsidRPr="00BA1179">
        <w:rPr>
          <w:b/>
          <w:bCs/>
        </w:rPr>
        <w:t>decision space</w:t>
      </w:r>
      <w:r w:rsidRPr="00BA1179">
        <w:t xml:space="preserve">. The input space comprises everything the system can observe or estimate: Sensor fields, forecasts, terrain and fuel maps, resource states, and the quantities derived </w:t>
      </w:r>
      <w:r w:rsidRPr="00BA1179">
        <w:lastRenderedPageBreak/>
        <w:t xml:space="preserve">from them. </w:t>
      </w:r>
      <w:r w:rsidR="009A07EC">
        <w:t>The decision space comprises everything the system is authorized to decide, namely the set of actions, with their intensities, locations, and timings, that can be ordered at a given moment.</w:t>
      </w:r>
    </w:p>
    <w:p w14:paraId="6B9A6779" w14:textId="69363328" w:rsidR="001545DC" w:rsidRPr="00BA1179" w:rsidRDefault="00000000" w:rsidP="00F129F8">
      <w:pPr>
        <w:pStyle w:val="ParText"/>
      </w:pPr>
      <w:r w:rsidRPr="00BA1179">
        <w:t xml:space="preserve">A DSS is a software system that assists an operator in choosing among actions whose consequences are uncertain </w:t>
      </w:r>
      <w:sdt>
        <w:sdtPr>
          <w:id w:val="815679502"/>
          <w:citation/>
        </w:sdtPr>
        <w:sdtContent>
          <w:r w:rsidRPr="00BA1179">
            <w:fldChar w:fldCharType="begin"/>
          </w:r>
          <w:r w:rsidRPr="00BA1179">
            <w:instrText xml:space="preserve"> CITATION SpragueCarlson1982 \l 1055  \m Power2002 </w:instrText>
          </w:r>
          <w:r w:rsidRPr="00BA1179">
            <w:fldChar w:fldCharType="separate"/>
          </w:r>
          <w:r w:rsidR="008B09EB">
            <w:rPr>
              <w:noProof/>
            </w:rPr>
            <w:t>(Sprague &amp; Carlson, 1982; Power, Decision support systems: Concepts and resources for managers, 2002)</w:t>
          </w:r>
          <w:r w:rsidRPr="00BA1179">
            <w:fldChar w:fldCharType="end"/>
          </w:r>
        </w:sdtContent>
      </w:sdt>
      <w:r w:rsidRPr="00BA1179">
        <w:t>. Decision support occupies a deliberate middle ground between full automation and unaided judgment</w:t>
      </w:r>
      <w:r w:rsidR="000F022C">
        <w:t xml:space="preserve"> </w:t>
      </w:r>
      <w:sdt>
        <w:sdtPr>
          <w:id w:val="-1089158225"/>
          <w:citation/>
        </w:sdtPr>
        <w:sdtContent>
          <w:r w:rsidR="000F022C">
            <w:fldChar w:fldCharType="begin"/>
          </w:r>
          <w:r w:rsidR="000F022C">
            <w:instrText xml:space="preserve"> CITATION Power2007History \l 1033 </w:instrText>
          </w:r>
          <w:r w:rsidR="000F022C">
            <w:fldChar w:fldCharType="separate"/>
          </w:r>
          <w:r w:rsidR="008B09EB">
            <w:rPr>
              <w:noProof/>
            </w:rPr>
            <w:t>(Power, A Brief History of Decision Support Systems, 2007)</w:t>
          </w:r>
          <w:r w:rsidR="000F022C">
            <w:fldChar w:fldCharType="end"/>
          </w:r>
        </w:sdtContent>
      </w:sdt>
      <w:r w:rsidRPr="00BA1179">
        <w:t xml:space="preserve">. In the classical framework of Gorry and Scott Morton it targets semi-structured decisions, those for which parts of the reasoning can be modeled while the remainder requires human judgment </w:t>
      </w:r>
      <w:sdt>
        <w:sdtPr>
          <w:id w:val="815679504"/>
          <w:citation/>
        </w:sdtPr>
        <w:sdtContent>
          <w:r w:rsidRPr="00BA1179">
            <w:fldChar w:fldCharType="begin"/>
          </w:r>
          <w:r w:rsidRPr="00BA1179">
            <w:instrText xml:space="preserve"> CITATION GorryScottMorton1971 \l 1055  \m Simon1977 </w:instrText>
          </w:r>
          <w:r w:rsidRPr="00BA1179">
            <w:fldChar w:fldCharType="separate"/>
          </w:r>
          <w:r w:rsidR="008B09EB">
            <w:rPr>
              <w:noProof/>
            </w:rPr>
            <w:t>(Gorry &amp; Scott Morton, 1971; Simon H. , The New Science of Management Decision, 1960)</w:t>
          </w:r>
          <w:r w:rsidRPr="00BA1179">
            <w:fldChar w:fldCharType="end"/>
          </w:r>
        </w:sdtContent>
      </w:sdt>
      <w:r w:rsidRPr="00BA1179">
        <w:t xml:space="preserve">. Wildfire response is a canonical instance of this class. The physics of spread can be modeled, and candidate responses can be scored, yet accountability, values, and situational judgment remain with the incident commander; the system therefore recommends, while the decision authority remains with the operator. Independent of domain, a working DSS supplies the same core elements </w:t>
      </w:r>
      <w:sdt>
        <w:sdtPr>
          <w:id w:val="815679506"/>
          <w:citation/>
        </w:sdtPr>
        <w:sdtContent>
          <w:r w:rsidRPr="00BA1179">
            <w:fldChar w:fldCharType="begin"/>
          </w:r>
          <w:r w:rsidRPr="00BA1179">
            <w:instrText xml:space="preserve"> CITATION TurbanEtAl2011 \l 1055  \m ShardaEtAl2018 </w:instrText>
          </w:r>
          <w:r w:rsidRPr="00BA1179">
            <w:fldChar w:fldCharType="separate"/>
          </w:r>
          <w:r w:rsidR="008B09EB">
            <w:rPr>
              <w:noProof/>
            </w:rPr>
            <w:t>(Turban, 2011; Sharda, Delen, &amp; Turban, 2018)</w:t>
          </w:r>
          <w:r w:rsidRPr="00BA1179">
            <w:fldChar w:fldCharType="end"/>
          </w:r>
        </w:sdtContent>
      </w:sdt>
      <w:r w:rsidRPr="00BA1179">
        <w:t>:</w:t>
      </w:r>
      <w:r w:rsidR="00F129F8">
        <w:t xml:space="preserve"> </w:t>
      </w:r>
      <w:r w:rsidRPr="00BA1179">
        <w:rPr>
          <w:b/>
        </w:rPr>
        <w:t xml:space="preserve">Input interface, </w:t>
      </w:r>
      <w:r w:rsidRPr="00BA1179">
        <w:t>which transforms raw observations into usable, bounded variables</w:t>
      </w:r>
      <w:r w:rsidR="00F129F8">
        <w:t xml:space="preserve">; </w:t>
      </w:r>
      <w:r w:rsidRPr="00BA1179">
        <w:rPr>
          <w:b/>
        </w:rPr>
        <w:t xml:space="preserve">Knowledge base, </w:t>
      </w:r>
      <w:r w:rsidRPr="00BA1179">
        <w:t>which encodes the behavior of the domain, represented in this thesis in the form of fuzzy rules</w:t>
      </w:r>
      <w:r w:rsidR="00F129F8">
        <w:t xml:space="preserve">; </w:t>
      </w:r>
      <w:r w:rsidRPr="00BA1179">
        <w:rPr>
          <w:b/>
        </w:rPr>
        <w:t xml:space="preserve">Reasoning engine, </w:t>
      </w:r>
      <w:r w:rsidRPr="00BA1179">
        <w:t>which produces candidate decisions from the current inputs</w:t>
      </w:r>
      <w:r w:rsidR="00F129F8">
        <w:t xml:space="preserve">; </w:t>
      </w:r>
      <w:r w:rsidRPr="00BA1179">
        <w:rPr>
          <w:b/>
        </w:rPr>
        <w:t xml:space="preserve">Decision evaluation, </w:t>
      </w:r>
      <w:r w:rsidRPr="00BA1179">
        <w:t>which scores every candidate before it is allowed to act</w:t>
      </w:r>
      <w:r w:rsidR="00F129F8">
        <w:t xml:space="preserve">; </w:t>
      </w:r>
      <w:r w:rsidRPr="00BA1179">
        <w:rPr>
          <w:b/>
        </w:rPr>
        <w:t xml:space="preserve">Presentation and oversight, </w:t>
      </w:r>
      <w:r w:rsidRPr="00BA1179">
        <w:t>which enable the operator to inspect, question, and override the outcome.</w:t>
      </w:r>
    </w:p>
    <w:p w14:paraId="3AE2176E" w14:textId="41D7AFD6" w:rsidR="00733E7F" w:rsidRPr="00BA1179" w:rsidRDefault="00000000" w:rsidP="00A02641">
      <w:pPr>
        <w:pStyle w:val="ParText"/>
      </w:pPr>
      <w:sdt>
        <w:sdtPr>
          <w:id w:val="815646003"/>
          <w:citation/>
        </w:sdtPr>
        <w:sdtContent/>
      </w:sdt>
      <w:r w:rsidRPr="00BA1179">
        <w:t xml:space="preserve">In time-critical domains two further elements become essential: Explicit uncertainty handling, since inputs are incomplete and unreliable, and timeliness, since a correct recommendation that arrives late has no operational value </w:t>
      </w:r>
      <w:sdt>
        <w:sdtPr>
          <w:id w:val="815597007"/>
          <w:citation/>
        </w:sdtPr>
        <w:sdtContent>
          <w:r w:rsidRPr="00BA1179">
            <w:fldChar w:fldCharType="begin"/>
          </w:r>
          <w:r w:rsidRPr="00BA1179">
            <w:instrText xml:space="preserve"> CITATION FrenchEtAl2019 \l 1055 </w:instrText>
          </w:r>
          <w:r w:rsidRPr="00BA1179">
            <w:fldChar w:fldCharType="separate"/>
          </w:r>
          <w:r w:rsidR="008B09EB">
            <w:rPr>
              <w:noProof/>
            </w:rPr>
            <w:t>(French, Maule, &amp; Papamichail, 2019)</w:t>
          </w:r>
          <w:r w:rsidRPr="00BA1179">
            <w:fldChar w:fldCharType="end"/>
          </w:r>
        </w:sdtContent>
      </w:sdt>
      <w:r w:rsidRPr="00BA1179">
        <w:t>.</w:t>
      </w:r>
    </w:p>
    <w:p w14:paraId="7585E93E" w14:textId="21C92C99" w:rsidR="002778E4" w:rsidRPr="00BA1179" w:rsidRDefault="00D45046" w:rsidP="0055193A">
      <w:pPr>
        <w:pStyle w:val="Heading3"/>
      </w:pPr>
      <w:bookmarkStart w:id="58" w:name="_Toc236342138"/>
      <w:r w:rsidRPr="00BA1179">
        <w:lastRenderedPageBreak/>
        <w:t>Closed versus Open Decision Spaces</w:t>
      </w:r>
      <w:bookmarkEnd w:id="58"/>
    </w:p>
    <w:p w14:paraId="3949F2E5" w14:textId="4222DD90" w:rsidR="00733E7F" w:rsidRPr="00BA1179" w:rsidRDefault="00000000">
      <w:pPr>
        <w:pStyle w:val="ParText"/>
      </w:pPr>
      <w:r w:rsidRPr="00BA1179">
        <w:t xml:space="preserve">In a </w:t>
      </w:r>
      <w:r w:rsidRPr="00BA1179">
        <w:rPr>
          <w:b/>
          <w:bCs/>
        </w:rPr>
        <w:t>closed decision space,</w:t>
      </w:r>
      <w:r w:rsidRPr="00BA1179">
        <w:t xml:space="preserve"> the </w:t>
      </w:r>
      <w:r w:rsidRPr="00BA1179">
        <w:rPr>
          <w:b/>
          <w:bCs/>
        </w:rPr>
        <w:t>alternatives are enumerated</w:t>
      </w:r>
      <w:r w:rsidRPr="00BA1179">
        <w:t xml:space="preserve"> before reasoning begins, and the system can only rank them. This structure characterizes classical multi-criteria decision making</w:t>
      </w:r>
      <w:sdt>
        <w:sdtPr>
          <w:id w:val="-1008899787"/>
          <w:citation/>
        </w:sdtPr>
        <w:sdtContent>
          <w:r w:rsidR="000F022C">
            <w:fldChar w:fldCharType="begin"/>
          </w:r>
          <w:r w:rsidR="000F022C">
            <w:instrText xml:space="preserve"> CITATION ChenHwang1992 \l 1033  \m ZavadskasTurskis2011</w:instrText>
          </w:r>
          <w:r w:rsidR="000F022C">
            <w:fldChar w:fldCharType="separate"/>
          </w:r>
          <w:r w:rsidR="008B09EB">
            <w:rPr>
              <w:noProof/>
            </w:rPr>
            <w:t xml:space="preserve"> (Chen &amp; Hwang, 1992; Zavadskas &amp; Turskis, 2011)</w:t>
          </w:r>
          <w:r w:rsidR="000F022C">
            <w:fldChar w:fldCharType="end"/>
          </w:r>
        </w:sdtContent>
      </w:sdt>
      <w:r w:rsidRPr="00BA1179">
        <w:t xml:space="preserve">, in which a fixed alternative set is scored against weighted criteria </w:t>
      </w:r>
      <w:sdt>
        <w:sdtPr>
          <w:id w:val="815597070"/>
          <w:citation/>
        </w:sdtPr>
        <w:sdtContent>
          <w:r w:rsidRPr="00BA1179">
            <w:fldChar w:fldCharType="begin"/>
          </w:r>
          <w:r w:rsidRPr="00BA1179">
            <w:instrText xml:space="preserve"> CITATION HwangYoon1981 \l 1055  \m Triantaphyllou2000  \m Mal99 </w:instrText>
          </w:r>
          <w:r w:rsidRPr="00BA1179">
            <w:fldChar w:fldCharType="separate"/>
          </w:r>
          <w:r w:rsidR="008B09EB">
            <w:rPr>
              <w:noProof/>
            </w:rPr>
            <w:t>(Hwang &amp; Yoon, 1981; Triantaphyllou, 2000; Malczewski, 1999)</w:t>
          </w:r>
          <w:r w:rsidRPr="00BA1179">
            <w:fldChar w:fldCharType="end"/>
          </w:r>
        </w:sdtContent>
      </w:sdt>
      <w:r w:rsidRPr="00BA1179">
        <w:t>. The approach fails in wildfire response for a structural reason</w:t>
      </w:r>
      <w:r w:rsidR="00915818">
        <w:t>.</w:t>
      </w:r>
      <w:r w:rsidRPr="00BA1179">
        <w:t xml:space="preserve"> </w:t>
      </w:r>
      <w:r w:rsidR="00915818">
        <w:t>F</w:t>
      </w:r>
      <w:r w:rsidRPr="00BA1179">
        <w:t>ire behavior evolves continuously, and an incident routinely produces conditions that no predefined alternative covers. Field studies document the consequence</w:t>
      </w:r>
      <w:r w:rsidR="00915818">
        <w:t>.</w:t>
      </w:r>
      <w:r w:rsidRPr="00BA1179">
        <w:t xml:space="preserve"> </w:t>
      </w:r>
      <w:r w:rsidR="00915818">
        <w:t>C</w:t>
      </w:r>
      <w:r w:rsidRPr="00BA1179">
        <w:t xml:space="preserve">ommanders use existing tools to justify decisions they have already made, not to generate new options </w:t>
      </w:r>
      <w:sdt>
        <w:sdtPr>
          <w:id w:val="815597072"/>
          <w:citation/>
        </w:sdtPr>
        <w:sdtContent>
          <w:r w:rsidRPr="00BA1179">
            <w:fldChar w:fldCharType="begin"/>
          </w:r>
          <w:r w:rsidRPr="00BA1179">
            <w:instrText xml:space="preserve"> CITATION Fillmore2023 \l 1055  \m Rapp2020 </w:instrText>
          </w:r>
          <w:r w:rsidRPr="00BA1179">
            <w:fldChar w:fldCharType="separate"/>
          </w:r>
          <w:r w:rsidR="008B09EB">
            <w:rPr>
              <w:noProof/>
            </w:rPr>
            <w:t>(Fillmore &amp; Paveglio, 2023; Rapp, Rabung, Wilson, &amp; Toman, 2020)</w:t>
          </w:r>
          <w:r w:rsidRPr="00BA1179">
            <w:fldChar w:fldCharType="end"/>
          </w:r>
        </w:sdtContent>
      </w:sdt>
      <w:r w:rsidRPr="00BA1179">
        <w:t>.</w:t>
      </w:r>
    </w:p>
    <w:p w14:paraId="64F809CA" w14:textId="0E8C78FF" w:rsidR="00733E7F" w:rsidRPr="00BA1179" w:rsidRDefault="00000000">
      <w:pPr>
        <w:pStyle w:val="ParText"/>
      </w:pPr>
      <w:r w:rsidRPr="00BA1179">
        <w:t xml:space="preserve">An </w:t>
      </w:r>
      <w:r w:rsidRPr="00BA1179">
        <w:rPr>
          <w:b/>
          <w:bCs/>
        </w:rPr>
        <w:t>open decision space</w:t>
      </w:r>
      <w:r w:rsidRPr="00BA1179">
        <w:t xml:space="preserve"> requires three capabilities: </w:t>
      </w:r>
      <w:r w:rsidRPr="00BA1179">
        <w:rPr>
          <w:b/>
          <w:bCs/>
        </w:rPr>
        <w:t>(i)</w:t>
      </w:r>
      <w:r w:rsidRPr="00BA1179">
        <w:t xml:space="preserve"> </w:t>
      </w:r>
      <w:r w:rsidRPr="00BA1179">
        <w:rPr>
          <w:b/>
          <w:bCs/>
        </w:rPr>
        <w:t>modification of existing alternatives during operation</w:t>
      </w:r>
      <w:r w:rsidRPr="00BA1179">
        <w:t xml:space="preserve">, </w:t>
      </w:r>
      <w:r w:rsidRPr="00BA1179">
        <w:rPr>
          <w:b/>
          <w:bCs/>
        </w:rPr>
        <w:t>(ii) construction of genuinely new alternatives</w:t>
      </w:r>
      <w:r w:rsidRPr="00BA1179">
        <w:t xml:space="preserve">, and </w:t>
      </w:r>
      <w:r w:rsidRPr="00BA1179">
        <w:rPr>
          <w:b/>
          <w:bCs/>
        </w:rPr>
        <w:t>(iii) verification of every new alternative before it acts</w:t>
      </w:r>
      <w:r w:rsidRPr="00BA1179">
        <w:t xml:space="preserve">, since an unchecked generated action constitutes an operational hazard </w:t>
      </w:r>
      <w:sdt>
        <w:sdtPr>
          <w:id w:val="815597076"/>
          <w:citation/>
        </w:sdtPr>
        <w:sdtContent>
          <w:r w:rsidRPr="00BA1179">
            <w:fldChar w:fldCharType="begin"/>
          </w:r>
          <w:r w:rsidRPr="00BA1179">
            <w:instrText xml:space="preserve"> CITATION Ses22 \l 1055 </w:instrText>
          </w:r>
          <w:r w:rsidRPr="00BA1179">
            <w:fldChar w:fldCharType="separate"/>
          </w:r>
          <w:r w:rsidR="008B09EB">
            <w:rPr>
              <w:noProof/>
            </w:rPr>
            <w:t>(Seshia, Sadigh, &amp; Sastry, 2022)</w:t>
          </w:r>
          <w:r w:rsidRPr="00BA1179">
            <w:fldChar w:fldCharType="end"/>
          </w:r>
        </w:sdtContent>
      </w:sdt>
      <w:r w:rsidRPr="00BA1179">
        <w:t>.</w:t>
      </w:r>
    </w:p>
    <w:p w14:paraId="6AE8F5B2" w14:textId="0056CFEB" w:rsidR="00F76B7D" w:rsidRPr="00BA1179" w:rsidRDefault="00000000">
      <w:pPr>
        <w:pStyle w:val="ParText"/>
      </w:pPr>
      <w:r w:rsidRPr="00BA1179">
        <w:t xml:space="preserve">Naturalistic decision research established early that experienced commanders do not select from menus at all. In the recognition-primed model, a decision maker constructs a single plausible course of action from recognized patterns, evaluates it by mental simulation, and repairs or replaces it when the simulation fails, so that option generation rather than option ranking is the expert behavior a support system should serve </w:t>
      </w:r>
      <w:sdt>
        <w:sdtPr>
          <w:id w:val="815632021"/>
          <w:citation/>
        </w:sdtPr>
        <w:sdtContent>
          <w:r w:rsidRPr="00BA1179">
            <w:fldChar w:fldCharType="begin"/>
          </w:r>
          <w:r w:rsidRPr="00BA1179">
            <w:instrText xml:space="preserve"> CITATION Klein1998 \l 1055  \m RossEtAl2006 </w:instrText>
          </w:r>
          <w:r w:rsidRPr="00BA1179">
            <w:fldChar w:fldCharType="separate"/>
          </w:r>
          <w:r w:rsidR="008B09EB">
            <w:rPr>
              <w:noProof/>
            </w:rPr>
            <w:t>(Klein, 2017; Ross, Shafer, &amp; Klein, 2006)</w:t>
          </w:r>
          <w:r w:rsidRPr="00BA1179">
            <w:fldChar w:fldCharType="end"/>
          </w:r>
        </w:sdtContent>
      </w:sdt>
      <w:r w:rsidRPr="00BA1179">
        <w:t xml:space="preserve">. The same expert behavior has a direct computational counterpart. The evolving fuzzy systems literature made rule structure itself adaptive. Evolving Takagi-Sugeno models create a new rule online whenever incoming data are poorly represented by the existing base, and subsequent variants supplied principled mechanisms for splitting, merging, and pruning rules on streaming data </w:t>
      </w:r>
      <w:sdt>
        <w:sdtPr>
          <w:id w:val="815632023"/>
          <w:citation/>
        </w:sdtPr>
        <w:sdtContent>
          <w:r w:rsidRPr="00BA1179">
            <w:fldChar w:fldCharType="begin"/>
          </w:r>
          <w:r w:rsidRPr="00BA1179">
            <w:instrText xml:space="preserve"> CITATION Ang04 \l 1055  \m Lug11 </w:instrText>
          </w:r>
          <w:r w:rsidRPr="00BA1179">
            <w:fldChar w:fldCharType="separate"/>
          </w:r>
          <w:r w:rsidR="008B09EB">
            <w:rPr>
              <w:noProof/>
            </w:rPr>
            <w:t>(Angelov &amp; Filev, 2004; Lughofer, 2011)</w:t>
          </w:r>
          <w:r w:rsidRPr="00BA1179">
            <w:fldChar w:fldCharType="end"/>
          </w:r>
        </w:sdtContent>
      </w:sdt>
      <w:r w:rsidRPr="00BA1179">
        <w:t xml:space="preserve">. </w:t>
      </w:r>
      <w:r w:rsidR="000720A4" w:rsidRPr="000720A4">
        <w:t>An online value-based selector contributes the timing of openness, learning from the outcomes of past trials when to invoke the structure-changing stages rather than discovering new actions itself</w:t>
      </w:r>
      <w:r w:rsidR="000720A4">
        <w:t xml:space="preserve"> </w:t>
      </w:r>
      <w:sdt>
        <w:sdtPr>
          <w:id w:val="815632025"/>
          <w:citation/>
        </w:sdtPr>
        <w:sdtContent>
          <w:r w:rsidRPr="00BA1179">
            <w:fldChar w:fldCharType="begin"/>
          </w:r>
          <w:r w:rsidRPr="00BA1179">
            <w:instrText xml:space="preserve"> CITATION Sut18 \l 1055 </w:instrText>
          </w:r>
          <w:r w:rsidRPr="00BA1179">
            <w:fldChar w:fldCharType="separate"/>
          </w:r>
          <w:r w:rsidR="008B09EB">
            <w:rPr>
              <w:noProof/>
            </w:rPr>
            <w:t>(Sutton &amp; Barto, 2018)</w:t>
          </w:r>
          <w:r w:rsidRPr="00BA1179">
            <w:fldChar w:fldCharType="end"/>
          </w:r>
        </w:sdtContent>
      </w:sdt>
      <w:r w:rsidRPr="00BA1179">
        <w:t xml:space="preserve">. Most recently, generative models, </w:t>
      </w:r>
      <w:r w:rsidRPr="00BA1179">
        <w:lastRenderedPageBreak/>
        <w:t xml:space="preserve">including large-language-model agents applied to wildfire analysis and response, have been used to draft candidate rules or actions that lie outside the current structure altogether </w:t>
      </w:r>
      <w:sdt>
        <w:sdtPr>
          <w:id w:val="815632027"/>
          <w:citation/>
        </w:sdtPr>
        <w:sdtContent>
          <w:r w:rsidRPr="00BA1179">
            <w:fldChar w:fldCharType="begin"/>
          </w:r>
          <w:r w:rsidRPr="00BA1179">
            <w:instrText xml:space="preserve"> CITATION Xie24 \l 1055  \m Che25  \m Cha25 </w:instrText>
          </w:r>
          <w:r w:rsidRPr="00BA1179">
            <w:fldChar w:fldCharType="separate"/>
          </w:r>
          <w:r w:rsidR="008B09EB">
            <w:rPr>
              <w:noProof/>
            </w:rPr>
            <w:t>(Xie, ve diğerleri, 2024; Chen, ve diğerleri, 2025; Chandra, Kumar, Patra, &amp; Agarwal, 2025)</w:t>
          </w:r>
          <w:r w:rsidRPr="00BA1179">
            <w:fldChar w:fldCharType="end"/>
          </w:r>
        </w:sdtContent>
      </w:sdt>
      <w:r w:rsidRPr="00BA1179">
        <w:t>.</w:t>
      </w:r>
    </w:p>
    <w:p w14:paraId="7FD9EC8D" w14:textId="284A5E14" w:rsidR="00733E7F" w:rsidRPr="00BA1179" w:rsidRDefault="00000000">
      <w:pPr>
        <w:pStyle w:val="ParText"/>
      </w:pPr>
      <w:r w:rsidRPr="00BA1179">
        <w:t xml:space="preserve">DisasterAware combines the three mechanisms: an evolving Takagi-Sugeno </w:t>
      </w:r>
      <w:sdt>
        <w:sdtPr>
          <w:id w:val="815597088"/>
          <w:citation/>
        </w:sdtPr>
        <w:sdtContent>
          <w:r w:rsidRPr="00BA1179">
            <w:fldChar w:fldCharType="begin"/>
          </w:r>
          <w:r w:rsidRPr="00BA1179">
            <w:instrText xml:space="preserve">CITATION TakagiSugeno1985 \n  \t  \l 1055 </w:instrText>
          </w:r>
          <w:r w:rsidRPr="00BA1179">
            <w:fldChar w:fldCharType="separate"/>
          </w:r>
          <w:r w:rsidR="008B09EB">
            <w:rPr>
              <w:noProof/>
            </w:rPr>
            <w:t>(1985)</w:t>
          </w:r>
          <w:r w:rsidRPr="00BA1179">
            <w:fldChar w:fldCharType="end"/>
          </w:r>
        </w:sdtContent>
      </w:sdt>
      <w:r w:rsidRPr="00BA1179">
        <w:t xml:space="preserve"> rule base for modification, a generative proposer for construction, and a satisficing acceptance gate for verification </w:t>
      </w:r>
      <w:sdt>
        <w:sdtPr>
          <w:id w:val="815597090"/>
          <w:citation/>
        </w:sdtPr>
        <w:sdtContent>
          <w:r w:rsidRPr="00BA1179">
            <w:fldChar w:fldCharType="begin"/>
          </w:r>
          <w:r w:rsidRPr="00BA1179">
            <w:instrText xml:space="preserve"> CITATION Sim56 \l 1055 </w:instrText>
          </w:r>
          <w:r w:rsidRPr="00BA1179">
            <w:fldChar w:fldCharType="separate"/>
          </w:r>
          <w:r w:rsidR="008B09EB">
            <w:rPr>
              <w:noProof/>
            </w:rPr>
            <w:t>(Simon H. A., 1956)</w:t>
          </w:r>
          <w:r w:rsidRPr="00BA1179">
            <w:fldChar w:fldCharType="end"/>
          </w:r>
        </w:sdtContent>
      </w:sdt>
      <w:r w:rsidRPr="00BA1179">
        <w:t xml:space="preserve">, so that the decision space remains open while every realized action remains admissible. </w:t>
      </w:r>
      <w:r w:rsidR="000F5259">
        <w:t>Construction here does not mean inventing physics: the generative stage composes a fixed set of verified physical effects into new interventions, from re-weighted macros to clause actuators with their own targeting geometry, and only where the map affords them.</w:t>
      </w:r>
    </w:p>
    <w:p w14:paraId="2E95DF77" w14:textId="295C4457" w:rsidR="00D45046" w:rsidRPr="00BA1179" w:rsidRDefault="00D45046" w:rsidP="0055193A">
      <w:pPr>
        <w:pStyle w:val="Heading3"/>
      </w:pPr>
      <w:bookmarkStart w:id="59" w:name="_Toc236342139"/>
      <w:r w:rsidRPr="00BA1179">
        <w:t>Centralized and Distributed Decision Support Architectures</w:t>
      </w:r>
      <w:bookmarkEnd w:id="59"/>
    </w:p>
    <w:p w14:paraId="195125FF" w14:textId="22170273" w:rsidR="00733E7F" w:rsidRPr="00BA1179" w:rsidRDefault="00000000">
      <w:pPr>
        <w:pStyle w:val="ParText"/>
      </w:pPr>
      <w:r w:rsidRPr="00BA1179">
        <w:t xml:space="preserve">In </w:t>
      </w:r>
      <w:r w:rsidR="00104461" w:rsidRPr="00BA1179">
        <w:t>centralized</w:t>
      </w:r>
      <w:r w:rsidRPr="00BA1179">
        <w:t xml:space="preserve"> architecture every observation flows to a single reasoning core and every decision flows back out of it. This pattern offers simplicity and global consistency, but the reasoning core constitutes a bottleneck. Communication grows with the size of the domain, latency grows with communication, and a failure of the core silences the whole system </w:t>
      </w:r>
      <w:sdt>
        <w:sdtPr>
          <w:id w:val="815597094"/>
          <w:citation/>
        </w:sdtPr>
        <w:sdtContent>
          <w:r w:rsidRPr="00BA1179">
            <w:fldChar w:fldCharType="begin"/>
          </w:r>
          <w:r w:rsidRPr="00BA1179">
            <w:instrText xml:space="preserve"> CITATION Shi02 \l 1055  \m Arnott2005 </w:instrText>
          </w:r>
          <w:r w:rsidRPr="00BA1179">
            <w:fldChar w:fldCharType="separate"/>
          </w:r>
          <w:r w:rsidR="008B09EB">
            <w:rPr>
              <w:noProof/>
            </w:rPr>
            <w:t>(Shim, et al., 2002; Arnott &amp; Pervan, 2005)</w:t>
          </w:r>
          <w:r w:rsidRPr="00BA1179">
            <w:fldChar w:fldCharType="end"/>
          </w:r>
        </w:sdtContent>
      </w:sdt>
      <w:r w:rsidRPr="00BA1179">
        <w:t>.</w:t>
      </w:r>
    </w:p>
    <w:p w14:paraId="592B709E" w14:textId="3D2444F7" w:rsidR="00733E7F" w:rsidRPr="00BA1179" w:rsidRDefault="00000000">
      <w:pPr>
        <w:pStyle w:val="ParText"/>
      </w:pPr>
      <w:r w:rsidRPr="00BA1179">
        <w:t xml:space="preserve">In a distributed architecture reasoning moves to local nodes and information flows in both directions. Local nodes send compact summaries upward when regional balance is needed, and the upper layer returns allocations and priorities downward. Multi-agent systems research provides the coordination mechanisms </w:t>
      </w:r>
      <w:sdt>
        <w:sdtPr>
          <w:id w:val="815597098"/>
          <w:citation/>
        </w:sdtPr>
        <w:sdtContent>
          <w:r w:rsidRPr="00BA1179">
            <w:fldChar w:fldCharType="begin"/>
          </w:r>
          <w:r w:rsidRPr="00BA1179">
            <w:instrText xml:space="preserve"> CITATION Sycara1998 \l 1055  \m Wooldridge2009 </w:instrText>
          </w:r>
          <w:r w:rsidRPr="00BA1179">
            <w:fldChar w:fldCharType="separate"/>
          </w:r>
          <w:r w:rsidR="008B09EB">
            <w:rPr>
              <w:noProof/>
            </w:rPr>
            <w:t>(Sycara, 1998; Wooldridge, 2009)</w:t>
          </w:r>
          <w:r w:rsidRPr="00BA1179">
            <w:fldChar w:fldCharType="end"/>
          </w:r>
        </w:sdtContent>
      </w:sdt>
      <w:r w:rsidRPr="00BA1179">
        <w:t xml:space="preserve">, and wildfire DSS reviews explicitly call for such designs </w:t>
      </w:r>
      <w:sdt>
        <w:sdtPr>
          <w:id w:val="815597100"/>
          <w:citation/>
        </w:sdtPr>
        <w:sdtContent>
          <w:r w:rsidRPr="00BA1179">
            <w:fldChar w:fldCharType="begin"/>
          </w:r>
          <w:r w:rsidRPr="00BA1179">
            <w:instrText xml:space="preserve"> CITATION VasquezEtAl2021Forests \l 1055 </w:instrText>
          </w:r>
          <w:r w:rsidRPr="00BA1179">
            <w:fldChar w:fldCharType="separate"/>
          </w:r>
          <w:r w:rsidR="008B09EB">
            <w:rPr>
              <w:noProof/>
            </w:rPr>
            <w:t>(Vásquez, 2021)</w:t>
          </w:r>
          <w:r w:rsidRPr="00BA1179">
            <w:fldChar w:fldCharType="end"/>
          </w:r>
        </w:sdtContent>
      </w:sdt>
      <w:r w:rsidRPr="00BA1179">
        <w:t>.</w:t>
      </w:r>
    </w:p>
    <w:p w14:paraId="48E45368" w14:textId="2E314658" w:rsidR="00156FCD" w:rsidRPr="00BA1179" w:rsidRDefault="00000000">
      <w:pPr>
        <w:pStyle w:val="ParText"/>
      </w:pPr>
      <w:r w:rsidRPr="00BA1179">
        <w:t xml:space="preserve">DisasterAware follows the </w:t>
      </w:r>
      <w:r w:rsidRPr="00BA1179">
        <w:rPr>
          <w:b/>
          <w:bCs/>
        </w:rPr>
        <w:t>distributed pattern</w:t>
      </w:r>
      <w:r w:rsidRPr="00BA1179">
        <w:t xml:space="preserve"> with one restriction that later chapters exploit. Local </w:t>
      </w:r>
      <w:r w:rsidR="00395D95">
        <w:t xml:space="preserve">DSS </w:t>
      </w:r>
      <w:r w:rsidRPr="00BA1179">
        <w:t xml:space="preserve">agents perform all inference on region-level observations, while the global layer performs no inference at all; it only assigns resources and normalizes priorities across regions. </w:t>
      </w:r>
      <w:r w:rsidRPr="00BA1179">
        <w:rPr>
          <w:b/>
          <w:bCs/>
        </w:rPr>
        <w:t>Upward flow</w:t>
      </w:r>
      <w:r w:rsidRPr="00BA1179">
        <w:t xml:space="preserve">, from each </w:t>
      </w:r>
      <w:r w:rsidR="00395D95">
        <w:t xml:space="preserve">Local </w:t>
      </w:r>
      <w:r w:rsidR="00395D95">
        <w:lastRenderedPageBreak/>
        <w:t>DSS</w:t>
      </w:r>
      <w:r w:rsidRPr="00BA1179">
        <w:t xml:space="preserve"> agent to the global coordination layer, carries three compact quantities, namely the </w:t>
      </w:r>
      <w:r w:rsidRPr="00BA1179">
        <w:rPr>
          <w:b/>
          <w:bCs/>
        </w:rPr>
        <w:t>region priority</w:t>
      </w:r>
      <w:r w:rsidRPr="00BA1179">
        <w:t xml:space="preserve"> derived from the top-level operational priority concept, the </w:t>
      </w:r>
      <w:r w:rsidRPr="00BA1179">
        <w:rPr>
          <w:b/>
          <w:bCs/>
        </w:rPr>
        <w:t>resource request</w:t>
      </w:r>
      <w:r w:rsidRPr="00BA1179">
        <w:t xml:space="preserve"> implied by the proposed interventions, and a </w:t>
      </w:r>
      <w:r w:rsidRPr="00BA1179">
        <w:rPr>
          <w:b/>
          <w:bCs/>
        </w:rPr>
        <w:t>confidence summary</w:t>
      </w:r>
      <w:r w:rsidRPr="00BA1179">
        <w:t xml:space="preserve"> of the observations behind them. </w:t>
      </w:r>
      <w:r w:rsidRPr="00BA1179">
        <w:rPr>
          <w:b/>
          <w:bCs/>
        </w:rPr>
        <w:t>Downward flow</w:t>
      </w:r>
      <w:r w:rsidRPr="00BA1179">
        <w:t xml:space="preserve">, from the global layer back to every </w:t>
      </w:r>
      <w:r w:rsidR="00395D95">
        <w:t>Local DSS</w:t>
      </w:r>
      <w:r w:rsidRPr="00BA1179">
        <w:t xml:space="preserve"> agent, returns the </w:t>
      </w:r>
      <w:r w:rsidRPr="00BA1179">
        <w:rPr>
          <w:b/>
          <w:bCs/>
        </w:rPr>
        <w:t>resource allocation</w:t>
      </w:r>
      <w:r w:rsidRPr="00BA1179">
        <w:t xml:space="preserve">, the </w:t>
      </w:r>
      <w:r w:rsidRPr="00BA1179">
        <w:rPr>
          <w:b/>
          <w:bCs/>
        </w:rPr>
        <w:t>normalized priority weights</w:t>
      </w:r>
      <w:r w:rsidRPr="00BA1179">
        <w:t xml:space="preserve">, and the </w:t>
      </w:r>
      <w:r w:rsidRPr="00BA1179">
        <w:rPr>
          <w:b/>
          <w:bCs/>
        </w:rPr>
        <w:t>acceptance thresholds</w:t>
      </w:r>
      <w:r w:rsidRPr="00BA1179">
        <w:t xml:space="preserve"> in force. Neither direction carries raw sensor fields or rule activations, which keeps the channel narrow, the coordination auditable, and the local decision path short. </w:t>
      </w:r>
      <w:r w:rsidRPr="00BA1179">
        <w:fldChar w:fldCharType="begin"/>
      </w:r>
      <w:r w:rsidRPr="00BA1179">
        <w:instrText xml:space="preserve"> REF _Ref300000204 \h </w:instrText>
      </w:r>
      <w:r w:rsidRPr="00BA1179">
        <w:fldChar w:fldCharType="separate"/>
      </w:r>
      <w:r w:rsidR="008B09EB" w:rsidRPr="00BA1179">
        <w:t xml:space="preserve">Figure </w:t>
      </w:r>
      <w:r w:rsidR="008B09EB">
        <w:rPr>
          <w:noProof/>
        </w:rPr>
        <w:t>2</w:t>
      </w:r>
      <w:r w:rsidR="008B09EB">
        <w:t>.</w:t>
      </w:r>
      <w:r w:rsidR="008B09EB">
        <w:rPr>
          <w:noProof/>
        </w:rPr>
        <w:t>2</w:t>
      </w:r>
      <w:r w:rsidRPr="00BA1179">
        <w:fldChar w:fldCharType="end"/>
      </w:r>
      <w:r w:rsidRPr="00BA1179">
        <w:t xml:space="preserve"> contrasts the two patterns and marks the restriction that keeps the global layer non-inferential, which preserves scalability.</w:t>
      </w:r>
    </w:p>
    <w:p w14:paraId="203831E5" w14:textId="77777777" w:rsidR="00AD5C12" w:rsidRPr="00BA1179" w:rsidRDefault="00AD5C12" w:rsidP="00AD5C12">
      <w:pPr>
        <w:jc w:val="center"/>
      </w:pPr>
      <w:r w:rsidRPr="00BA1179">
        <w:rPr>
          <w:noProof/>
        </w:rPr>
        <w:drawing>
          <wp:inline distT="0" distB="0" distL="0" distR="0" wp14:anchorId="51FB06CB" wp14:editId="6BA1E039">
            <wp:extent cx="5040000" cy="1665075"/>
            <wp:effectExtent l="0" t="0" r="0" b="0"/>
            <wp:docPr id="1653630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0000" cy="1665075"/>
                    </a:xfrm>
                    <a:prstGeom prst="rect">
                      <a:avLst/>
                    </a:prstGeom>
                    <a:noFill/>
                    <a:ln>
                      <a:noFill/>
                    </a:ln>
                  </pic:spPr>
                </pic:pic>
              </a:graphicData>
            </a:graphic>
          </wp:inline>
        </w:drawing>
      </w:r>
    </w:p>
    <w:p w14:paraId="26DEF21D" w14:textId="718EFAF3" w:rsidR="00AD5C12" w:rsidRPr="00BA1179" w:rsidRDefault="00AD5C12" w:rsidP="00AD5C12">
      <w:pPr>
        <w:pStyle w:val="Caption"/>
      </w:pPr>
      <w:bookmarkStart w:id="60" w:name="_Ref300000204"/>
      <w:bookmarkStart w:id="61" w:name="_Toc236342231"/>
      <w:r w:rsidRPr="00BA1179">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60"/>
      <w:r w:rsidRPr="00BA1179">
        <w:t xml:space="preserve"> Information flow in centralized and distributed DSS architectures</w:t>
      </w:r>
      <w:bookmarkEnd w:id="61"/>
    </w:p>
    <w:p w14:paraId="1A6D8A79" w14:textId="4B0753B3" w:rsidR="00BB15F3" w:rsidRPr="00BA1179" w:rsidRDefault="00000000">
      <w:pPr>
        <w:pStyle w:val="Heading2"/>
      </w:pPr>
      <w:bookmarkStart w:id="62" w:name="_Toc236342140"/>
      <w:r w:rsidRPr="00BA1179">
        <w:t>The Input Space: Heterogeneous Sensing to Observation Features</w:t>
      </w:r>
      <w:bookmarkEnd w:id="62"/>
    </w:p>
    <w:p w14:paraId="26A55867" w14:textId="1FEC8C16" w:rsidR="00DC608C" w:rsidRPr="00BA1179" w:rsidRDefault="004C2672">
      <w:pPr>
        <w:pStyle w:val="ParText"/>
      </w:pPr>
      <w:r w:rsidRPr="00BA1179">
        <w:t>A wildfire DSS draws on heterogeneous sensing sources: Weather stations and forecast services, satellite and aerial imagery, in-situ sensors and unmanned aerial platforms tasked over the incident, geographic information layers for terrain, fuel, assets, and roads, and the resource tracking and field reports of the response organization itself. None of these sources observe the fire state directly; each delivers a partial view with its own refresh cycle. For this reason, the features are defined as bounded, observation-derived quantities rather than raw signals.</w:t>
      </w:r>
    </w:p>
    <w:p w14:paraId="7765FC3A" w14:textId="39063284" w:rsidR="00BB15F3" w:rsidRPr="00BA1179" w:rsidRDefault="00000000">
      <w:pPr>
        <w:pStyle w:val="ParText"/>
      </w:pPr>
      <w:r w:rsidRPr="00BA1179">
        <w:t xml:space="preserve">Concretely, five families of sources feed the framework. Meteorological networks and numerical forecasts deliver gridded temperature, humidity, wind, and </w:t>
      </w:r>
      <w:r w:rsidRPr="00BA1179">
        <w:lastRenderedPageBreak/>
        <w:t xml:space="preserve">precipitation at a fixed cadence. Spaceborne and airborne imagery provides active-fire detections, burned-area mapping, and periodic vegetation and fuel updates, with wide coverage but coarse revisit intervals </w:t>
      </w:r>
      <w:sdt>
        <w:sdtPr>
          <w:id w:val="815739003"/>
          <w:citation/>
        </w:sdtPr>
        <w:sdtContent>
          <w:r w:rsidRPr="00BA1179">
            <w:fldChar w:fldCharType="begin"/>
          </w:r>
          <w:r w:rsidRPr="00BA1179">
            <w:instrText xml:space="preserve"> CITATION Jai20 \l 1055 </w:instrText>
          </w:r>
          <w:r w:rsidRPr="00BA1179">
            <w:fldChar w:fldCharType="separate"/>
          </w:r>
          <w:r w:rsidR="008B09EB">
            <w:rPr>
              <w:noProof/>
            </w:rPr>
            <w:t>(Jain, et al., 2020)</w:t>
          </w:r>
          <w:r w:rsidRPr="00BA1179">
            <w:fldChar w:fldCharType="end"/>
          </w:r>
        </w:sdtContent>
      </w:sdt>
      <w:r w:rsidRPr="00BA1179">
        <w:t xml:space="preserve">. In-situ sensing, including ground stations and unmanned aerial platforms tasked over the incident, offers high-rate local observations with narrow footprints. Geographic information layers contribute the quasi-static context, namely terrain, fuel models, road networks, assets, and population </w:t>
      </w:r>
      <w:sdt>
        <w:sdtPr>
          <w:id w:val="815739005"/>
          <w:citation/>
        </w:sdtPr>
        <w:sdtContent>
          <w:r w:rsidRPr="00BA1179">
            <w:fldChar w:fldCharType="begin"/>
          </w:r>
          <w:r w:rsidRPr="00BA1179">
            <w:instrText xml:space="preserve"> CITATION Duarte2022 \l 1055  \m Sco05 </w:instrText>
          </w:r>
          <w:r w:rsidRPr="00BA1179">
            <w:fldChar w:fldCharType="separate"/>
          </w:r>
          <w:r w:rsidR="008B09EB">
            <w:rPr>
              <w:noProof/>
            </w:rPr>
            <w:t>(Duarte, Teodoro, Gonçalves, Soares, &amp; Cunha, 2022; Scott &amp; Burgan, 2005)</w:t>
          </w:r>
          <w:r w:rsidRPr="00BA1179">
            <w:fldChar w:fldCharType="end"/>
          </w:r>
        </w:sdtContent>
      </w:sdt>
      <w:r w:rsidRPr="00BA1179">
        <w:t>. Finally, the response organization itself constitutes an information source</w:t>
      </w:r>
      <w:r w:rsidR="00915818">
        <w:t>.</w:t>
      </w:r>
      <w:r w:rsidRPr="00BA1179">
        <w:t xml:space="preserve"> Resource tracking, dispatch logs, and field reports carry the evolving state of crews, equipment, and access </w:t>
      </w:r>
      <w:sdt>
        <w:sdtPr>
          <w:id w:val="815739007"/>
          <w:citation/>
        </w:sdtPr>
        <w:sdtContent>
          <w:r w:rsidRPr="00BA1179">
            <w:fldChar w:fldCharType="begin"/>
          </w:r>
          <w:r w:rsidRPr="00BA1179">
            <w:instrText xml:space="preserve"> CITATION Mar07 \l 1055 </w:instrText>
          </w:r>
          <w:r w:rsidRPr="00BA1179">
            <w:fldChar w:fldCharType="separate"/>
          </w:r>
          <w:r w:rsidR="008B09EB">
            <w:rPr>
              <w:noProof/>
            </w:rPr>
            <w:t>(Martell D. L., 2007)</w:t>
          </w:r>
          <w:r w:rsidRPr="00BA1179">
            <w:fldChar w:fldCharType="end"/>
          </w:r>
        </w:sdtContent>
      </w:sdt>
      <w:r w:rsidRPr="00BA1179">
        <w:t>.</w:t>
      </w:r>
    </w:p>
    <w:p w14:paraId="1E8A26B9" w14:textId="2A634E0C" w:rsidR="00BB15F3" w:rsidRPr="00BA1179" w:rsidRDefault="00000000">
      <w:pPr>
        <w:pStyle w:val="ParText"/>
      </w:pPr>
      <w:r w:rsidRPr="00BA1179">
        <w:t>These sources are heterogeneous in every operationally relevant respect</w:t>
      </w:r>
      <w:r w:rsidR="00915818">
        <w:t>.</w:t>
      </w:r>
      <w:r w:rsidRPr="00BA1179">
        <w:t xml:space="preserve"> They differ in modality, spatial coverage, refresh rate, and reliability, and they produce information of different kinds, from continuous physical fields to categorical status reports. No single raw signal can drive decision rules directly. The heterogeneous stream is therefore reduced by feature extraction to a small set of bounded, observation-derived quantities, and it is exactly this set that constitutes the input space of the framework.</w:t>
      </w:r>
    </w:p>
    <w:p w14:paraId="303D1FD7" w14:textId="228A474B" w:rsidR="00DC608C" w:rsidRPr="00BA1179" w:rsidRDefault="00000000">
      <w:pPr>
        <w:pStyle w:val="ParText"/>
      </w:pPr>
      <w:r w:rsidRPr="00BA1179">
        <w:t xml:space="preserve">The ten features and the reasoning behind each are compiled in </w:t>
      </w:r>
      <w:r w:rsidRPr="00BA1179">
        <w:fldChar w:fldCharType="begin"/>
      </w:r>
      <w:r w:rsidRPr="00BA1179">
        <w:instrText xml:space="preserve"> REF _RefTblF \h </w:instrText>
      </w:r>
      <w:r w:rsidRPr="00BA1179">
        <w:fldChar w:fldCharType="separate"/>
      </w:r>
      <w:r w:rsidR="008B09EB" w:rsidRPr="00BA1179">
        <w:t xml:space="preserve">Table </w:t>
      </w:r>
      <w:r w:rsidR="008B09EB">
        <w:rPr>
          <w:noProof/>
        </w:rPr>
        <w:t>2</w:t>
      </w:r>
      <w:r w:rsidR="008B09EB">
        <w:t>.</w:t>
      </w:r>
      <w:r w:rsidR="008B09EB">
        <w:rPr>
          <w:noProof/>
        </w:rPr>
        <w:t>1</w:t>
      </w:r>
      <w:r w:rsidRPr="00BA1179">
        <w:fldChar w:fldCharType="end"/>
      </w:r>
      <w:r w:rsidRPr="00BA1179">
        <w:t>; their formal derivation from the simulation state, together with the full literature grounding, is given in the design specification. The set spans threat, exposure, feasibility, and timing, so no operational question of Section 2.4 is left without a supporting feature and none of the ten is redundant.</w:t>
      </w:r>
    </w:p>
    <w:p w14:paraId="33FB4C54" w14:textId="1D3A14B8" w:rsidR="00DC608C" w:rsidRPr="00BA1179" w:rsidRDefault="00000000">
      <w:pPr>
        <w:pStyle w:val="Caption"/>
      </w:pPr>
      <w:bookmarkStart w:id="63" w:name="_RefTblF"/>
      <w:bookmarkStart w:id="64" w:name="_Toc236342200"/>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63"/>
      <w:r w:rsidRPr="00BA1179">
        <w:t xml:space="preserve"> The ten observation features, their sources, and their rationale</w:t>
      </w:r>
      <w:bookmarkEnd w:id="64"/>
    </w:p>
    <w:tbl>
      <w:tblPr>
        <w:tblStyle w:val="PlainTable2"/>
        <w:tblW w:w="5000" w:type="pct"/>
        <w:tblLook w:val="04A0" w:firstRow="1" w:lastRow="0" w:firstColumn="1" w:lastColumn="0" w:noHBand="0" w:noVBand="1"/>
      </w:tblPr>
      <w:tblGrid>
        <w:gridCol w:w="1839"/>
        <w:gridCol w:w="2102"/>
        <w:gridCol w:w="4106"/>
      </w:tblGrid>
      <w:tr w:rsidR="00DC608C" w:rsidRPr="00BA1179" w14:paraId="7CB146D5" w14:textId="77777777" w:rsidTr="001044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43" w:type="pct"/>
          </w:tcPr>
          <w:p w14:paraId="4AAC0875" w14:textId="77777777" w:rsidR="00DC608C" w:rsidRPr="00BA1179" w:rsidRDefault="00000000">
            <w:pPr>
              <w:pStyle w:val="TableText"/>
            </w:pPr>
            <w:r w:rsidRPr="00BA1179">
              <w:t>Feature</w:t>
            </w:r>
          </w:p>
        </w:tc>
        <w:tc>
          <w:tcPr>
            <w:tcW w:w="1306" w:type="pct"/>
          </w:tcPr>
          <w:p w14:paraId="44CD5775"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Primary source</w:t>
            </w:r>
          </w:p>
        </w:tc>
        <w:tc>
          <w:tcPr>
            <w:tcW w:w="2551" w:type="pct"/>
          </w:tcPr>
          <w:p w14:paraId="14A0ED03"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Rationale</w:t>
            </w:r>
          </w:p>
        </w:tc>
      </w:tr>
      <w:tr w:rsidR="00DC608C" w:rsidRPr="00BA1179" w14:paraId="4794751D"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37F742CE" w14:textId="080356A9" w:rsidR="00DC608C" w:rsidRPr="00BA1179" w:rsidRDefault="00000000">
            <w:pPr>
              <w:pStyle w:val="TableText"/>
            </w:pPr>
            <w:r w:rsidRPr="00BA1179">
              <w:t xml:space="preserve">Fire intensity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1</m:t>
                  </m:r>
                </m:sub>
              </m:sSub>
            </m:oMath>
          </w:p>
        </w:tc>
        <w:tc>
          <w:tcPr>
            <w:tcW w:w="1306" w:type="pct"/>
          </w:tcPr>
          <w:p w14:paraId="189AB3C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 state estimation from imagery and in-situ sensing</w:t>
            </w:r>
          </w:p>
        </w:tc>
        <w:tc>
          <w:tcPr>
            <w:tcW w:w="2551" w:type="pct"/>
          </w:tcPr>
          <w:p w14:paraId="01EEF75E" w14:textId="5DB7F48C"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intensity in the tradition of Byram and the Rothermel model is the standard descriptor of how intensely a front is burning</w:t>
            </w:r>
          </w:p>
        </w:tc>
      </w:tr>
      <w:tr w:rsidR="00DC608C" w:rsidRPr="00BA1179" w14:paraId="280A1C86"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55DBA92" w14:textId="7283053C" w:rsidR="00DC608C" w:rsidRPr="00BA1179" w:rsidRDefault="00000000">
            <w:pPr>
              <w:pStyle w:val="TableText"/>
            </w:pPr>
            <w:r w:rsidRPr="00BA1179">
              <w:lastRenderedPageBreak/>
              <w:t xml:space="preserve">Spread potential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2</m:t>
                  </m:r>
                </m:sub>
              </m:sSub>
            </m:oMath>
          </w:p>
        </w:tc>
        <w:tc>
          <w:tcPr>
            <w:tcW w:w="1306" w:type="pct"/>
          </w:tcPr>
          <w:p w14:paraId="2953C20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Fire state and weather</w:t>
            </w:r>
          </w:p>
        </w:tc>
        <w:tc>
          <w:tcPr>
            <w:tcW w:w="2551" w:type="pct"/>
          </w:tcPr>
          <w:p w14:paraId="0D48419F"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Rate of spread from fuel, wind, and slope in the Rothermel tradition remains the operational basis of spread assessment</w:t>
            </w:r>
          </w:p>
        </w:tc>
      </w:tr>
      <w:tr w:rsidR="00DC608C" w:rsidRPr="00BA1179" w14:paraId="59D3919C"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26F4F728" w14:textId="52BFF0AA" w:rsidR="00DC608C" w:rsidRPr="00BA1179" w:rsidRDefault="00000000">
            <w:pPr>
              <w:pStyle w:val="TableText"/>
            </w:pPr>
            <w:r w:rsidRPr="00BA1179">
              <w:t xml:space="preserve">Weather severity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3</m:t>
                  </m:r>
                </m:sub>
              </m:sSub>
            </m:oMath>
          </w:p>
        </w:tc>
        <w:tc>
          <w:tcPr>
            <w:tcW w:w="1306" w:type="pct"/>
          </w:tcPr>
          <w:p w14:paraId="3C99D24B"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Weather stations and forecasts</w:t>
            </w:r>
          </w:p>
        </w:tc>
        <w:tc>
          <w:tcPr>
            <w:tcW w:w="2551" w:type="pct"/>
          </w:tcPr>
          <w:p w14:paraId="74256654"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Fire-weather index systems condense a small set of weather observations into spread and intensity potential</w:t>
            </w:r>
          </w:p>
        </w:tc>
      </w:tr>
      <w:tr w:rsidR="00DC608C" w:rsidRPr="00BA1179" w14:paraId="468FCCB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485F97F" w14:textId="77777777" w:rsidR="00DC608C" w:rsidRPr="00BA1179" w:rsidRDefault="00000000">
            <w:pPr>
              <w:pStyle w:val="TableText"/>
            </w:pPr>
            <w:r w:rsidRPr="00BA1179">
              <w:t xml:space="preserve">Ignition proximity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4</m:t>
                  </m:r>
                </m:sub>
              </m:sSub>
            </m:oMath>
          </w:p>
        </w:tc>
        <w:tc>
          <w:tcPr>
            <w:tcW w:w="1306" w:type="pct"/>
          </w:tcPr>
          <w:p w14:paraId="014036D5"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and infrastructure layers</w:t>
            </w:r>
          </w:p>
        </w:tc>
        <w:tc>
          <w:tcPr>
            <w:tcW w:w="2551" w:type="pct"/>
          </w:tcPr>
          <w:p w14:paraId="1784391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Human-caused ignitions cluster near roads and infrastructure, so distance to them drives ignition probability</w:t>
            </w:r>
          </w:p>
        </w:tc>
      </w:tr>
      <w:tr w:rsidR="00DC608C" w:rsidRPr="00BA1179" w14:paraId="30FEE49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5AC941A" w14:textId="77777777" w:rsidR="00DC608C" w:rsidRPr="00BA1179" w:rsidRDefault="00000000">
            <w:pPr>
              <w:pStyle w:val="TableText"/>
            </w:pPr>
            <w:r w:rsidRPr="00BA1179">
              <w:t xml:space="preserve">Fuel load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5</m:t>
                  </m:r>
                </m:sub>
              </m:sSub>
            </m:oMath>
          </w:p>
        </w:tc>
        <w:tc>
          <w:tcPr>
            <w:tcW w:w="1306" w:type="pct"/>
          </w:tcPr>
          <w:p w14:paraId="0D0F998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Fuel model layers</w:t>
            </w:r>
          </w:p>
        </w:tc>
        <w:tc>
          <w:tcPr>
            <w:tcW w:w="2551" w:type="pct"/>
          </w:tcPr>
          <w:p w14:paraId="2A80F9E1"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Standard fuel models parameterize combustible load and drive every surface-fire prediction</w:t>
            </w:r>
          </w:p>
        </w:tc>
      </w:tr>
      <w:tr w:rsidR="00DC608C" w:rsidRPr="00BA1179" w14:paraId="6CAF3F49"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3D932827" w14:textId="77777777" w:rsidR="00DC608C" w:rsidRPr="00BA1179" w:rsidRDefault="00000000">
            <w:pPr>
              <w:pStyle w:val="TableText"/>
            </w:pPr>
            <w:r w:rsidRPr="00BA1179">
              <w:t xml:space="preserve">Asset exposure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6</m:t>
                  </m:r>
                </m:sub>
              </m:sSub>
            </m:oMath>
          </w:p>
        </w:tc>
        <w:tc>
          <w:tcPr>
            <w:tcW w:w="1306" w:type="pct"/>
          </w:tcPr>
          <w:p w14:paraId="3E2A2693" w14:textId="7FCB9402"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asset and urban interface layers</w:t>
            </w:r>
          </w:p>
        </w:tc>
        <w:tc>
          <w:tcPr>
            <w:tcW w:w="2551" w:type="pct"/>
          </w:tcPr>
          <w:p w14:paraId="7216B874" w14:textId="6CF7F528"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Values-at-risk mapping quantifies what a fire threatens and supports risk-based response</w:t>
            </w:r>
          </w:p>
        </w:tc>
      </w:tr>
      <w:tr w:rsidR="00DC608C" w:rsidRPr="00BA1179" w14:paraId="2028618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A1BCB2F" w14:textId="77777777" w:rsidR="00DC608C" w:rsidRPr="00BA1179" w:rsidRDefault="00000000">
            <w:pPr>
              <w:pStyle w:val="TableText"/>
            </w:pPr>
            <w:r w:rsidRPr="00BA1179">
              <w:t xml:space="preserve">Resource accessibility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7</m:t>
                  </m:r>
                </m:sub>
              </m:sSub>
            </m:oMath>
          </w:p>
        </w:tc>
        <w:tc>
          <w:tcPr>
            <w:tcW w:w="1306" w:type="pct"/>
          </w:tcPr>
          <w:p w14:paraId="226FDF50"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Terrain, fuel, and access layers</w:t>
            </w:r>
          </w:p>
        </w:tc>
        <w:tc>
          <w:tcPr>
            <w:tcW w:w="2551" w:type="pct"/>
          </w:tcPr>
          <w:p w14:paraId="38D6B69C" w14:textId="7C986022"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Suppression difficulty combines the terrain, fuel, and access conditions of a site</w:t>
            </w:r>
          </w:p>
        </w:tc>
      </w:tr>
      <w:tr w:rsidR="00DC608C" w:rsidRPr="00BA1179" w14:paraId="402FAE8D"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48315BBE" w14:textId="77777777" w:rsidR="00DC608C" w:rsidRPr="00BA1179" w:rsidRDefault="00000000">
            <w:pPr>
              <w:pStyle w:val="TableText"/>
            </w:pPr>
            <w:r w:rsidRPr="00BA1179">
              <w:t xml:space="preserve">Access and road status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8</m:t>
                  </m:r>
                </m:sub>
              </m:sSub>
            </m:oMath>
          </w:p>
        </w:tc>
        <w:tc>
          <w:tcPr>
            <w:tcW w:w="1306" w:type="pct"/>
          </w:tcPr>
          <w:p w14:paraId="29772F93"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status and field reports</w:t>
            </w:r>
          </w:p>
        </w:tc>
        <w:tc>
          <w:tcPr>
            <w:tcW w:w="2551" w:type="pct"/>
          </w:tcPr>
          <w:p w14:paraId="5C68EBEC"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Access governs both suppression logistics and evacuation egress</w:t>
            </w:r>
          </w:p>
        </w:tc>
      </w:tr>
      <w:tr w:rsidR="00DC608C" w:rsidRPr="00BA1179" w14:paraId="05E04508"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00482DB2" w14:textId="77777777" w:rsidR="00DC608C" w:rsidRPr="00BA1179" w:rsidRDefault="00000000">
            <w:pPr>
              <w:pStyle w:val="TableText"/>
            </w:pPr>
            <w:r w:rsidRPr="00BA1179">
              <w:t xml:space="preserve">Suppression availability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9</m:t>
                  </m:r>
                </m:sub>
              </m:sSub>
            </m:oMath>
          </w:p>
        </w:tc>
        <w:tc>
          <w:tcPr>
            <w:tcW w:w="1306" w:type="pct"/>
          </w:tcPr>
          <w:p w14:paraId="07EEC90A"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Resource tracking</w:t>
            </w:r>
          </w:p>
        </w:tc>
        <w:tc>
          <w:tcPr>
            <w:tcW w:w="2551" w:type="pct"/>
          </w:tcPr>
          <w:p w14:paraId="6EA332C9" w14:textId="52F47B18"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production rates and available capacity determine whether suppression can be mounted</w:t>
            </w:r>
          </w:p>
        </w:tc>
      </w:tr>
      <w:tr w:rsidR="00DC608C" w:rsidRPr="00BA1179" w14:paraId="3075114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07C4E8B3" w14:textId="77777777" w:rsidR="00DC608C" w:rsidRPr="00BA1179" w:rsidRDefault="00000000">
            <w:pPr>
              <w:pStyle w:val="TableText"/>
            </w:pPr>
            <w:r w:rsidRPr="00BA1179">
              <w:t xml:space="preserve">Temporal urgency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10</m:t>
                  </m:r>
                </m:sub>
              </m:sSub>
            </m:oMath>
          </w:p>
        </w:tc>
        <w:tc>
          <w:tcPr>
            <w:tcW w:w="1306" w:type="pct"/>
          </w:tcPr>
          <w:p w14:paraId="4CB1B912"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Ignition timing and incident clock</w:t>
            </w:r>
          </w:p>
        </w:tc>
        <w:tc>
          <w:tcPr>
            <w:tcW w:w="2551" w:type="pct"/>
          </w:tcPr>
          <w:p w14:paraId="5915B2B1"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Incident command is time-critical; recognition-primed decision research formalizes acting under urgency</w:t>
            </w:r>
          </w:p>
        </w:tc>
      </w:tr>
    </w:tbl>
    <w:p w14:paraId="20F767AA" w14:textId="77777777" w:rsidR="00754399" w:rsidRPr="00BA1179" w:rsidRDefault="00754399">
      <w:pPr>
        <w:pStyle w:val="ParText"/>
      </w:pPr>
    </w:p>
    <w:p w14:paraId="3F387AB1" w14:textId="6313432A" w:rsidR="00BB15F3" w:rsidRPr="00BA1179" w:rsidRDefault="00000000">
      <w:pPr>
        <w:pStyle w:val="ParText"/>
      </w:pPr>
      <w:r w:rsidRPr="00BA1179">
        <w:t>Heterogeneity also imposes admission criteria on the input space. A quantity is admitted to the feature set only if it satisfies four conditions.</w:t>
      </w:r>
    </w:p>
    <w:p w14:paraId="74C7B18A" w14:textId="77777777" w:rsidR="00BB15F3" w:rsidRPr="00BA1179" w:rsidRDefault="00000000">
      <w:pPr>
        <w:pStyle w:val="ListParagraph"/>
        <w:numPr>
          <w:ilvl w:val="0"/>
          <w:numId w:val="9"/>
        </w:numPr>
      </w:pPr>
      <w:r w:rsidRPr="00BA1179">
        <w:rPr>
          <w:b/>
        </w:rPr>
        <w:lastRenderedPageBreak/>
        <w:t xml:space="preserve">Observability. </w:t>
      </w:r>
      <w:r w:rsidRPr="00BA1179">
        <w:t>It must be computable from what sensors and reports actually deliver, never from hidden simulator state.</w:t>
      </w:r>
    </w:p>
    <w:p w14:paraId="2BF2E1C9" w14:textId="77777777" w:rsidR="00BB15F3" w:rsidRPr="00BA1179" w:rsidRDefault="00000000">
      <w:pPr>
        <w:pStyle w:val="ListParagraph"/>
        <w:numPr>
          <w:ilvl w:val="0"/>
          <w:numId w:val="9"/>
        </w:numPr>
      </w:pPr>
      <w:r w:rsidRPr="00BA1179">
        <w:rPr>
          <w:b/>
        </w:rPr>
        <w:t xml:space="preserve">Boundedness. </w:t>
      </w:r>
      <w:r w:rsidRPr="00BA1179">
        <w:t>It must admit normalization to a fixed interval, so that membership functions remain stable across scenarios.</w:t>
      </w:r>
    </w:p>
    <w:p w14:paraId="1FCCB02B" w14:textId="77777777" w:rsidR="00BB15F3" w:rsidRPr="00BA1179" w:rsidRDefault="00000000">
      <w:pPr>
        <w:pStyle w:val="ListParagraph"/>
        <w:numPr>
          <w:ilvl w:val="0"/>
          <w:numId w:val="9"/>
        </w:numPr>
      </w:pPr>
      <w:r w:rsidRPr="00BA1179">
        <w:rPr>
          <w:b/>
        </w:rPr>
        <w:t xml:space="preserve">Operational meaning. </w:t>
      </w:r>
      <w:r w:rsidRPr="00BA1179">
        <w:t>An expert must be able to read it and phrase rules over it without translation.</w:t>
      </w:r>
    </w:p>
    <w:p w14:paraId="0A8F146D" w14:textId="77777777" w:rsidR="00BB15F3" w:rsidRPr="00BA1179" w:rsidRDefault="00000000">
      <w:pPr>
        <w:pStyle w:val="ListParagraph"/>
        <w:numPr>
          <w:ilvl w:val="0"/>
          <w:numId w:val="9"/>
        </w:numPr>
      </w:pPr>
      <w:r w:rsidRPr="00BA1179">
        <w:rPr>
          <w:b/>
        </w:rPr>
        <w:t xml:space="preserve">Non-redundancy. </w:t>
      </w:r>
      <w:r w:rsidRPr="00BA1179">
        <w:t>It must contribute discriminative information that the remaining features do not already carry.</w:t>
      </w:r>
    </w:p>
    <w:p w14:paraId="2E0F52EB" w14:textId="17D3E99B" w:rsidR="00BB15F3" w:rsidRPr="00BA1179" w:rsidRDefault="00000000">
      <w:pPr>
        <w:pStyle w:val="ParText"/>
      </w:pPr>
      <w:r w:rsidRPr="00BA1179">
        <w:t>Sufficiency of the resulting set is argued on three grounds and then tested. By construction the ten features span the threat, exposure, feasibility, and timing dimensions of the operational questions, so no question lacks a supporting feature; each feature carries established wildfire-science grounding rather than convenience, as the table records; and none duplicates information carried by the others. The design chapters show that the concept mappings require no further inputs, and the sensitivity analysis of the evaluation chapter confirms empirically that the decision output responds to every feature and is dominated by none.</w:t>
      </w:r>
    </w:p>
    <w:p w14:paraId="6BD03F9D" w14:textId="7C1C07BC" w:rsidR="001F4AC8" w:rsidRPr="00BA1179" w:rsidRDefault="00000000" w:rsidP="001F4AC8">
      <w:pPr>
        <w:pStyle w:val="Heading2"/>
      </w:pPr>
      <w:bookmarkStart w:id="65" w:name="_Toc236342141"/>
      <w:r w:rsidRPr="00BA1179">
        <w:t>Concept-Driven Fuzzy Reasoning</w:t>
      </w:r>
      <w:bookmarkEnd w:id="65"/>
    </w:p>
    <w:p w14:paraId="3E2ED628" w14:textId="29A49134" w:rsidR="00F76B7D" w:rsidRPr="00BA1179" w:rsidRDefault="00000000">
      <w:pPr>
        <w:pStyle w:val="ParText"/>
      </w:pPr>
      <w:r w:rsidRPr="00BA1179">
        <w:t xml:space="preserve">This section assembles the reasoning machinery of DisasterAware. Fuzzy reasoning is chosen for three reasons established in the preceding sections. The evidence reaching a wildfire DSS is graded and linguistic rather than crisp; the knowledge that binds observations to interventions exists chiefly as expert phrasing, which fuzzy rules encode without translation; and the resulting inference chain remains inspectable, which the traceability requirement of this thesis makes mandatory. The section first recalls how fuzzy inference turns linguistic expertise into computable rules, then confronts the combinatorial obstacle that arises when such inference is attempted over the full observation vector and finally introduces the conceptual middle layer that resolves the obstacle while preserving interpretability. The section thereby introduces the two design questions addressed in the design chapters: </w:t>
      </w:r>
      <w:r w:rsidRPr="00BA1179">
        <w:rPr>
          <w:b/>
          <w:bCs/>
        </w:rPr>
        <w:t xml:space="preserve">Which </w:t>
      </w:r>
      <w:r w:rsidRPr="00BA1179">
        <w:rPr>
          <w:b/>
          <w:bCs/>
        </w:rPr>
        <w:lastRenderedPageBreak/>
        <w:t>features are admitted to the input space, and over which concepts the decision rules are written.</w:t>
      </w:r>
    </w:p>
    <w:p w14:paraId="64179262" w14:textId="77777777" w:rsidR="00E60383" w:rsidRPr="00BA1179" w:rsidRDefault="00000000">
      <w:pPr>
        <w:pStyle w:val="Heading3"/>
      </w:pPr>
      <w:bookmarkStart w:id="66" w:name="_Toc236342142"/>
      <w:r w:rsidRPr="00BA1179">
        <w:t>Linguistic Uncertainty and Fuzzy Inference</w:t>
      </w:r>
      <w:bookmarkEnd w:id="66"/>
    </w:p>
    <w:p w14:paraId="58D90584" w14:textId="470D9981" w:rsidR="00E60383" w:rsidRPr="00BA1179" w:rsidRDefault="00000000">
      <w:pPr>
        <w:pStyle w:val="ParText"/>
      </w:pPr>
      <w:r w:rsidRPr="00BA1179">
        <w:t xml:space="preserve">Operational assessments in wildfire response arrive as graded, linguistic judgments. A spread potential is high, a suppression opportunity is marginal, a boundary estimate is uncertain. Fuzzy set theory supplies the formal counterpart of such judgments by admitting partial membership </w:t>
      </w:r>
      <w:sdt>
        <w:sdtPr>
          <w:id w:val="815619007"/>
          <w:citation/>
        </w:sdtPr>
        <w:sdtContent>
          <w:r w:rsidRPr="00BA1179">
            <w:fldChar w:fldCharType="begin"/>
          </w:r>
          <w:r w:rsidRPr="00BA1179">
            <w:instrText xml:space="preserve"> CITATION Zadeh1965 \l 1055  \m Mendel2017 </w:instrText>
          </w:r>
          <w:r w:rsidRPr="00BA1179">
            <w:fldChar w:fldCharType="separate"/>
          </w:r>
          <w:r w:rsidR="008B09EB">
            <w:rPr>
              <w:noProof/>
            </w:rPr>
            <w:t>(Zadeh, Fuzzy sets, 1965; Mendel, 2017)</w:t>
          </w:r>
          <w:r w:rsidRPr="00BA1179">
            <w:fldChar w:fldCharType="end"/>
          </w:r>
        </w:sdtContent>
      </w:sdt>
      <w:r w:rsidRPr="00BA1179">
        <w:t xml:space="preserve">. A fuzzy set over a universe of discourse is characterized by a membership function that assigns each element a degree of membership, as formalized in </w:t>
      </w:r>
      <w:r w:rsidRPr="00BA1179">
        <w:fldChar w:fldCharType="begin"/>
      </w:r>
      <w:r w:rsidRPr="00BA1179">
        <w:instrText xml:space="preserve"> REF _RefEqB01 \h </w:instrText>
      </w:r>
      <w:r w:rsidRPr="00BA1179">
        <w:fldChar w:fldCharType="separate"/>
      </w:r>
      <w:r w:rsidR="008B09EB" w:rsidRPr="00BA1179">
        <w:t xml:space="preserve">( </w:t>
      </w:r>
      <w:r w:rsidR="008B09EB">
        <w:rPr>
          <w:noProof/>
        </w:rPr>
        <w:t>1</w:t>
      </w:r>
      <w:r w:rsidR="008B09EB" w:rsidRPr="00BA1179">
        <w:t xml:space="preserve"> )</w:t>
      </w:r>
      <w:r w:rsidRPr="00BA1179">
        <w:fldChar w:fldCharType="end"/>
      </w:r>
      <w:r w:rsidRPr="00BA1179">
        <w:t xml:space="preserve">; under this semantics a single wind reading may simultaneously hold membership 0.7 in strong and 0.3 in moderate. In </w:t>
      </w:r>
      <w:r w:rsidRPr="00BA1179">
        <w:fldChar w:fldCharType="begin"/>
      </w:r>
      <w:r w:rsidRPr="00BA1179">
        <w:instrText xml:space="preserve"> REF _RefEqB01 \h </w:instrText>
      </w:r>
      <w:r w:rsidRPr="00BA1179">
        <w:fldChar w:fldCharType="separate"/>
      </w:r>
      <w:r w:rsidR="008B09EB" w:rsidRPr="00BA1179">
        <w:t xml:space="preserve">( </w:t>
      </w:r>
      <w:r w:rsidR="008B09EB">
        <w:rPr>
          <w:noProof/>
        </w:rPr>
        <w:t>1</w:t>
      </w:r>
      <w:r w:rsidR="008B09EB" w:rsidRPr="00BA1179">
        <w:t xml:space="preserve"> )</w:t>
      </w:r>
      <w:r w:rsidRPr="00BA1179">
        <w:fldChar w:fldCharType="end"/>
      </w:r>
      <w:r w:rsidRPr="00BA1179">
        <w:t xml:space="preserve">, </w:t>
      </w:r>
      <m:oMath>
        <m:r>
          <w:rPr>
            <w:rFonts w:ascii="Cambria Math" w:hAnsi="Cambria Math"/>
          </w:rPr>
          <m:t>Z</m:t>
        </m:r>
      </m:oMath>
      <w:r w:rsidRPr="00BA1179">
        <w:t xml:space="preserve"> denotes the universe of discourse of an input, </w:t>
      </w:r>
      <m:oMath>
        <m:r>
          <m:rPr>
            <m:scr m:val="script"/>
          </m:rPr>
          <w:rPr>
            <w:rFonts w:ascii="Cambria Math" w:hAnsi="Cambria Math"/>
          </w:rPr>
          <m:t>A</m:t>
        </m:r>
      </m:oMath>
      <w:r w:rsidRPr="00BA1179">
        <w:t xml:space="preserve"> a linguistic term over it, and </w:t>
      </w:r>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w:rPr>
            <w:rFonts w:ascii="Cambria Math" w:hAnsi="Cambria Math"/>
          </w:rPr>
          <m:t>(z)</m:t>
        </m:r>
      </m:oMath>
      <w:r w:rsidRPr="00BA1179">
        <w:t xml:space="preserve"> the degree to which a reading </w:t>
      </w:r>
      <m:oMath>
        <m:r>
          <w:rPr>
            <w:rFonts w:ascii="Cambria Math" w:hAnsi="Cambria Math"/>
          </w:rPr>
          <m:t>z</m:t>
        </m:r>
      </m:oMath>
      <w:r w:rsidRPr="00BA1179">
        <w:t xml:space="preserve"> belongs to </w:t>
      </w:r>
      <m:oMath>
        <m:r>
          <m:rPr>
            <m:scr m:val="script"/>
          </m:rPr>
          <w:rPr>
            <w:rFonts w:ascii="Cambria Math" w:hAnsi="Cambria Math"/>
          </w:rPr>
          <m:t>A</m:t>
        </m:r>
      </m:oMath>
      <w:r w:rsidRPr="00BA1179">
        <w:t xml:space="preserve">. This graded semantics removes the brittle thresholds of crisp classification and preserves expert phrasing under formalization </w:t>
      </w:r>
      <w:sdt>
        <w:sdtPr>
          <w:id w:val="815619016"/>
          <w:citation/>
        </w:sdtPr>
        <w:sdtContent>
          <w:r w:rsidRPr="00BA1179">
            <w:fldChar w:fldCharType="begin"/>
          </w:r>
          <w:r w:rsidRPr="00BA1179">
            <w:instrText xml:space="preserve"> CITATION Ped93 \l 1055 </w:instrText>
          </w:r>
          <w:r w:rsidRPr="00BA1179">
            <w:fldChar w:fldCharType="separate"/>
          </w:r>
          <w:r w:rsidR="008B09EB">
            <w:rPr>
              <w:noProof/>
            </w:rPr>
            <w:t>(Pedrycz, 1993)</w:t>
          </w:r>
          <w:r w:rsidRPr="00BA1179">
            <w:fldChar w:fldCharType="end"/>
          </w:r>
        </w:sdtContent>
      </w:sdt>
      <w:r w:rsidRPr="00BA1179">
        <w:t>.</w:t>
      </w:r>
      <w:r w:rsidR="00335093">
        <w:t xml:space="preserve"> </w:t>
      </w:r>
      <w:r w:rsidRPr="00BA1179">
        <w:t xml:space="preserve">Domain knowledge enters through linguistic rules of the canonical conjunctive form </w:t>
      </w:r>
      <w:r w:rsidRPr="00BA1179">
        <w:fldChar w:fldCharType="begin"/>
      </w:r>
      <w:r w:rsidRPr="00BA1179">
        <w:instrText xml:space="preserve"> REF _RefEqB02 \h </w:instrText>
      </w:r>
      <w:r w:rsidRPr="00BA1179">
        <w:fldChar w:fldCharType="separate"/>
      </w:r>
      <w:r w:rsidR="008B09EB" w:rsidRPr="00BA1179">
        <w:t xml:space="preserve">( </w:t>
      </w:r>
      <w:r w:rsidR="008B09EB">
        <w:rPr>
          <w:noProof/>
        </w:rPr>
        <w:t>2</w:t>
      </w:r>
      <w:r w:rsidR="008B09EB" w:rsidRPr="00BA1179">
        <w:t xml:space="preserve"> )</w:t>
      </w:r>
      <w:r w:rsidRPr="00BA1179">
        <w:fldChar w:fldCharType="end"/>
      </w:r>
      <w:r w:rsidRPr="00BA1179">
        <w:t xml:space="preserve">, whose activation strength is the conjunction of its antecedent memberships </w:t>
      </w:r>
      <w:r w:rsidRPr="00BA1179">
        <w:fldChar w:fldCharType="begin"/>
      </w:r>
      <w:r w:rsidRPr="00BA1179">
        <w:instrText xml:space="preserve"> REF _RefEqB03 \h </w:instrText>
      </w:r>
      <w:r w:rsidRPr="00BA1179">
        <w:fldChar w:fldCharType="separate"/>
      </w:r>
      <w:r w:rsidR="008B09EB" w:rsidRPr="00BA1179">
        <w:t xml:space="preserve">( </w:t>
      </w:r>
      <w:r w:rsidR="008B09EB">
        <w:rPr>
          <w:noProof/>
        </w:rPr>
        <w:t>3</w:t>
      </w:r>
      <w:r w:rsidR="008B09EB"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7"/>
        <w:gridCol w:w="730"/>
      </w:tblGrid>
      <w:tr w:rsidR="0054511D" w:rsidRPr="00BA1179" w14:paraId="76A54DE7" w14:textId="77777777" w:rsidTr="0054511D">
        <w:tc>
          <w:tcPr>
            <w:tcW w:w="4547" w:type="pct"/>
          </w:tcPr>
          <w:p w14:paraId="476E9CC8" w14:textId="0EA60E32" w:rsidR="0054511D" w:rsidRPr="00BA1179" w:rsidRDefault="00000000" w:rsidP="0054511D">
            <w:pPr>
              <w:pStyle w:val="ParEq"/>
              <w:spacing w:line="360" w:lineRule="auto"/>
            </w:pPr>
            <m:oMathPara>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→[0,1],  </m:t>
                </m:r>
                <m:r>
                  <m:rPr>
                    <m:scr m:val="script"/>
                    <m:sty m:val="p"/>
                  </m:rPr>
                  <w:rPr>
                    <w:rFonts w:ascii="Cambria Math" w:hAnsi="Cambria Math"/>
                  </w:rPr>
                  <m:t>L={(</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m:oMathPara>
          </w:p>
        </w:tc>
        <w:tc>
          <w:tcPr>
            <w:tcW w:w="453" w:type="pct"/>
          </w:tcPr>
          <w:p w14:paraId="79817653" w14:textId="03C3B8CE" w:rsidR="0054511D" w:rsidRPr="00BA1179" w:rsidRDefault="0054511D" w:rsidP="0054511D">
            <w:pPr>
              <w:pStyle w:val="ParEq"/>
              <w:spacing w:line="360" w:lineRule="auto"/>
            </w:pPr>
            <w:bookmarkStart w:id="67" w:name="_Ref234272675"/>
            <w:bookmarkStart w:id="68" w:name="_RefEqB01"/>
            <w:r w:rsidRPr="00BA1179">
              <w:t xml:space="preserve">( </w:t>
            </w:r>
            <w:r w:rsidRPr="00BA1179">
              <w:fldChar w:fldCharType="begin"/>
            </w:r>
            <w:r w:rsidRPr="00BA1179">
              <w:instrText xml:space="preserve"> SEQ ( \* ARABIC </w:instrText>
            </w:r>
            <w:r w:rsidRPr="00BA1179">
              <w:fldChar w:fldCharType="separate"/>
            </w:r>
            <w:r w:rsidR="008B09EB">
              <w:rPr>
                <w:noProof/>
              </w:rPr>
              <w:t>1</w:t>
            </w:r>
            <w:r w:rsidRPr="00BA1179">
              <w:fldChar w:fldCharType="end"/>
            </w:r>
            <w:r w:rsidRPr="00BA1179">
              <w:t xml:space="preserve"> )</w:t>
            </w:r>
            <w:bookmarkEnd w:id="67"/>
            <w:bookmarkEnd w:id="68"/>
          </w:p>
        </w:tc>
      </w:tr>
      <w:tr w:rsidR="0054511D" w:rsidRPr="00BA1179" w14:paraId="35A40AA3" w14:textId="77777777" w:rsidTr="0054511D">
        <w:tc>
          <w:tcPr>
            <w:tcW w:w="4547" w:type="pct"/>
          </w:tcPr>
          <w:p w14:paraId="718A7CC6"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IF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AND … AND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r>
                  <m:rPr>
                    <m:sty m:val="p"/>
                  </m:rPr>
                  <w:rPr>
                    <w:rFonts w:ascii="Cambria Math" w:hAnsi="Cambria Math"/>
                  </w:rPr>
                  <m:t> THEN </m:t>
                </m:r>
                <m:r>
                  <w:rPr>
                    <w:rFonts w:ascii="Cambria Math" w:hAnsi="Cambria Math"/>
                  </w:rPr>
                  <m:t>u</m:t>
                </m:r>
                <m:r>
                  <m:rPr>
                    <m:sty m:val="p"/>
                  </m:rPr>
                  <w:rPr>
                    <w:rFonts w:ascii="Cambria Math" w:hAnsi="Cambria Math"/>
                  </w:rPr>
                  <m:t>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453" w:type="pct"/>
          </w:tcPr>
          <w:p w14:paraId="68E1B32F" w14:textId="7EFABFC6" w:rsidR="0054511D" w:rsidRPr="00BA1179" w:rsidRDefault="0054511D" w:rsidP="0054511D">
            <w:pPr>
              <w:pStyle w:val="ParEq"/>
            </w:pPr>
            <w:bookmarkStart w:id="69" w:name="_RefEqB02"/>
            <w:r w:rsidRPr="00BA1179">
              <w:t xml:space="preserve">( </w:t>
            </w:r>
            <w:r w:rsidRPr="00BA1179">
              <w:fldChar w:fldCharType="begin"/>
            </w:r>
            <w:r w:rsidRPr="00BA1179">
              <w:instrText xml:space="preserve"> SEQ ( \* ARABIC </w:instrText>
            </w:r>
            <w:r w:rsidRPr="00BA1179">
              <w:fldChar w:fldCharType="separate"/>
            </w:r>
            <w:r w:rsidR="008B09EB">
              <w:rPr>
                <w:noProof/>
              </w:rPr>
              <w:t>2</w:t>
            </w:r>
            <w:r w:rsidRPr="00BA1179">
              <w:fldChar w:fldCharType="end"/>
            </w:r>
            <w:r w:rsidRPr="00BA1179">
              <w:t xml:space="preserve"> )</w:t>
            </w:r>
            <w:bookmarkEnd w:id="69"/>
          </w:p>
        </w:tc>
      </w:tr>
      <w:tr w:rsidR="0054511D" w:rsidRPr="00BA1179" w14:paraId="0A09111F" w14:textId="77777777" w:rsidTr="0054511D">
        <w:tc>
          <w:tcPr>
            <w:tcW w:w="4547" w:type="pct"/>
          </w:tcPr>
          <w:p w14:paraId="2E3F45E8"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453" w:type="pct"/>
          </w:tcPr>
          <w:p w14:paraId="4C69986B" w14:textId="702A10DF" w:rsidR="0054511D" w:rsidRPr="00BA1179" w:rsidRDefault="0054511D" w:rsidP="0054511D">
            <w:pPr>
              <w:pStyle w:val="ParEq"/>
            </w:pPr>
            <w:bookmarkStart w:id="70" w:name="_RefEqB03"/>
            <w:r w:rsidRPr="00BA1179">
              <w:t xml:space="preserve">( </w:t>
            </w:r>
            <w:r w:rsidRPr="00BA1179">
              <w:fldChar w:fldCharType="begin"/>
            </w:r>
            <w:r w:rsidRPr="00BA1179">
              <w:instrText xml:space="preserve"> SEQ ( \* ARABIC </w:instrText>
            </w:r>
            <w:r w:rsidRPr="00BA1179">
              <w:fldChar w:fldCharType="separate"/>
            </w:r>
            <w:r w:rsidR="008B09EB">
              <w:rPr>
                <w:noProof/>
              </w:rPr>
              <w:t>3</w:t>
            </w:r>
            <w:r w:rsidRPr="00BA1179">
              <w:fldChar w:fldCharType="end"/>
            </w:r>
            <w:r w:rsidRPr="00BA1179">
              <w:t xml:space="preserve"> )</w:t>
            </w:r>
            <w:bookmarkEnd w:id="70"/>
          </w:p>
        </w:tc>
      </w:tr>
    </w:tbl>
    <w:p w14:paraId="2EAFF339" w14:textId="0B5D3334" w:rsidR="00F76B7D" w:rsidRPr="00BA1179" w:rsidRDefault="00000000">
      <w:pPr>
        <w:pStyle w:val="ParText"/>
      </w:pPr>
      <w:r w:rsidRPr="00BA1179">
        <w:t xml:space="preserve">In </w:t>
      </w:r>
      <w:r w:rsidRPr="00BA1179">
        <w:fldChar w:fldCharType="begin"/>
      </w:r>
      <w:r w:rsidRPr="00BA1179">
        <w:instrText xml:space="preserve"> REF _RefEqB02 \h </w:instrText>
      </w:r>
      <w:r w:rsidRPr="00BA1179">
        <w:fldChar w:fldCharType="separate"/>
      </w:r>
      <w:r w:rsidR="008B09EB" w:rsidRPr="00BA1179">
        <w:t xml:space="preserve">( </w:t>
      </w:r>
      <w:r w:rsidR="008B09EB">
        <w:rPr>
          <w:noProof/>
        </w:rPr>
        <w:t>2</w:t>
      </w:r>
      <w:r w:rsidR="008B09EB" w:rsidRPr="00BA1179">
        <w:t xml:space="preserve"> )</w:t>
      </w:r>
      <w:r w:rsidRPr="00BA1179">
        <w:fldChar w:fldCharType="end"/>
      </w:r>
      <w:r w:rsidRPr="00BA1179">
        <w:t xml:space="preserve"> and </w:t>
      </w:r>
      <w:r w:rsidRPr="00BA1179">
        <w:fldChar w:fldCharType="begin"/>
      </w:r>
      <w:r w:rsidRPr="00BA1179">
        <w:instrText xml:space="preserve"> REF _RefEqB03 \h </w:instrText>
      </w:r>
      <w:r w:rsidRPr="00BA1179">
        <w:fldChar w:fldCharType="separate"/>
      </w:r>
      <w:r w:rsidR="008B09EB" w:rsidRPr="00BA1179">
        <w:t xml:space="preserve">( </w:t>
      </w:r>
      <w:r w:rsidR="008B09EB">
        <w:rPr>
          <w:noProof/>
        </w:rPr>
        <w:t>3</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rsidRPr="00BA1179">
        <w:t xml:space="preserve"> denote the input variables, </w:t>
      </w:r>
      <m:oMath>
        <m:sSub>
          <m:sSubPr>
            <m:ctrlPr>
              <w:rPr>
                <w:rFonts w:ascii="Cambria Math" w:hAnsi="Cambria Math"/>
              </w:rPr>
            </m:ctrlPr>
          </m:sSubPr>
          <m:e>
            <m:r>
              <m:rPr>
                <m:scr m:val="script"/>
              </m:rPr>
              <w:rPr>
                <w:rFonts w:ascii="Cambria Math" w:hAnsi="Cambria Math"/>
              </w:rPr>
              <m:t>A</m:t>
            </m:r>
          </m:e>
          <m:sub>
            <m:r>
              <w:rPr>
                <w:rFonts w:ascii="Cambria Math" w:hAnsi="Cambria Math"/>
              </w:rPr>
              <m:t>r,i</m:t>
            </m:r>
          </m:sub>
        </m:sSub>
      </m:oMath>
      <w:r w:rsidRPr="00BA1179">
        <w:t xml:space="preserve"> the linguistic terms selected by rule </w:t>
      </w:r>
      <m:oMath>
        <m:sSub>
          <m:sSubPr>
            <m:ctrlPr>
              <w:rPr>
                <w:rFonts w:ascii="Cambria Math" w:hAnsi="Cambria Math"/>
              </w:rPr>
            </m:ctrlPr>
          </m:sSubPr>
          <m:e>
            <m:r>
              <w:rPr>
                <w:rFonts w:ascii="Cambria Math" w:hAnsi="Cambria Math"/>
              </w:rPr>
              <m:t>R</m:t>
            </m:r>
          </m:e>
          <m:sub>
            <m:r>
              <w:rPr>
                <w:rFonts w:ascii="Cambria Math" w:hAnsi="Cambria Math"/>
              </w:rPr>
              <m:t>r</m:t>
            </m:r>
          </m:sub>
        </m:sSub>
      </m:oMath>
      <w:r w:rsidRPr="00BA1179">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w:r w:rsidRPr="00BA1179">
        <w:t xml:space="preserve"> the consequent term over the output </w:t>
      </w:r>
      <m:oMath>
        <m:r>
          <w:rPr>
            <w:rFonts w:ascii="Cambria Math" w:hAnsi="Cambria Math"/>
          </w:rPr>
          <m:t>u</m:t>
        </m:r>
      </m:oMath>
      <w:r w:rsidRPr="00BA1179">
        <w:t xml:space="preserve">, and </w:t>
      </w:r>
      <m:oMath>
        <m:sSub>
          <m:sSubPr>
            <m:ctrlPr>
              <w:rPr>
                <w:rFonts w:ascii="Cambria Math" w:hAnsi="Cambria Math"/>
              </w:rPr>
            </m:ctrlPr>
          </m:sSubPr>
          <m:e>
            <m:r>
              <w:rPr>
                <w:rFonts w:ascii="Cambria Math" w:hAnsi="Cambria Math"/>
              </w:rPr>
              <m:t>α</m:t>
            </m:r>
          </m:e>
          <m:sub>
            <m:r>
              <w:rPr>
                <w:rFonts w:ascii="Cambria Math" w:hAnsi="Cambria Math"/>
              </w:rPr>
              <m:t>r</m:t>
            </m:r>
          </m:sub>
        </m:sSub>
      </m:oMath>
      <w:r w:rsidRPr="00BA1179">
        <w:t xml:space="preserve"> the firing strength of rule </w:t>
      </w:r>
      <m:oMath>
        <m:r>
          <w:rPr>
            <w:rFonts w:ascii="Cambria Math" w:hAnsi="Cambria Math"/>
          </w:rPr>
          <m:t>r</m:t>
        </m:r>
      </m:oMath>
      <w:r w:rsidRPr="00BA1179">
        <w:t>, with the minimum operator realizing the conjunction of the antecedents.</w:t>
      </w:r>
    </w:p>
    <w:p w14:paraId="58456607" w14:textId="36B1C8E7" w:rsidR="00E60383" w:rsidRPr="00BA1179" w:rsidRDefault="00000000">
      <w:pPr>
        <w:pStyle w:val="ParText"/>
      </w:pPr>
      <w:r w:rsidRPr="00BA1179">
        <w:t xml:space="preserve">Mamdani inference aggregates the consequents of the active rules and defuzzifies the aggregate into a crisp output </w:t>
      </w:r>
      <w:sdt>
        <w:sdtPr>
          <w:id w:val="815619034"/>
          <w:citation/>
        </w:sdtPr>
        <w:sdtContent>
          <w:r w:rsidRPr="00BA1179">
            <w:fldChar w:fldCharType="begin"/>
          </w:r>
          <w:r w:rsidRPr="00BA1179">
            <w:instrText xml:space="preserve"> CITATION Mamdani1974 \l 1055 </w:instrText>
          </w:r>
          <w:r w:rsidRPr="00BA1179">
            <w:fldChar w:fldCharType="separate"/>
          </w:r>
          <w:r w:rsidR="008B09EB">
            <w:rPr>
              <w:noProof/>
            </w:rPr>
            <w:t>(Mamdani, 1974)</w:t>
          </w:r>
          <w:r w:rsidRPr="00BA1179">
            <w:fldChar w:fldCharType="end"/>
          </w:r>
        </w:sdtContent>
      </w:sdt>
      <w:r w:rsidRPr="00BA1179">
        <w:t xml:space="preserve">, with the centroid form of </w:t>
      </w:r>
      <w:r w:rsidRPr="00BA1179">
        <w:fldChar w:fldCharType="begin"/>
      </w:r>
      <w:r w:rsidRPr="00BA1179">
        <w:instrText xml:space="preserve"> REF _RefEqB04 \h </w:instrText>
      </w:r>
      <w:r w:rsidRPr="00BA1179">
        <w:fldChar w:fldCharType="separate"/>
      </w:r>
      <w:r w:rsidR="008B09EB" w:rsidRPr="00BA1179">
        <w:t xml:space="preserve">( </w:t>
      </w:r>
      <w:r w:rsidR="008B09EB">
        <w:rPr>
          <w:noProof/>
        </w:rPr>
        <w:t>4</w:t>
      </w:r>
      <w:r w:rsidR="008B09EB" w:rsidRPr="00BA1179">
        <w:t xml:space="preserve"> )</w:t>
      </w:r>
      <w:r w:rsidRPr="00BA1179">
        <w:fldChar w:fldCharType="end"/>
      </w:r>
      <w:r w:rsidRPr="00BA1179">
        <w:t xml:space="preserve"> as the standard choice.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64151F91" w14:textId="77777777">
        <w:tc>
          <w:tcPr>
            <w:tcW w:w="4547" w:type="pct"/>
            <w:vAlign w:val="center"/>
          </w:tcPr>
          <w:p w14:paraId="7967F98D" w14:textId="4476FFC6" w:rsidR="00E60383" w:rsidRPr="00BA1179" w:rsidRDefault="00000000" w:rsidP="00C33D4F">
            <w:pPr>
              <w:pStyle w:val="ParEq"/>
            </w:p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den>
              </m:f>
            </m:oMath>
            <w:r w:rsidRPr="00BA1179">
              <w:t xml:space="preserve">,    where </w:t>
            </w:r>
            <m:oMath>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r</m:t>
                      </m:r>
                    </m:lim>
                  </m:limLow>
                </m:fName>
                <m:e>
                  <m:r>
                    <m:rPr>
                      <m:sty m:val="p"/>
                    </m:rPr>
                    <w:rPr>
                      <w:rFonts w:ascii="Cambria Math" w:hAnsi="Cambria Math"/>
                    </w:rPr>
                    <m:t>min(</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sub>
                  </m:sSub>
                  <m:r>
                    <m:rPr>
                      <m:sty m:val="p"/>
                    </m:rPr>
                    <w:rPr>
                      <w:rFonts w:ascii="Cambria Math" w:hAnsi="Cambria Math"/>
                    </w:rPr>
                    <m:t>(</m:t>
                  </m:r>
                  <m:r>
                    <w:rPr>
                      <w:rFonts w:ascii="Cambria Math" w:hAnsi="Cambria Math"/>
                    </w:rPr>
                    <m:t>u</m:t>
                  </m:r>
                  <m:r>
                    <m:rPr>
                      <m:sty m:val="p"/>
                    </m:rPr>
                    <w:rPr>
                      <w:rFonts w:ascii="Cambria Math" w:hAnsi="Cambria Math"/>
                    </w:rPr>
                    <m:t>))</m:t>
                  </m:r>
                </m:e>
              </m:func>
              <m:r>
                <m:rPr>
                  <m:sty m:val="p"/>
                </m:rPr>
                <w:rPr>
                  <w:rFonts w:ascii="Cambria Math" w:hAnsi="Cambria Math"/>
                </w:rPr>
                <m:t>⁡</m:t>
              </m:r>
            </m:oMath>
          </w:p>
        </w:tc>
        <w:tc>
          <w:tcPr>
            <w:tcW w:w="453" w:type="pct"/>
            <w:vAlign w:val="center"/>
          </w:tcPr>
          <w:p w14:paraId="1DC68626" w14:textId="42C4049E" w:rsidR="00E60383" w:rsidRPr="00BA1179" w:rsidRDefault="00000000" w:rsidP="007809BA">
            <w:pPr>
              <w:pStyle w:val="ParEq"/>
            </w:pPr>
            <w:bookmarkStart w:id="71" w:name="_RefEqB04"/>
            <w:r w:rsidRPr="00BA1179">
              <w:t xml:space="preserve">( </w:t>
            </w:r>
            <w:r w:rsidRPr="00BA1179">
              <w:fldChar w:fldCharType="begin"/>
            </w:r>
            <w:r w:rsidRPr="00BA1179">
              <w:instrText xml:space="preserve"> SEQ ( \* ARABIC </w:instrText>
            </w:r>
            <w:r w:rsidRPr="00BA1179">
              <w:fldChar w:fldCharType="separate"/>
            </w:r>
            <w:r w:rsidR="008B09EB">
              <w:rPr>
                <w:noProof/>
              </w:rPr>
              <w:t>4</w:t>
            </w:r>
            <w:r w:rsidRPr="00BA1179">
              <w:fldChar w:fldCharType="end"/>
            </w:r>
            <w:r w:rsidRPr="00BA1179">
              <w:t xml:space="preserve"> )</w:t>
            </w:r>
            <w:bookmarkEnd w:id="71"/>
          </w:p>
        </w:tc>
      </w:tr>
    </w:tbl>
    <w:p w14:paraId="1968ED9F" w14:textId="60D3C4D0" w:rsidR="00E60383" w:rsidRPr="00BA1179" w:rsidRDefault="00000000">
      <w:pPr>
        <w:pStyle w:val="ParText"/>
      </w:pPr>
      <w:r w:rsidRPr="00BA1179">
        <w:lastRenderedPageBreak/>
        <w:t xml:space="preserve">In </w:t>
      </w:r>
      <w:r w:rsidRPr="00BA1179">
        <w:fldChar w:fldCharType="begin"/>
      </w:r>
      <w:r w:rsidRPr="00BA1179">
        <w:instrText xml:space="preserve"> REF _RefEqB04 \h </w:instrText>
      </w:r>
      <w:r w:rsidRPr="00BA1179">
        <w:fldChar w:fldCharType="separate"/>
      </w:r>
      <w:r w:rsidR="008B09EB" w:rsidRPr="00BA1179">
        <w:t xml:space="preserve">( </w:t>
      </w:r>
      <w:r w:rsidR="008B09EB">
        <w:rPr>
          <w:noProof/>
        </w:rPr>
        <w:t>4</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μ</m:t>
            </m:r>
          </m:e>
          <m:sub>
            <m:r>
              <w:rPr>
                <w:rFonts w:ascii="Cambria Math" w:hAnsi="Cambria Math"/>
              </w:rPr>
              <m:t>agg</m:t>
            </m:r>
          </m:sub>
        </m:sSub>
      </m:oMath>
      <w:r w:rsidRPr="00BA1179">
        <w:t xml:space="preserve"> is the aggregated output membership, obtained by clipping each active consequent at its firing strength and taking the pointwise maximum, and </w:t>
      </w:r>
      <m:oMath>
        <m:sSup>
          <m:sSupPr>
            <m:ctrlPr>
              <w:rPr>
                <w:rFonts w:ascii="Cambria Math" w:hAnsi="Cambria Math"/>
              </w:rPr>
            </m:ctrlPr>
          </m:sSupPr>
          <m:e>
            <m:r>
              <w:rPr>
                <w:rFonts w:ascii="Cambria Math" w:hAnsi="Cambria Math"/>
              </w:rPr>
              <m:t>u</m:t>
            </m:r>
          </m:e>
          <m:sup>
            <m:r>
              <w:rPr>
                <w:rFonts w:ascii="Cambria Math" w:hAnsi="Cambria Math"/>
              </w:rPr>
              <m:t>*</m:t>
            </m:r>
          </m:sup>
        </m:sSup>
      </m:oMath>
      <w:r w:rsidRPr="00BA1179">
        <w:t xml:space="preserve"> is the resulting crisp output. The Takagi-Sugeno variant replaces the fuzzy consequent with a functional one and combines outputs as an activation-weighted average </w:t>
      </w:r>
      <w:r w:rsidRPr="00BA1179">
        <w:fldChar w:fldCharType="begin"/>
      </w:r>
      <w:r w:rsidRPr="00BA1179">
        <w:instrText xml:space="preserve"> REF _RefEqB05 \h </w:instrText>
      </w:r>
      <w:r w:rsidRPr="00BA1179">
        <w:fldChar w:fldCharType="separate"/>
      </w:r>
      <w:r w:rsidR="008B09EB" w:rsidRPr="00BA1179">
        <w:t xml:space="preserve">( </w:t>
      </w:r>
      <w:r w:rsidR="008B09EB">
        <w:rPr>
          <w:noProof/>
        </w:rPr>
        <w:t>5</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217DF89B" w14:textId="77777777">
        <w:tc>
          <w:tcPr>
            <w:tcW w:w="4547" w:type="pct"/>
            <w:vAlign w:val="center"/>
          </w:tcPr>
          <w:p w14:paraId="6970AE79" w14:textId="77777777" w:rsidR="00E60383" w:rsidRPr="00BA1179" w:rsidRDefault="00000000" w:rsidP="007809BA">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r>
                          <w:rPr>
                            <w:rFonts w:ascii="Cambria Math" w:hAnsi="Cambria Math"/>
                          </w:rPr>
                          <m:t>z</m:t>
                        </m:r>
                        <m:r>
                          <m:rPr>
                            <m:sty m:val="p"/>
                          </m:rPr>
                          <w:rPr>
                            <w:rFonts w:ascii="Cambria Math" w:hAnsi="Cambria Math"/>
                          </w:rPr>
                          <m:t>)</m:t>
                        </m:r>
                      </m:e>
                    </m:nary>
                  </m:num>
                  <m:den>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oMath>
            </m:oMathPara>
          </w:p>
        </w:tc>
        <w:tc>
          <w:tcPr>
            <w:tcW w:w="453" w:type="pct"/>
            <w:vAlign w:val="center"/>
          </w:tcPr>
          <w:p w14:paraId="47B90EEA" w14:textId="03D55131" w:rsidR="00E60383" w:rsidRPr="00BA1179" w:rsidRDefault="00000000" w:rsidP="007809BA">
            <w:pPr>
              <w:pStyle w:val="ParEq"/>
            </w:pPr>
            <w:bookmarkStart w:id="72" w:name="_RefEqB05"/>
            <w:r w:rsidRPr="00BA1179">
              <w:t xml:space="preserve">( </w:t>
            </w:r>
            <w:r w:rsidRPr="00BA1179">
              <w:fldChar w:fldCharType="begin"/>
            </w:r>
            <w:r w:rsidRPr="00BA1179">
              <w:instrText xml:space="preserve"> SEQ ( \* ARABIC </w:instrText>
            </w:r>
            <w:r w:rsidRPr="00BA1179">
              <w:fldChar w:fldCharType="separate"/>
            </w:r>
            <w:r w:rsidR="008B09EB">
              <w:rPr>
                <w:noProof/>
              </w:rPr>
              <w:t>5</w:t>
            </w:r>
            <w:r w:rsidRPr="00BA1179">
              <w:fldChar w:fldCharType="end"/>
            </w:r>
            <w:r w:rsidRPr="00BA1179">
              <w:t xml:space="preserve"> )</w:t>
            </w:r>
            <w:bookmarkEnd w:id="72"/>
          </w:p>
        </w:tc>
      </w:tr>
    </w:tbl>
    <w:p w14:paraId="0517DA95" w14:textId="3F870E1C" w:rsidR="00FE64A1" w:rsidRPr="00BA1179" w:rsidRDefault="00000000">
      <w:pPr>
        <w:pStyle w:val="ParText"/>
      </w:pPr>
      <w:sdt>
        <w:sdtPr>
          <w:id w:val="815619049"/>
          <w:citation/>
        </w:sdtPr>
        <w:sdtContent>
          <w:r w:rsidRPr="00BA1179">
            <w:t xml:space="preserve">In </w:t>
          </w:r>
          <w:r w:rsidRPr="00BA1179">
            <w:fldChar w:fldCharType="begin"/>
          </w:r>
          <w:r w:rsidRPr="00BA1179">
            <w:instrText xml:space="preserve"> REF _RefEqB05 \h </w:instrText>
          </w:r>
          <w:r w:rsidRPr="00BA1179">
            <w:fldChar w:fldCharType="separate"/>
          </w:r>
          <w:r w:rsidR="008B09EB" w:rsidRPr="00BA1179">
            <w:t xml:space="preserve">( </w:t>
          </w:r>
          <w:r w:rsidR="008B09EB">
            <w:rPr>
              <w:noProof/>
            </w:rPr>
            <w:t>5</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(z)</m:t>
            </m:r>
          </m:oMath>
          <w:r w:rsidRPr="00BA1179">
            <w:t xml:space="preserve"> is the functional consequent of rule </w:t>
          </w:r>
          <m:oMath>
            <m:r>
              <w:rPr>
                <w:rFonts w:ascii="Cambria Math" w:hAnsi="Cambria Math"/>
              </w:rPr>
              <m:t>r</m:t>
            </m:r>
          </m:oMath>
          <w:r w:rsidRPr="00BA1179">
            <w:t xml:space="preserve">, typically affine in the inputs. The identification theory behind this form is presented in </w:t>
          </w:r>
          <w:r w:rsidRPr="00BA1179">
            <w:fldChar w:fldCharType="begin"/>
          </w:r>
          <w:r w:rsidRPr="00BA1179">
            <w:instrText xml:space="preserve"> CITATION TakagiSugeno1985 \l 1055 </w:instrText>
          </w:r>
          <w:r w:rsidRPr="00BA1179">
            <w:fldChar w:fldCharType="separate"/>
          </w:r>
          <w:r w:rsidR="008B09EB">
            <w:rPr>
              <w:noProof/>
            </w:rPr>
            <w:t xml:space="preserve"> (Takagi &amp; Sugeno, 1985)</w:t>
          </w:r>
          <w:r w:rsidRPr="00BA1179">
            <w:fldChar w:fldCharType="end"/>
          </w:r>
        </w:sdtContent>
      </w:sdt>
      <w:r w:rsidRPr="00BA1179">
        <w:t xml:space="preserve">. DisasterAware adopts the zero-order Takagi-Sugeno form throughout the decision layer. Each rule consequent is a singleton intensity, and the candidate intervention is the activation-weighted average of the singletons of the rules that fire, so the inference stays interpretable while the consequents remain exposed as numeric parameters that the adaptation loop can tune. </w:t>
      </w:r>
    </w:p>
    <w:p w14:paraId="5BDBBD0B" w14:textId="77777777" w:rsidR="000B1A79" w:rsidRDefault="00341C8B" w:rsidP="000B1A79">
      <w:pPr>
        <w:keepNext/>
        <w:jc w:val="center"/>
      </w:pPr>
      <w:r w:rsidRPr="00BA1179">
        <w:rPr>
          <w:noProof/>
        </w:rPr>
        <w:drawing>
          <wp:inline distT="0" distB="0" distL="0" distR="0" wp14:anchorId="4517EFF7" wp14:editId="2C524806">
            <wp:extent cx="5040000" cy="1458566"/>
            <wp:effectExtent l="0" t="0" r="0" b="8890"/>
            <wp:docPr id="55555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980" r="4602" b="13812"/>
                    <a:stretch>
                      <a:fillRect/>
                    </a:stretch>
                  </pic:blipFill>
                  <pic:spPr bwMode="auto">
                    <a:xfrm>
                      <a:off x="0" y="0"/>
                      <a:ext cx="5040000" cy="1458566"/>
                    </a:xfrm>
                    <a:prstGeom prst="rect">
                      <a:avLst/>
                    </a:prstGeom>
                    <a:noFill/>
                    <a:ln>
                      <a:noFill/>
                    </a:ln>
                    <a:extLst>
                      <a:ext uri="{53640926-AAD7-44D8-BBD7-CCE9431645EC}">
                        <a14:shadowObscured xmlns:a14="http://schemas.microsoft.com/office/drawing/2010/main"/>
                      </a:ext>
                    </a:extLst>
                  </pic:spPr>
                </pic:pic>
              </a:graphicData>
            </a:graphic>
          </wp:inline>
        </w:drawing>
      </w:r>
      <w:bookmarkStart w:id="73" w:name="_RefFig23"/>
    </w:p>
    <w:p w14:paraId="0AA83BAB" w14:textId="530ABF24" w:rsidR="000B1A79" w:rsidRDefault="000B1A79" w:rsidP="000B1A79">
      <w:pPr>
        <w:pStyle w:val="Caption"/>
        <w:jc w:val="center"/>
      </w:pPr>
      <w:bookmarkStart w:id="74" w:name="_Ref235198619"/>
      <w:bookmarkStart w:id="75" w:name="_Toc236342232"/>
      <w:r>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3</w:t>
      </w:r>
      <w:r w:rsidR="00AF4F14">
        <w:fldChar w:fldCharType="end"/>
      </w:r>
      <w:bookmarkEnd w:id="74"/>
      <w:r>
        <w:t xml:space="preserve"> </w:t>
      </w:r>
      <w:r w:rsidRPr="00BA1179">
        <w:t>Five-term trapezoidal membership partition with an example reading</w:t>
      </w:r>
      <w:bookmarkEnd w:id="75"/>
    </w:p>
    <w:bookmarkEnd w:id="73"/>
    <w:p w14:paraId="0E9A0E6F" w14:textId="2ADED307" w:rsidR="0085056D" w:rsidRPr="00BA1179" w:rsidRDefault="000B1A79" w:rsidP="0085056D">
      <w:pPr>
        <w:pStyle w:val="ParText"/>
      </w:pPr>
      <w:r>
        <w:fldChar w:fldCharType="begin"/>
      </w:r>
      <w:r>
        <w:instrText xml:space="preserve"> REF _Ref235198619 \h </w:instrText>
      </w:r>
      <w:r>
        <w:fldChar w:fldCharType="separate"/>
      </w:r>
      <w:r w:rsidR="008B09EB">
        <w:t xml:space="preserve">Figure </w:t>
      </w:r>
      <w:r w:rsidR="008B09EB">
        <w:rPr>
          <w:noProof/>
        </w:rPr>
        <w:t>2</w:t>
      </w:r>
      <w:r w:rsidR="008B09EB">
        <w:t>.</w:t>
      </w:r>
      <w:r w:rsidR="008B09EB">
        <w:rPr>
          <w:noProof/>
        </w:rPr>
        <w:t>3</w:t>
      </w:r>
      <w:r>
        <w:fldChar w:fldCharType="end"/>
      </w:r>
      <w:r>
        <w:t xml:space="preserve"> </w:t>
      </w:r>
      <w:r w:rsidRPr="00BA1179">
        <w:t xml:space="preserve">illustrates the five-term trapezoidal partition of a normalized input used throughout the design chapters. Adjacent terms overlap so that every reading activates at most two terms;. Suppose the normalized spread potential of a cell reads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=0.62</m:t>
        </m:r>
      </m:oMath>
      <w:r w:rsidRPr="00BA1179">
        <w:t xml:space="preserve">. Fuzzification against the partition of the figure yields membership 0.53 in medium and 0.47 in high, and every other term stays at zero. Two rules fire, IF spread potential is medium THEN suppression effort is moderate with strength 0.53, and IF spread potential is high THEN suppression effort is high with strength 0.47. The zero-order Takagi-Sugeno aggregation weights each singleton consequent by the strength of the rule that carries it, so the recommendation is 0.53 times 0.5 plus </w:t>
      </w:r>
      <w:r w:rsidRPr="00BA1179">
        <w:lastRenderedPageBreak/>
        <w:t>0.47 times 0.8, which yields a suppression effort of 0.64 on the normalized intensity scale, and every intermediate quantity remains visible to the operator.</w:t>
      </w:r>
    </w:p>
    <w:p w14:paraId="1B48ECE2" w14:textId="77777777" w:rsidR="00D25AA8" w:rsidRDefault="00D25AA8" w:rsidP="00D25AA8">
      <w:pPr>
        <w:pStyle w:val="Heading3"/>
      </w:pPr>
      <w:bookmarkStart w:id="76" w:name="_Toc236342143"/>
      <w:r>
        <w:t>Mamdani and Takagi-Sugeno Inference: Mechanism and Choice</w:t>
      </w:r>
      <w:bookmarkEnd w:id="76"/>
    </w:p>
    <w:p w14:paraId="57B45FC9" w14:textId="112BCEEB" w:rsidR="00D25AA8" w:rsidRDefault="00D25AA8" w:rsidP="00D25AA8">
      <w:pPr>
        <w:pStyle w:val="ParText"/>
      </w:pPr>
      <w:r>
        <w:t>Two classical mechanisms called Mamdani</w:t>
      </w:r>
      <w:sdt>
        <w:sdtPr>
          <w:id w:val="860000002"/>
          <w:citation/>
        </w:sdtPr>
        <w:sdtContent>
          <w:r>
            <w:t xml:space="preserve"> </w:t>
          </w:r>
          <w:r>
            <w:fldChar w:fldCharType="begin"/>
          </w:r>
          <w:r w:rsidR="00C45A8D">
            <w:instrText xml:space="preserve">CITATION Mamdani1974 \n  \t  \l 1055 </w:instrText>
          </w:r>
          <w:r>
            <w:fldChar w:fldCharType="separate"/>
          </w:r>
          <w:r w:rsidR="008B09EB">
            <w:rPr>
              <w:noProof/>
            </w:rPr>
            <w:t xml:space="preserve"> (1974)</w:t>
          </w:r>
          <w:r>
            <w:fldChar w:fldCharType="end"/>
          </w:r>
        </w:sdtContent>
      </w:sdt>
      <w:r>
        <w:t xml:space="preserve"> and Takagi-Sugeno</w:t>
      </w:r>
      <w:sdt>
        <w:sdtPr>
          <w:id w:val="860000003"/>
          <w:citation/>
        </w:sdtPr>
        <w:sdtContent>
          <w:r>
            <w:t xml:space="preserve"> </w:t>
          </w:r>
          <w:r>
            <w:fldChar w:fldCharType="begin"/>
          </w:r>
          <w:r w:rsidR="00C45A8D">
            <w:instrText xml:space="preserve">CITATION TakagiSugeno1985 \n  \t  \l 1055 </w:instrText>
          </w:r>
          <w:r>
            <w:fldChar w:fldCharType="separate"/>
          </w:r>
          <w:r w:rsidR="008B09EB">
            <w:rPr>
              <w:noProof/>
            </w:rPr>
            <w:t xml:space="preserve"> (1985)</w:t>
          </w:r>
          <w:r>
            <w:fldChar w:fldCharType="end"/>
          </w:r>
        </w:sdtContent>
      </w:sdt>
      <w:r>
        <w:t xml:space="preserve"> turn the activations of </w:t>
      </w:r>
      <w:r>
        <w:fldChar w:fldCharType="begin"/>
      </w:r>
      <w:r>
        <w:instrText xml:space="preserve"> REF _RefEqB03 \h </w:instrText>
      </w:r>
      <w:r>
        <w:fldChar w:fldCharType="separate"/>
      </w:r>
      <w:r w:rsidR="008B09EB" w:rsidRPr="00BA1179">
        <w:t xml:space="preserve">( </w:t>
      </w:r>
      <w:r w:rsidR="008B09EB">
        <w:rPr>
          <w:noProof/>
        </w:rPr>
        <w:t>3</w:t>
      </w:r>
      <w:r w:rsidR="008B09EB" w:rsidRPr="00BA1179">
        <w:t xml:space="preserve"> )</w:t>
      </w:r>
      <w:r>
        <w:fldChar w:fldCharType="end"/>
      </w:r>
      <w:r>
        <w:t xml:space="preserve"> into one crisp action. The difference between them define how it decides what an online learner can touch, what a verification gate can compare, and what a forecast loop can afford. </w:t>
      </w:r>
      <w:r w:rsidR="003B5A05">
        <w:t>In b</w:t>
      </w:r>
      <w:r>
        <w:t>oth mechanisms</w:t>
      </w:r>
      <w:r w:rsidR="003B5A05">
        <w:t xml:space="preserve">, </w:t>
      </w:r>
      <w:r>
        <w:t xml:space="preserve">crisp inputs are fuzzified against the term partitions, and each rule fires with the strength of its weakest antecedent. </w:t>
      </w:r>
      <w:r w:rsidR="003B5A05">
        <w:t xml:space="preserve">The methods differ </w:t>
      </w:r>
      <w:r>
        <w:t>at the consequent.</w:t>
      </w:r>
    </w:p>
    <w:p w14:paraId="3DCB7903" w14:textId="20F39ED7" w:rsidR="00D25AA8" w:rsidRDefault="00D25AA8" w:rsidP="00D25AA8">
      <w:pPr>
        <w:pStyle w:val="ParText"/>
      </w:pPr>
      <w:r w:rsidRPr="003B5A05">
        <w:rPr>
          <w:b/>
          <w:bCs/>
        </w:rPr>
        <w:t>Mamdani inference</w:t>
      </w:r>
      <w:r>
        <w:t xml:space="preserve"> keeps the consequent linguistic. Each active rule clips or scales a consequent membership set at its firing strength, the clipped sets are aggregated pointwise, and the aggregate is defuzzified into a crisp value, typically by the centroid of </w:t>
      </w:r>
      <w:r>
        <w:fldChar w:fldCharType="begin"/>
      </w:r>
      <w:r>
        <w:instrText xml:space="preserve"> REF _RefEqB04 \h </w:instrText>
      </w:r>
      <w:r>
        <w:fldChar w:fldCharType="separate"/>
      </w:r>
      <w:r w:rsidR="008B09EB" w:rsidRPr="00BA1179">
        <w:t xml:space="preserve">( </w:t>
      </w:r>
      <w:r w:rsidR="008B09EB">
        <w:rPr>
          <w:noProof/>
        </w:rPr>
        <w:t>4</w:t>
      </w:r>
      <w:r w:rsidR="008B09EB" w:rsidRPr="00BA1179">
        <w:t xml:space="preserve"> )</w:t>
      </w:r>
      <w:r>
        <w:fldChar w:fldCharType="end"/>
      </w:r>
      <w:r>
        <w:t>. The strengths of this construction are real: the knowledge remains linguistic end to end, the output set makes the ambiguity of a decision visible, and the scheme reads naturally for expert elicitation. Its costs are equally real. Every evaluation carries a numeric integration over the output universe; the output surface is piecewise and develops plateaus between rule cores, so nearby situations can read identically; and adaptation can act only on membership geometry, because the consequents are sets rather than parameters.</w:t>
      </w:r>
    </w:p>
    <w:p w14:paraId="41EE3D82" w14:textId="5614B30C" w:rsidR="00D25AA8" w:rsidRDefault="00D25AA8" w:rsidP="00D25AA8">
      <w:pPr>
        <w:pStyle w:val="ParText"/>
      </w:pPr>
      <w:r w:rsidRPr="003B5A05">
        <w:rPr>
          <w:b/>
          <w:bCs/>
        </w:rPr>
        <w:t>Takagi-Sugeno inference</w:t>
      </w:r>
      <w:r>
        <w:t xml:space="preserve"> replaces the consequent set with a function of the inputs, as in </w:t>
      </w:r>
      <w:r>
        <w:fldChar w:fldCharType="begin"/>
      </w:r>
      <w:r>
        <w:instrText xml:space="preserve"> REF _RefEqB05 \h </w:instrText>
      </w:r>
      <w:r>
        <w:fldChar w:fldCharType="separate"/>
      </w:r>
      <w:r w:rsidR="008B09EB" w:rsidRPr="00BA1179">
        <w:t xml:space="preserve">( </w:t>
      </w:r>
      <w:r w:rsidR="008B09EB">
        <w:rPr>
          <w:noProof/>
        </w:rPr>
        <w:t>5</w:t>
      </w:r>
      <w:r w:rsidR="008B09EB" w:rsidRPr="00BA1179">
        <w:t xml:space="preserve"> )</w:t>
      </w:r>
      <w:r>
        <w:fldChar w:fldCharType="end"/>
      </w:r>
      <w:r>
        <w:t>, and obtains the crisp output directly as the firing-strength weighted average of the rule consequents. This thesis uses the zero-order special case, in which every consequent is a constant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F63DAD" w:rsidRPr="00F63DAD" w14:paraId="146CA950" w14:textId="77777777" w:rsidTr="00ED5106">
        <w:tc>
          <w:tcPr>
            <w:tcW w:w="4547" w:type="pct"/>
            <w:vAlign w:val="center"/>
          </w:tcPr>
          <w:p w14:paraId="769AC247" w14:textId="59291DE1" w:rsidR="00F63DAD" w:rsidRPr="00F63DAD" w:rsidRDefault="00F63DAD" w:rsidP="00F63DAD">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e>
                    </m:nary>
                  </m:num>
                  <m:den>
                    <m:r>
                      <w:rPr>
                        <w:rFonts w:ascii="Cambria Math" w:hAnsi="Cambria Math"/>
                      </w:rPr>
                      <m:t>max</m:t>
                    </m:r>
                    <m:d>
                      <m:dPr>
                        <m:ctrlPr>
                          <w:rPr>
                            <w:rFonts w:ascii="Cambria Math" w:hAnsi="Cambria Math"/>
                          </w:rPr>
                        </m:ctrlPr>
                      </m:dPr>
                      <m:e>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e>
                        </m:nary>
                        <m:r>
                          <m:rPr>
                            <m:sty m:val="p"/>
                          </m:rPr>
                          <w:rPr>
                            <w:rFonts w:ascii="Cambria Math" w:hAnsi="Cambria Math"/>
                          </w:rPr>
                          <m:t>, 1</m:t>
                        </m:r>
                      </m:e>
                    </m:d>
                  </m:den>
                </m:f>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m:oMathPara>
          </w:p>
        </w:tc>
        <w:tc>
          <w:tcPr>
            <w:tcW w:w="453" w:type="pct"/>
            <w:vAlign w:val="center"/>
          </w:tcPr>
          <w:p w14:paraId="2A1C22B8" w14:textId="796FBA33" w:rsidR="00F63DAD" w:rsidRPr="00F63DAD" w:rsidRDefault="00F63DAD" w:rsidP="00F63DAD">
            <w:pPr>
              <w:pStyle w:val="ParEq"/>
            </w:pPr>
            <w:bookmarkStart w:id="77" w:name="_RefEqTS0"/>
            <w:r w:rsidRPr="00F63DAD">
              <w:t xml:space="preserve">( </w:t>
            </w:r>
            <w:r w:rsidRPr="00F63DAD">
              <w:fldChar w:fldCharType="begin"/>
            </w:r>
            <w:r w:rsidRPr="00F63DAD">
              <w:instrText xml:space="preserve"> SEQ ( \* ARABIC </w:instrText>
            </w:r>
            <w:r w:rsidRPr="00F63DAD">
              <w:fldChar w:fldCharType="separate"/>
            </w:r>
            <w:r w:rsidR="008B09EB">
              <w:rPr>
                <w:noProof/>
              </w:rPr>
              <w:t>6</w:t>
            </w:r>
            <w:r w:rsidRPr="00F63DAD">
              <w:fldChar w:fldCharType="end"/>
            </w:r>
            <w:r w:rsidRPr="00F63DAD">
              <w:t xml:space="preserve"> )</w:t>
            </w:r>
            <w:bookmarkEnd w:id="77"/>
          </w:p>
        </w:tc>
      </w:tr>
    </w:tbl>
    <w:p w14:paraId="7FE9F96F" w14:textId="43D7B749" w:rsidR="00D25AA8" w:rsidRDefault="00D25AA8" w:rsidP="00D25AA8">
      <w:pPr>
        <w:pStyle w:val="ParText"/>
      </w:pPr>
      <w:r>
        <w:t xml:space="preserve">In </w:t>
      </w:r>
      <w:r>
        <w:fldChar w:fldCharType="begin"/>
      </w:r>
      <w:r>
        <w:instrText xml:space="preserve"> REF _RefEqTS0 \h </w:instrText>
      </w:r>
      <w:r>
        <w:fldChar w:fldCharType="separate"/>
      </w:r>
      <w:r w:rsidR="008B09EB" w:rsidRPr="00F63DAD">
        <w:t xml:space="preserve">( </w:t>
      </w:r>
      <w:r w:rsidR="008B09EB">
        <w:rPr>
          <w:noProof/>
        </w:rPr>
        <w:t>6</w:t>
      </w:r>
      <w:r w:rsidR="008B09EB" w:rsidRPr="00F63DAD">
        <w:t xml:space="preserve"> )</w:t>
      </w:r>
      <w:r>
        <w:fldChar w:fldCharType="end"/>
      </w:r>
      <w:r>
        <w:t xml:space="preserve">, </w:t>
      </w:r>
      <m:oMath>
        <m:r>
          <w:rPr>
            <w:rFonts w:ascii="Cambria Math" w:hAnsi="Cambria Math"/>
          </w:rPr>
          <m:t>R</m:t>
        </m:r>
      </m:oMath>
      <w:r>
        <w:t xml:space="preserve"> is the set of active rules, </w:t>
      </w:r>
      <m:oMath>
        <m:sSub>
          <m:sSubPr>
            <m:ctrlPr>
              <w:rPr>
                <w:rFonts w:ascii="Cambria Math" w:hAnsi="Cambria Math"/>
              </w:rPr>
            </m:ctrlPr>
          </m:sSubPr>
          <m:e>
            <m:r>
              <w:rPr>
                <w:rFonts w:ascii="Cambria Math" w:hAnsi="Cambria Math"/>
              </w:rPr>
              <m:t>w</m:t>
            </m:r>
          </m:e>
          <m:sub>
            <m:r>
              <w:rPr>
                <w:rFonts w:ascii="Cambria Math" w:hAnsi="Cambria Math"/>
              </w:rPr>
              <m:t>r</m:t>
            </m:r>
          </m:sub>
        </m:sSub>
      </m:oMath>
      <w:r w:rsidR="00F63DAD">
        <w:rPr>
          <w:rFonts w:eastAsiaTheme="minorEastAsia"/>
        </w:rPr>
        <w:t xml:space="preserve"> is</w:t>
      </w:r>
      <w:r>
        <w:t xml:space="preserve"> the firing strength of rule </w:t>
      </w:r>
      <m:oMath>
        <m:r>
          <w:rPr>
            <w:rFonts w:ascii="Cambria Math" w:hAnsi="Cambria Math"/>
          </w:rPr>
          <m:t>r</m:t>
        </m:r>
      </m:oMath>
      <w:r>
        <w:t xml:space="preserve"> from </w:t>
      </w:r>
      <w:r>
        <w:fldChar w:fldCharType="begin"/>
      </w:r>
      <w:r>
        <w:instrText xml:space="preserve"> REF _RefEqB03 \h </w:instrText>
      </w:r>
      <w:r>
        <w:fldChar w:fldCharType="separate"/>
      </w:r>
      <w:r w:rsidR="008B09EB" w:rsidRPr="00BA1179">
        <w:t xml:space="preserve">( </w:t>
      </w:r>
      <w:r w:rsidR="008B09EB">
        <w:rPr>
          <w:noProof/>
        </w:rPr>
        <w:t>3</w:t>
      </w:r>
      <w:r w:rsidR="008B09EB" w:rsidRPr="00BA1179">
        <w:t xml:space="preserve"> )</w:t>
      </w:r>
      <w:r>
        <w:fldChar w:fldCharType="end"/>
      </w:r>
      <w:r>
        <w:t xml:space="preserve">,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w:t>
      </w:r>
      <w:r w:rsidR="00F63DAD">
        <w:t xml:space="preserve">is </w:t>
      </w:r>
      <w:r>
        <w:t xml:space="preserve">its constant consequent, read directly as an intervention intensity on the unit </w:t>
      </w:r>
      <w:r>
        <w:lastRenderedPageBreak/>
        <w:t>interval. The lower bound of one in the denominator implements the coverage discipline of the framework</w:t>
      </w:r>
      <w:r w:rsidR="00223D81">
        <w:t>.</w:t>
      </w:r>
      <w:r>
        <w:t xml:space="preserve"> </w:t>
      </w:r>
      <w:r w:rsidR="00223D81">
        <w:t>W</w:t>
      </w:r>
      <w:r>
        <w:t>hen the whole base fires weakly, the output is attenuated rather than renormalized upward, so a barely covered situation cannot masquerade as a confident command. The output is crisp by construction, no defuzzification step exists, and the value interpolates smoothly between the actions of the rules that share the situation.</w:t>
      </w:r>
    </w:p>
    <w:p w14:paraId="5AE51AFA" w14:textId="326CD216" w:rsidR="00A54CE9" w:rsidRDefault="00A54CE9" w:rsidP="00A54CE9">
      <w:pPr>
        <w:pStyle w:val="ParText"/>
      </w:pPr>
      <w:r>
        <w:fldChar w:fldCharType="begin"/>
      </w:r>
      <w:r>
        <w:instrText xml:space="preserve"> REF _RefFigMTS \h </w:instrText>
      </w:r>
      <w:r>
        <w:fldChar w:fldCharType="separate"/>
      </w:r>
      <w:r w:rsidR="008B09EB">
        <w:t xml:space="preserve">Figure </w:t>
      </w:r>
      <w:r w:rsidR="008B09EB">
        <w:rPr>
          <w:noProof/>
        </w:rPr>
        <w:t>2</w:t>
      </w:r>
      <w:r w:rsidR="008B09EB">
        <w:t>.</w:t>
      </w:r>
      <w:r w:rsidR="008B09EB">
        <w:rPr>
          <w:noProof/>
        </w:rPr>
        <w:t>4</w:t>
      </w:r>
      <w:r>
        <w:fldChar w:fldCharType="end"/>
      </w:r>
      <w:r>
        <w:t xml:space="preserve"> contrasts the two pipelines stage by stage, and </w:t>
      </w:r>
      <w:r>
        <w:fldChar w:fldCharType="begin"/>
      </w:r>
      <w:r>
        <w:instrText xml:space="preserve"> REF _RefTblMTS \h </w:instrText>
      </w:r>
      <w:r>
        <w:fldChar w:fldCharType="separate"/>
      </w:r>
      <w:r w:rsidR="008B09EB">
        <w:t xml:space="preserve">Table </w:t>
      </w:r>
      <w:r w:rsidR="008B09EB">
        <w:rPr>
          <w:noProof/>
        </w:rPr>
        <w:t>2</w:t>
      </w:r>
      <w:r w:rsidR="008B09EB">
        <w:t>.</w:t>
      </w:r>
      <w:r w:rsidR="008B09EB">
        <w:rPr>
          <w:noProof/>
        </w:rPr>
        <w:t>2</w:t>
      </w:r>
      <w:r>
        <w:fldChar w:fldCharType="end"/>
      </w:r>
      <w:r>
        <w:t xml:space="preserve"> condenses the comparison. The front of the pipeline is identical; everything that differs follows from the consequent form.</w:t>
      </w:r>
    </w:p>
    <w:p w14:paraId="3FC2F046" w14:textId="2765F06D" w:rsidR="00A54CE9" w:rsidRDefault="00A54CE9" w:rsidP="00A54CE9">
      <w:pPr>
        <w:pStyle w:val="Caption"/>
        <w:keepNext/>
      </w:pPr>
      <w:bookmarkStart w:id="78" w:name="_RefTblMTS"/>
      <w:bookmarkStart w:id="79" w:name="_Toc236342201"/>
      <w:r>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78"/>
      <w:r>
        <w:t xml:space="preserve"> Mamdani and zero-order Takagi-Sugeno inference compared</w:t>
      </w:r>
      <w:bookmarkEnd w:id="79"/>
    </w:p>
    <w:tbl>
      <w:tblPr>
        <w:tblStyle w:val="PlainTable2"/>
        <w:tblW w:w="5000" w:type="pct"/>
        <w:tblLayout w:type="fixed"/>
        <w:tblLook w:val="04A0" w:firstRow="1" w:lastRow="0" w:firstColumn="1" w:lastColumn="0" w:noHBand="0" w:noVBand="1"/>
      </w:tblPr>
      <w:tblGrid>
        <w:gridCol w:w="1559"/>
        <w:gridCol w:w="2976"/>
        <w:gridCol w:w="3512"/>
      </w:tblGrid>
      <w:tr w:rsidR="00A54CE9" w14:paraId="1A117568" w14:textId="77777777" w:rsidTr="00ED51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4888C37" w14:textId="77777777" w:rsidR="00A54CE9" w:rsidRDefault="00A54CE9" w:rsidP="00ED5106">
            <w:r>
              <w:t>Aspect</w:t>
            </w:r>
          </w:p>
        </w:tc>
        <w:tc>
          <w:tcPr>
            <w:tcW w:w="1849" w:type="pct"/>
          </w:tcPr>
          <w:p w14:paraId="7577EB33"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Mamdani</w:t>
            </w:r>
          </w:p>
        </w:tc>
        <w:tc>
          <w:tcPr>
            <w:tcW w:w="2182" w:type="pct"/>
          </w:tcPr>
          <w:p w14:paraId="1486FFD6"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Takagi-Sugeno (zero-order)</w:t>
            </w:r>
          </w:p>
        </w:tc>
      </w:tr>
      <w:tr w:rsidR="00A54CE9" w14:paraId="5B0CFD5C"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2AD1E741" w14:textId="77777777" w:rsidR="00A54CE9" w:rsidRDefault="00A54CE9" w:rsidP="00ED5106">
            <w:r>
              <w:t>Consequent form</w:t>
            </w:r>
          </w:p>
        </w:tc>
        <w:tc>
          <w:tcPr>
            <w:tcW w:w="1849" w:type="pct"/>
          </w:tcPr>
          <w:p w14:paraId="51A18599"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Fuzzy set over the output universe</w:t>
            </w:r>
          </w:p>
        </w:tc>
        <w:tc>
          <w:tcPr>
            <w:tcW w:w="2182" w:type="pct"/>
          </w:tcPr>
          <w:p w14:paraId="3C8F286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Crisp value in [0,1] per rule</w:t>
            </w:r>
          </w:p>
        </w:tc>
      </w:tr>
      <w:tr w:rsidR="00A54CE9" w14:paraId="46428C10"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1C609062" w14:textId="77777777" w:rsidR="00A54CE9" w:rsidRDefault="00A54CE9" w:rsidP="00ED5106">
            <w:r>
              <w:t>Output computation</w:t>
            </w:r>
          </w:p>
        </w:tc>
        <w:tc>
          <w:tcPr>
            <w:tcW w:w="1849" w:type="pct"/>
          </w:tcPr>
          <w:p w14:paraId="3F8FD0E6"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Clip, aggregate, then defuzzify by centroid</w:t>
            </w:r>
          </w:p>
        </w:tc>
        <w:tc>
          <w:tcPr>
            <w:tcW w:w="2182" w:type="pct"/>
          </w:tcPr>
          <w:p w14:paraId="0B4DE478"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Firing-strength weighted average, closed form</w:t>
            </w:r>
          </w:p>
        </w:tc>
      </w:tr>
      <w:tr w:rsidR="00A54CE9" w14:paraId="760299BF"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02040BB2" w14:textId="77777777" w:rsidR="00A54CE9" w:rsidRDefault="00A54CE9" w:rsidP="00ED5106">
            <w:r>
              <w:t>Cost per evaluation</w:t>
            </w:r>
          </w:p>
        </w:tc>
        <w:tc>
          <w:tcPr>
            <w:tcW w:w="1849" w:type="pct"/>
          </w:tcPr>
          <w:p w14:paraId="704162E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Numeric integration over the output universe</w:t>
            </w:r>
          </w:p>
        </w:tc>
        <w:tc>
          <w:tcPr>
            <w:tcW w:w="2182" w:type="pct"/>
          </w:tcPr>
          <w:p w14:paraId="177B734A"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One multiply-add per active rule</w:t>
            </w:r>
          </w:p>
        </w:tc>
      </w:tr>
      <w:tr w:rsidR="00A54CE9" w14:paraId="3D540BEB"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CD1399C" w14:textId="77777777" w:rsidR="00A54CE9" w:rsidRDefault="00A54CE9" w:rsidP="00ED5106">
            <w:r>
              <w:t>Output surface</w:t>
            </w:r>
          </w:p>
        </w:tc>
        <w:tc>
          <w:tcPr>
            <w:tcW w:w="1849" w:type="pct"/>
          </w:tcPr>
          <w:p w14:paraId="619BEE03"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Piecewise, plateaus between rule cores</w:t>
            </w:r>
          </w:p>
        </w:tc>
        <w:tc>
          <w:tcPr>
            <w:tcW w:w="2182" w:type="pct"/>
          </w:tcPr>
          <w:p w14:paraId="3606C8D9"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Smooth interpolation between rule actions</w:t>
            </w:r>
          </w:p>
        </w:tc>
      </w:tr>
      <w:tr w:rsidR="00A54CE9" w14:paraId="1C17D8F4"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C59FD1A" w14:textId="77777777" w:rsidR="00A54CE9" w:rsidRDefault="00A54CE9" w:rsidP="00ED5106">
            <w:r>
              <w:t>Adaptation surface</w:t>
            </w:r>
          </w:p>
        </w:tc>
        <w:tc>
          <w:tcPr>
            <w:tcW w:w="1849" w:type="pct"/>
          </w:tcPr>
          <w:p w14:paraId="034FBA45"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 geometry only</w:t>
            </w:r>
          </w:p>
        </w:tc>
        <w:tc>
          <w:tcPr>
            <w:tcW w:w="2182" w:type="pct"/>
          </w:tcPr>
          <w:p w14:paraId="24A9AB28"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Memberships and consequent values; consequents are bounded numbers a learner can nudge</w:t>
            </w:r>
          </w:p>
        </w:tc>
      </w:tr>
      <w:tr w:rsidR="00A54CE9" w14:paraId="293B1AB2"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9EAD4B1" w14:textId="77777777" w:rsidR="00A54CE9" w:rsidRDefault="00A54CE9" w:rsidP="00ED5106">
            <w:r>
              <w:t>Verification of a generated rule</w:t>
            </w:r>
          </w:p>
        </w:tc>
        <w:tc>
          <w:tcPr>
            <w:tcW w:w="1849" w:type="pct"/>
          </w:tcPr>
          <w:p w14:paraId="20EE7227"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Requires defuzzification semantics per proposal</w:t>
            </w:r>
          </w:p>
        </w:tc>
        <w:tc>
          <w:tcPr>
            <w:tcW w:w="2182" w:type="pct"/>
          </w:tcPr>
          <w:p w14:paraId="769E1290"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Consequents are auditable numbers; simulation gates compare scalars</w:t>
            </w:r>
          </w:p>
        </w:tc>
      </w:tr>
      <w:tr w:rsidR="00A54CE9" w14:paraId="33546CA5"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B7BE638" w14:textId="77777777" w:rsidR="00A54CE9" w:rsidRDefault="00A54CE9" w:rsidP="00ED5106">
            <w:r>
              <w:t>Interpretability</w:t>
            </w:r>
          </w:p>
        </w:tc>
        <w:tc>
          <w:tcPr>
            <w:tcW w:w="1849" w:type="pct"/>
          </w:tcPr>
          <w:p w14:paraId="3B3BDE1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input and output</w:t>
            </w:r>
          </w:p>
        </w:tc>
        <w:tc>
          <w:tcPr>
            <w:tcW w:w="2182" w:type="pct"/>
          </w:tcPr>
          <w:p w14:paraId="02C3F9D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antecedents; numeric output read as an intensity command</w:t>
            </w:r>
          </w:p>
        </w:tc>
      </w:tr>
    </w:tbl>
    <w:p w14:paraId="55423B0A" w14:textId="5CAE550F" w:rsidR="00022A64" w:rsidRDefault="00022A64" w:rsidP="00D25AA8">
      <w:pPr>
        <w:pStyle w:val="ParText"/>
      </w:pPr>
      <w:r>
        <w:rPr>
          <w:noProof/>
        </w:rPr>
        <w:lastRenderedPageBreak/>
        <w:drawing>
          <wp:inline distT="0" distB="0" distL="0" distR="0" wp14:anchorId="55BF0726" wp14:editId="2ABD574E">
            <wp:extent cx="5040000" cy="2134107"/>
            <wp:effectExtent l="0" t="0" r="8255" b="0"/>
            <wp:docPr id="69202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0000" cy="2134107"/>
                    </a:xfrm>
                    <a:prstGeom prst="rect">
                      <a:avLst/>
                    </a:prstGeom>
                    <a:noFill/>
                  </pic:spPr>
                </pic:pic>
              </a:graphicData>
            </a:graphic>
          </wp:inline>
        </w:drawing>
      </w:r>
    </w:p>
    <w:p w14:paraId="4E13010C" w14:textId="38B28194" w:rsidR="00D25AA8" w:rsidRDefault="00D25AA8" w:rsidP="00D25AA8">
      <w:pPr>
        <w:jc w:val="center"/>
      </w:pPr>
      <w:bookmarkStart w:id="80" w:name="_RefFigMTS"/>
      <w:bookmarkStart w:id="81" w:name="_Toc236342233"/>
      <w:r>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4</w:t>
      </w:r>
      <w:r w:rsidR="00AF4F14">
        <w:fldChar w:fldCharType="end"/>
      </w:r>
      <w:bookmarkEnd w:id="80"/>
      <w:r>
        <w:t xml:space="preserve"> Mamdani and zero-order Takagi-Sugeno inference pipelines</w:t>
      </w:r>
      <w:bookmarkEnd w:id="81"/>
      <w:r>
        <w:t xml:space="preserve"> </w:t>
      </w:r>
    </w:p>
    <w:p w14:paraId="101941BF" w14:textId="77777777" w:rsidR="00022A64" w:rsidRDefault="00D25AA8" w:rsidP="00D25AA8">
      <w:pPr>
        <w:pStyle w:val="ParText"/>
      </w:pPr>
      <w:r w:rsidRPr="00A54CE9">
        <w:rPr>
          <w:b/>
          <w:bCs/>
        </w:rPr>
        <w:t>The choice of Takagi-Sugeno</w:t>
      </w:r>
      <w:r>
        <w:t xml:space="preserve"> in DisasterAware follows from four requirements of the architecture</w:t>
      </w:r>
      <w:r w:rsidR="00022A64">
        <w:t>:</w:t>
      </w:r>
    </w:p>
    <w:p w14:paraId="6B8C7517" w14:textId="6F057840" w:rsidR="00022A64" w:rsidRDefault="00022A64">
      <w:pPr>
        <w:pStyle w:val="ParText"/>
        <w:numPr>
          <w:ilvl w:val="0"/>
          <w:numId w:val="14"/>
        </w:numPr>
      </w:pPr>
      <w:r>
        <w:rPr>
          <w:b/>
          <w:bCs/>
        </w:rPr>
        <w:t>E</w:t>
      </w:r>
      <w:r w:rsidR="00D25AA8" w:rsidRPr="00A54CE9">
        <w:rPr>
          <w:b/>
          <w:bCs/>
        </w:rPr>
        <w:t>valuation economics</w:t>
      </w:r>
      <w:r w:rsidR="00D25AA8">
        <w:t xml:space="preserve">: </w:t>
      </w:r>
      <w:r w:rsidR="00A54CE9">
        <w:t>E</w:t>
      </w:r>
      <w:r w:rsidR="00D25AA8">
        <w:t xml:space="preserve">very candidate decision and every adaptation trial is judged inside shadow </w:t>
      </w:r>
      <w:r w:rsidR="002B6265">
        <w:t>forecasts</w:t>
      </w:r>
      <w:r w:rsidR="00D25AA8">
        <w:t xml:space="preserve">, so the inference closed form of </w:t>
      </w:r>
      <w:r w:rsidR="00D25AA8">
        <w:fldChar w:fldCharType="begin"/>
      </w:r>
      <w:r w:rsidR="00D25AA8">
        <w:instrText xml:space="preserve"> REF _RefEqTS0 \h </w:instrText>
      </w:r>
      <w:r w:rsidR="00D25AA8">
        <w:fldChar w:fldCharType="separate"/>
      </w:r>
      <w:r w:rsidR="008B09EB" w:rsidRPr="00F63DAD">
        <w:t xml:space="preserve">( </w:t>
      </w:r>
      <w:r w:rsidR="008B09EB">
        <w:rPr>
          <w:noProof/>
        </w:rPr>
        <w:t>6</w:t>
      </w:r>
      <w:r w:rsidR="008B09EB" w:rsidRPr="00F63DAD">
        <w:t xml:space="preserve"> )</w:t>
      </w:r>
      <w:r w:rsidR="00D25AA8">
        <w:fldChar w:fldCharType="end"/>
      </w:r>
      <w:r w:rsidR="00D25AA8">
        <w:t xml:space="preserve"> is executed thousands of times per incident; a per-evaluation centroid integration would price the forecast loop out of its decision cycle.</w:t>
      </w:r>
    </w:p>
    <w:p w14:paraId="21E3191C" w14:textId="48ACA9C1" w:rsidR="00022A64" w:rsidRDefault="00022A64">
      <w:pPr>
        <w:pStyle w:val="ParText"/>
        <w:numPr>
          <w:ilvl w:val="0"/>
          <w:numId w:val="14"/>
        </w:numPr>
      </w:pPr>
      <w:r>
        <w:rPr>
          <w:b/>
          <w:bCs/>
        </w:rPr>
        <w:t>A</w:t>
      </w:r>
      <w:r w:rsidR="00D25AA8" w:rsidRPr="00A54CE9">
        <w:rPr>
          <w:b/>
          <w:bCs/>
        </w:rPr>
        <w:t>ctuation semantics</w:t>
      </w:r>
      <w:r w:rsidR="00D25AA8">
        <w:t xml:space="preserve">: </w:t>
      </w:r>
      <w:r w:rsidR="00335093">
        <w:t>The outputs of the decision layer are intensity commands on the interventio</w:t>
      </w:r>
      <w:r w:rsidR="00761E08">
        <w:t>ns</w:t>
      </w:r>
      <w:r w:rsidR="00335093">
        <w:t>, and a zero-order consequent is exactly such a command; Mamdani would compute a linguistic output only to defuzzify it back into the number the actuator needed all along.</w:t>
      </w:r>
    </w:p>
    <w:p w14:paraId="442239EB" w14:textId="77777777" w:rsidR="00022A64" w:rsidRDefault="00022A64">
      <w:pPr>
        <w:pStyle w:val="ParText"/>
        <w:numPr>
          <w:ilvl w:val="0"/>
          <w:numId w:val="14"/>
        </w:numPr>
      </w:pPr>
      <w:r>
        <w:rPr>
          <w:b/>
          <w:bCs/>
        </w:rPr>
        <w:t>A</w:t>
      </w:r>
      <w:r w:rsidR="00D25AA8" w:rsidRPr="002415EE">
        <w:rPr>
          <w:b/>
          <w:bCs/>
        </w:rPr>
        <w:t>daptivity</w:t>
      </w:r>
      <w:r w:rsidR="00D25AA8">
        <w:t xml:space="preserve">: </w:t>
      </w:r>
      <w:r w:rsidR="002415EE">
        <w:t>T</w:t>
      </w:r>
      <w:r w:rsidR="00D25AA8">
        <w:t xml:space="preserve">he evolving-fuzzy stage nudges consequents by bounded steps and inserts terms into partitions, and the generative stage proposes rules whose consequents must be audited by simulation gates; both demand consequents that are numbers with predictable effect on the output, which is precisely what the weighted average provides and what the identification theory behind Takagi-Sugeno models was built for. </w:t>
      </w:r>
    </w:p>
    <w:p w14:paraId="03542290" w14:textId="649867B4" w:rsidR="00D25AA8" w:rsidRDefault="00022A64">
      <w:pPr>
        <w:pStyle w:val="ParText"/>
        <w:numPr>
          <w:ilvl w:val="0"/>
          <w:numId w:val="14"/>
        </w:numPr>
      </w:pPr>
      <w:r>
        <w:rPr>
          <w:b/>
          <w:bCs/>
        </w:rPr>
        <w:t>I</w:t>
      </w:r>
      <w:r w:rsidR="00D25AA8" w:rsidRPr="002415EE">
        <w:rPr>
          <w:b/>
          <w:bCs/>
        </w:rPr>
        <w:t>nterpretability</w:t>
      </w:r>
      <w:r w:rsidR="00D25AA8">
        <w:t xml:space="preserve"> is retained where it matters</w:t>
      </w:r>
      <w:r w:rsidR="0033073D">
        <w:t>.</w:t>
      </w:r>
      <w:r w:rsidR="00D25AA8">
        <w:t xml:space="preserve"> </w:t>
      </w:r>
      <w:r w:rsidR="0033073D">
        <w:t>T</w:t>
      </w:r>
      <w:r w:rsidR="00D25AA8">
        <w:t xml:space="preserve">he antecedents remain linguistic over the concept vocabulary, so every decision still reads as a </w:t>
      </w:r>
      <w:r w:rsidR="00D25AA8">
        <w:lastRenderedPageBreak/>
        <w:t>sentence, while the numeric consequent is the part a commander audits as a dosage rather than a word.</w:t>
      </w:r>
    </w:p>
    <w:p w14:paraId="4DBE919A" w14:textId="6A8D847B" w:rsidR="00D25AA8" w:rsidRDefault="00D25AA8" w:rsidP="00D25AA8">
      <w:pPr>
        <w:pStyle w:val="ParText"/>
      </w:pPr>
      <w:r>
        <w:t xml:space="preserve">Mamdani inference remains the right tool where the output itself must stay linguistic, for advisory displays, elicitation sessions, and human-facing summaries, and nothing in the architecture forbids attaching such a presentation layer downstream. </w:t>
      </w:r>
      <w:r w:rsidR="00C452D4" w:rsidRPr="00C452D4">
        <w:t xml:space="preserve">The decision path, by contrast, is Takagi-Sugeno throughout. It takes crisp inputs and produces crisp outputs, it is differentiable in its parameters, and it is </w:t>
      </w:r>
      <w:r w:rsidR="008C54F6">
        <w:t>inexpensive</w:t>
      </w:r>
      <w:r w:rsidR="00C452D4" w:rsidRPr="00C452D4">
        <w:t xml:space="preserve"> enough to run inside the </w:t>
      </w:r>
      <w:r w:rsidR="002B6265">
        <w:t>shadow forecasts</w:t>
      </w:r>
      <w:r w:rsidR="002B6265" w:rsidRPr="00C452D4">
        <w:t xml:space="preserve"> </w:t>
      </w:r>
      <w:r w:rsidR="00C452D4" w:rsidRPr="00C452D4">
        <w:t>that test a candidate before it is trusted.</w:t>
      </w:r>
      <w:r w:rsidR="00C452D4">
        <w:t xml:space="preserve"> </w:t>
      </w:r>
    </w:p>
    <w:p w14:paraId="2508EC48" w14:textId="5E7E19B3" w:rsidR="00E60383" w:rsidRPr="00BA1179" w:rsidRDefault="00000000">
      <w:pPr>
        <w:pStyle w:val="Heading3"/>
      </w:pPr>
      <w:bookmarkStart w:id="82" w:name="_Toc236342144"/>
      <w:r w:rsidRPr="00BA1179">
        <w:t>The Rule Explosion Problem</w:t>
      </w:r>
      <w:bookmarkEnd w:id="82"/>
    </w:p>
    <w:p w14:paraId="625D519B" w14:textId="0F436302" w:rsidR="00E60383" w:rsidRPr="00BA1179" w:rsidRDefault="00000000">
      <w:pPr>
        <w:pStyle w:val="ParText"/>
      </w:pPr>
      <w:r w:rsidRPr="00BA1179">
        <w:t xml:space="preserve">The obstacle to applying fuzzy inference directly over a rich observation vector is combinatorial. A complete rule base over the full feature set, with each feature partitioned into a fixed number of linguistic terms, contains the number of rules given in </w:t>
      </w:r>
      <w:r w:rsidRPr="00BA1179">
        <w:fldChar w:fldCharType="begin"/>
      </w:r>
      <w:r w:rsidRPr="00BA1179">
        <w:instrText xml:space="preserve"> REF _RefEqB06 \h </w:instrText>
      </w:r>
      <w:r w:rsidRPr="00BA1179">
        <w:fldChar w:fldCharType="separate"/>
      </w:r>
      <w:r w:rsidR="008B09EB" w:rsidRPr="00022A64">
        <w:t xml:space="preserve">( </w:t>
      </w:r>
      <w:r w:rsidR="008B09EB">
        <w:rPr>
          <w:noProof/>
        </w:rPr>
        <w:t>7</w:t>
      </w:r>
      <w:r w:rsidR="008B09EB" w:rsidRPr="00022A64">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denotes the number of features and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oMath>
      <w:r w:rsidRPr="00BA1179">
        <w:t xml:space="preserve"> the number of linguistic terms per feature. As an example, ten features with five linguistic terms each would demand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=9765625</m:t>
        </m:r>
      </m:oMath>
      <w:r w:rsidRPr="00BA1179">
        <w:t xml:space="preserve"> rules, close to ten million, and even a modest three terms per feature already yields </w:t>
      </w:r>
      <m:oMath>
        <m:sSup>
          <m:sSupPr>
            <m:ctrlPr>
              <w:rPr>
                <w:rFonts w:ascii="Cambria Math" w:hAnsi="Cambria Math"/>
              </w:rPr>
            </m:ctrlPr>
          </m:sSupPr>
          <m:e>
            <m:r>
              <w:rPr>
                <w:rFonts w:ascii="Cambria Math" w:hAnsi="Cambria Math"/>
              </w:rPr>
              <m:t>3</m:t>
            </m:r>
          </m:e>
          <m:sup>
            <m:r>
              <w:rPr>
                <w:rFonts w:ascii="Cambria Math" w:hAnsi="Cambria Math"/>
              </w:rPr>
              <m:t>10</m:t>
            </m:r>
          </m:sup>
        </m:sSup>
        <m:r>
          <w:rPr>
            <w:rFonts w:ascii="Cambria Math" w:hAnsi="Cambria Math"/>
          </w:rPr>
          <m:t>=59049</m:t>
        </m:r>
      </m:oMath>
      <w:r w:rsidRPr="00BA1179">
        <w:t xml:space="preserve"> rules. A base of this size cannot be elicited from experts, maintained by engineers, or audited by operators </w:t>
      </w:r>
      <w:sdt>
        <w:sdtPr>
          <w:id w:val="815619062"/>
          <w:citation/>
        </w:sdtPr>
        <w:sdtContent>
          <w:r w:rsidRPr="00BA1179">
            <w:fldChar w:fldCharType="begin"/>
          </w:r>
          <w:r w:rsidRPr="00BA1179">
            <w:instrText xml:space="preserve"> CITATION Mendel2017 \l 1055 </w:instrText>
          </w:r>
          <w:r w:rsidRPr="00BA1179">
            <w:fldChar w:fldCharType="separate"/>
          </w:r>
          <w:r w:rsidR="008B09EB">
            <w:rPr>
              <w:noProof/>
            </w:rPr>
            <w:t>(Mendel, 2017)</w:t>
          </w:r>
          <w:r w:rsidRPr="00BA1179">
            <w:fldChar w:fldCharType="end"/>
          </w:r>
        </w:sdtContent>
      </w:sdt>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022A64" w14:paraId="46FCCCD4" w14:textId="77777777" w:rsidTr="0054511D">
        <w:tc>
          <w:tcPr>
            <w:tcW w:w="4547" w:type="pct"/>
            <w:vAlign w:val="center"/>
          </w:tcPr>
          <w:p w14:paraId="3110A424" w14:textId="77777777" w:rsidR="00E60383" w:rsidRPr="00022A64" w:rsidRDefault="00000000" w:rsidP="00022A64">
            <w:pPr>
              <w:pStyle w:val="ParEq"/>
            </w:pPr>
            <m:oMathPara>
              <m:oMath>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oMath>
            </m:oMathPara>
          </w:p>
        </w:tc>
        <w:tc>
          <w:tcPr>
            <w:tcW w:w="453" w:type="pct"/>
            <w:vAlign w:val="center"/>
          </w:tcPr>
          <w:p w14:paraId="68DB7AA4" w14:textId="09A13FEE" w:rsidR="00E60383" w:rsidRPr="00022A64" w:rsidRDefault="00000000" w:rsidP="00022A64">
            <w:pPr>
              <w:pStyle w:val="ParEq"/>
            </w:pPr>
            <w:bookmarkStart w:id="83" w:name="_RefEqB06"/>
            <w:r w:rsidRPr="00022A64">
              <w:t xml:space="preserve">( </w:t>
            </w:r>
            <w:r w:rsidRPr="00022A64">
              <w:fldChar w:fldCharType="begin"/>
            </w:r>
            <w:r w:rsidRPr="00022A64">
              <w:instrText xml:space="preserve"> SEQ ( \* ARABIC </w:instrText>
            </w:r>
            <w:r w:rsidRPr="00022A64">
              <w:fldChar w:fldCharType="separate"/>
            </w:r>
            <w:r w:rsidR="008B09EB">
              <w:rPr>
                <w:noProof/>
              </w:rPr>
              <w:t>7</w:t>
            </w:r>
            <w:r w:rsidRPr="00022A64">
              <w:fldChar w:fldCharType="end"/>
            </w:r>
            <w:r w:rsidRPr="00022A64">
              <w:t xml:space="preserve"> )</w:t>
            </w:r>
            <w:bookmarkEnd w:id="83"/>
          </w:p>
        </w:tc>
      </w:tr>
    </w:tbl>
    <w:p w14:paraId="3C220558" w14:textId="77777777" w:rsidR="00E60383" w:rsidRPr="00BA1179" w:rsidRDefault="00000000">
      <w:pPr>
        <w:pStyle w:val="Heading3"/>
      </w:pPr>
      <w:bookmarkStart w:id="84" w:name="_Toc236342145"/>
      <w:r w:rsidRPr="00BA1179">
        <w:t>Concepts as an Intermediate Abstraction</w:t>
      </w:r>
      <w:bookmarkEnd w:id="84"/>
    </w:p>
    <w:p w14:paraId="7CC104A8" w14:textId="737B9BDA" w:rsidR="000E1725" w:rsidRPr="00BA1179" w:rsidRDefault="00000000">
      <w:pPr>
        <w:pStyle w:val="ParText"/>
      </w:pPr>
      <w:r w:rsidRPr="00BA1179">
        <w:t xml:space="preserve">The decisive reduction is achieved through a conceptual middle layer. Rather than writing rules over raw features, DisasterAware first composes the features into a compact, four-level concept hierarchy. Six base concepts summarize physically related features; three mid-level and two higher-level decision concepts built on them answer, each exactly once, the recurring operational questions; and a single top </w:t>
      </w:r>
      <w:r w:rsidRPr="00BA1179">
        <w:lastRenderedPageBreak/>
        <w:t xml:space="preserve">concept, operational priority, serves cross-region coordination. The questions, the decision concepts, and what constructs each are listed in </w:t>
      </w:r>
      <w:r w:rsidRPr="00BA1179">
        <w:fldChar w:fldCharType="begin"/>
      </w:r>
      <w:r w:rsidRPr="00BA1179">
        <w:instrText xml:space="preserve"> REF _RefTblQ \h </w:instrText>
      </w:r>
      <w:r w:rsidRPr="00BA1179">
        <w:fldChar w:fldCharType="separate"/>
      </w:r>
      <w:r w:rsidR="008B09EB" w:rsidRPr="00BA1179">
        <w:t xml:space="preserve">Table </w:t>
      </w:r>
      <w:r w:rsidR="008B09EB">
        <w:rPr>
          <w:noProof/>
        </w:rPr>
        <w:t>2</w:t>
      </w:r>
      <w:r w:rsidR="008B09EB">
        <w:t>.</w:t>
      </w:r>
      <w:r w:rsidR="008B09EB">
        <w:rPr>
          <w:noProof/>
        </w:rPr>
        <w:t>3</w:t>
      </w:r>
      <w:r w:rsidRPr="00BA1179">
        <w:fldChar w:fldCharType="end"/>
      </w:r>
      <w:r w:rsidRPr="00BA1179">
        <w:t>.</w:t>
      </w:r>
    </w:p>
    <w:p w14:paraId="4DEED09D" w14:textId="433558DD" w:rsidR="000E1725" w:rsidRPr="00BA1179" w:rsidRDefault="00000000" w:rsidP="00E216D6">
      <w:pPr>
        <w:pStyle w:val="Caption"/>
      </w:pPr>
      <w:bookmarkStart w:id="85" w:name="_RefTblQ"/>
      <w:bookmarkStart w:id="86" w:name="_Ref234529138"/>
      <w:bookmarkStart w:id="87" w:name="_Toc236342202"/>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bookmarkEnd w:id="85"/>
      <w:r w:rsidRPr="00BA1179">
        <w:t xml:space="preserve"> Operational questions and the decision concepts derived from them</w:t>
      </w:r>
      <w:bookmarkEnd w:id="86"/>
      <w:bookmarkEnd w:id="87"/>
    </w:p>
    <w:tbl>
      <w:tblPr>
        <w:tblStyle w:val="PlainTable2"/>
        <w:tblW w:w="5000" w:type="pct"/>
        <w:tblLook w:val="04A0" w:firstRow="1" w:lastRow="0" w:firstColumn="1" w:lastColumn="0" w:noHBand="0" w:noVBand="1"/>
      </w:tblPr>
      <w:tblGrid>
        <w:gridCol w:w="4212"/>
        <w:gridCol w:w="3835"/>
      </w:tblGrid>
      <w:tr w:rsidR="00E216D6" w:rsidRPr="00BA1179" w14:paraId="6CBE251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DC6052E" w14:textId="77777777" w:rsidR="000E1725" w:rsidRPr="00BA1179" w:rsidRDefault="00000000" w:rsidP="004058B5">
            <w:pPr>
              <w:pStyle w:val="TableText"/>
            </w:pPr>
            <w:r w:rsidRPr="00BA1179">
              <w:t>Operational question</w:t>
            </w:r>
          </w:p>
        </w:tc>
        <w:tc>
          <w:tcPr>
            <w:tcW w:w="2383" w:type="pct"/>
          </w:tcPr>
          <w:p w14:paraId="10C19001" w14:textId="77777777" w:rsidR="000E1725" w:rsidRPr="00BA1179" w:rsidRDefault="00000000" w:rsidP="004058B5">
            <w:pPr>
              <w:pStyle w:val="TableText"/>
              <w:cnfStyle w:val="100000000000" w:firstRow="1" w:lastRow="0" w:firstColumn="0" w:lastColumn="0" w:oddVBand="0" w:evenVBand="0" w:oddHBand="0" w:evenHBand="0" w:firstRowFirstColumn="0" w:firstRowLastColumn="0" w:lastRowFirstColumn="0" w:lastRowLastColumn="0"/>
            </w:pPr>
            <w:r w:rsidRPr="00BA1179">
              <w:t>Decision concept</w:t>
            </w:r>
          </w:p>
        </w:tc>
      </w:tr>
      <w:tr w:rsidR="00E216D6" w:rsidRPr="00BA1179" w14:paraId="470427E5"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5A2D6ED" w14:textId="77777777" w:rsidR="000E1725" w:rsidRPr="00BA1179" w:rsidRDefault="00000000" w:rsidP="004058B5">
            <w:pPr>
              <w:pStyle w:val="TableText"/>
            </w:pPr>
            <w:r w:rsidRPr="00BA1179">
              <w:t>How severe is the fire threat in this cell?</w:t>
            </w:r>
          </w:p>
        </w:tc>
        <w:tc>
          <w:tcPr>
            <w:tcW w:w="2383" w:type="pct"/>
          </w:tcPr>
          <w:p w14:paraId="631C12A5"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Fire Threat Level</w:t>
            </w:r>
          </w:p>
        </w:tc>
      </w:tr>
      <w:tr w:rsidR="00E216D6" w:rsidRPr="00BA1179" w14:paraId="199C5BE2"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057B61DF" w14:textId="77777777" w:rsidR="000E1725" w:rsidRPr="00BA1179" w:rsidRDefault="00000000" w:rsidP="004058B5">
            <w:pPr>
              <w:pStyle w:val="TableText"/>
            </w:pPr>
            <w:r w:rsidRPr="00BA1179">
              <w:t>Can an intervention feasibly be mounted here?</w:t>
            </w:r>
          </w:p>
        </w:tc>
        <w:tc>
          <w:tcPr>
            <w:tcW w:w="2383" w:type="pct"/>
          </w:tcPr>
          <w:p w14:paraId="69666E24"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Suppression Feasibility</w:t>
            </w:r>
          </w:p>
        </w:tc>
      </w:tr>
      <w:tr w:rsidR="00E216D6" w:rsidRPr="00BA1179" w14:paraId="3445C5A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1E7DA9CC" w14:textId="77777777" w:rsidR="000E1725" w:rsidRPr="00BA1179" w:rsidRDefault="00000000" w:rsidP="004058B5">
            <w:pPr>
              <w:pStyle w:val="TableText"/>
            </w:pPr>
            <w:r w:rsidRPr="00BA1179">
              <w:t>How exposed are the assets here?</w:t>
            </w:r>
          </w:p>
        </w:tc>
        <w:tc>
          <w:tcPr>
            <w:tcW w:w="2383" w:type="pct"/>
          </w:tcPr>
          <w:p w14:paraId="55E7AF88"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Asset Exposure Risk</w:t>
            </w:r>
          </w:p>
        </w:tc>
      </w:tr>
      <w:tr w:rsidR="00E216D6" w:rsidRPr="00BA1179" w14:paraId="5B5073A9"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73BB876E" w14:textId="77777777" w:rsidR="000E1725" w:rsidRPr="00BA1179" w:rsidRDefault="00000000" w:rsidP="004058B5">
            <w:pPr>
              <w:pStyle w:val="TableText"/>
            </w:pPr>
            <w:r w:rsidRPr="00BA1179">
              <w:t>How urgent is action here?</w:t>
            </w:r>
          </w:p>
        </w:tc>
        <w:tc>
          <w:tcPr>
            <w:tcW w:w="2383" w:type="pct"/>
          </w:tcPr>
          <w:p w14:paraId="7C476DE9"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Intervention Urgency</w:t>
            </w:r>
          </w:p>
        </w:tc>
      </w:tr>
      <w:tr w:rsidR="00E216D6" w:rsidRPr="00BA1179" w14:paraId="037F14F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38720984" w14:textId="77777777" w:rsidR="000E1725" w:rsidRPr="00BA1179" w:rsidRDefault="00000000" w:rsidP="004058B5">
            <w:pPr>
              <w:pStyle w:val="TableText"/>
            </w:pPr>
            <w:r w:rsidRPr="00BA1179">
              <w:t>Is evacuation pressure building here?</w:t>
            </w:r>
          </w:p>
        </w:tc>
        <w:tc>
          <w:tcPr>
            <w:tcW w:w="2383" w:type="pct"/>
          </w:tcPr>
          <w:p w14:paraId="09E3CEBE"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Evacuation Pressure</w:t>
            </w:r>
          </w:p>
        </w:tc>
      </w:tr>
    </w:tbl>
    <w:p w14:paraId="1CEF5475" w14:textId="77777777" w:rsidR="00C452D4" w:rsidRDefault="00C452D4">
      <w:pPr>
        <w:pStyle w:val="ParText"/>
      </w:pPr>
    </w:p>
    <w:p w14:paraId="4A789F79" w14:textId="3C675BC1" w:rsidR="00B719EF" w:rsidRPr="00BA1179" w:rsidRDefault="00000000">
      <w:pPr>
        <w:pStyle w:val="ParText"/>
      </w:pPr>
      <w:r w:rsidRPr="00BA1179">
        <w:t xml:space="preserve">The derivation follows two principles </w:t>
      </w:r>
      <w:r w:rsidRPr="00BA1179">
        <w:rPr>
          <w:b/>
          <w:bCs/>
        </w:rPr>
        <w:t>Each question must be one that incident commanders demonstrably ask during response operations</w:t>
      </w:r>
      <w:r w:rsidRPr="00BA1179">
        <w:t xml:space="preserve"> </w:t>
      </w:r>
      <w:sdt>
        <w:sdtPr>
          <w:id w:val="815668003"/>
          <w:citation/>
        </w:sdtPr>
        <w:sdtContent>
          <w:r w:rsidRPr="00BA1179">
            <w:fldChar w:fldCharType="begin"/>
          </w:r>
          <w:r w:rsidRPr="00BA1179">
            <w:instrText xml:space="preserve"> CITATION ThompsonCalkin2011 \l 1055  \m Klein1998 </w:instrText>
          </w:r>
          <w:r w:rsidRPr="00BA1179">
            <w:fldChar w:fldCharType="separate"/>
          </w:r>
          <w:r w:rsidR="008B09EB">
            <w:rPr>
              <w:noProof/>
            </w:rPr>
            <w:t>(Thompson &amp; Calkin, 2011; Klein, 2017)</w:t>
          </w:r>
          <w:r w:rsidRPr="00BA1179">
            <w:fldChar w:fldCharType="end"/>
          </w:r>
        </w:sdtContent>
      </w:sdt>
      <w:r w:rsidRPr="00BA1179">
        <w:t xml:space="preserve">, and </w:t>
      </w:r>
      <w:r w:rsidRPr="00BA1179">
        <w:rPr>
          <w:b/>
          <w:bCs/>
        </w:rPr>
        <w:t>each concept must answer its question completely while answering no other, which keeps the concept set complementary and free of redundancy</w:t>
      </w:r>
      <w:r w:rsidRPr="00BA1179">
        <w:t xml:space="preserve">. </w:t>
      </w:r>
    </w:p>
    <w:p w14:paraId="22887F0A" w14:textId="3A7F0062" w:rsidR="004A6192" w:rsidRPr="00BA1179" w:rsidRDefault="00000000">
      <w:pPr>
        <w:pStyle w:val="ParText"/>
      </w:pPr>
      <w:r w:rsidRPr="00BA1179">
        <w:t xml:space="preserve">Rules are then written over these concepts, while features only feed the concept mappings. With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features grouped into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concepts drawing on at most </w:t>
      </w:r>
      <m:oMath>
        <m:sSub>
          <m:sSubPr>
            <m:ctrlPr>
              <w:rPr>
                <w:rFonts w:ascii="Cambria Math" w:hAnsi="Cambria Math"/>
                <w:i/>
              </w:rPr>
            </m:ctrlPr>
          </m:sSubPr>
          <m:e>
            <m:r>
              <w:rPr>
                <w:rFonts w:ascii="Cambria Math" w:hAnsi="Cambria Math"/>
              </w:rPr>
              <m:t>N</m:t>
            </m:r>
          </m:e>
          <m:sub>
            <m:r>
              <w:rPr>
                <w:rFonts w:ascii="Cambria Math" w:hAnsi="Cambria Math"/>
              </w:rPr>
              <m:t>input</m:t>
            </m:r>
          </m:sub>
        </m:sSub>
      </m:oMath>
      <w:r w:rsidRPr="00BA1179">
        <w:t xml:space="preserve"> features each, the rule burden collapses from a product to a sum, as summarized in </w:t>
      </w:r>
      <w:r w:rsidRPr="00BA1179">
        <w:fldChar w:fldCharType="begin"/>
      </w:r>
      <w:r w:rsidRPr="00BA1179">
        <w:instrText xml:space="preserve"> REF _RefEqB07 \h </w:instrText>
      </w:r>
      <w:r w:rsidRPr="00BA1179">
        <w:fldChar w:fldCharType="separate"/>
      </w:r>
      <w:r w:rsidR="008B09EB" w:rsidRPr="00022A64">
        <w:t xml:space="preserve">( </w:t>
      </w:r>
      <w:r w:rsidR="008B09EB">
        <w:rPr>
          <w:noProof/>
        </w:rPr>
        <w:t>8</w:t>
      </w:r>
      <w:r w:rsidR="008B09EB" w:rsidRPr="00022A64">
        <w:t xml:space="preserve"> )</w:t>
      </w:r>
      <w:r w:rsidRPr="00BA1179">
        <w:fldChar w:fldCharType="end"/>
      </w:r>
      <w:r w:rsidRPr="00BA1179">
        <w:t xml:space="preserve">. The active rule base itself stays compact: the evolving mechanism instantiates only the concept combinations that observed situations activate, and representative rules, together with the complete concept construction mappings, are enumerated in the decision support system chapter and its appendix, so every rule that can act in the field is stated explicitly.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4A6192" w:rsidRPr="00022A64" w14:paraId="5E0CA883" w14:textId="77777777" w:rsidTr="00E01CFE">
        <w:tc>
          <w:tcPr>
            <w:tcW w:w="4547" w:type="pct"/>
            <w:vAlign w:val="center"/>
          </w:tcPr>
          <w:p w14:paraId="45B765E0" w14:textId="63ECA5C1" w:rsidR="004A6192" w:rsidRPr="00022A64" w:rsidRDefault="00000000" w:rsidP="00022A6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r>
                  <m:rPr>
                    <m:sty m:val="p"/>
                  </m:rPr>
                  <w:rPr>
                    <w:rFonts w:ascii="Cambria Math" w:hAnsi="Cambria Math"/>
                  </w:rPr>
                  <m:t> ⇢ </m:t>
                </m:r>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w:rPr>
                            <w:rFonts w:ascii="Cambria Math" w:hAnsi="Cambria Math"/>
                          </w:rPr>
                          <m:t>input</m:t>
                        </m:r>
                      </m:sub>
                    </m:sSub>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sup>
                </m:sSup>
              </m:oMath>
            </m:oMathPara>
          </w:p>
        </w:tc>
        <w:tc>
          <w:tcPr>
            <w:tcW w:w="453" w:type="pct"/>
            <w:vAlign w:val="center"/>
          </w:tcPr>
          <w:p w14:paraId="27CC274E" w14:textId="0DB6D7C7" w:rsidR="004A6192" w:rsidRPr="00022A64" w:rsidRDefault="004A6192" w:rsidP="00022A64">
            <w:pPr>
              <w:pStyle w:val="ParEq"/>
            </w:pPr>
            <w:bookmarkStart w:id="88" w:name="_RefEqB07"/>
            <w:r w:rsidRPr="00022A64">
              <w:t xml:space="preserve">( </w:t>
            </w:r>
            <w:r w:rsidRPr="00022A64">
              <w:fldChar w:fldCharType="begin"/>
            </w:r>
            <w:r w:rsidRPr="00022A64">
              <w:instrText xml:space="preserve"> SEQ ( \* ARABIC </w:instrText>
            </w:r>
            <w:r w:rsidRPr="00022A64">
              <w:fldChar w:fldCharType="separate"/>
            </w:r>
            <w:r w:rsidR="008B09EB">
              <w:rPr>
                <w:noProof/>
              </w:rPr>
              <w:t>8</w:t>
            </w:r>
            <w:r w:rsidRPr="00022A64">
              <w:fldChar w:fldCharType="end"/>
            </w:r>
            <w:r w:rsidRPr="00022A64">
              <w:t xml:space="preserve"> )</w:t>
            </w:r>
            <w:bookmarkEnd w:id="88"/>
          </w:p>
        </w:tc>
      </w:tr>
    </w:tbl>
    <w:p w14:paraId="5FBCD5E2" w14:textId="304FE9CE" w:rsidR="00DC608C" w:rsidRPr="00BA1179" w:rsidRDefault="00000000">
      <w:pPr>
        <w:pStyle w:val="ParText"/>
      </w:pPr>
      <w:r w:rsidRPr="00BA1179">
        <w:t xml:space="preserve">Here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is the number of decision concepts at the top of the hierarchy and </w:t>
      </w:r>
      <m:oMath>
        <m:sSub>
          <m:sSubPr>
            <m:ctrlPr>
              <w:rPr>
                <w:rFonts w:ascii="Cambria Math" w:hAnsi="Cambria Math"/>
              </w:rPr>
            </m:ctrlPr>
          </m:sSubPr>
          <m:e>
            <m:r>
              <w:rPr>
                <w:rFonts w:ascii="Cambria Math" w:hAnsi="Cambria Math"/>
              </w:rPr>
              <m:t>N</m:t>
            </m:r>
          </m:e>
          <m:sub>
            <m:r>
              <m:rPr>
                <m:sty m:val="p"/>
              </m:rPr>
              <w:rPr>
                <w:rFonts w:ascii="Cambria Math" w:hAnsi="Cambria Math"/>
              </w:rPr>
              <m:t>input</m:t>
            </m:r>
          </m:sub>
        </m:sSub>
      </m:oMath>
      <w:r w:rsidRPr="00BA1179">
        <w:t xml:space="preserve"> the largest number of features feeding a single concept; a reduction whose exact magnitude for the configuration of this thesis is established in the decision </w:t>
      </w:r>
      <w:r w:rsidRPr="00BA1179">
        <w:lastRenderedPageBreak/>
        <w:t>support system chapter. The intermediate layer provides more than combinatorial economy. Concepts constitute the traceability vocabulary of the entire framework</w:t>
      </w:r>
      <w:r w:rsidR="0033073D">
        <w:t>.</w:t>
      </w:r>
      <w:r w:rsidRPr="00BA1179">
        <w:t xml:space="preserve"> </w:t>
      </w:r>
      <w:r w:rsidR="0033073D">
        <w:t>E</w:t>
      </w:r>
      <w:r w:rsidRPr="00BA1179">
        <w:t>very recommendation can be read back as a statement over fire threat, suppression feasibility, asset exposure, intervention urgency, and evacuation pressure, and it is precisely this granularity that the evaluation machinery of Section 2.5 and the operator-facing explanations exploit. The magnitude of the reduction is substantial</w:t>
      </w:r>
      <w:r w:rsidR="0033073D">
        <w:t>.</w:t>
      </w:r>
      <w:r w:rsidRPr="00BA1179">
        <w:t xml:space="preserve"> Directly over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r>
          <w:rPr>
            <w:rFonts w:ascii="Cambria Math" w:hAnsi="Cambria Math"/>
          </w:rPr>
          <m:t>=10</m:t>
        </m:r>
      </m:oMath>
      <w:r w:rsidRPr="00BA1179">
        <w:t xml:space="preserve"> features with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r>
          <w:rPr>
            <w:rFonts w:ascii="Cambria Math" w:hAnsi="Cambria Math"/>
          </w:rPr>
          <m:t>=5</m:t>
        </m:r>
      </m:oMath>
      <w:r w:rsidRPr="00BA1179">
        <w:t xml:space="preserve"> linguistic terms, a flat rule base would span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≈9.8⋅</m:t>
        </m:r>
        <m:sSup>
          <m:sSupPr>
            <m:ctrlPr>
              <w:rPr>
                <w:rFonts w:ascii="Cambria Math" w:hAnsi="Cambria Math"/>
              </w:rPr>
            </m:ctrlPr>
          </m:sSupPr>
          <m:e>
            <m:r>
              <w:rPr>
                <w:rFonts w:ascii="Cambria Math" w:hAnsi="Cambria Math"/>
              </w:rPr>
              <m:t>10</m:t>
            </m:r>
          </m:e>
          <m:sup>
            <m:r>
              <w:rPr>
                <w:rFonts w:ascii="Cambria Math" w:hAnsi="Cambria Math"/>
              </w:rPr>
              <m:t>6</m:t>
            </m:r>
          </m:sup>
        </m:sSup>
      </m:oMath>
      <w:r w:rsidRPr="00BA1179">
        <w:t xml:space="preserve"> antecedent combinations. Over the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w:rPr>
            <w:rFonts w:ascii="Cambria Math" w:hAnsi="Cambria Math"/>
          </w:rPr>
          <m:t>=5</m:t>
        </m:r>
      </m:oMath>
      <w:r w:rsidRPr="00BA1179">
        <w:t xml:space="preserve"> decision concepts at the top of the hierarchy the antecedent space shrinks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and the evolving rule base instantiates only the small active subset that observed situations require.</w:t>
      </w:r>
    </w:p>
    <w:p w14:paraId="5ACD985E" w14:textId="3101E3E8" w:rsidR="00DC608C" w:rsidRPr="00BA1179" w:rsidRDefault="00000000">
      <w:pPr>
        <w:pStyle w:val="ParText"/>
      </w:pPr>
      <w:r w:rsidRPr="00BA1179">
        <w:t xml:space="preserve">The base layer itself draws directly on the features. Fire severity combines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Pr="00BA1179">
        <w:t xml:space="preserve"> and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Pr="00BA1179">
        <w:t>; spread hazard combines spread potential, weather severity, and ignition proximity; fuel hazard combines weather severity and fuel load; asset value derives from asset exposure; crew reachability combines resource accessibility with access and road status; and logistics support derives from suppression availability. One derivation chain then runs end to end</w:t>
      </w:r>
      <w:r w:rsidR="0033073D">
        <w:t>.</w:t>
      </w:r>
      <w:r w:rsidRPr="00BA1179">
        <w:t xml:space="preserve"> Fire severity, spread hazard, and fuel hazard combine into fire threat level, the quantity that answers the first operational question and fires decision rules. Base concepts thus act as interpretable intermediate hazards, while the five decision concepts at the top of the hierarchy carry the operational meaning.</w:t>
      </w:r>
    </w:p>
    <w:p w14:paraId="04DA6ED2" w14:textId="11CFB425" w:rsidR="009A2659" w:rsidRPr="00BA1179" w:rsidRDefault="00000000" w:rsidP="00A44E5A">
      <w:pPr>
        <w:pStyle w:val="Heading2"/>
      </w:pPr>
      <w:bookmarkStart w:id="89" w:name="_Toc236342146"/>
      <w:r w:rsidRPr="00BA1179">
        <w:t>The Decision Space: Actions and Their Evaluation</w:t>
      </w:r>
      <w:bookmarkEnd w:id="89"/>
    </w:p>
    <w:p w14:paraId="2406E5A9" w14:textId="3BAC2F91" w:rsidR="00BB15F3" w:rsidRPr="00BA1179" w:rsidRDefault="00000000">
      <w:pPr>
        <w:pStyle w:val="ParText"/>
      </w:pPr>
      <w:r w:rsidRPr="00BA1179">
        <w:t>The concept hierarchy of the previous section supplies the vocabulary over which decision rules are written; the output of those rules is ultimately an assignment of intensities to concrete actions. This section therefore fixes the decision space in two steps: first the vocabulary of interventions that can be ordered at all, then the cost model, the acceptance rule, and the uncertainty treatment by which candidate assignments over that vocabulary are judged.</w:t>
      </w:r>
    </w:p>
    <w:p w14:paraId="2468390F" w14:textId="0BFBB323" w:rsidR="00D45046" w:rsidRPr="00BA1179" w:rsidRDefault="00D45046" w:rsidP="00CA0A52">
      <w:pPr>
        <w:pStyle w:val="Heading3"/>
      </w:pPr>
      <w:bookmarkStart w:id="90" w:name="_Toc236342147"/>
      <w:r w:rsidRPr="00BA1179">
        <w:lastRenderedPageBreak/>
        <w:t>Actions and Interventions in Wildfire Decision Support</w:t>
      </w:r>
      <w:bookmarkEnd w:id="90"/>
    </w:p>
    <w:p w14:paraId="19F52DBF" w14:textId="1C29CEA0" w:rsidR="000440C1" w:rsidRPr="00BA1179" w:rsidRDefault="00000000" w:rsidP="0007627B">
      <w:pPr>
        <w:pStyle w:val="ParText"/>
      </w:pPr>
      <w:r w:rsidRPr="00BA1179">
        <w:t xml:space="preserve">A wildfire DSS is operationally useful only if its outputs correspond to orders that an incident commander can issue. The decision space of DisasterAware is therefore built from a fixed vocabulary of intervention types, each applied with an intensity over the grid, so that every rule developed in the later chapters binds to a concrete, executable action </w:t>
      </w:r>
      <w:sdt>
        <w:sdtPr>
          <w:id w:val="815597048"/>
          <w:citation/>
        </w:sdtPr>
        <w:sdtContent>
          <w:r w:rsidRPr="00BA1179">
            <w:fldChar w:fldCharType="begin"/>
          </w:r>
          <w:r w:rsidRPr="00BA1179">
            <w:instrText xml:space="preserve"> CITATION ThompsonCalkin2011 \l 1055  \m PachecoEtAl2015 </w:instrText>
          </w:r>
          <w:r w:rsidRPr="00BA1179">
            <w:fldChar w:fldCharType="separate"/>
          </w:r>
          <w:r w:rsidR="008B09EB">
            <w:rPr>
              <w:noProof/>
            </w:rPr>
            <w:t>(Thompson &amp; Calkin, 2011; Pacheco, 2015)</w:t>
          </w:r>
          <w:r w:rsidRPr="00BA1179">
            <w:fldChar w:fldCharType="end"/>
          </w:r>
        </w:sdtContent>
      </w:sdt>
      <w:r w:rsidRPr="00BA1179">
        <w:t xml:space="preserve">. Six intervention types cover the levers reported in the wildfire response literature. </w:t>
      </w:r>
    </w:p>
    <w:p w14:paraId="47D27CF3" w14:textId="74A86D59" w:rsidR="0007627B" w:rsidRDefault="00000000" w:rsidP="0007627B">
      <w:pPr>
        <w:pStyle w:val="ParText"/>
        <w:rPr>
          <w:b/>
          <w:bCs/>
        </w:rPr>
      </w:pPr>
      <w:r w:rsidRPr="00BA1179">
        <w:fldChar w:fldCharType="begin"/>
      </w:r>
      <w:r w:rsidRPr="00BA1179">
        <w:instrText xml:space="preserve"> REF _Ref300000202 \h </w:instrText>
      </w:r>
      <w:r w:rsidRPr="00BA1179">
        <w:fldChar w:fldCharType="separate"/>
      </w:r>
      <w:r w:rsidR="008B09EB" w:rsidRPr="00BA1179">
        <w:t xml:space="preserve">Table </w:t>
      </w:r>
      <w:r w:rsidR="008B09EB">
        <w:rPr>
          <w:noProof/>
        </w:rPr>
        <w:t>2</w:t>
      </w:r>
      <w:r w:rsidR="008B09EB">
        <w:t>.</w:t>
      </w:r>
      <w:r w:rsidR="008B09EB">
        <w:rPr>
          <w:noProof/>
        </w:rPr>
        <w:t>4</w:t>
      </w:r>
      <w:r w:rsidRPr="00BA1179">
        <w:fldChar w:fldCharType="end"/>
      </w:r>
      <w:r w:rsidRPr="00BA1179">
        <w:t xml:space="preserve"> lists each type, the concrete orders it represents, </w:t>
      </w:r>
      <w:r w:rsidR="00761E08">
        <w:t>the input-level effect through which it acts on the simulation input</w:t>
      </w:r>
      <w:r w:rsidRPr="00BA1179">
        <w:t xml:space="preserve">s, and the literature that grounds it. The list is short and closed at the level of types, which keeps the action vocabulary interpretable and allows every recommendation to be read as an executable order; </w:t>
      </w:r>
      <w:r w:rsidRPr="00BA1179">
        <w:rPr>
          <w:b/>
          <w:bCs/>
        </w:rPr>
        <w:t>openness enters not through the invention of new types but through the generation of new rules over the same types.</w:t>
      </w:r>
    </w:p>
    <w:p w14:paraId="699CB27F" w14:textId="674B72AF" w:rsidR="00EE6BC5" w:rsidRDefault="00335093" w:rsidP="00EE6BC5">
      <w:pPr>
        <w:pStyle w:val="ParText"/>
      </w:pPr>
      <w:r>
        <w:t xml:space="preserve">Beyond these six doctrine intervention types, the simulator implements a small library of discoverable actuators, water drafting, aerial retardant drop, and tactical burn, whose physical effects are validated in the engine but which no seed rule orders. These actuators are announced to the generative stage together with their map availability, so a water-dependent tactic is offered only where the map carries a water body. A rule that recruits one of them records the system reaching beyond its seeded doctrine into a validated capability, and it enters the rule base only through the verification gates of </w:t>
      </w:r>
      <w:r w:rsidR="00EE6BC5">
        <w:t>Section</w:t>
      </w:r>
      <w:r w:rsidR="00EE6BC5">
        <w:t xml:space="preserve"> </w:t>
      </w:r>
      <w:r w:rsidR="00EE6BC5">
        <w:fldChar w:fldCharType="begin"/>
      </w:r>
      <w:r w:rsidR="00EE6BC5">
        <w:instrText xml:space="preserve"> REF _Ref236090998 \r \h </w:instrText>
      </w:r>
      <w:r w:rsidR="00EE6BC5">
        <w:fldChar w:fldCharType="separate"/>
      </w:r>
      <w:r w:rsidR="008B09EB">
        <w:t>4.5</w:t>
      </w:r>
      <w:r w:rsidR="00EE6BC5">
        <w:fldChar w:fldCharType="end"/>
      </w:r>
      <w:r w:rsidR="00EE6BC5">
        <w:t>.</w:t>
      </w:r>
      <w:r w:rsidR="00EE6BC5">
        <w:t xml:space="preserve"> The generative stage never defines a new physical effect; it composes and deploys the effects the simulator already provides.</w:t>
      </w:r>
    </w:p>
    <w:p w14:paraId="5432E06F" w14:textId="522F04D4" w:rsidR="00156FCD" w:rsidRPr="00BA1179" w:rsidRDefault="00000000">
      <w:pPr>
        <w:pStyle w:val="Caption"/>
      </w:pPr>
      <w:bookmarkStart w:id="91" w:name="_Ref300000202"/>
      <w:bookmarkStart w:id="92" w:name="_Toc236342203"/>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91"/>
      <w:r w:rsidRPr="00BA1179">
        <w:t xml:space="preserve"> Intervention types, representative orders, and input-level effects</w:t>
      </w:r>
      <w:bookmarkEnd w:id="92"/>
    </w:p>
    <w:tbl>
      <w:tblPr>
        <w:tblStyle w:val="PlainTable2"/>
        <w:tblW w:w="5000" w:type="pct"/>
        <w:tblLook w:val="04A0" w:firstRow="1" w:lastRow="0" w:firstColumn="1" w:lastColumn="0" w:noHBand="0" w:noVBand="1"/>
      </w:tblPr>
      <w:tblGrid>
        <w:gridCol w:w="2836"/>
        <w:gridCol w:w="2578"/>
        <w:gridCol w:w="2633"/>
      </w:tblGrid>
      <w:tr w:rsidR="001048D3" w:rsidRPr="00BA1179" w14:paraId="26059680" w14:textId="77777777" w:rsidTr="00E216D6">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762" w:type="pct"/>
          </w:tcPr>
          <w:p w14:paraId="3ED8EEBF" w14:textId="44EC1108" w:rsidR="001048D3" w:rsidRPr="00BA1179" w:rsidRDefault="001048D3" w:rsidP="0067724C">
            <w:pPr>
              <w:pStyle w:val="TableText"/>
              <w:jc w:val="left"/>
            </w:pPr>
            <w:r w:rsidRPr="00BA1179">
              <w:t xml:space="preserve">Intervention </w:t>
            </w:r>
          </w:p>
        </w:tc>
        <w:tc>
          <w:tcPr>
            <w:tcW w:w="1602" w:type="pct"/>
          </w:tcPr>
          <w:p w14:paraId="234BE8D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Representative orders</w:t>
            </w:r>
          </w:p>
        </w:tc>
        <w:tc>
          <w:tcPr>
            <w:tcW w:w="1636" w:type="pct"/>
          </w:tcPr>
          <w:p w14:paraId="323100B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Input-level effect</w:t>
            </w:r>
          </w:p>
        </w:tc>
      </w:tr>
      <w:tr w:rsidR="001048D3" w:rsidRPr="00BA1179" w14:paraId="4CF6DB29"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3F6B70AF" w14:textId="46C3F609" w:rsidR="001048D3" w:rsidRPr="005F7DC1" w:rsidRDefault="001048D3" w:rsidP="0067724C">
            <w:pPr>
              <w:pStyle w:val="TableText"/>
              <w:jc w:val="left"/>
              <w:rPr>
                <w:i/>
                <w:iCs/>
                <w:lang w:val="fr-BE"/>
              </w:rPr>
            </w:pPr>
            <w:r w:rsidRPr="005F7DC1">
              <w:rPr>
                <w:lang w:val="fr-BE"/>
              </w:rPr>
              <w:t>Suppression effort</w:t>
            </w:r>
            <w:r w:rsidRPr="005F7DC1">
              <w:rPr>
                <w:i/>
                <w:iCs/>
                <w:lang w:val="fr-BE"/>
              </w:rPr>
              <w:t xml:space="preserve"> </w:t>
            </w:r>
            <w:sdt>
              <w:sdtPr>
                <w:rPr>
                  <w:i/>
                  <w:iCs/>
                </w:rPr>
                <w:id w:val="815608064"/>
                <w:citation/>
              </w:sdtPr>
              <w:sdtContent>
                <w:r w:rsidRPr="00BA1179">
                  <w:rPr>
                    <w:i/>
                    <w:iCs/>
                  </w:rPr>
                  <w:fldChar w:fldCharType="begin"/>
                </w:r>
                <w:r w:rsidRPr="005F7DC1">
                  <w:rPr>
                    <w:b w:val="0"/>
                    <w:bCs w:val="0"/>
                    <w:i/>
                    <w:iCs/>
                    <w:lang w:val="fr-BE"/>
                  </w:rPr>
                  <w:instrText xml:space="preserve"> CITATION Mar07 \l 1055 </w:instrText>
                </w:r>
                <w:r w:rsidRPr="00BA1179">
                  <w:rPr>
                    <w:i/>
                    <w:iCs/>
                  </w:rPr>
                  <w:fldChar w:fldCharType="separate"/>
                </w:r>
                <w:r w:rsidR="008B09EB" w:rsidRPr="008B09EB">
                  <w:rPr>
                    <w:noProof/>
                    <w:lang w:val="fr-BE"/>
                  </w:rPr>
                  <w:t>(Martell D. L., 2007)</w:t>
                </w:r>
                <w:r w:rsidRPr="00BA1179">
                  <w:rPr>
                    <w:i/>
                    <w:iCs/>
                  </w:rPr>
                  <w:fldChar w:fldCharType="end"/>
                </w:r>
              </w:sdtContent>
            </w:sdt>
          </w:p>
        </w:tc>
        <w:tc>
          <w:tcPr>
            <w:tcW w:w="1602" w:type="pct"/>
          </w:tcPr>
          <w:p w14:paraId="17CECEA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 xml:space="preserve">Direct attack on the active front; indirect attack with backburns </w:t>
            </w:r>
            <w:r w:rsidRPr="00BA1179">
              <w:lastRenderedPageBreak/>
              <w:t>and aerial retardant drops</w:t>
            </w:r>
          </w:p>
        </w:tc>
        <w:tc>
          <w:tcPr>
            <w:tcW w:w="1636" w:type="pct"/>
          </w:tcPr>
          <w:p w14:paraId="73DAB7C7"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lastRenderedPageBreak/>
              <w:t>Reduces local fire intensity and the ignition probability of neighboring cells</w:t>
            </w:r>
          </w:p>
        </w:tc>
      </w:tr>
      <w:tr w:rsidR="001048D3" w:rsidRPr="00BA1179" w14:paraId="30A402AC"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35428F75" w14:textId="395C0D9D" w:rsidR="001048D3" w:rsidRPr="00BA1179" w:rsidRDefault="001048D3" w:rsidP="0067724C">
            <w:pPr>
              <w:pStyle w:val="TableText"/>
              <w:jc w:val="left"/>
              <w:rPr>
                <w:i/>
                <w:iCs/>
              </w:rPr>
            </w:pPr>
            <w:r w:rsidRPr="00BA1179">
              <w:t>Resource deployment</w:t>
            </w:r>
            <w:r w:rsidRPr="00BA1179">
              <w:rPr>
                <w:i/>
                <w:iCs/>
              </w:rPr>
              <w:t xml:space="preserve"> </w:t>
            </w:r>
            <w:sdt>
              <w:sdtPr>
                <w:rPr>
                  <w:i/>
                  <w:iCs/>
                </w:rPr>
                <w:id w:val="815608073"/>
                <w:citation/>
              </w:sdtPr>
              <w:sdtContent>
                <w:r w:rsidRPr="00BA1179">
                  <w:rPr>
                    <w:i/>
                    <w:iCs/>
                  </w:rPr>
                  <w:fldChar w:fldCharType="begin"/>
                </w:r>
                <w:r w:rsidRPr="00BA1179">
                  <w:rPr>
                    <w:b w:val="0"/>
                    <w:bCs w:val="0"/>
                    <w:i/>
                    <w:iCs/>
                  </w:rPr>
                  <w:instrText xml:space="preserve"> CITATION Oliveira2022 \l 1055  \m Pais2021 </w:instrText>
                </w:r>
                <w:r w:rsidRPr="00BA1179">
                  <w:rPr>
                    <w:i/>
                    <w:iCs/>
                  </w:rPr>
                  <w:fldChar w:fldCharType="separate"/>
                </w:r>
                <w:r w:rsidR="008B09EB">
                  <w:rPr>
                    <w:noProof/>
                  </w:rPr>
                  <w:t>(Oliveira, Barros, Ager, &amp; Fernandes, 2022; Pais, Carrasco, Moudio, &amp; Shen, 2021)</w:t>
                </w:r>
                <w:r w:rsidRPr="00BA1179">
                  <w:rPr>
                    <w:i/>
                    <w:iCs/>
                  </w:rPr>
                  <w:fldChar w:fldCharType="end"/>
                </w:r>
              </w:sdtContent>
            </w:sdt>
          </w:p>
        </w:tc>
        <w:tc>
          <w:tcPr>
            <w:tcW w:w="1602" w:type="pct"/>
          </w:tcPr>
          <w:p w14:paraId="558653F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Dispatch, staging, and repositioning of crews, engines, and aircraft across regions</w:t>
            </w:r>
          </w:p>
        </w:tc>
        <w:tc>
          <w:tcPr>
            <w:tcW w:w="1636" w:type="pct"/>
          </w:tcPr>
          <w:p w14:paraId="1D5124F9"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Changes the suppression capacity available to each region</w:t>
            </w:r>
          </w:p>
        </w:tc>
      </w:tr>
      <w:tr w:rsidR="001048D3" w:rsidRPr="00BA1179" w14:paraId="2C9B68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1F073EE7" w14:textId="4825BC2B" w:rsidR="001048D3" w:rsidRPr="00BA1179" w:rsidRDefault="001048D3" w:rsidP="0067724C">
            <w:pPr>
              <w:pStyle w:val="TableText"/>
              <w:jc w:val="left"/>
              <w:rPr>
                <w:i/>
                <w:iCs/>
              </w:rPr>
            </w:pPr>
            <w:r w:rsidRPr="00BA1179">
              <w:t>Containment line</w:t>
            </w:r>
            <w:r w:rsidRPr="00BA1179">
              <w:rPr>
                <w:i/>
                <w:iCs/>
              </w:rPr>
              <w:t xml:space="preserve"> </w:t>
            </w:r>
            <w:sdt>
              <w:sdtPr>
                <w:rPr>
                  <w:i/>
                  <w:iCs/>
                </w:rPr>
                <w:id w:val="815608082"/>
                <w:citation/>
              </w:sdtPr>
              <w:sdtContent>
                <w:r w:rsidRPr="00BA1179">
                  <w:rPr>
                    <w:i/>
                    <w:iCs/>
                  </w:rPr>
                  <w:fldChar w:fldCharType="begin"/>
                </w:r>
                <w:r w:rsidRPr="00BA1179">
                  <w:rPr>
                    <w:b w:val="0"/>
                    <w:bCs w:val="0"/>
                    <w:i/>
                    <w:iCs/>
                  </w:rPr>
                  <w:instrText xml:space="preserve"> CITATION Ager2010 \l 1055 </w:instrText>
                </w:r>
                <w:r w:rsidRPr="00BA1179">
                  <w:rPr>
                    <w:i/>
                    <w:iCs/>
                  </w:rPr>
                  <w:fldChar w:fldCharType="separate"/>
                </w:r>
                <w:r w:rsidR="008B09EB">
                  <w:rPr>
                    <w:noProof/>
                  </w:rPr>
                  <w:t>(Ager, Vaillant, &amp; Finney, 2010)</w:t>
                </w:r>
                <w:r w:rsidRPr="00BA1179">
                  <w:rPr>
                    <w:i/>
                    <w:iCs/>
                  </w:rPr>
                  <w:fldChar w:fldCharType="end"/>
                </w:r>
              </w:sdtContent>
            </w:sdt>
          </w:p>
        </w:tc>
        <w:tc>
          <w:tcPr>
            <w:tcW w:w="1602" w:type="pct"/>
          </w:tcPr>
          <w:p w14:paraId="7404E32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Firebreak construction and control-line placement along selected boundaries</w:t>
            </w:r>
          </w:p>
        </w:tc>
        <w:tc>
          <w:tcPr>
            <w:tcW w:w="1636" w:type="pct"/>
          </w:tcPr>
          <w:p w14:paraId="7A8B5B0E"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Removes fuel along the line and blocks propagation paths</w:t>
            </w:r>
          </w:p>
        </w:tc>
      </w:tr>
      <w:tr w:rsidR="001048D3" w:rsidRPr="00BA1179" w14:paraId="4C646443"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60FF29D9" w14:textId="3C71FBB2" w:rsidR="001048D3" w:rsidRPr="00BA1179" w:rsidRDefault="001048D3" w:rsidP="0067724C">
            <w:pPr>
              <w:pStyle w:val="TableText"/>
              <w:jc w:val="left"/>
              <w:rPr>
                <w:i/>
                <w:iCs/>
              </w:rPr>
            </w:pPr>
            <w:r w:rsidRPr="00BA1179">
              <w:t>Asset protection</w:t>
            </w:r>
            <w:r w:rsidRPr="00BA1179">
              <w:rPr>
                <w:i/>
                <w:iCs/>
              </w:rPr>
              <w:t xml:space="preserve"> </w:t>
            </w:r>
            <w:sdt>
              <w:sdtPr>
                <w:rPr>
                  <w:i/>
                  <w:iCs/>
                </w:rPr>
                <w:id w:val="815608091"/>
                <w:citation/>
              </w:sdtPr>
              <w:sdtContent>
                <w:r w:rsidRPr="00BA1179">
                  <w:rPr>
                    <w:i/>
                    <w:iCs/>
                  </w:rPr>
                  <w:fldChar w:fldCharType="begin"/>
                </w:r>
                <w:r w:rsidRPr="00BA1179">
                  <w:rPr>
                    <w:b w:val="0"/>
                    <w:bCs w:val="0"/>
                    <w:i/>
                    <w:iCs/>
                  </w:rPr>
                  <w:instrText xml:space="preserve"> CITATION Calkin2021 \l 1055  \m NoonanWright2011 </w:instrText>
                </w:r>
                <w:r w:rsidRPr="00BA1179">
                  <w:rPr>
                    <w:i/>
                    <w:iCs/>
                  </w:rPr>
                  <w:fldChar w:fldCharType="separate"/>
                </w:r>
                <w:r w:rsidR="008B09EB">
                  <w:rPr>
                    <w:noProof/>
                  </w:rPr>
                  <w:t>(Calkin, O'Connor, Thompson, &amp; Stratton, 2021; Noonan-Wright, et al., 2011)</w:t>
                </w:r>
                <w:r w:rsidRPr="00BA1179">
                  <w:rPr>
                    <w:i/>
                    <w:iCs/>
                  </w:rPr>
                  <w:fldChar w:fldCharType="end"/>
                </w:r>
              </w:sdtContent>
            </w:sdt>
          </w:p>
        </w:tc>
        <w:tc>
          <w:tcPr>
            <w:tcW w:w="1602" w:type="pct"/>
          </w:tcPr>
          <w:p w14:paraId="37F54BEA"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Point protection of structures and critical infrastructure in the fire path</w:t>
            </w:r>
          </w:p>
        </w:tc>
        <w:tc>
          <w:tcPr>
            <w:tcW w:w="1636" w:type="pct"/>
          </w:tcPr>
          <w:p w14:paraId="586E20E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Lowers the loss suffered by a protected asset if the fire reaches it</w:t>
            </w:r>
          </w:p>
        </w:tc>
      </w:tr>
      <w:tr w:rsidR="001048D3" w:rsidRPr="00BA1179" w14:paraId="631A31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42674CB6" w14:textId="6411D5F6" w:rsidR="001048D3" w:rsidRPr="00BA1179" w:rsidRDefault="001048D3" w:rsidP="0067724C">
            <w:pPr>
              <w:pStyle w:val="TableText"/>
              <w:jc w:val="left"/>
              <w:rPr>
                <w:i/>
                <w:iCs/>
              </w:rPr>
            </w:pPr>
            <w:r w:rsidRPr="00BA1179">
              <w:t>Evacuation</w:t>
            </w:r>
            <w:r w:rsidRPr="00BA1179">
              <w:rPr>
                <w:i/>
                <w:iCs/>
              </w:rPr>
              <w:t xml:space="preserve"> </w:t>
            </w:r>
            <w:sdt>
              <w:sdtPr>
                <w:rPr>
                  <w:i/>
                  <w:iCs/>
                </w:rPr>
                <w:id w:val="815608100"/>
                <w:citation/>
              </w:sdtPr>
              <w:sdtContent>
                <w:r w:rsidRPr="00BA1179">
                  <w:rPr>
                    <w:i/>
                    <w:iCs/>
                  </w:rPr>
                  <w:fldChar w:fldCharType="begin"/>
                </w:r>
                <w:r w:rsidRPr="00BA1179">
                  <w:rPr>
                    <w:b w:val="0"/>
                    <w:bCs w:val="0"/>
                    <w:i/>
                    <w:iCs/>
                  </w:rPr>
                  <w:instrText xml:space="preserve"> CITATION Tur04 \l 1055 </w:instrText>
                </w:r>
                <w:r w:rsidRPr="00BA1179">
                  <w:rPr>
                    <w:i/>
                    <w:iCs/>
                  </w:rPr>
                  <w:fldChar w:fldCharType="separate"/>
                </w:r>
                <w:r w:rsidR="008B09EB">
                  <w:rPr>
                    <w:noProof/>
                  </w:rPr>
                  <w:t>(Turoff, 2004)</w:t>
                </w:r>
                <w:r w:rsidRPr="00BA1179">
                  <w:rPr>
                    <w:i/>
                    <w:iCs/>
                  </w:rPr>
                  <w:fldChar w:fldCharType="end"/>
                </w:r>
              </w:sdtContent>
            </w:sdt>
          </w:p>
        </w:tc>
        <w:tc>
          <w:tcPr>
            <w:tcW w:w="1602" w:type="pct"/>
          </w:tcPr>
          <w:p w14:paraId="0FF6AAF3"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Evacuation orders, shelter-in-place, staging of the exposed population</w:t>
            </w:r>
          </w:p>
        </w:tc>
        <w:tc>
          <w:tcPr>
            <w:tcW w:w="1636" w:type="pct"/>
          </w:tcPr>
          <w:p w14:paraId="0508F509"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Reduces population exposure in threatened cells</w:t>
            </w:r>
          </w:p>
        </w:tc>
      </w:tr>
      <w:tr w:rsidR="001048D3" w:rsidRPr="00BA1179" w14:paraId="7DE15770"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7EE45BF4" w14:textId="3B2C6E9D" w:rsidR="001048D3" w:rsidRPr="00BA1179" w:rsidRDefault="001048D3" w:rsidP="0067724C">
            <w:pPr>
              <w:pStyle w:val="TableText"/>
              <w:jc w:val="left"/>
              <w:rPr>
                <w:i/>
                <w:iCs/>
              </w:rPr>
            </w:pPr>
            <w:r w:rsidRPr="00BA1179">
              <w:t>Public warning</w:t>
            </w:r>
            <w:r w:rsidRPr="00BA1179">
              <w:rPr>
                <w:i/>
                <w:iCs/>
              </w:rPr>
              <w:t xml:space="preserve"> </w:t>
            </w:r>
            <w:sdt>
              <w:sdtPr>
                <w:rPr>
                  <w:i/>
                  <w:iCs/>
                </w:rPr>
                <w:id w:val="815608109"/>
                <w:citation/>
              </w:sdtPr>
              <w:sdtContent>
                <w:r w:rsidRPr="00BA1179">
                  <w:rPr>
                    <w:i/>
                    <w:iCs/>
                  </w:rPr>
                  <w:fldChar w:fldCharType="begin"/>
                </w:r>
                <w:r w:rsidRPr="00BA1179">
                  <w:rPr>
                    <w:b w:val="0"/>
                    <w:bCs w:val="0"/>
                    <w:i/>
                    <w:iCs/>
                  </w:rPr>
                  <w:instrText xml:space="preserve"> CITATION Comfort2019 \l 1055 </w:instrText>
                </w:r>
                <w:r w:rsidRPr="00BA1179">
                  <w:rPr>
                    <w:i/>
                    <w:iCs/>
                  </w:rPr>
                  <w:fldChar w:fldCharType="separate"/>
                </w:r>
                <w:r w:rsidR="008B09EB">
                  <w:rPr>
                    <w:noProof/>
                  </w:rPr>
                  <w:t>(Comfort, Boin, &amp; Demchak, 2010)</w:t>
                </w:r>
                <w:r w:rsidRPr="00BA1179">
                  <w:rPr>
                    <w:i/>
                    <w:iCs/>
                  </w:rPr>
                  <w:fldChar w:fldCharType="end"/>
                </w:r>
              </w:sdtContent>
            </w:sdt>
          </w:p>
        </w:tc>
        <w:tc>
          <w:tcPr>
            <w:tcW w:w="1602" w:type="pct"/>
          </w:tcPr>
          <w:p w14:paraId="19A88F10"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Alerts and information updates issued to the affected public</w:t>
            </w:r>
          </w:p>
        </w:tc>
        <w:tc>
          <w:tcPr>
            <w:tcW w:w="1636" w:type="pct"/>
          </w:tcPr>
          <w:p w14:paraId="7285102F"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Raises preparedness and shortens evacuation lead time</w:t>
            </w:r>
          </w:p>
        </w:tc>
      </w:tr>
    </w:tbl>
    <w:p w14:paraId="3DE0E026" w14:textId="77777777" w:rsidR="0067724C" w:rsidRPr="00BA1179" w:rsidRDefault="0067724C" w:rsidP="0007627B">
      <w:pPr>
        <w:pStyle w:val="ParText"/>
      </w:pPr>
    </w:p>
    <w:p w14:paraId="6D5860C7" w14:textId="64B0B3DD" w:rsidR="00733E7F" w:rsidRPr="00BA1179" w:rsidRDefault="00000000" w:rsidP="0007627B">
      <w:pPr>
        <w:pStyle w:val="ParText"/>
      </w:pPr>
      <w:r w:rsidRPr="00BA1179">
        <w:t xml:space="preserve">Inaction is not modeled as a seventh type. No-intervention is the zero-intensity point of every type rather than a separate alternative, which keeps the decision space continuous and lets the cost model of this section price inaction the same way it prices action. The design has two practical consequences. First, deliberate restraint becomes an explicit, costed recommendation rather than a silent default, and the operator can verify that action was evaluated and that restraint carried the lower </w:t>
      </w:r>
      <w:r w:rsidRPr="00BA1179">
        <w:lastRenderedPageBreak/>
        <w:t>expected cost. Second, the adaptation loop can move continuously between restraint and engagement, since raising an intensity from zero requires no structural change to the decision but only a different point in the same intervention field.</w:t>
      </w:r>
    </w:p>
    <w:p w14:paraId="4ADA182C" w14:textId="6ECB1141" w:rsidR="009A2659" w:rsidRPr="00BA1179" w:rsidRDefault="00000000" w:rsidP="00A44E5A">
      <w:pPr>
        <w:pStyle w:val="ParText"/>
      </w:pPr>
      <w:r w:rsidRPr="00BA1179">
        <w:t>A decision layer requires an explicit evaluation criterion before it can adapt, since every candidate intervention must reduce to a scalar measure of expected cost. This section grounds the cost model of DisasterAware; the acceptance mechanism, the uncertainty treatment, and the sensitivity analysis that build on it are developed in the design and evaluation chapters.</w:t>
      </w:r>
    </w:p>
    <w:p w14:paraId="2BDE3E6E" w14:textId="77777777" w:rsidR="009A2659" w:rsidRPr="00BA1179" w:rsidRDefault="00000000" w:rsidP="00A44E5A">
      <w:pPr>
        <w:pStyle w:val="Heading3"/>
      </w:pPr>
      <w:bookmarkStart w:id="93" w:name="_Toc236342148"/>
      <w:r w:rsidRPr="00BA1179">
        <w:t>Decision Cost and Its Components</w:t>
      </w:r>
      <w:bookmarkEnd w:id="93"/>
    </w:p>
    <w:p w14:paraId="080DD1C3" w14:textId="24DB0635" w:rsidR="009A2659" w:rsidRPr="00BA1179" w:rsidRDefault="00000000" w:rsidP="00A44E5A">
      <w:pPr>
        <w:pStyle w:val="ParText"/>
      </w:pPr>
      <w:r w:rsidRPr="00BA1179">
        <w:t>A candidate intervention is evaluated through its expected cost. Wildfire economics quantifies this through the cost-plus-loss principle</w:t>
      </w:r>
      <w:r w:rsidR="0033073D">
        <w:t>.</w:t>
      </w:r>
      <w:r w:rsidRPr="00BA1179">
        <w:t xml:space="preserve"> The total cost of a response comprises the expenditure on suppression and the net value lost to the fire </w:t>
      </w:r>
      <w:sdt>
        <w:sdtPr>
          <w:id w:val="815583507"/>
          <w:citation/>
        </w:sdtPr>
        <w:sdtContent>
          <w:r w:rsidRPr="00BA1179">
            <w:fldChar w:fldCharType="begin"/>
          </w:r>
          <w:r w:rsidRPr="00BA1179">
            <w:instrText xml:space="preserve"> CITATION Mar07 \l 1055  \m ThompsonCalkin2011 </w:instrText>
          </w:r>
          <w:r w:rsidRPr="00BA1179">
            <w:fldChar w:fldCharType="separate"/>
          </w:r>
          <w:r w:rsidR="008B09EB">
            <w:rPr>
              <w:noProof/>
            </w:rPr>
            <w:t>(Martell D. L., 2007; Thompson &amp; Calkin, 2011)</w:t>
          </w:r>
          <w:r w:rsidRPr="00BA1179">
            <w:fldChar w:fldCharType="end"/>
          </w:r>
        </w:sdtContent>
      </w:sdt>
      <w:r w:rsidRPr="00BA1179">
        <w:t xml:space="preserve">. DisasterAware adopts the same additive form, so the cost of a decision is the weighted sum of the response effort it spends and the losses it fails to prevent, in the form given in </w:t>
      </w:r>
      <w:r w:rsidRPr="00BA1179">
        <w:fldChar w:fldCharType="begin"/>
      </w:r>
      <w:r w:rsidRPr="00BA1179">
        <w:instrText xml:space="preserve"> REF _RefEqB08 \h </w:instrText>
      </w:r>
      <w:r w:rsidRPr="00BA1179">
        <w:fldChar w:fldCharType="separate"/>
      </w:r>
      <w:r w:rsidR="008B09EB" w:rsidRPr="00BA1179">
        <w:t xml:space="preserve">( </w:t>
      </w:r>
      <w:r w:rsidR="008B09EB">
        <w:rPr>
          <w:noProof/>
        </w:rPr>
        <w:t>9</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4F0922D8" w14:textId="77777777">
        <w:tc>
          <w:tcPr>
            <w:tcW w:w="4547" w:type="pct"/>
            <w:vAlign w:val="center"/>
          </w:tcPr>
          <w:p w14:paraId="0757D7D4" w14:textId="4EE62F3D" w:rsidR="00E60383" w:rsidRPr="00BA1179" w:rsidRDefault="00B719EF" w:rsidP="00605AF3">
            <w:pPr>
              <w:pStyle w:val="ParEq"/>
            </w:pPr>
            <m:oMathPara>
              <m:oMath>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aln/>
                  </m:rPr>
                  <w:rPr>
                    <w:rFonts w:ascii="Cambria Math" w:hAnsi="Cambria Math"/>
                  </w:rPr>
                  <m:t>=</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e>
                </m:nary>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  </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∈[0,1]</m:t>
                </m:r>
              </m:oMath>
            </m:oMathPara>
          </w:p>
        </w:tc>
        <w:tc>
          <w:tcPr>
            <w:tcW w:w="453" w:type="pct"/>
            <w:vAlign w:val="center"/>
          </w:tcPr>
          <w:p w14:paraId="43312299" w14:textId="3A9A4DD7" w:rsidR="00E60383" w:rsidRPr="00BA1179" w:rsidRDefault="00000000" w:rsidP="00605AF3">
            <w:pPr>
              <w:pStyle w:val="ParEq"/>
            </w:pPr>
            <w:bookmarkStart w:id="94" w:name="_RefEqB08"/>
            <w:r w:rsidRPr="00BA1179">
              <w:t xml:space="preserve">( </w:t>
            </w:r>
            <w:r w:rsidRPr="00BA1179">
              <w:fldChar w:fldCharType="begin"/>
            </w:r>
            <w:r w:rsidRPr="00BA1179">
              <w:instrText xml:space="preserve"> SEQ ( \* ARABIC </w:instrText>
            </w:r>
            <w:r w:rsidRPr="00BA1179">
              <w:fldChar w:fldCharType="separate"/>
            </w:r>
            <w:r w:rsidR="008B09EB">
              <w:rPr>
                <w:noProof/>
              </w:rPr>
              <w:t>9</w:t>
            </w:r>
            <w:r w:rsidRPr="00BA1179">
              <w:fldChar w:fldCharType="end"/>
            </w:r>
            <w:r w:rsidRPr="00BA1179">
              <w:t xml:space="preserve"> )</w:t>
            </w:r>
            <w:bookmarkEnd w:id="94"/>
          </w:p>
        </w:tc>
      </w:tr>
    </w:tbl>
    <w:p w14:paraId="1534EA7A" w14:textId="64EF93BF" w:rsidR="009A2659" w:rsidRPr="00BA1179" w:rsidRDefault="00000000" w:rsidP="00A44E5A">
      <w:pPr>
        <w:pStyle w:val="ParText"/>
      </w:pPr>
      <w:r w:rsidRPr="00BA1179">
        <w:t xml:space="preserve">In </w:t>
      </w:r>
      <w:r w:rsidRPr="00BA1179">
        <w:fldChar w:fldCharType="begin"/>
      </w:r>
      <w:r w:rsidRPr="00BA1179">
        <w:instrText xml:space="preserve"> REF _RefEqB08 \h </w:instrText>
      </w:r>
      <w:r w:rsidRPr="00BA1179">
        <w:fldChar w:fldCharType="separate"/>
      </w:r>
      <w:r w:rsidR="008B09EB" w:rsidRPr="00BA1179">
        <w:t xml:space="preserve">( </w:t>
      </w:r>
      <w:r w:rsidR="008B09EB">
        <w:rPr>
          <w:noProof/>
        </w:rPr>
        <w:t>9</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denotes the intervention field at decision step </w:t>
      </w:r>
      <m:oMath>
        <m:r>
          <w:rPr>
            <w:rFonts w:ascii="Cambria Math" w:hAnsi="Cambria Math"/>
          </w:rPr>
          <m:t>k</m:t>
        </m:r>
      </m:oMath>
      <w:r w:rsidRPr="00BA1179">
        <w:t xml:space="preserve">, realized in the implementation chapters as the DSS output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j</m:t>
            </m:r>
          </m:sub>
        </m:sSub>
      </m:oMath>
      <w:r w:rsidRPr="00BA1179">
        <w:t xml:space="preserve"> the individual loss and response terms, each normalized to [0,1],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their non-negative priority weights. The loss terms are the recognized values at risk in wildfire response. Burned area captures land and ecological loss; asset loss captures, in a single term, both the property of the wildland-urban interface and the power, roads and facilities whose failure cascades beyond the fire </w:t>
      </w:r>
      <w:sdt>
        <w:sdtPr>
          <w:id w:val="815583511"/>
          <w:citation/>
        </w:sdtPr>
        <w:sdtContent>
          <w:r w:rsidRPr="00BA1179">
            <w:fldChar w:fldCharType="begin"/>
          </w:r>
          <w:r w:rsidRPr="00BA1179">
            <w:instrText xml:space="preserve"> CITATION Pais2021 \l 1055 </w:instrText>
          </w:r>
          <w:r w:rsidRPr="00BA1179">
            <w:fldChar w:fldCharType="separate"/>
          </w:r>
          <w:r w:rsidR="008B09EB">
            <w:rPr>
              <w:noProof/>
            </w:rPr>
            <w:t>(Pais, Carrasco, Moudio, &amp; Shen, 2021)</w:t>
          </w:r>
          <w:r w:rsidRPr="00BA1179">
            <w:fldChar w:fldCharType="end"/>
          </w:r>
        </w:sdtContent>
      </w:sdt>
      <w:r w:rsidRPr="00BA1179">
        <w:t xml:space="preserve">; population exposure captures life safety; a response cost captures the resources committed by every ordered action, not only suppression; deployment, evacuation logistics, and public warning all contribute in proportion to the intensity at which they are applied, </w:t>
      </w:r>
      <w:r w:rsidRPr="00BA1179">
        <w:lastRenderedPageBreak/>
        <w:t xml:space="preserve">and deployed capacity is priced regardless of its eventual effectiveness, so that protective actions carry a nonzero cost for the adaptation loop; and a response-delay term penalizes slow action, measured as the average number of decision steps between a cell first exceeding the threat threshold and the first intervention reaching that cell. The components, their scope, and the rationale for their inclusion are compiled in </w:t>
      </w:r>
      <w:r w:rsidRPr="00BA1179">
        <w:fldChar w:fldCharType="begin"/>
      </w:r>
      <w:r w:rsidRPr="00BA1179">
        <w:instrText xml:space="preserve"> REF _RefTblC \h </w:instrText>
      </w:r>
      <w:r w:rsidRPr="00BA1179">
        <w:fldChar w:fldCharType="separate"/>
      </w:r>
      <w:r w:rsidR="008B09EB" w:rsidRPr="00BA1179">
        <w:t xml:space="preserve">Table </w:t>
      </w:r>
      <w:r w:rsidR="008B09EB">
        <w:rPr>
          <w:noProof/>
        </w:rPr>
        <w:t>2</w:t>
      </w:r>
      <w:r w:rsidR="008B09EB">
        <w:t>.</w:t>
      </w:r>
      <w:r w:rsidR="008B09EB">
        <w:rPr>
          <w:noProof/>
        </w:rPr>
        <w:t>5</w:t>
      </w:r>
      <w:r w:rsidRPr="00BA1179">
        <w:fldChar w:fldCharType="end"/>
      </w:r>
      <w:r w:rsidRPr="00BA1179">
        <w:t>.</w:t>
      </w:r>
    </w:p>
    <w:p w14:paraId="6738C78D" w14:textId="6B3E5798" w:rsidR="00DC608C" w:rsidRPr="00BA1179" w:rsidRDefault="00000000">
      <w:pPr>
        <w:pStyle w:val="ParText"/>
      </w:pPr>
      <w:r w:rsidRPr="00BA1179">
        <w:t xml:space="preserve">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are not free parameters. Their initial ordering follows the priority-setting literature</w:t>
      </w:r>
      <w:r w:rsidR="000F022C">
        <w:t xml:space="preserve"> </w:t>
      </w:r>
      <w:sdt>
        <w:sdtPr>
          <w:id w:val="1981798312"/>
          <w:citation/>
        </w:sdtPr>
        <w:sdtContent>
          <w:r w:rsidR="000F022C">
            <w:fldChar w:fldCharType="begin"/>
          </w:r>
          <w:r w:rsidR="000F022C">
            <w:instrText xml:space="preserve"> CITATION Dunn2017 \l 1033 </w:instrText>
          </w:r>
          <w:r w:rsidR="000F022C">
            <w:fldChar w:fldCharType="separate"/>
          </w:r>
          <w:r w:rsidR="008B09EB">
            <w:rPr>
              <w:noProof/>
            </w:rPr>
            <w:t>(Dunn, Calkin, &amp; Thompson, 2017)</w:t>
          </w:r>
          <w:r w:rsidR="000F022C">
            <w:fldChar w:fldCharType="end"/>
          </w:r>
        </w:sdtContent>
      </w:sdt>
      <w:r w:rsidRPr="00BA1179">
        <w:t xml:space="preserve">, using pairwise comparison in the tradition of the analytic hierarchy process over the doctrine of wildfire risk management </w:t>
      </w:r>
      <w:sdt>
        <w:sdtPr>
          <w:id w:val="815704123"/>
          <w:citation/>
        </w:sdtPr>
        <w:sdtContent>
          <w:r w:rsidRPr="00BA1179">
            <w:fldChar w:fldCharType="begin"/>
          </w:r>
          <w:r w:rsidRPr="00BA1179">
            <w:instrText xml:space="preserve"> CITATION Saaty1980 \l 1055  \m ThompsonCalkin2011 </w:instrText>
          </w:r>
          <w:r w:rsidRPr="00BA1179">
            <w:fldChar w:fldCharType="separate"/>
          </w:r>
          <w:r w:rsidR="008B09EB">
            <w:rPr>
              <w:noProof/>
            </w:rPr>
            <w:t>(Saaty, 1980; Thompson &amp; Calkin, 2011)</w:t>
          </w:r>
          <w:r w:rsidRPr="00BA1179">
            <w:fldChar w:fldCharType="end"/>
          </w:r>
        </w:sdtContent>
      </w:sdt>
      <w:r w:rsidRPr="00BA1179">
        <w:t xml:space="preserve">; the vector is then normalized to sum to one, as </w:t>
      </w:r>
      <w:r w:rsidRPr="00BA1179">
        <w:fldChar w:fldCharType="begin"/>
      </w:r>
      <w:r w:rsidRPr="00BA1179">
        <w:instrText xml:space="preserve"> REF _RefEqB08 \h </w:instrText>
      </w:r>
      <w:r w:rsidRPr="00BA1179">
        <w:fldChar w:fldCharType="separate"/>
      </w:r>
      <w:r w:rsidR="008B09EB" w:rsidRPr="00BA1179">
        <w:t xml:space="preserve">( </w:t>
      </w:r>
      <w:r w:rsidR="008B09EB">
        <w:rPr>
          <w:noProof/>
        </w:rPr>
        <w:t>9</w:t>
      </w:r>
      <w:r w:rsidR="008B09EB" w:rsidRPr="00BA1179">
        <w:t xml:space="preserve"> )</w:t>
      </w:r>
      <w:r w:rsidRPr="00BA1179">
        <w:fldChar w:fldCharType="end"/>
      </w:r>
      <w:r w:rsidRPr="00BA1179">
        <w:t xml:space="preserve"> requires, and the evaluation chapter subjects the choice to a sensitivity analysis so that no conclusion of this thesis hinges on a particular weighting. The initial vector used in this thesis is </w:t>
      </w:r>
      <m:oMath>
        <m:sSub>
          <m:sSubPr>
            <m:ctrlPr>
              <w:rPr>
                <w:rFonts w:ascii="Cambria Math" w:hAnsi="Cambria Math"/>
                <w:i/>
              </w:rPr>
            </m:ctrlPr>
          </m:sSubPr>
          <m:e>
            <m:r>
              <w:rPr>
                <w:rFonts w:ascii="Cambria Math" w:hAnsi="Cambria Math"/>
              </w:rPr>
              <m:t>w</m:t>
            </m:r>
          </m:e>
          <m:sub>
            <m:r>
              <w:rPr>
                <w:rFonts w:ascii="Cambria Math" w:hAnsi="Cambria Math"/>
              </w:rPr>
              <m:t>pop</m:t>
            </m:r>
          </m:sub>
        </m:sSub>
        <m:r>
          <w:rPr>
            <w:rFonts w:ascii="Cambria Math" w:hAnsi="Cambria Math"/>
          </w:rPr>
          <m:t xml:space="preserve"> = 0.30, </m:t>
        </m:r>
        <m:sSub>
          <m:sSubPr>
            <m:ctrlPr>
              <w:rPr>
                <w:rFonts w:ascii="Cambria Math" w:hAnsi="Cambria Math"/>
                <w:i/>
              </w:rPr>
            </m:ctrlPr>
          </m:sSubPr>
          <m:e>
            <m:r>
              <w:rPr>
                <w:rFonts w:ascii="Cambria Math" w:hAnsi="Cambria Math"/>
              </w:rPr>
              <m:t>w</m:t>
            </m:r>
          </m:e>
          <m:sub>
            <m:r>
              <w:rPr>
                <w:rFonts w:ascii="Cambria Math" w:hAnsi="Cambria Math"/>
              </w:rPr>
              <m:t>asset</m:t>
            </m:r>
          </m:sub>
        </m:sSub>
        <m:r>
          <w:rPr>
            <w:rFonts w:ascii="Cambria Math" w:hAnsi="Cambria Math"/>
          </w:rPr>
          <m:t xml:space="preserve"> = 0.25, </m:t>
        </m:r>
        <m:sSub>
          <m:sSubPr>
            <m:ctrlPr>
              <w:rPr>
                <w:rFonts w:ascii="Cambria Math" w:hAnsi="Cambria Math"/>
                <w:i/>
              </w:rPr>
            </m:ctrlPr>
          </m:sSubPr>
          <m:e>
            <m:r>
              <w:rPr>
                <w:rFonts w:ascii="Cambria Math" w:hAnsi="Cambria Math"/>
              </w:rPr>
              <m:t>w</m:t>
            </m:r>
          </m:e>
          <m:sub>
            <m:r>
              <w:rPr>
                <w:rFonts w:ascii="Cambria Math" w:hAnsi="Cambria Math"/>
              </w:rPr>
              <m:t>area</m:t>
            </m:r>
          </m:sub>
        </m:sSub>
        <m:r>
          <w:rPr>
            <w:rFonts w:ascii="Cambria Math" w:hAnsi="Cambria Math"/>
          </w:rPr>
          <m:t xml:space="preserve"> = 0.15, </m:t>
        </m:r>
        <m:sSub>
          <m:sSubPr>
            <m:ctrlPr>
              <w:rPr>
                <w:rFonts w:ascii="Cambria Math" w:hAnsi="Cambria Math"/>
                <w:i/>
              </w:rPr>
            </m:ctrlPr>
          </m:sSubPr>
          <m:e>
            <m:r>
              <w:rPr>
                <w:rFonts w:ascii="Cambria Math" w:hAnsi="Cambria Math"/>
              </w:rPr>
              <m:t>w</m:t>
            </m:r>
          </m:e>
          <m:sub>
            <m:r>
              <w:rPr>
                <w:rFonts w:ascii="Cambria Math" w:hAnsi="Cambria Math"/>
              </w:rPr>
              <m:t>resp</m:t>
            </m:r>
          </m:sub>
        </m:sSub>
        <m:r>
          <w:rPr>
            <w:rFonts w:ascii="Cambria Math" w:hAnsi="Cambria Math"/>
          </w:rPr>
          <m:t xml:space="preserve"> = 0.15, and </m:t>
        </m:r>
        <m:sSub>
          <m:sSubPr>
            <m:ctrlPr>
              <w:rPr>
                <w:rFonts w:ascii="Cambria Math" w:hAnsi="Cambria Math"/>
                <w:i/>
              </w:rPr>
            </m:ctrlPr>
          </m:sSubPr>
          <m:e>
            <m:r>
              <w:rPr>
                <w:rFonts w:ascii="Cambria Math" w:hAnsi="Cambria Math"/>
              </w:rPr>
              <m:t>w</m:t>
            </m:r>
          </m:e>
          <m:sub>
            <m:r>
              <w:rPr>
                <w:rFonts w:ascii="Cambria Math" w:hAnsi="Cambria Math"/>
              </w:rPr>
              <m:t>del</m:t>
            </m:r>
          </m:sub>
        </m:sSub>
        <m:r>
          <w:rPr>
            <w:rFonts w:ascii="Cambria Math" w:hAnsi="Cambria Math"/>
          </w:rPr>
          <m:t>= 0.15</m:t>
        </m:r>
      </m:oMath>
      <w:r w:rsidRPr="00BA1179">
        <w:t>, which places life safety first and asset protection second, in line with published incident-management priority orderings; the evaluation chapter perturbs each weight to confirm that the qualitative conclusions remain stable.</w:t>
      </w:r>
    </w:p>
    <w:p w14:paraId="25F6A110" w14:textId="5567105C" w:rsidR="001545DC" w:rsidRPr="00BA1179" w:rsidRDefault="00000000">
      <w:pPr>
        <w:pStyle w:val="Caption"/>
      </w:pPr>
      <w:bookmarkStart w:id="95" w:name="_RefTblC"/>
      <w:bookmarkStart w:id="96" w:name="_Toc236342204"/>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5</w:t>
      </w:r>
      <w:r w:rsidR="00A22191">
        <w:fldChar w:fldCharType="end"/>
      </w:r>
      <w:bookmarkEnd w:id="95"/>
      <w:r w:rsidRPr="00BA1179">
        <w:t xml:space="preserve"> Decision cost components, their scope, and their rationale</w:t>
      </w:r>
      <w:bookmarkEnd w:id="96"/>
    </w:p>
    <w:tbl>
      <w:tblPr>
        <w:tblStyle w:val="PlainTable2"/>
        <w:tblW w:w="5000" w:type="pct"/>
        <w:tblLook w:val="04A0" w:firstRow="1" w:lastRow="0" w:firstColumn="1" w:lastColumn="0" w:noHBand="0" w:noVBand="1"/>
      </w:tblPr>
      <w:tblGrid>
        <w:gridCol w:w="1352"/>
        <w:gridCol w:w="4320"/>
        <w:gridCol w:w="2375"/>
      </w:tblGrid>
      <w:tr w:rsidR="00616403" w:rsidRPr="00BA1179" w14:paraId="347EFC0F" w14:textId="77777777" w:rsidTr="00444FD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0" w:type="pct"/>
          </w:tcPr>
          <w:p w14:paraId="018DA427" w14:textId="2DAA9FAE" w:rsidR="00616403" w:rsidRPr="00BA1179" w:rsidRDefault="00616403">
            <w:pPr>
              <w:pStyle w:val="TableText"/>
            </w:pPr>
            <w:r w:rsidRPr="00BA1179">
              <w:t xml:space="preserve">Cost </w:t>
            </w:r>
          </w:p>
        </w:tc>
        <w:tc>
          <w:tcPr>
            <w:tcW w:w="2684" w:type="pct"/>
          </w:tcPr>
          <w:p w14:paraId="5A0CB4BF" w14:textId="382B5482"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What it prices</w:t>
            </w:r>
          </w:p>
        </w:tc>
        <w:tc>
          <w:tcPr>
            <w:tcW w:w="1476" w:type="pct"/>
          </w:tcPr>
          <w:p w14:paraId="00B036BB" w14:textId="30F768B3"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pPr>
            <w:r w:rsidRPr="00BA1179">
              <w:t xml:space="preserve">Normalization </w:t>
            </w:r>
          </w:p>
        </w:tc>
      </w:tr>
      <w:tr w:rsidR="00616403" w:rsidRPr="00BA1179" w14:paraId="2459997F"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0698A691" w14:textId="77777777" w:rsidR="00616403" w:rsidRPr="00BA1179" w:rsidRDefault="00616403">
            <w:pPr>
              <w:pStyle w:val="TableText"/>
            </w:pPr>
            <w:r w:rsidRPr="00BA1179">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area</m:t>
                  </m:r>
                </m:sub>
              </m:sSub>
            </m:oMath>
          </w:p>
        </w:tc>
        <w:tc>
          <w:tcPr>
            <w:tcW w:w="2684" w:type="pct"/>
          </w:tcPr>
          <w:p w14:paraId="4C98FE1E" w14:textId="651B9ADD"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Land and ecological loss over the affected cells. </w:t>
            </w:r>
            <w:sdt>
              <w:sdtPr>
                <w:rPr>
                  <w:i/>
                  <w:iCs/>
                </w:rPr>
                <w:id w:val="815668052"/>
                <w:citation/>
              </w:sdtPr>
              <w:sdtContent>
                <w:r w:rsidRPr="00BA1179">
                  <w:rPr>
                    <w:i/>
                    <w:iCs/>
                  </w:rPr>
                  <w:fldChar w:fldCharType="begin"/>
                </w:r>
                <w:r w:rsidRPr="00BA1179">
                  <w:rPr>
                    <w:i/>
                    <w:iCs/>
                  </w:rPr>
                  <w:instrText xml:space="preserve"> CITATION Mar07 \l 1055  \m ThompsonCalkin2011 </w:instrText>
                </w:r>
                <w:r w:rsidRPr="00BA1179">
                  <w:rPr>
                    <w:i/>
                    <w:iCs/>
                  </w:rPr>
                  <w:fldChar w:fldCharType="separate"/>
                </w:r>
                <w:r w:rsidR="008B09EB">
                  <w:rPr>
                    <w:noProof/>
                  </w:rPr>
                  <w:t>(Martell D. L., 2007; Thompson &amp; Calkin, 2011)</w:t>
                </w:r>
                <w:r w:rsidRPr="00BA1179">
                  <w:rPr>
                    <w:i/>
                    <w:iCs/>
                  </w:rPr>
                  <w:fldChar w:fldCharType="end"/>
                </w:r>
              </w:sdtContent>
            </w:sdt>
            <w:r w:rsidRPr="00BA1179">
              <w:rPr>
                <w:i/>
                <w:iCs/>
              </w:rPr>
              <w:t xml:space="preserve"> cost-plus-loss tradition</w:t>
            </w:r>
          </w:p>
        </w:tc>
        <w:tc>
          <w:tcPr>
            <w:tcW w:w="1476" w:type="pct"/>
          </w:tcPr>
          <w:p w14:paraId="4AE3AE52" w14:textId="3C1E3F0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Burned cells divided by the burnable cells of the scenario</w:t>
            </w:r>
          </w:p>
        </w:tc>
      </w:tr>
      <w:tr w:rsidR="00616403" w:rsidRPr="00BA1179" w14:paraId="2C144562"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8088503" w14:textId="77777777" w:rsidR="00616403" w:rsidRPr="00BA1179" w:rsidRDefault="00616403">
            <w:pPr>
              <w:pStyle w:val="TableText"/>
            </w:pPr>
            <w:r w:rsidRPr="00BA1179">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2684" w:type="pct"/>
          </w:tcPr>
          <w:p w14:paraId="0962BDB4" w14:textId="0B6B86D7"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Structures in the wildland-urban interface together with power, transport, and facilities whose failure cascades beyond the fire. </w:t>
            </w:r>
            <w:sdt>
              <w:sdtPr>
                <w:id w:val="815704116"/>
                <w:citation/>
              </w:sdtPr>
              <w:sdtEndPr>
                <w:rPr>
                  <w:i/>
                  <w:iCs/>
                </w:rPr>
              </w:sdtEndPr>
              <w:sdtContent>
                <w:r w:rsidRPr="00BA1179">
                  <w:rPr>
                    <w:i/>
                    <w:iCs/>
                  </w:rPr>
                  <w:fldChar w:fldCharType="begin"/>
                </w:r>
                <w:r w:rsidRPr="00BA1179">
                  <w:rPr>
                    <w:i/>
                    <w:iCs/>
                  </w:rPr>
                  <w:instrText xml:space="preserve"> CITATION Calkin2021 \l 1055  \m Pais2021 </w:instrText>
                </w:r>
                <w:r w:rsidRPr="00BA1179">
                  <w:rPr>
                    <w:i/>
                    <w:iCs/>
                  </w:rPr>
                  <w:fldChar w:fldCharType="separate"/>
                </w:r>
                <w:r w:rsidR="008B09EB">
                  <w:rPr>
                    <w:noProof/>
                  </w:rPr>
                  <w:t>(Calkin, O'Connor, Thompson, &amp; Stratton, 2021; Pais, Carrasco, Moudio, &amp; Shen, 2021)</w:t>
                </w:r>
                <w:r w:rsidRPr="00BA1179">
                  <w:rPr>
                    <w:i/>
                    <w:iCs/>
                  </w:rPr>
                  <w:fldChar w:fldCharType="end"/>
                </w:r>
              </w:sdtContent>
            </w:sdt>
            <w:r w:rsidRPr="00BA1179">
              <w:rPr>
                <w:i/>
                <w:iCs/>
              </w:rPr>
              <w:t xml:space="preserve"> values-at-risk doctrine and downstream protection value</w:t>
            </w:r>
          </w:p>
        </w:tc>
        <w:tc>
          <w:tcPr>
            <w:tcW w:w="1476" w:type="pct"/>
          </w:tcPr>
          <w:p w14:paraId="65F9AF13"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Value lost divided by the total exposed value</w:t>
            </w:r>
          </w:p>
        </w:tc>
      </w:tr>
      <w:tr w:rsidR="00616403" w:rsidRPr="00BA1179" w14:paraId="53F52011"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411A7BE9" w14:textId="77777777" w:rsidR="00616403" w:rsidRPr="00BA1179" w:rsidRDefault="00616403">
            <w:pPr>
              <w:pStyle w:val="TableText"/>
            </w:pPr>
            <w:r w:rsidRPr="00BA1179">
              <w:lastRenderedPageBreak/>
              <w:t xml:space="preserve">Population exposure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2684" w:type="pct"/>
          </w:tcPr>
          <w:p w14:paraId="7F00922F" w14:textId="7353D3EB"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Life safety of the exposed population. </w:t>
            </w:r>
            <w:sdt>
              <w:sdtPr>
                <w:rPr>
                  <w:i/>
                  <w:iCs/>
                </w:rPr>
                <w:id w:val="815668058"/>
                <w:citation/>
              </w:sdtPr>
              <w:sdtContent>
                <w:r w:rsidRPr="00BA1179">
                  <w:rPr>
                    <w:i/>
                    <w:iCs/>
                  </w:rPr>
                  <w:fldChar w:fldCharType="begin"/>
                </w:r>
                <w:r w:rsidRPr="00BA1179">
                  <w:rPr>
                    <w:i/>
                    <w:iCs/>
                  </w:rPr>
                  <w:instrText xml:space="preserve"> CITATION Tur04 \l 1055  \m Comfort2019 </w:instrText>
                </w:r>
                <w:r w:rsidRPr="00BA1179">
                  <w:rPr>
                    <w:i/>
                    <w:iCs/>
                  </w:rPr>
                  <w:fldChar w:fldCharType="separate"/>
                </w:r>
                <w:r w:rsidR="008B09EB">
                  <w:rPr>
                    <w:noProof/>
                  </w:rPr>
                  <w:t>(Turoff, 2004; Comfort, Boin, &amp; Demchak, 2010)</w:t>
                </w:r>
                <w:r w:rsidRPr="00BA1179">
                  <w:rPr>
                    <w:i/>
                    <w:iCs/>
                  </w:rPr>
                  <w:fldChar w:fldCharType="end"/>
                </w:r>
              </w:sdtContent>
            </w:sdt>
            <w:r w:rsidRPr="00BA1179">
              <w:rPr>
                <w:i/>
                <w:iCs/>
              </w:rPr>
              <w:t xml:space="preserve"> emergency management priority</w:t>
            </w:r>
          </w:p>
        </w:tc>
        <w:tc>
          <w:tcPr>
            <w:tcW w:w="1476" w:type="pct"/>
          </w:tcPr>
          <w:p w14:paraId="59C38A28"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Person-steps exposed divided by the population at risk times the horizon</w:t>
            </w:r>
          </w:p>
        </w:tc>
      </w:tr>
      <w:tr w:rsidR="00616403" w:rsidRPr="00BA1179" w14:paraId="792573D0"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DDC03EA" w14:textId="77777777" w:rsidR="00616403" w:rsidRPr="00BA1179" w:rsidRDefault="00616403">
            <w:pPr>
              <w:pStyle w:val="TableText"/>
            </w:pPr>
            <w:r w:rsidRPr="00BA1179">
              <w:t xml:space="preserve">Response cost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2684" w:type="pct"/>
          </w:tcPr>
          <w:p w14:paraId="194EA53A" w14:textId="01711333"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Every ordered action, priced by applied intensity, including deployment, evacuation logistics, and warning. </w:t>
            </w:r>
            <w:r w:rsidRPr="00BA1179">
              <w:rPr>
                <w:i/>
                <w:iCs/>
              </w:rPr>
              <w:t>Prevents the adaptation loop from treating protective actions as free</w:t>
            </w:r>
          </w:p>
        </w:tc>
        <w:tc>
          <w:tcPr>
            <w:tcW w:w="1476" w:type="pct"/>
          </w:tcPr>
          <w:p w14:paraId="3AAF8E88"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Committed capacity divided by the total available capacity</w:t>
            </w:r>
          </w:p>
        </w:tc>
      </w:tr>
      <w:tr w:rsidR="00616403" w:rsidRPr="00BA1179" w14:paraId="771B2ED9"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2CD8F949" w14:textId="77777777" w:rsidR="00616403" w:rsidRPr="00BA1179" w:rsidRDefault="00616403">
            <w:pPr>
              <w:pStyle w:val="TableText"/>
            </w:pPr>
            <w:r w:rsidRPr="00BA1179">
              <w:t xml:space="preserve">Response 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m:t>
                  </m:r>
                </m:sub>
              </m:sSub>
            </m:oMath>
          </w:p>
        </w:tc>
        <w:tc>
          <w:tcPr>
            <w:tcW w:w="2684" w:type="pct"/>
          </w:tcPr>
          <w:p w14:paraId="259598FF" w14:textId="20C3FF0B" w:rsidR="00616403" w:rsidRPr="00BA1179" w:rsidRDefault="00616403" w:rsidP="00933225">
            <w:pPr>
              <w:pStyle w:val="TableText"/>
              <w:cnfStyle w:val="000000100000" w:firstRow="0" w:lastRow="0" w:firstColumn="0" w:lastColumn="0" w:oddVBand="0" w:evenVBand="0" w:oddHBand="1" w:evenHBand="0" w:firstRowFirstColumn="0" w:firstRowLastColumn="0" w:lastRowFirstColumn="0" w:lastRowLastColumn="0"/>
            </w:pPr>
            <w:r w:rsidRPr="00BA1179">
              <w:t xml:space="preserve">Mean number of decision steps between threat onset in a cell and the first intervention reaching it. </w:t>
            </w:r>
            <w:sdt>
              <w:sdtPr>
                <w:id w:val="815668061"/>
                <w:citation/>
              </w:sdtPr>
              <w:sdtContent>
                <w:r w:rsidRPr="00BA1179">
                  <w:fldChar w:fldCharType="begin"/>
                </w:r>
                <w:r w:rsidRPr="00BA1179">
                  <w:instrText xml:space="preserve"> CITATION FrenchEtAl2019 \l 1055 </w:instrText>
                </w:r>
                <w:r w:rsidRPr="00BA1179">
                  <w:fldChar w:fldCharType="separate"/>
                </w:r>
                <w:r w:rsidR="008B09EB">
                  <w:rPr>
                    <w:noProof/>
                  </w:rPr>
                  <w:t>(French, Maule, &amp; Papamichail, 2019)</w:t>
                </w:r>
                <w:r w:rsidRPr="00BA1179">
                  <w:fldChar w:fldCharType="end"/>
                </w:r>
              </w:sdtContent>
            </w:sdt>
            <w:r w:rsidRPr="00BA1179">
              <w:t xml:space="preserve"> </w:t>
            </w:r>
            <w:r w:rsidRPr="00BA1179">
              <w:rPr>
                <w:i/>
                <w:iCs/>
              </w:rPr>
              <w:t>timeliness affects every other loss</w:t>
            </w:r>
          </w:p>
        </w:tc>
        <w:tc>
          <w:tcPr>
            <w:tcW w:w="1476" w:type="pct"/>
          </w:tcPr>
          <w:p w14:paraId="2FBE57F0"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Delay steps divided by the scenario horizon</w:t>
            </w:r>
          </w:p>
        </w:tc>
      </w:tr>
    </w:tbl>
    <w:p w14:paraId="782510AD" w14:textId="77777777" w:rsidR="000E1725" w:rsidRPr="00BA1179" w:rsidRDefault="000E1725" w:rsidP="00A44E5A">
      <w:pPr>
        <w:pStyle w:val="ParText"/>
      </w:pPr>
    </w:p>
    <w:p w14:paraId="2A140C7C" w14:textId="55379A5E" w:rsidR="009A2659" w:rsidRPr="00BA1179" w:rsidRDefault="00000000" w:rsidP="00A44E5A">
      <w:pPr>
        <w:pStyle w:val="ParText"/>
      </w:pPr>
      <w:r w:rsidRPr="00BA1179">
        <w:t>The terms are expressed in different units, such as area, monetary value, persons, and time; each term is therefore normalized to [0,1] with respect to a scenario reference scale before weighing. Without this normalization the weighted sum, and any sensitivity analysis over the weights, would lose meaning; the sensitivity analysis reported in the evaluation chapter relies on this property. The burned-area and asset-loss terms are disjoint by construction</w:t>
      </w:r>
      <w:r w:rsidR="00C512E9">
        <w:t>.</w:t>
      </w:r>
      <w:r w:rsidRPr="00BA1179">
        <w:t xml:space="preserve"> </w:t>
      </w:r>
      <w:r w:rsidR="00C512E9">
        <w:t>B</w:t>
      </w:r>
      <w:r w:rsidRPr="00BA1179">
        <w:t>urned area prices land and ecological loss only, while structure and infrastructure values are counted exclusively in their own terms, so no value is counted twice. The reference scales are stated per component in the last column of the cost table, so the terms become dimensionless and mutually summable before the weights apply.</w:t>
      </w:r>
    </w:p>
    <w:p w14:paraId="56001500" w14:textId="07B3F21B" w:rsidR="000976BF" w:rsidRPr="00BA1179" w:rsidRDefault="00000000">
      <w:pPr>
        <w:pStyle w:val="ParText"/>
      </w:pPr>
      <w:r w:rsidRPr="00BA1179">
        <w:t xml:space="preserve">These reference scales also make the model transferable to a live incident. In the field the static scenario totals are replaced by a rolling reference envelope, namely the burned area, the exposed value, and the exposed population that the spread </w:t>
      </w:r>
      <w:r w:rsidRPr="00BA1179">
        <w:lastRenderedPageBreak/>
        <w:t>forecast predicts for the current operational period if no intervention is ordered, which is the operational counterpart of probabilistic spread products already in use. Two safeguards keep the construction sound. All denominators are frozen at the start of each operational period, so the adaptation loop cannot improve its apparent score by shrinking its own reference, and every denominator is bounded below, so the ratios stay defined when little or no spread is forecast. Life safety is subject to one further safeguard</w:t>
      </w:r>
      <w:r w:rsidR="00C512E9">
        <w:t>.</w:t>
      </w:r>
      <w:r w:rsidRPr="00BA1179">
        <w:t xml:space="preserve"> </w:t>
      </w:r>
      <w:r w:rsidR="00AA15C3">
        <w:t>A</w:t>
      </w:r>
      <w:r w:rsidRPr="00BA1179">
        <w:t xml:space="preserve"> candidate whose predicted population exposure exceeds a hard ceiling is rejected at the acceptance gate outright, which aligns the weighted model with the doctrine that treats life safety as an inviolable constraint.</w:t>
      </w:r>
    </w:p>
    <w:p w14:paraId="5E2FB36F" w14:textId="560E0363" w:rsidR="009A2659" w:rsidRPr="00BA1179" w:rsidRDefault="00000000" w:rsidP="00A44E5A">
      <w:pPr>
        <w:pStyle w:val="ParText"/>
      </w:pPr>
      <w:r w:rsidRPr="00BA1179">
        <w:t>The component set is deliberately compact. Fewer terms would conceal trade-offs that commanders must weigh, while additional terms are unnecessary at operational granularity, since finer losses aggregate within the structure and infrastructure terms and are separated by the weights rather than by new components. A compact, interpretable sum allows the decision layer to evaluate candidates online and enables the operator to see why one intervention outranks another.</w:t>
      </w:r>
    </w:p>
    <w:p w14:paraId="2C8A9B73" w14:textId="77777777" w:rsidR="00E60383" w:rsidRPr="00BA1179" w:rsidRDefault="00000000">
      <w:pPr>
        <w:pStyle w:val="Heading3"/>
      </w:pPr>
      <w:bookmarkStart w:id="97" w:name="_Toc236342149"/>
      <w:r w:rsidRPr="00BA1179">
        <w:t>Satisficing Acceptance and the Graduated Fail-Safe</w:t>
      </w:r>
      <w:bookmarkEnd w:id="97"/>
    </w:p>
    <w:p w14:paraId="5C7A6298" w14:textId="00EC4A1E" w:rsidR="00E60383" w:rsidRDefault="00000000">
      <w:pPr>
        <w:pStyle w:val="ParText"/>
      </w:pPr>
      <w:r w:rsidRPr="00BA1179">
        <w:t xml:space="preserve">The cost model of the previous subsection serves as an acceptance criterion rather than as an objective for global optimization. Global minimization over a spatial decision field is computationally intractable under real-time constraints </w:t>
      </w:r>
      <w:sdt>
        <w:sdtPr>
          <w:id w:val="815619008"/>
          <w:citation/>
        </w:sdtPr>
        <w:sdtContent>
          <w:r w:rsidRPr="00BA1179">
            <w:fldChar w:fldCharType="begin"/>
          </w:r>
          <w:r w:rsidRPr="00BA1179">
            <w:instrText xml:space="preserve"> CITATION Pap87 \l 1055 </w:instrText>
          </w:r>
          <w:r w:rsidRPr="00BA1179">
            <w:fldChar w:fldCharType="separate"/>
          </w:r>
          <w:r w:rsidR="008B09EB">
            <w:rPr>
              <w:noProof/>
            </w:rPr>
            <w:t>(Papadimitriou &amp; Tsitsiklis, 1987)</w:t>
          </w:r>
          <w:r w:rsidRPr="00BA1179">
            <w:fldChar w:fldCharType="end"/>
          </w:r>
        </w:sdtContent>
      </w:sdt>
      <w:r w:rsidRPr="00BA1179">
        <w:t xml:space="preserve"> and presupposes information that incomplete observation cannot supply. DisasterAware follows the satisficing principle of bounded rationality </w:t>
      </w:r>
      <w:sdt>
        <w:sdtPr>
          <w:id w:val="815619010"/>
          <w:citation/>
        </w:sdtPr>
        <w:sdtContent>
          <w:r w:rsidRPr="00BA1179">
            <w:fldChar w:fldCharType="begin"/>
          </w:r>
          <w:r w:rsidRPr="00BA1179">
            <w:instrText xml:space="preserve"> CITATION Sim56 \l 1055  \m Gig01 </w:instrText>
          </w:r>
          <w:r w:rsidR="00F129F8">
            <w:instrText xml:space="preserve"> \m Simon1996</w:instrText>
          </w:r>
          <w:r w:rsidRPr="00BA1179">
            <w:fldChar w:fldCharType="separate"/>
          </w:r>
          <w:r w:rsidR="008B09EB">
            <w:rPr>
              <w:noProof/>
            </w:rPr>
            <w:t>(Simon H. A., 1956; Gigerenzer &amp; Selten, 2001; Simon H. , The Sciences of the Artificial, 1996)</w:t>
          </w:r>
          <w:r w:rsidRPr="00BA1179">
            <w:fldChar w:fldCharType="end"/>
          </w:r>
        </w:sdtContent>
      </w:sdt>
      <w:r w:rsidR="008572B6">
        <w:t>.</w:t>
      </w:r>
      <w:r w:rsidRPr="00BA1179">
        <w:t xml:space="preserve"> </w:t>
      </w:r>
      <w:r w:rsidR="008572B6">
        <w:t>A</w:t>
      </w:r>
      <w:r w:rsidRPr="00BA1179">
        <w:t xml:space="preserve"> candidate intervention is accepted as its expected cost clears an adaptive threshold, as </w:t>
      </w:r>
      <w:r w:rsidRPr="00BA1179">
        <w:fldChar w:fldCharType="begin"/>
      </w:r>
      <w:r w:rsidRPr="00BA1179">
        <w:instrText xml:space="preserve"> REF _RefEqB09 \h </w:instrText>
      </w:r>
      <w:r w:rsidRPr="00BA1179">
        <w:fldChar w:fldCharType="separate"/>
      </w:r>
      <w:r w:rsidR="008B09EB" w:rsidRPr="00444FDD">
        <w:t xml:space="preserve">( </w:t>
      </w:r>
      <w:r w:rsidR="008B09EB">
        <w:rPr>
          <w:noProof/>
        </w:rPr>
        <w:t>10</w:t>
      </w:r>
      <w:r w:rsidR="008B09EB" w:rsidRPr="00444FDD">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444FDD" w14:paraId="494D5058" w14:textId="77777777" w:rsidTr="00F129F8">
        <w:tc>
          <w:tcPr>
            <w:tcW w:w="4404" w:type="pct"/>
            <w:vAlign w:val="center"/>
          </w:tcPr>
          <w:p w14:paraId="5E253690" w14:textId="77777777" w:rsidR="00E60383" w:rsidRPr="00444FDD" w:rsidRDefault="00000000" w:rsidP="00444FDD">
            <w:pPr>
              <w:pStyle w:val="ParEq"/>
            </w:pPr>
            <m:oMathPara>
              <m:oMath>
                <m:r>
                  <m:rPr>
                    <m:sty m:val="p"/>
                  </m:rPr>
                  <w:rPr>
                    <w:rFonts w:ascii="Cambria Math" w:hAnsi="Cambria Math"/>
                  </w:rPr>
                  <m:t>accept(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 ⇔ </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596" w:type="pct"/>
            <w:vAlign w:val="center"/>
          </w:tcPr>
          <w:p w14:paraId="39E2B52D" w14:textId="06B97610" w:rsidR="00E60383" w:rsidRPr="00444FDD" w:rsidRDefault="00000000" w:rsidP="00444FDD">
            <w:pPr>
              <w:pStyle w:val="ParEq"/>
            </w:pPr>
            <w:bookmarkStart w:id="98" w:name="_RefEqB09"/>
            <w:r w:rsidRPr="00444FDD">
              <w:t xml:space="preserve">( </w:t>
            </w:r>
            <w:r w:rsidRPr="00444FDD">
              <w:fldChar w:fldCharType="begin"/>
            </w:r>
            <w:r w:rsidRPr="00444FDD">
              <w:instrText xml:space="preserve"> SEQ ( \* ARABIC </w:instrText>
            </w:r>
            <w:r w:rsidRPr="00444FDD">
              <w:fldChar w:fldCharType="separate"/>
            </w:r>
            <w:r w:rsidR="008B09EB">
              <w:rPr>
                <w:noProof/>
              </w:rPr>
              <w:t>10</w:t>
            </w:r>
            <w:r w:rsidRPr="00444FDD">
              <w:fldChar w:fldCharType="end"/>
            </w:r>
            <w:r w:rsidRPr="00444FDD">
              <w:t xml:space="preserve"> )</w:t>
            </w:r>
            <w:bookmarkEnd w:id="98"/>
          </w:p>
        </w:tc>
      </w:tr>
    </w:tbl>
    <w:p w14:paraId="3610275F" w14:textId="1942982D" w:rsidR="00E60383" w:rsidRPr="00BA1179" w:rsidRDefault="00000000">
      <w:pPr>
        <w:pStyle w:val="ParText"/>
      </w:pPr>
      <w:r w:rsidRPr="00BA1179">
        <w:t xml:space="preserve">In </w:t>
      </w:r>
      <w:r w:rsidRPr="00BA1179">
        <w:fldChar w:fldCharType="begin"/>
      </w:r>
      <w:r w:rsidRPr="00BA1179">
        <w:instrText xml:space="preserve"> REF _RefEqB09 \h </w:instrText>
      </w:r>
      <w:r w:rsidRPr="00BA1179">
        <w:fldChar w:fldCharType="separate"/>
      </w:r>
      <w:r w:rsidR="008B09EB" w:rsidRPr="00444FDD">
        <w:t xml:space="preserve">( </w:t>
      </w:r>
      <w:r w:rsidR="008B09EB">
        <w:rPr>
          <w:noProof/>
        </w:rPr>
        <w:t>10</w:t>
      </w:r>
      <w:r w:rsidR="008B09EB" w:rsidRPr="00444FDD">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θ</m:t>
            </m:r>
          </m:e>
          <m:sub>
            <m:r>
              <w:rPr>
                <w:rFonts w:ascii="Cambria Math" w:hAnsi="Cambria Math"/>
              </w:rPr>
              <m:t>k</m:t>
            </m:r>
          </m:sub>
        </m:sSub>
      </m:oMath>
      <w:r w:rsidRPr="00BA1179">
        <w:t xml:space="preserve"> denotes the acceptance threshold at step </w:t>
      </w:r>
      <m:oMath>
        <m:r>
          <w:rPr>
            <w:rFonts w:ascii="Cambria Math" w:hAnsi="Cambria Math"/>
          </w:rPr>
          <m:t>k</m:t>
        </m:r>
      </m:oMath>
      <w:r w:rsidRPr="00BA1179">
        <w:t xml:space="preserve">. </w:t>
      </w:r>
      <w:r w:rsidR="00D854A7" w:rsidRPr="00D854A7">
        <w:t xml:space="preserve">Its initial value derives from the reference envelope that normalizes the cost terms. The cost of the uncontrolled, </w:t>
      </w:r>
      <w:r w:rsidR="00D854A7" w:rsidRPr="00D854A7">
        <w:lastRenderedPageBreak/>
        <w:t>do-nothing forecast over the operational period sets the scale, and the threshold is a fixed fraction of it, 0.35 by default in this thesis.</w:t>
      </w:r>
      <w:r w:rsidR="00D854A7">
        <w:t xml:space="preserve"> </w:t>
      </w:r>
      <w:r w:rsidRPr="00BA1179">
        <w:t xml:space="preserve">In operation the bound is the tighter of that fraction and a required relative gain over the no-action forecast, so a situation in which inaction is already cheap demands a stronger candidate; the exact form is given in the design chapters. When no candidate clears the threshold, the framework does not force a binary choice between acting and abstaining. A graduated fail-safe attenuates the best available intervention toward a conservative baseline, </w:t>
      </w:r>
      <w:r w:rsidRPr="00BA1179">
        <w:fldChar w:fldCharType="begin"/>
      </w:r>
      <w:r w:rsidRPr="00BA1179">
        <w:instrText xml:space="preserve"> REF _RefEqB10 \h </w:instrText>
      </w:r>
      <w:r w:rsidRPr="00BA1179">
        <w:fldChar w:fldCharType="separate"/>
      </w:r>
      <w:r w:rsidR="008B09EB" w:rsidRPr="00D854A7">
        <w:t xml:space="preserve">( </w:t>
      </w:r>
      <w:r w:rsidR="008B09EB">
        <w:rPr>
          <w:noProof/>
        </w:rPr>
        <w:t>11</w:t>
      </w:r>
      <w:r w:rsidR="008B09EB" w:rsidRPr="00D854A7">
        <w:t xml:space="preserve"> )</w:t>
      </w:r>
      <w:r w:rsidRPr="00BA1179">
        <w:fldChar w:fldCharType="end"/>
      </w:r>
      <w:r w:rsidR="00D854A7">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E60383" w:rsidRPr="00D854A7" w14:paraId="17B3826D" w14:textId="77777777" w:rsidTr="008572B6">
        <w:tc>
          <w:tcPr>
            <w:tcW w:w="4492" w:type="pct"/>
            <w:vAlign w:val="center"/>
          </w:tcPr>
          <w:p w14:paraId="24C33477" w14:textId="77777777" w:rsidR="00E60383" w:rsidRPr="00D854A7" w:rsidRDefault="00000000" w:rsidP="00D854A7">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safe</m:t>
                    </m:r>
                  </m:sub>
                </m:sSub>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∈[0,1]</m:t>
                </m:r>
              </m:oMath>
            </m:oMathPara>
          </w:p>
        </w:tc>
        <w:tc>
          <w:tcPr>
            <w:tcW w:w="508" w:type="pct"/>
            <w:vAlign w:val="center"/>
          </w:tcPr>
          <w:p w14:paraId="06F8F3F4" w14:textId="0C3ADAE0" w:rsidR="00E60383" w:rsidRPr="00D854A7" w:rsidRDefault="00000000" w:rsidP="00D854A7">
            <w:pPr>
              <w:pStyle w:val="ParEq"/>
            </w:pPr>
            <w:bookmarkStart w:id="99" w:name="_RefEqB10"/>
            <w:r w:rsidRPr="00D854A7">
              <w:t xml:space="preserve">( </w:t>
            </w:r>
            <w:r w:rsidRPr="00D854A7">
              <w:fldChar w:fldCharType="begin"/>
            </w:r>
            <w:r w:rsidRPr="00D854A7">
              <w:instrText xml:space="preserve"> SEQ ( \* ARABIC </w:instrText>
            </w:r>
            <w:r w:rsidRPr="00D854A7">
              <w:fldChar w:fldCharType="separate"/>
            </w:r>
            <w:r w:rsidR="008B09EB">
              <w:rPr>
                <w:noProof/>
              </w:rPr>
              <w:t>11</w:t>
            </w:r>
            <w:r w:rsidRPr="00D854A7">
              <w:fldChar w:fldCharType="end"/>
            </w:r>
            <w:r w:rsidRPr="00D854A7">
              <w:t xml:space="preserve"> )</w:t>
            </w:r>
            <w:bookmarkEnd w:id="99"/>
          </w:p>
        </w:tc>
      </w:tr>
    </w:tbl>
    <w:p w14:paraId="5C9F5E92" w14:textId="374E2F96" w:rsidR="00E60383" w:rsidRPr="00BA1179" w:rsidRDefault="00000000">
      <w:pPr>
        <w:pStyle w:val="ParText"/>
      </w:pPr>
      <w:r w:rsidRPr="00BA1179">
        <w:t xml:space="preserve">In </w:t>
      </w:r>
      <w:r w:rsidRPr="00BA1179">
        <w:fldChar w:fldCharType="begin"/>
      </w:r>
      <w:r w:rsidRPr="00BA1179">
        <w:instrText xml:space="preserve"> REF _RefEqB10 \h </w:instrText>
      </w:r>
      <w:r w:rsidRPr="00BA1179">
        <w:fldChar w:fldCharType="separate"/>
      </w:r>
      <w:r w:rsidR="008B09EB" w:rsidRPr="00D854A7">
        <w:t xml:space="preserve">( </w:t>
      </w:r>
      <w:r w:rsidR="008B09EB">
        <w:rPr>
          <w:noProof/>
        </w:rPr>
        <w:t>11</w:t>
      </w:r>
      <w:r w:rsidR="008B09EB" w:rsidRPr="00D854A7">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the conservative fallback intervention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rsidRPr="00BA1179">
        <w:t xml:space="preserve"> the attenuation weight set by decision quality</w:t>
      </w:r>
      <w:r w:rsidR="00C512E9">
        <w:t>.</w:t>
      </w:r>
      <w:r w:rsidRPr="00BA1179">
        <w:t xml:space="preserve"> A value of 1 realizes the intervention in full, intermediate values yield a proportionally reduced commitment, and 0 corresponds to complete fallback to the safe posture. The transition from full intervention through partial intervention to fallback is therefore continuous, auditable, and reversible as observation quality recovers.</w:t>
      </w:r>
    </w:p>
    <w:p w14:paraId="25D3DE2E" w14:textId="494ADF33" w:rsidR="001545DC" w:rsidRPr="00BA1179" w:rsidRDefault="00000000">
      <w:pPr>
        <w:pStyle w:val="ParText"/>
      </w:pPr>
      <w:r w:rsidRPr="00BA1179">
        <w:t xml:space="preserve">The fallback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not the absence of a decision but a pre-authorized conservative posture. Under it, monitoring and public warning remain active, deployed units hold their current safe positions, and no new offensive commitment is made. When, for instance, an indirect attack fails the acceptance test because confidence has collapsed over the target sector, attenuation drives the offensive component toward zero while the protection and warning components are retained; the original intensity returns once fresh observations restore confidence.</w:t>
      </w:r>
    </w:p>
    <w:p w14:paraId="68FBF21C" w14:textId="77777777" w:rsidR="00E60383" w:rsidRPr="00BA1179" w:rsidRDefault="00000000">
      <w:pPr>
        <w:pStyle w:val="Heading3"/>
      </w:pPr>
      <w:bookmarkStart w:id="100" w:name="_Toc236342150"/>
      <w:r w:rsidRPr="00BA1179">
        <w:t>Epistemic Uncertainty, Traceability, and Sensitivity</w:t>
      </w:r>
      <w:bookmarkEnd w:id="100"/>
    </w:p>
    <w:p w14:paraId="24840BAB" w14:textId="5EB947CE" w:rsidR="00E60383" w:rsidRPr="00BA1179" w:rsidRDefault="00000000">
      <w:pPr>
        <w:pStyle w:val="ParText"/>
      </w:pPr>
      <w:r w:rsidRPr="00BA1179">
        <w:t>The uncertainty that dominates an active incident is epistemic rather than aleatory</w:t>
      </w:r>
      <w:r w:rsidR="00C512E9">
        <w:t>.</w:t>
      </w:r>
      <w:r w:rsidRPr="00BA1179">
        <w:t xml:space="preserve"> </w:t>
      </w:r>
      <w:r w:rsidR="00C512E9">
        <w:t>T</w:t>
      </w:r>
      <w:r w:rsidRPr="00BA1179">
        <w:t xml:space="preserve">he state is under-observed, not merely noisy </w:t>
      </w:r>
      <w:sdt>
        <w:sdtPr>
          <w:id w:val="815619030"/>
          <w:citation/>
        </w:sdtPr>
        <w:sdtContent>
          <w:r w:rsidRPr="00BA1179">
            <w:fldChar w:fldCharType="begin"/>
          </w:r>
          <w:r w:rsidRPr="00BA1179">
            <w:instrText xml:space="preserve"> CITATION Mor90 \l 1055  \m Placeholder1 </w:instrText>
          </w:r>
          <w:r w:rsidRPr="00BA1179">
            <w:fldChar w:fldCharType="separate"/>
          </w:r>
          <w:r w:rsidR="008B09EB">
            <w:rPr>
              <w:noProof/>
            </w:rPr>
            <w:t>(Morgan &amp; Henrion, 1990; Walker, et al., 2003)</w:t>
          </w:r>
          <w:r w:rsidRPr="00BA1179">
            <w:fldChar w:fldCharType="end"/>
          </w:r>
        </w:sdtContent>
      </w:sdt>
      <w:r w:rsidRPr="00BA1179">
        <w:t xml:space="preserve">. Bayesian updating and Dempster-Shafer belief calibration both presuppose distributional knowledge that cell-level, real-time sensing does not supply </w:t>
      </w:r>
      <w:sdt>
        <w:sdtPr>
          <w:id w:val="815619032"/>
          <w:citation/>
        </w:sdtPr>
        <w:sdtContent>
          <w:r w:rsidRPr="00BA1179">
            <w:fldChar w:fldCharType="begin"/>
          </w:r>
          <w:r w:rsidR="00C512E9">
            <w:instrText xml:space="preserve">CITATION Pea88 \m Sha76 \m Zad86 \t  \l 1055 </w:instrText>
          </w:r>
          <w:r w:rsidRPr="00BA1179">
            <w:fldChar w:fldCharType="separate"/>
          </w:r>
          <w:r w:rsidR="008B09EB">
            <w:rPr>
              <w:noProof/>
            </w:rPr>
            <w:t>(Pearl, 1988; Shafer, 1976; Zadeh, 1986)</w:t>
          </w:r>
          <w:r w:rsidRPr="00BA1179">
            <w:fldChar w:fldCharType="end"/>
          </w:r>
        </w:sdtContent>
      </w:sdt>
      <w:r w:rsidRPr="00BA1179">
        <w:t xml:space="preserve">. DisasterAware instead employs </w:t>
      </w:r>
      <w:r w:rsidRPr="00BA1179">
        <w:lastRenderedPageBreak/>
        <w:t xml:space="preserve">confidence gating. Every concept activation is blended with a persistence-based estimate in proportion to the confidence of the observations that produced it, following </w:t>
      </w:r>
      <w:r w:rsidRPr="00BA1179">
        <w:fldChar w:fldCharType="begin"/>
      </w:r>
      <w:r w:rsidRPr="00BA1179">
        <w:instrText xml:space="preserve"> REF _RefEqB11 \h </w:instrText>
      </w:r>
      <w:r w:rsidRPr="00BA1179">
        <w:fldChar w:fldCharType="separate"/>
      </w:r>
      <w:r w:rsidR="008B09EB" w:rsidRPr="00A20B34">
        <w:t xml:space="preserve">( </w:t>
      </w:r>
      <w:r w:rsidR="008B09EB">
        <w:rPr>
          <w:noProof/>
        </w:rPr>
        <w:t>12</w:t>
      </w:r>
      <w:r w:rsidR="008B09EB" w:rsidRPr="00A20B34">
        <w:t xml:space="preserve"> )</w:t>
      </w:r>
      <w:r w:rsidRPr="00BA1179">
        <w:fldChar w:fldCharType="end"/>
      </w:r>
      <w:r w:rsidRPr="00BA1179">
        <w:t xml:space="preserve">. </w:t>
      </w:r>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w:r w:rsidRPr="00BA1179">
        <w:t xml:space="preserve"> is the concept activation computed from current observations, </w:t>
      </w:r>
      <m:oMath>
        <m:sSubSup>
          <m:sSubSupPr>
            <m:ctrlPr>
              <w:rPr>
                <w:rFonts w:ascii="Cambria Math" w:hAnsi="Cambria Math"/>
              </w:rPr>
            </m:ctrlPr>
          </m:sSubSupPr>
          <m:e>
            <m:r>
              <w:rPr>
                <w:rFonts w:ascii="Cambria Math" w:hAnsi="Cambria Math"/>
              </w:rPr>
              <m:t>a</m:t>
            </m:r>
          </m:e>
          <m:sub>
            <m:r>
              <w:rPr>
                <w:rFonts w:ascii="Cambria Math" w:hAnsi="Cambria Math"/>
              </w:rPr>
              <m:t>k-1</m:t>
            </m:r>
          </m:sub>
          <m:sup>
            <m:r>
              <w:rPr>
                <w:rFonts w:ascii="Cambria Math" w:hAnsi="Cambria Math"/>
              </w:rPr>
              <m:t>per</m:t>
            </m:r>
          </m:sup>
        </m:sSubSup>
      </m:oMath>
      <w:r w:rsidRPr="00BA1179">
        <w:t xml:space="preserve"> its persistence-based estimate, and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xml:space="preserve"> the observation confidence; a low-confidence input is thus attenuated toward the most recent trustworthy estimate rather than trusted outright.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A20B34" w14:paraId="0F24E902" w14:textId="77777777" w:rsidTr="004F48B3">
        <w:tc>
          <w:tcPr>
            <w:tcW w:w="4404" w:type="pct"/>
            <w:vAlign w:val="center"/>
          </w:tcPr>
          <w:p w14:paraId="78C05D62" w14:textId="77777777" w:rsidR="00E60383" w:rsidRPr="00A20B34" w:rsidRDefault="00000000" w:rsidP="00A20B3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obs</m:t>
                    </m:r>
                  </m:sup>
                </m:sSup>
                <m:r>
                  <m:rPr>
                    <m:sty m:val="p"/>
                  </m:rP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e>
                  <m:sup>
                    <m:r>
                      <w:rPr>
                        <w:rFonts w:ascii="Cambria Math" w:hAnsi="Cambria Math"/>
                      </w:rPr>
                      <m:t>per</m:t>
                    </m:r>
                  </m:sup>
                </m:sSup>
                <m:r>
                  <m:rPr>
                    <m:sty m:val="p"/>
                  </m:rP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∈[0,1]</m:t>
                </m:r>
              </m:oMath>
            </m:oMathPara>
          </w:p>
        </w:tc>
        <w:tc>
          <w:tcPr>
            <w:tcW w:w="596" w:type="pct"/>
            <w:vAlign w:val="center"/>
          </w:tcPr>
          <w:p w14:paraId="0FF39843" w14:textId="55620082" w:rsidR="00E60383" w:rsidRPr="00A20B34" w:rsidRDefault="00000000" w:rsidP="00A20B34">
            <w:pPr>
              <w:pStyle w:val="ParEq"/>
            </w:pPr>
            <w:bookmarkStart w:id="101" w:name="_RefEqB11"/>
            <w:r w:rsidRPr="00A20B34">
              <w:t xml:space="preserve">( </w:t>
            </w:r>
            <w:r w:rsidRPr="00A20B34">
              <w:fldChar w:fldCharType="begin"/>
            </w:r>
            <w:r w:rsidRPr="00A20B34">
              <w:instrText xml:space="preserve"> SEQ ( \* ARABIC </w:instrText>
            </w:r>
            <w:r w:rsidRPr="00A20B34">
              <w:fldChar w:fldCharType="separate"/>
            </w:r>
            <w:r w:rsidR="008B09EB">
              <w:rPr>
                <w:noProof/>
              </w:rPr>
              <w:t>12</w:t>
            </w:r>
            <w:r w:rsidRPr="00A20B34">
              <w:fldChar w:fldCharType="end"/>
            </w:r>
            <w:r w:rsidRPr="00A20B34">
              <w:t xml:space="preserve"> )</w:t>
            </w:r>
            <w:bookmarkEnd w:id="101"/>
          </w:p>
        </w:tc>
      </w:tr>
    </w:tbl>
    <w:p w14:paraId="47CB328A" w14:textId="6EABDE38" w:rsidR="007406A0" w:rsidRPr="00BA1179" w:rsidRDefault="00000000" w:rsidP="007406A0">
      <w:pPr>
        <w:pStyle w:val="ParText"/>
      </w:pPr>
      <w:r w:rsidRPr="00BA1179">
        <w:t xml:space="preserve">Inference runs over explicit concepts and rules, so every decision remains traceable to the concept activations that produced it, the rules they fired, and the confidence behind them. Explanation is thus a structural property of the pipeline, in contrast to post-hoc attribution methods </w:t>
      </w:r>
      <w:sdt>
        <w:sdtPr>
          <w:id w:val="815619043"/>
          <w:citation/>
        </w:sdtPr>
        <w:sdtContent>
          <w:r w:rsidRPr="00BA1179">
            <w:fldChar w:fldCharType="begin"/>
          </w:r>
          <w:r w:rsidRPr="00BA1179">
            <w:instrText xml:space="preserve"> CITATION RibeiroEtAl2016 \l 1055  \m GuidottiEtAl2018 </w:instrText>
          </w:r>
          <w:r w:rsidRPr="00BA1179">
            <w:fldChar w:fldCharType="separate"/>
          </w:r>
          <w:r w:rsidR="008B09EB">
            <w:rPr>
              <w:noProof/>
            </w:rPr>
            <w:t>(Ribeiro, Singh, &amp; Guestrin, 2016; Guidotti, et al., 2018)</w:t>
          </w:r>
          <w:r w:rsidRPr="00BA1179">
            <w:fldChar w:fldCharType="end"/>
          </w:r>
        </w:sdtContent>
      </w:sdt>
      <w:r w:rsidRPr="00BA1179">
        <w:t xml:space="preserve">. On this chain, a sensitivity analysis quantifies how a perturbation of an input, a membership parameter, or a priority weight propagates to the decision, as in </w:t>
      </w:r>
      <w:r w:rsidRPr="00BA1179">
        <w:fldChar w:fldCharType="begin"/>
      </w:r>
      <w:r w:rsidRPr="00BA1179">
        <w:instrText xml:space="preserve"> REF _RefEqB12 \h </w:instrText>
      </w:r>
      <w:r w:rsidRPr="00BA1179">
        <w:fldChar w:fldCharType="separate"/>
      </w:r>
      <w:r w:rsidR="008B09EB" w:rsidRPr="0085040B">
        <w:t xml:space="preserve">( </w:t>
      </w:r>
      <w:r w:rsidR="008B09EB">
        <w:rPr>
          <w:noProof/>
        </w:rPr>
        <w:t>13</w:t>
      </w:r>
      <w:r w:rsidR="008B09EB" w:rsidRPr="0085040B">
        <w:t xml:space="preserve"> )</w:t>
      </w:r>
      <w:r w:rsidRPr="00BA1179">
        <w:fldChar w:fldCharType="end"/>
      </w:r>
      <w:r w:rsidR="007406A0">
        <w:t xml:space="preserve"> where </w:t>
      </w:r>
      <m:oMath>
        <m:sSub>
          <m:sSubPr>
            <m:ctrlPr>
              <w:rPr>
                <w:rFonts w:ascii="Cambria Math" w:hAnsi="Cambria Math"/>
              </w:rPr>
            </m:ctrlPr>
          </m:sSubPr>
          <m:e>
            <m:r>
              <w:rPr>
                <w:rFonts w:ascii="Cambria Math" w:hAnsi="Cambria Math"/>
              </w:rPr>
              <m:t>Sens</m:t>
            </m:r>
          </m:e>
          <m:sub>
            <m:r>
              <w:rPr>
                <w:rFonts w:ascii="Cambria Math" w:hAnsi="Cambria Math"/>
              </w:rPr>
              <m:t>i,k</m:t>
            </m:r>
          </m:sub>
        </m:sSub>
      </m:oMath>
      <w:r w:rsidR="007406A0" w:rsidRPr="00BA1179">
        <w:t xml:space="preserve"> measures the change of the 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007406A0" w:rsidRPr="00BA1179">
        <w:t xml:space="preserve"> induced by a </w:t>
      </w:r>
      <w:r w:rsidR="007406A0">
        <w:t>change</w:t>
      </w:r>
      <w:r w:rsidR="007406A0" w:rsidRPr="00BA1179">
        <w:t xml:space="preserve"> of feature </w:t>
      </w:r>
      <m:oMath>
        <m:sSub>
          <m:sSubPr>
            <m:ctrlPr>
              <w:rPr>
                <w:rFonts w:ascii="Cambria Math" w:hAnsi="Cambria Math"/>
              </w:rPr>
            </m:ctrlPr>
          </m:sSubPr>
          <m:e>
            <m:r>
              <w:rPr>
                <w:rFonts w:ascii="Cambria Math" w:hAnsi="Cambria Math"/>
              </w:rPr>
              <m:t>z</m:t>
            </m:r>
          </m:e>
          <m:sub>
            <m:r>
              <w:rPr>
                <w:rFonts w:ascii="Cambria Math" w:hAnsi="Cambria Math"/>
              </w:rPr>
              <m:t>k,i</m:t>
            </m:r>
          </m:sub>
        </m:sSub>
      </m:oMath>
      <w:r w:rsidR="007406A0" w:rsidRPr="00BA1179">
        <w:t>.</w:t>
      </w:r>
      <w:r w:rsidR="007406A0">
        <w:t xml:space="preserve"> </w:t>
      </w:r>
      <w:r w:rsidR="007406A0" w:rsidRPr="00BA1179">
        <w:fldChar w:fldCharType="begin"/>
      </w:r>
      <w:r w:rsidR="007406A0" w:rsidRPr="00BA1179">
        <w:instrText xml:space="preserve"> REF _RefTblT \h </w:instrText>
      </w:r>
      <w:r w:rsidR="007406A0" w:rsidRPr="00BA1179">
        <w:fldChar w:fldCharType="separate"/>
      </w:r>
      <w:r w:rsidR="008B09EB" w:rsidRPr="00BA1179">
        <w:t xml:space="preserve">Table </w:t>
      </w:r>
      <w:r w:rsidR="008B09EB">
        <w:rPr>
          <w:noProof/>
        </w:rPr>
        <w:t>2</w:t>
      </w:r>
      <w:r w:rsidR="008B09EB">
        <w:t>.</w:t>
      </w:r>
      <w:r w:rsidR="008B09EB">
        <w:rPr>
          <w:noProof/>
        </w:rPr>
        <w:t>6</w:t>
      </w:r>
      <w:r w:rsidR="007406A0" w:rsidRPr="00BA1179">
        <w:fldChar w:fldCharType="end"/>
      </w:r>
      <w:r w:rsidR="007406A0" w:rsidRPr="00BA1179">
        <w:t xml:space="preserve"> summarizes what the pipeline traces for every decision, what is actually sensed, and which quantities the sensitivity analysis varies and observes.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85040B" w14:paraId="6BC708A9" w14:textId="77777777" w:rsidTr="004F48B3">
        <w:tc>
          <w:tcPr>
            <w:tcW w:w="4404" w:type="pct"/>
            <w:vAlign w:val="center"/>
          </w:tcPr>
          <w:p w14:paraId="353ABE03" w14:textId="2EE2D3A7" w:rsidR="00E60383" w:rsidRPr="0085040B" w:rsidRDefault="0085040B" w:rsidP="0085040B">
            <w:pPr>
              <w:pStyle w:val="ParEq"/>
            </w:pPr>
            <m:oMathPara>
              <m:oMath>
                <m:r>
                  <w:rPr>
                    <w:rFonts w:ascii="Cambria Math" w:hAnsi="Cambria Math"/>
                  </w:rPr>
                  <m:t>Sen</m:t>
                </m:r>
                <m:sSub>
                  <m:sSubPr>
                    <m:ctrlPr>
                      <w:rPr>
                        <w:rFonts w:ascii="Cambria Math" w:hAnsi="Cambria Math"/>
                      </w:rPr>
                    </m:ctrlPr>
                  </m:sSubPr>
                  <m:e>
                    <m:r>
                      <w:rPr>
                        <w:rFonts w:ascii="Cambria Math" w:hAnsi="Cambria Math"/>
                      </w:rPr>
                      <m:t>s</m:t>
                    </m:r>
                    <m:ctrlPr>
                      <w:rPr>
                        <w:rFonts w:ascii="Cambria Math" w:hAnsi="Cambria Math"/>
                        <w:i/>
                        <w:iCs/>
                      </w:rPr>
                    </m:ctrlP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J</m:t>
                    </m:r>
                    <m:ctrlPr>
                      <w:rPr>
                        <w:rFonts w:ascii="Cambria Math" w:hAnsi="Cambria Math"/>
                        <w:i/>
                        <w:iCs/>
                      </w:rPr>
                    </m:ctrlP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z</m:t>
                    </m:r>
                    <m:ctrlPr>
                      <w:rPr>
                        <w:rFonts w:ascii="Cambria Math" w:hAnsi="Cambria Math"/>
                        <w:i/>
                        <w:iCs/>
                      </w:rPr>
                    </m:ctrlP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 xml:space="preserve"> )  </m:t>
                </m:r>
              </m:oMath>
            </m:oMathPara>
          </w:p>
        </w:tc>
        <w:tc>
          <w:tcPr>
            <w:tcW w:w="596" w:type="pct"/>
            <w:vAlign w:val="center"/>
          </w:tcPr>
          <w:p w14:paraId="6E527107" w14:textId="4E05CFFC" w:rsidR="00E60383" w:rsidRPr="0085040B" w:rsidRDefault="00000000" w:rsidP="0085040B">
            <w:pPr>
              <w:pStyle w:val="ParEq"/>
            </w:pPr>
            <w:bookmarkStart w:id="102" w:name="_RefEqB12"/>
            <w:r w:rsidRPr="0085040B">
              <w:t xml:space="preserve">( </w:t>
            </w:r>
            <w:r w:rsidRPr="0085040B">
              <w:fldChar w:fldCharType="begin"/>
            </w:r>
            <w:r w:rsidRPr="0085040B">
              <w:instrText xml:space="preserve"> SEQ ( \* ARABIC </w:instrText>
            </w:r>
            <w:r w:rsidRPr="0085040B">
              <w:fldChar w:fldCharType="separate"/>
            </w:r>
            <w:r w:rsidR="008B09EB">
              <w:rPr>
                <w:noProof/>
              </w:rPr>
              <w:t>13</w:t>
            </w:r>
            <w:r w:rsidRPr="0085040B">
              <w:fldChar w:fldCharType="end"/>
            </w:r>
            <w:r w:rsidRPr="0085040B">
              <w:t xml:space="preserve"> )</w:t>
            </w:r>
            <w:bookmarkEnd w:id="102"/>
          </w:p>
        </w:tc>
      </w:tr>
    </w:tbl>
    <w:p w14:paraId="282EC340" w14:textId="43DEB8B2" w:rsidR="00DC608C" w:rsidRPr="00BA1179" w:rsidRDefault="00000000">
      <w:pPr>
        <w:pStyle w:val="Caption"/>
      </w:pPr>
      <w:bookmarkStart w:id="103" w:name="_RefTblT"/>
      <w:bookmarkStart w:id="104" w:name="_Toc236342205"/>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6</w:t>
      </w:r>
      <w:r w:rsidR="00A22191">
        <w:fldChar w:fldCharType="end"/>
      </w:r>
      <w:bookmarkEnd w:id="103"/>
      <w:r w:rsidRPr="00BA1179">
        <w:t xml:space="preserve"> Scope of traceability and sensitivity analysis</w:t>
      </w:r>
      <w:bookmarkEnd w:id="104"/>
    </w:p>
    <w:tbl>
      <w:tblPr>
        <w:tblStyle w:val="PlainTable2"/>
        <w:tblW w:w="5000" w:type="pct"/>
        <w:tblLook w:val="04A0" w:firstRow="1" w:lastRow="0" w:firstColumn="1" w:lastColumn="0" w:noHBand="0" w:noVBand="1"/>
      </w:tblPr>
      <w:tblGrid>
        <w:gridCol w:w="2124"/>
        <w:gridCol w:w="5923"/>
      </w:tblGrid>
      <w:tr w:rsidR="00DC608C" w:rsidRPr="00BA1179" w14:paraId="09D8965D" w14:textId="77777777" w:rsidTr="00A20B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2505349C" w14:textId="77777777" w:rsidR="00DC608C" w:rsidRPr="00BA1179" w:rsidRDefault="00000000">
            <w:pPr>
              <w:pStyle w:val="TableText"/>
            </w:pPr>
            <w:r w:rsidRPr="00BA1179">
              <w:t>Scope</w:t>
            </w:r>
          </w:p>
        </w:tc>
        <w:tc>
          <w:tcPr>
            <w:tcW w:w="3680" w:type="pct"/>
          </w:tcPr>
          <w:p w14:paraId="53C00DA7"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Content</w:t>
            </w:r>
          </w:p>
        </w:tc>
      </w:tr>
      <w:tr w:rsidR="00DC608C" w:rsidRPr="00BA1179" w14:paraId="52F6A29F"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550D2754" w14:textId="77777777" w:rsidR="00DC608C" w:rsidRPr="00BA1179" w:rsidRDefault="00000000">
            <w:pPr>
              <w:pStyle w:val="TableText"/>
            </w:pPr>
            <w:r w:rsidRPr="00BA1179">
              <w:t>Traced for every decision</w:t>
            </w:r>
          </w:p>
        </w:tc>
        <w:tc>
          <w:tcPr>
            <w:tcW w:w="3680" w:type="pct"/>
          </w:tcPr>
          <w:p w14:paraId="74AAAE89"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Concept activations, the rules they fired with their firing strengths, and the observation confidence behind each input</w:t>
            </w:r>
          </w:p>
        </w:tc>
      </w:tr>
      <w:tr w:rsidR="00DC608C" w:rsidRPr="00BA1179" w14:paraId="2EE123F8"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5AC99A7B" w14:textId="77777777" w:rsidR="00DC608C" w:rsidRPr="00BA1179" w:rsidRDefault="00000000">
            <w:pPr>
              <w:pStyle w:val="TableText"/>
            </w:pPr>
            <w:r w:rsidRPr="00BA1179">
              <w:t>Sensed from the field</w:t>
            </w:r>
          </w:p>
        </w:tc>
        <w:tc>
          <w:tcPr>
            <w:tcW w:w="3680" w:type="pct"/>
          </w:tcPr>
          <w:p w14:paraId="03385008"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Feature values </w:t>
            </w:r>
            <m:oMath>
              <m:sSub>
                <m:sSubPr>
                  <m:ctrlPr>
                    <w:rPr>
                      <w:rFonts w:ascii="Cambria Math" w:hAnsi="Cambria Math"/>
                    </w:rPr>
                  </m:ctrlPr>
                </m:sSubPr>
                <m:e>
                  <m:r>
                    <w:rPr>
                      <w:rFonts w:ascii="Cambria Math" w:hAnsi="Cambria Math"/>
                    </w:rPr>
                    <m:t>z</m:t>
                  </m:r>
                </m:e>
                <m:sub>
                  <m:r>
                    <w:rPr>
                      <w:rFonts w:ascii="Cambria Math" w:hAnsi="Cambria Math"/>
                    </w:rPr>
                    <m:t>f</m:t>
                  </m:r>
                </m:sub>
              </m:sSub>
            </m:oMath>
            <w:r w:rsidRPr="00BA1179">
              <w:t xml:space="preserve"> with per-cell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nothing hidden from observation enters the decision path</w:t>
            </w:r>
          </w:p>
        </w:tc>
      </w:tr>
      <w:tr w:rsidR="00DC608C" w:rsidRPr="00BA1179" w14:paraId="29A56558"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0E2DA5F5" w14:textId="77777777" w:rsidR="00DC608C" w:rsidRPr="00BA1179" w:rsidRDefault="00000000">
            <w:pPr>
              <w:pStyle w:val="TableText"/>
            </w:pPr>
            <w:r w:rsidRPr="00BA1179">
              <w:t>Sensitivity inputs (what is varied)</w:t>
            </w:r>
          </w:p>
        </w:tc>
        <w:tc>
          <w:tcPr>
            <w:tcW w:w="3680" w:type="pct"/>
          </w:tcPr>
          <w:p w14:paraId="084458B6"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 xml:space="preserve">Features </w:t>
            </w:r>
            <m:oMath>
              <m:r>
                <w:rPr>
                  <w:rFonts w:ascii="Cambria Math" w:hAnsi="Cambria Math"/>
                </w:rPr>
                <m:t>z</m:t>
              </m:r>
            </m:oMath>
            <w:r w:rsidRPr="00BA1179">
              <w:t xml:space="preserve">, membership-function parameters, and priority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p>
        </w:tc>
      </w:tr>
      <w:tr w:rsidR="00DC608C" w:rsidRPr="00BA1179" w14:paraId="5AEEDBD6"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492D99D7" w14:textId="77777777" w:rsidR="00DC608C" w:rsidRPr="00BA1179" w:rsidRDefault="00000000">
            <w:pPr>
              <w:pStyle w:val="TableText"/>
            </w:pPr>
            <w:r w:rsidRPr="00BA1179">
              <w:t>Sensitivity outputs (what is observed)</w:t>
            </w:r>
          </w:p>
        </w:tc>
        <w:tc>
          <w:tcPr>
            <w:tcW w:w="3680" w:type="pct"/>
          </w:tcPr>
          <w:p w14:paraId="7573A1C6"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Pr="00BA1179">
              <w:t xml:space="preserve">, intervention intensities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and the acceptance outcome</w:t>
            </w:r>
          </w:p>
        </w:tc>
      </w:tr>
    </w:tbl>
    <w:p w14:paraId="6863548D" w14:textId="5106151A" w:rsidR="00AF56FF" w:rsidRPr="00AF56FF" w:rsidRDefault="00AF56FF" w:rsidP="00AF56FF">
      <w:pPr>
        <w:pStyle w:val="Heading3"/>
      </w:pPr>
      <w:bookmarkStart w:id="105" w:name="_Toc236342151"/>
      <w:r w:rsidRPr="00AF56FF">
        <w:lastRenderedPageBreak/>
        <w:t>Generative Models and Large Language Models</w:t>
      </w:r>
      <w:bookmarkEnd w:id="105"/>
    </w:p>
    <w:p w14:paraId="278ACAC2" w14:textId="7382BA4B" w:rsidR="00AF56FF" w:rsidRDefault="00AF56FF" w:rsidP="00AF56FF">
      <w:pPr>
        <w:pStyle w:val="ParText"/>
      </w:pPr>
      <w:r>
        <w:t>Generative models produce new content rather than only classifying or scoring existing content. The form most relevant to decision support is the large language model (LLM). An LLM is a neural network, usually a transformer, trained on large text corpora to predict the next token in a sequence</w:t>
      </w:r>
      <w:r w:rsidR="00AC7C88" w:rsidRPr="00AC7C88">
        <w:t xml:space="preserve"> </w:t>
      </w:r>
      <w:sdt>
        <w:sdtPr>
          <w:id w:val="870000002"/>
          <w:citation/>
        </w:sdtPr>
        <w:sdtContent>
          <w:r w:rsidR="00AC7C88">
            <w:fldChar w:fldCharType="begin"/>
          </w:r>
          <w:r w:rsidR="00AC7C88">
            <w:instrText xml:space="preserve">CITATION Vaswani2017 \m Brown2020 \l 1055 </w:instrText>
          </w:r>
          <w:r w:rsidR="00AC7C88">
            <w:fldChar w:fldCharType="separate"/>
          </w:r>
          <w:r w:rsidR="008B09EB">
            <w:rPr>
              <w:noProof/>
            </w:rPr>
            <w:t>(Vaswani, et al., 2017; Brown, et al., Language models are few-shot learners, 2020)</w:t>
          </w:r>
          <w:r w:rsidR="00AC7C88">
            <w:fldChar w:fldCharType="end"/>
          </w:r>
        </w:sdtContent>
      </w:sdt>
      <w:r w:rsidR="00AC7C88">
        <w:t xml:space="preserve"> </w:t>
      </w:r>
      <w:r>
        <w:t>Through this pre-training it acquires broad linguistic competence and a wide</w:t>
      </w:r>
      <w:r w:rsidR="00277534">
        <w:t xml:space="preserve"> </w:t>
      </w:r>
      <w:r>
        <w:t>store of world knowledge, which it can recombine into text that follows the structure and the vocabulary asked of it.</w:t>
      </w:r>
    </w:p>
    <w:p w14:paraId="12913119" w14:textId="6D5A6333" w:rsidR="00AF56FF" w:rsidRDefault="00AF56FF" w:rsidP="00AF56FF">
      <w:pPr>
        <w:pStyle w:val="ParText"/>
      </w:pPr>
      <w:r>
        <w:t xml:space="preserve">A pre-trained model can be applied to a new task without further training, through in-context learning. The task, the relevant context, and often a few examples are placed in the prompt, and the model answers from its fixed weights </w:t>
      </w:r>
      <w:sdt>
        <w:sdtPr>
          <w:id w:val="870000003"/>
          <w:citation/>
        </w:sdtPr>
        <w:sdtContent>
          <w:r w:rsidR="00AC7C88">
            <w:fldChar w:fldCharType="begin"/>
          </w:r>
          <w:r w:rsidR="00AC7C88">
            <w:instrText xml:space="preserve">CITATION Placeholder2 \t  \l 1055 </w:instrText>
          </w:r>
          <w:r w:rsidR="00AC7C88">
            <w:fldChar w:fldCharType="separate"/>
          </w:r>
          <w:r w:rsidR="008B09EB">
            <w:rPr>
              <w:noProof/>
            </w:rPr>
            <w:t>(Brown, et al., 2020)</w:t>
          </w:r>
          <w:r w:rsidR="00AC7C88">
            <w:fldChar w:fldCharType="end"/>
          </w:r>
        </w:sdtContent>
      </w:sdt>
      <w:r>
        <w:t>. Domain knowledge can be supplied at query time instead of being written into the weights, and the model is steered by instructions and examples rather than retrained. This is what lets a single general model act as a task-specific component.</w:t>
      </w:r>
    </w:p>
    <w:p w14:paraId="67153D88" w14:textId="7692373B" w:rsidR="00AF56FF" w:rsidRDefault="00AF56FF" w:rsidP="00AF56FF">
      <w:pPr>
        <w:pStyle w:val="ParText"/>
      </w:pPr>
      <w:r>
        <w:t>In</w:t>
      </w:r>
      <w:r w:rsidR="00A20B34">
        <w:t xml:space="preserve"> DSS</w:t>
      </w:r>
      <w:r>
        <w:t>, generative models are used as proposers. They draft candidate actions, rules, or plans that a separate mechanism then evaluates. Their strength is the ability to suggest options that a fixed, hand-written repertoire does not contain. Their weakness is that they can produce fluent output that is factually wrong or unsafe</w:t>
      </w:r>
      <w:r w:rsidR="00F129F8">
        <w:t xml:space="preserve"> </w:t>
      </w:r>
      <w:sdt>
        <w:sdtPr>
          <w:id w:val="1964682995"/>
          <w:citation/>
        </w:sdtPr>
        <w:sdtContent>
          <w:r w:rsidR="00F129F8">
            <w:fldChar w:fldCharType="begin"/>
          </w:r>
          <w:r w:rsidR="00F129F8">
            <w:instrText xml:space="preserve"> CITATION Con16 \l 1033 </w:instrText>
          </w:r>
          <w:r w:rsidR="00F129F8">
            <w:fldChar w:fldCharType="separate"/>
          </w:r>
          <w:r w:rsidR="008B09EB">
            <w:rPr>
              <w:noProof/>
            </w:rPr>
            <w:t>(Amodei, et al., 2016)</w:t>
          </w:r>
          <w:r w:rsidR="00F129F8">
            <w:fldChar w:fldCharType="end"/>
          </w:r>
        </w:sdtContent>
      </w:sdt>
      <w:r>
        <w:t>, a failure often called hallucination</w:t>
      </w:r>
      <w:r w:rsidR="00483D22">
        <w:t xml:space="preserve"> </w:t>
      </w:r>
      <w:sdt>
        <w:sdtPr>
          <w:id w:val="870000004"/>
          <w:citation/>
        </w:sdtPr>
        <w:sdtContent>
          <w:r w:rsidR="00483D22">
            <w:fldChar w:fldCharType="begin"/>
          </w:r>
          <w:r w:rsidR="006F49F6">
            <w:instrText xml:space="preserve">CITATION Ji2023 \l 1055 </w:instrText>
          </w:r>
          <w:r w:rsidR="00483D22">
            <w:fldChar w:fldCharType="separate"/>
          </w:r>
          <w:r w:rsidR="008B09EB">
            <w:rPr>
              <w:noProof/>
            </w:rPr>
            <w:t>(Ji, et al., 2023)</w:t>
          </w:r>
          <w:r w:rsidR="00483D22">
            <w:fldChar w:fldCharType="end"/>
          </w:r>
        </w:sdtContent>
      </w:sdt>
      <w:r w:rsidR="00483D22">
        <w:t>,</w:t>
      </w:r>
      <w:r>
        <w:t xml:space="preserve"> </w:t>
      </w:r>
      <w:r w:rsidR="00483D22">
        <w:t>a</w:t>
      </w:r>
      <w:r>
        <w:t xml:space="preserve">nd their internal reasoning is not directly auditable. A generated artifact is treated as untrusted by construction and is admitted only after explicit verification. Recent work in wildfire analysis and response has begun to use LLM agents as such proposers inside verified pipelines </w:t>
      </w:r>
      <w:sdt>
        <w:sdtPr>
          <w:id w:val="870000005"/>
          <w:citation/>
        </w:sdtPr>
        <w:sdtContent>
          <w:r w:rsidR="006F49F6">
            <w:fldChar w:fldCharType="begin"/>
          </w:r>
          <w:r w:rsidR="006F49F6">
            <w:instrText xml:space="preserve">CITATION Mohammadi2025 \l 1055 </w:instrText>
          </w:r>
          <w:r w:rsidR="006F49F6">
            <w:fldChar w:fldCharType="separate"/>
          </w:r>
          <w:r w:rsidR="008B09EB">
            <w:rPr>
              <w:noProof/>
            </w:rPr>
            <w:t>(Mohammadi, Alesheikh, &amp; Alimohammadi, 2025)</w:t>
          </w:r>
          <w:r w:rsidR="006F49F6">
            <w:fldChar w:fldCharType="end"/>
          </w:r>
        </w:sdtContent>
      </w:sdt>
      <w:r w:rsidR="006F49F6">
        <w:t>.</w:t>
      </w:r>
    </w:p>
    <w:p w14:paraId="163DE1CB" w14:textId="47D330C2" w:rsidR="007B46B6" w:rsidRPr="00BA1179" w:rsidRDefault="007B46B6" w:rsidP="007B46B6">
      <w:pPr>
        <w:pStyle w:val="Heading3"/>
      </w:pPr>
      <w:bookmarkStart w:id="106" w:name="_Toc236342152"/>
      <w:r w:rsidRPr="00BA1179">
        <w:t>Adaptive and Generative Decision Loops</w:t>
      </w:r>
      <w:bookmarkEnd w:id="106"/>
    </w:p>
    <w:p w14:paraId="5F0BF59F" w14:textId="594A4730" w:rsidR="007B46B6" w:rsidRDefault="007B46B6" w:rsidP="007B46B6">
      <w:pPr>
        <w:pStyle w:val="ParText"/>
      </w:pPr>
      <w:r w:rsidRPr="00BA1179">
        <w:t xml:space="preserve">The preceding sections defined the admissible interventions, the reasoning that produces candidate decisions, and the criteria by which candidates are judged. This section presents the mechanism that keeps the decision space open without </w:t>
      </w:r>
      <w:r w:rsidRPr="00BA1179">
        <w:lastRenderedPageBreak/>
        <w:t>compromising safety. DisasterAware organizes this as a staged adaptation loop that escalates only when cheaper corrections have demonstrably failed. The first two stages follow the evolving-fuzzy-systems literature</w:t>
      </w:r>
      <w:sdt>
        <w:sdtPr>
          <w:id w:val="815619079"/>
          <w:citation/>
        </w:sdtPr>
        <w:sdtContent>
          <w:r w:rsidRPr="00BA1179">
            <w:fldChar w:fldCharType="begin"/>
          </w:r>
          <w:r w:rsidRPr="00BA1179">
            <w:instrText xml:space="preserve"> CITATION Ang04 \l 1055  \m Lug11 </w:instrText>
          </w:r>
          <w:r w:rsidRPr="00BA1179">
            <w:fldChar w:fldCharType="separate"/>
          </w:r>
          <w:r w:rsidR="008B09EB">
            <w:rPr>
              <w:noProof/>
            </w:rPr>
            <w:t xml:space="preserve"> (Angelov &amp; Filev, 2004; Lughofer, 2011)</w:t>
          </w:r>
          <w:r w:rsidRPr="00BA1179">
            <w:fldChar w:fldCharType="end"/>
          </w:r>
        </w:sdtContent>
      </w:sdt>
      <w:r w:rsidRPr="00BA1179">
        <w:t xml:space="preserve">, the third extends it with generation </w:t>
      </w:r>
      <w:sdt>
        <w:sdtPr>
          <w:id w:val="815619081"/>
          <w:citation/>
        </w:sdtPr>
        <w:sdtContent>
          <w:r w:rsidRPr="00BA1179">
            <w:fldChar w:fldCharType="begin"/>
          </w:r>
          <w:r w:rsidRPr="00BA1179">
            <w:instrText xml:space="preserve"> CITATION Xie24 \l 1055  \m Che25  \m Cha25 </w:instrText>
          </w:r>
          <w:r w:rsidRPr="00BA1179">
            <w:fldChar w:fldCharType="separate"/>
          </w:r>
          <w:r w:rsidR="008B09EB">
            <w:rPr>
              <w:noProof/>
            </w:rPr>
            <w:t>(Xie, ve diğerleri, 2024; Chen, ve diğerleri, 2025; Chandra, Kumar, Patra, &amp; Agarwal, 2025)</w:t>
          </w:r>
          <w:r w:rsidRPr="00BA1179">
            <w:fldChar w:fldCharType="end"/>
          </w:r>
        </w:sdtContent>
      </w:sdt>
      <w:r w:rsidRPr="00BA1179">
        <w:t>.</w:t>
      </w:r>
    </w:p>
    <w:p w14:paraId="4C386BE2" w14:textId="58791E5A" w:rsidR="00D854A7" w:rsidRPr="00BA1179" w:rsidRDefault="00DE3BAC" w:rsidP="00D854A7">
      <w:pPr>
        <w:jc w:val="center"/>
      </w:pPr>
      <w:r>
        <w:rPr>
          <w:noProof/>
        </w:rPr>
        <w:drawing>
          <wp:inline distT="0" distB="0" distL="0" distR="0" wp14:anchorId="1895A640" wp14:editId="5CEB5FCF">
            <wp:extent cx="5040000" cy="2426666"/>
            <wp:effectExtent l="0" t="0" r="8255" b="0"/>
            <wp:docPr id="797877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30" t="2762" r="705" b="2554"/>
                    <a:stretch>
                      <a:fillRect/>
                    </a:stretch>
                  </pic:blipFill>
                  <pic:spPr bwMode="auto">
                    <a:xfrm>
                      <a:off x="0" y="0"/>
                      <a:ext cx="5040000" cy="2426666"/>
                    </a:xfrm>
                    <a:prstGeom prst="rect">
                      <a:avLst/>
                    </a:prstGeom>
                    <a:noFill/>
                    <a:ln>
                      <a:noFill/>
                    </a:ln>
                    <a:extLst>
                      <a:ext uri="{53640926-AAD7-44D8-BBD7-CCE9431645EC}">
                        <a14:shadowObscured xmlns:a14="http://schemas.microsoft.com/office/drawing/2010/main"/>
                      </a:ext>
                    </a:extLst>
                  </pic:spPr>
                </pic:pic>
              </a:graphicData>
            </a:graphic>
          </wp:inline>
        </w:drawing>
      </w:r>
    </w:p>
    <w:p w14:paraId="2B8F9F7C" w14:textId="0C086D0C" w:rsidR="00D854A7" w:rsidRPr="00BA1179" w:rsidRDefault="00D854A7" w:rsidP="00D854A7">
      <w:pPr>
        <w:pStyle w:val="Caption"/>
      </w:pPr>
      <w:bookmarkStart w:id="107" w:name="_RefFig24"/>
      <w:bookmarkStart w:id="108" w:name="_Toc236342234"/>
      <w:r w:rsidRPr="00BA1179">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5</w:t>
      </w:r>
      <w:r w:rsidR="00AF4F14">
        <w:fldChar w:fldCharType="end"/>
      </w:r>
      <w:bookmarkEnd w:id="107"/>
      <w:r w:rsidRPr="00BA1179">
        <w:t xml:space="preserve"> Staged adaptation loop with generative proposal and verification</w:t>
      </w:r>
      <w:bookmarkEnd w:id="108"/>
    </w:p>
    <w:p w14:paraId="0C93551D" w14:textId="1EA686E0" w:rsidR="002E2D3F" w:rsidRPr="00BA1179" w:rsidRDefault="007B46B6" w:rsidP="00F96724">
      <w:pPr>
        <w:pStyle w:val="ParText"/>
      </w:pPr>
      <w:r w:rsidRPr="00BA1179">
        <w:fldChar w:fldCharType="begin"/>
      </w:r>
      <w:r w:rsidRPr="00BA1179">
        <w:instrText xml:space="preserve"> REF _RefFig24 \h </w:instrText>
      </w:r>
      <w:r w:rsidRPr="00BA1179">
        <w:fldChar w:fldCharType="separate"/>
      </w:r>
      <w:r w:rsidR="008B09EB" w:rsidRPr="00BA1179">
        <w:t xml:space="preserve">Figure </w:t>
      </w:r>
      <w:r w:rsidR="008B09EB">
        <w:rPr>
          <w:noProof/>
        </w:rPr>
        <w:t>2</w:t>
      </w:r>
      <w:r w:rsidR="008B09EB">
        <w:t>.</w:t>
      </w:r>
      <w:r w:rsidR="008B09EB">
        <w:rPr>
          <w:noProof/>
        </w:rPr>
        <w:t>5</w:t>
      </w:r>
      <w:r w:rsidRPr="00BA1179">
        <w:fldChar w:fldCharType="end"/>
      </w:r>
      <w:r w:rsidRPr="00BA1179">
        <w:t xml:space="preserve"> depicts the complete loop. The rule base issues decisions, the realized cost is fed back, the </w:t>
      </w:r>
      <w:r w:rsidR="002E2D3F">
        <w:t>value-based</w:t>
      </w:r>
      <w:r w:rsidR="0086103F">
        <w:t xml:space="preserve"> stage</w:t>
      </w:r>
      <w:r w:rsidRPr="00BA1179">
        <w:t xml:space="preserve"> controller selects </w:t>
      </w:r>
      <w:r w:rsidR="007E790D">
        <w:t>one of t</w:t>
      </w:r>
      <w:r w:rsidR="002E2D3F" w:rsidRPr="002E2D3F">
        <w:t>he three operations form</w:t>
      </w:r>
      <w:r w:rsidR="007E790D">
        <w:t>ing</w:t>
      </w:r>
      <w:r w:rsidR="002E2D3F" w:rsidRPr="002E2D3F">
        <w:t xml:space="preserve"> a ladder of increasing intervention. </w:t>
      </w:r>
      <w:r w:rsidR="002E2D3F" w:rsidRPr="002E2D3F">
        <w:rPr>
          <w:b/>
          <w:bCs/>
        </w:rPr>
        <w:t>Parameter tuning</w:t>
      </w:r>
      <w:r w:rsidR="002E2D3F" w:rsidRPr="002E2D3F">
        <w:t xml:space="preserve"> is the least invasive: the evolving-fuzzy stage adjusts the membership-function parameters of existing rules. </w:t>
      </w:r>
      <w:r w:rsidR="002E2D3F" w:rsidRPr="002E2D3F">
        <w:rPr>
          <w:b/>
          <w:bCs/>
        </w:rPr>
        <w:t>Resolution increase</w:t>
      </w:r>
      <w:r w:rsidR="002E2D3F" w:rsidRPr="002E2D3F">
        <w:t xml:space="preserve"> goes one step further, refining the term set by adding a linguistic term or splitting the region of the input space where the residual cost concentrates. </w:t>
      </w:r>
      <w:r w:rsidR="002E2D3F" w:rsidRPr="002E2D3F">
        <w:rPr>
          <w:b/>
          <w:bCs/>
        </w:rPr>
        <w:t>Generative proposal</w:t>
      </w:r>
      <w:r w:rsidR="002E2D3F" w:rsidRPr="002E2D3F">
        <w:t xml:space="preserve"> is the last resort: when neither of the earlier operations removes a persistent cost, a generative model drafts a genuinely new candidate rule. Large-language-model agents have recently begun to act as such proposers in wildfire analysis and response.</w:t>
      </w:r>
    </w:p>
    <w:p w14:paraId="75934A4F" w14:textId="5EB58E55" w:rsidR="007B46B6" w:rsidRPr="00BA1179" w:rsidRDefault="007B46B6" w:rsidP="007B46B6">
      <w:pPr>
        <w:pStyle w:val="ParText"/>
      </w:pPr>
      <w:r w:rsidRPr="00BA1179">
        <w:t xml:space="preserve">The loop is disciplined by two safeguards. </w:t>
      </w:r>
      <w:r w:rsidR="0086103F">
        <w:t>Value based stage</w:t>
      </w:r>
      <w:r w:rsidRPr="00BA1179">
        <w:t xml:space="preserve"> controller tunes admitted rules and decides when escalation is warranted, driven by the same cost function that evaluates decisions </w:t>
      </w:r>
      <w:sdt>
        <w:sdtPr>
          <w:id w:val="815619067"/>
          <w:citation/>
        </w:sdtPr>
        <w:sdtContent>
          <w:r w:rsidRPr="00BA1179">
            <w:fldChar w:fldCharType="begin"/>
          </w:r>
          <w:r w:rsidRPr="00BA1179">
            <w:instrText xml:space="preserve"> CITATION Sut18 \l 1055 </w:instrText>
          </w:r>
          <w:r w:rsidRPr="00BA1179">
            <w:fldChar w:fldCharType="separate"/>
          </w:r>
          <w:r w:rsidR="008B09EB">
            <w:rPr>
              <w:noProof/>
            </w:rPr>
            <w:t>(Sutton &amp; Barto, 2018)</w:t>
          </w:r>
          <w:r w:rsidRPr="00BA1179">
            <w:fldChar w:fldCharType="end"/>
          </w:r>
        </w:sdtContent>
      </w:sdt>
      <w:r w:rsidRPr="00BA1179">
        <w:t>.</w:t>
      </w:r>
      <w:r w:rsidR="00151EDC">
        <w:t xml:space="preserve"> E</w:t>
      </w:r>
      <w:r w:rsidRPr="00BA1179">
        <w:t xml:space="preserve">very candidate, regardless </w:t>
      </w:r>
      <w:r w:rsidRPr="00BA1179">
        <w:lastRenderedPageBreak/>
        <w:t xml:space="preserve">of its origin, must pass the satisficing acceptance gate before it may act, according to the admission condition in </w:t>
      </w:r>
      <w:r w:rsidRPr="00BA1179">
        <w:fldChar w:fldCharType="begin"/>
      </w:r>
      <w:r w:rsidRPr="00BA1179">
        <w:instrText xml:space="preserve"> REF _RefEqB13 \h </w:instrText>
      </w:r>
      <w:r w:rsidRPr="00BA1179">
        <w:fldChar w:fldCharType="separate"/>
      </w:r>
      <w:r w:rsidR="008B09EB" w:rsidRPr="00BA1179">
        <w:t xml:space="preserve">( </w:t>
      </w:r>
      <w:r w:rsidR="008B09EB">
        <w:rPr>
          <w:noProof/>
        </w:rPr>
        <w:t>14</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7B46B6" w:rsidRPr="00BA1179" w14:paraId="7746BC72" w14:textId="77777777" w:rsidTr="00FD40BB">
        <w:tc>
          <w:tcPr>
            <w:tcW w:w="4404" w:type="pct"/>
            <w:vAlign w:val="center"/>
          </w:tcPr>
          <w:p w14:paraId="2E96A62C" w14:textId="77777777" w:rsidR="007B46B6" w:rsidRPr="00BA1179" w:rsidRDefault="00000000" w:rsidP="00D854A7">
            <w:pPr>
              <w:pStyle w:val="ParEq"/>
            </w:pPr>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 admitted ⇔</m:t>
                </m:r>
                <m:sSub>
                  <m:sSubPr>
                    <m:ctrlPr>
                      <w:rPr>
                        <w:rFonts w:ascii="Cambria Math" w:hAnsi="Cambria Math"/>
                      </w:rPr>
                    </m:ctrlPr>
                  </m:sSubPr>
                  <m:e>
                    <m:r>
                      <w:rPr>
                        <w:rFonts w:ascii="Cambria Math" w:hAnsi="Cambria Math"/>
                      </w:rPr>
                      <m:t>J</m:t>
                    </m:r>
                  </m:e>
                  <m:sub>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m:t>
                </m:r>
                <m:r>
                  <w:rPr>
                    <w:rFonts w:ascii="Cambria Math" w:hAnsi="Cambria Math"/>
                  </w:rPr>
                  <m:t>δ</m:t>
                </m:r>
                <m:r>
                  <m:rPr>
                    <m:sty m:val="p"/>
                  </m:rPr>
                  <w:rPr>
                    <w:rFonts w:ascii="Cambria Math" w:hAnsi="Cambria Math"/>
                  </w:rPr>
                  <m:t>,  </m:t>
                </m:r>
                <m:r>
                  <w:rPr>
                    <w:rFonts w:ascii="Cambria Math" w:hAnsi="Cambria Math"/>
                  </w:rPr>
                  <m:t>δ</m:t>
                </m:r>
                <m:r>
                  <m:rPr>
                    <m:sty m:val="p"/>
                  </m:rPr>
                  <w:rPr>
                    <w:rFonts w:ascii="Cambria Math" w:hAnsi="Cambria Math"/>
                  </w:rPr>
                  <m:t>≥0</m:t>
                </m:r>
              </m:oMath>
            </m:oMathPara>
          </w:p>
        </w:tc>
        <w:tc>
          <w:tcPr>
            <w:tcW w:w="596" w:type="pct"/>
            <w:vAlign w:val="center"/>
          </w:tcPr>
          <w:p w14:paraId="6471A7FF" w14:textId="31577475" w:rsidR="007B46B6" w:rsidRPr="00BA1179" w:rsidRDefault="007B46B6" w:rsidP="00D854A7">
            <w:pPr>
              <w:pStyle w:val="ParEq"/>
            </w:pPr>
            <w:bookmarkStart w:id="109" w:name="_RefEqB13"/>
            <w:r w:rsidRPr="00BA1179">
              <w:t xml:space="preserve">( </w:t>
            </w:r>
            <w:r w:rsidRPr="00BA1179">
              <w:fldChar w:fldCharType="begin"/>
            </w:r>
            <w:r w:rsidRPr="00BA1179">
              <w:instrText xml:space="preserve"> SEQ ( \* ARABIC </w:instrText>
            </w:r>
            <w:r w:rsidRPr="00BA1179">
              <w:fldChar w:fldCharType="separate"/>
            </w:r>
            <w:r w:rsidR="008B09EB">
              <w:rPr>
                <w:noProof/>
              </w:rPr>
              <w:t>14</w:t>
            </w:r>
            <w:r w:rsidRPr="00BA1179">
              <w:fldChar w:fldCharType="end"/>
            </w:r>
            <w:r w:rsidRPr="00BA1179">
              <w:t xml:space="preserve"> )</w:t>
            </w:r>
            <w:bookmarkEnd w:id="109"/>
          </w:p>
        </w:tc>
      </w:tr>
    </w:tbl>
    <w:p w14:paraId="6FB8674F" w14:textId="14AB7011" w:rsidR="007B46B6" w:rsidRPr="00BA1179" w:rsidRDefault="007B46B6" w:rsidP="007B46B6">
      <w:pPr>
        <w:pStyle w:val="ParText"/>
      </w:pPr>
      <w:r w:rsidRPr="00BA1179">
        <w:t xml:space="preserve">In </w:t>
      </w:r>
      <w:r w:rsidRPr="00BA1179">
        <w:fldChar w:fldCharType="begin"/>
      </w:r>
      <w:r w:rsidRPr="00BA1179">
        <w:instrText xml:space="preserve"> REF _RefEqB13 \h </w:instrText>
      </w:r>
      <w:r w:rsidRPr="00BA1179">
        <w:fldChar w:fldCharType="separate"/>
      </w:r>
      <w:r w:rsidR="008B09EB" w:rsidRPr="00BA1179">
        <w:t xml:space="preserve">( </w:t>
      </w:r>
      <w:r w:rsidR="008B09EB">
        <w:rPr>
          <w:noProof/>
        </w:rPr>
        <w:t>14</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R</m:t>
            </m:r>
          </m:sub>
        </m:sSub>
      </m:oMath>
      <w:r w:rsidRPr="00BA1179">
        <w:t xml:space="preserve"> denotes the cost achieved under rule base </w:t>
      </w:r>
      <m:oMath>
        <m:r>
          <w:rPr>
            <w:rFonts w:ascii="Cambria Math" w:hAnsi="Cambria Math"/>
          </w:rPr>
          <m:t>R</m:t>
        </m:r>
      </m:oMath>
      <w:r w:rsidRPr="00BA1179">
        <w:t xml:space="preserve"> and </w:t>
      </w:r>
      <m:oMath>
        <m:r>
          <w:rPr>
            <w:rFonts w:ascii="Cambria Math" w:hAnsi="Cambria Math"/>
          </w:rPr>
          <m:t>δ</m:t>
        </m:r>
      </m:oMath>
      <w:r w:rsidRPr="00BA1179">
        <w:t xml:space="preserve"> a non-negative improvement margin; an unverified generated rule therefore never reaches the field </w:t>
      </w:r>
      <w:sdt>
        <w:sdtPr>
          <w:id w:val="815619076"/>
          <w:citation/>
        </w:sdtPr>
        <w:sdtContent>
          <w:r w:rsidRPr="00BA1179">
            <w:fldChar w:fldCharType="begin"/>
          </w:r>
          <w:r w:rsidRPr="00BA1179">
            <w:instrText xml:space="preserve"> CITATION Ses22 \l 1055 </w:instrText>
          </w:r>
          <w:r w:rsidRPr="00BA1179">
            <w:fldChar w:fldCharType="separate"/>
          </w:r>
          <w:r w:rsidR="008B09EB">
            <w:rPr>
              <w:noProof/>
            </w:rPr>
            <w:t>(Seshia, Sadigh, &amp; Sastry, 2022)</w:t>
          </w:r>
          <w:r w:rsidRPr="00BA1179">
            <w:fldChar w:fldCharType="end"/>
          </w:r>
        </w:sdtContent>
      </w:sdt>
      <w:r w:rsidRPr="00BA1179">
        <w:t>.The action vocabulary of Section 2.5 remains fixed and interpretable, the rule structure over it evolves and is occasionally extended by generation, and everything that acts has been verified. The design chapters formalize each stage of the loop; the evaluation chapter measures its effect.</w:t>
      </w:r>
    </w:p>
    <w:p w14:paraId="10603252" w14:textId="3FD1FEEE" w:rsidR="007B46B6" w:rsidRPr="00BA1179" w:rsidRDefault="0052336B" w:rsidP="007B46B6">
      <w:pPr>
        <w:pStyle w:val="ParText"/>
      </w:pPr>
      <w:r w:rsidRPr="0052336B">
        <w:t xml:space="preserve">The adaptation loop is governed by a value-based, contextual-bandit formulation defined over the following elements. The state vector comprises the recent trajectory of the decision cost, aggregate statistics of the rule base such as the rule count and the mean firing strength, and a summary measure of observation confidence. The action set consists of the three adaptation stages: tuning the consequents and the membership parameters of existing rules, growing the rule base, and requesting a generative proposal. The reward is the realized reduction of the physical cost confirmed by the forecast, diminished by a penalty proportional to structural growth, so that improvements confirmed by field outcomes are </w:t>
      </w:r>
      <w:r w:rsidR="00EA1A7A" w:rsidRPr="0052336B">
        <w:t>favored</w:t>
      </w:r>
      <w:r w:rsidRPr="0052336B">
        <w:t xml:space="preserve"> while superfluous structural complexity is discouraged.</w:t>
      </w:r>
    </w:p>
    <w:p w14:paraId="55772790" w14:textId="421B40F8" w:rsidR="007B46B6" w:rsidRPr="00BA1179" w:rsidRDefault="007B46B6" w:rsidP="007B46B6">
      <w:pPr>
        <w:pStyle w:val="ParText"/>
      </w:pPr>
      <w:r w:rsidRPr="00BA1179">
        <w:t xml:space="preserve">The three stages also admit a direct interpretation in decision-space terms, and this interpretation is adopted throughout the subsequent chapters. Parameter tuning reshapes the boundaries of decision regions that already exist, so the same rules fire over slightly shifted conditions. Resolution </w:t>
      </w:r>
      <w:r w:rsidR="006F43B6" w:rsidRPr="00BA1179">
        <w:t>increases</w:t>
      </w:r>
      <w:r w:rsidRPr="00BA1179">
        <w:t xml:space="preserve"> partitions a region more finely, so situations that previously received one response can now be distinguished. Generative proposal opens a region that no existing rule could reach, extending the reachable part of the decision space itself, and the verification gate decides whether that new region becomes part of the admissible space. Openness therefore does not imply arbitrariness</w:t>
      </w:r>
      <w:r w:rsidR="00C512E9">
        <w:t>.</w:t>
      </w:r>
      <w:r w:rsidRPr="00BA1179">
        <w:t xml:space="preserve"> Every enlargement of the space is priced by the cost model and admitted only through the verification gate.</w:t>
      </w:r>
    </w:p>
    <w:p w14:paraId="63C2804D" w14:textId="2F7BD37A" w:rsidR="009A2659" w:rsidRPr="00BA1179" w:rsidRDefault="009A2659" w:rsidP="00401822">
      <w:pPr>
        <w:pStyle w:val="ParText"/>
        <w:sectPr w:rsidR="009A2659" w:rsidRPr="00BA1179" w:rsidSect="003E313C">
          <w:type w:val="oddPage"/>
          <w:pgSz w:w="11906" w:h="16838"/>
          <w:pgMar w:top="1987" w:right="1584" w:bottom="1584" w:left="2275" w:header="706" w:footer="1411" w:gutter="0"/>
          <w:lnNumType w:countBy="1" w:restart="continuous"/>
          <w:cols w:space="708"/>
          <w:docGrid w:linePitch="360"/>
        </w:sectPr>
      </w:pPr>
    </w:p>
    <w:p w14:paraId="193FEFCC" w14:textId="77777777" w:rsidR="000B16E6" w:rsidRPr="00BA1179" w:rsidRDefault="000B16E6" w:rsidP="000B16E6">
      <w:pPr>
        <w:pStyle w:val="Chapter"/>
      </w:pPr>
    </w:p>
    <w:p w14:paraId="44DF11C4" w14:textId="0052A041" w:rsidR="000B16E6" w:rsidRPr="00BA1179" w:rsidRDefault="000B16E6" w:rsidP="000B16E6">
      <w:pPr>
        <w:pStyle w:val="Heading1"/>
        <w:rPr>
          <w:lang w:val="en-US"/>
        </w:rPr>
      </w:pPr>
      <w:bookmarkStart w:id="110" w:name="_Toc222653207"/>
      <w:bookmarkStart w:id="111" w:name="_Toc222699940"/>
      <w:bookmarkStart w:id="112" w:name="_Ref223873009"/>
      <w:bookmarkStart w:id="113" w:name="_Ref223873014"/>
      <w:bookmarkStart w:id="114" w:name="_Ref223873019"/>
      <w:bookmarkStart w:id="115" w:name="_Ref223873033"/>
      <w:bookmarkStart w:id="116" w:name="_Ref223876307"/>
      <w:bookmarkStart w:id="117" w:name="_Ref223876944"/>
      <w:bookmarkStart w:id="118" w:name="_Ref223877543"/>
      <w:bookmarkStart w:id="119" w:name="_Ref223878060"/>
      <w:bookmarkStart w:id="120" w:name="_Ref223879197"/>
      <w:bookmarkStart w:id="121" w:name="_Ref223881460"/>
      <w:bookmarkStart w:id="122" w:name="_Ref223883168"/>
      <w:bookmarkStart w:id="123" w:name="_Ref224591194"/>
      <w:bookmarkStart w:id="124" w:name="_Ref225625822"/>
      <w:bookmarkStart w:id="125" w:name="_Ref225628552"/>
      <w:bookmarkStart w:id="126" w:name="_Ref225630915"/>
      <w:bookmarkStart w:id="127" w:name="_Ref225632469"/>
      <w:bookmarkStart w:id="128" w:name="_Ref225632689"/>
      <w:bookmarkStart w:id="129" w:name="_Ref225634318"/>
      <w:bookmarkStart w:id="130" w:name="_Ref225684396"/>
      <w:bookmarkStart w:id="131" w:name="_Ref225798315"/>
      <w:bookmarkStart w:id="132" w:name="_Ref226153811"/>
      <w:bookmarkStart w:id="133" w:name="_Ref226154086"/>
      <w:bookmarkStart w:id="134" w:name="_Ref226154344"/>
      <w:bookmarkStart w:id="135" w:name="_Ref226155725"/>
      <w:bookmarkStart w:id="136" w:name="_Ref226192384"/>
      <w:bookmarkStart w:id="137" w:name="_Ref226192918"/>
      <w:bookmarkStart w:id="138" w:name="_Ref226193297"/>
      <w:bookmarkStart w:id="139" w:name="_Ref226195240"/>
      <w:bookmarkStart w:id="140" w:name="_Ref226195460"/>
      <w:bookmarkStart w:id="141" w:name="_Ref226195465"/>
      <w:bookmarkStart w:id="142" w:name="_Ref226195478"/>
      <w:bookmarkStart w:id="143" w:name="_Ref226195508"/>
      <w:bookmarkStart w:id="144" w:name="_Ref226195779"/>
      <w:bookmarkStart w:id="145" w:name="_Ref226196251"/>
      <w:bookmarkStart w:id="146" w:name="_Ref226196543"/>
      <w:bookmarkStart w:id="147" w:name="_Ref226207208"/>
      <w:bookmarkStart w:id="148" w:name="_Ref226207225"/>
      <w:bookmarkStart w:id="149" w:name="_Ref226216256"/>
      <w:bookmarkStart w:id="150" w:name="_Ref226216634"/>
      <w:bookmarkStart w:id="151" w:name="_Ref226221933"/>
      <w:bookmarkStart w:id="152" w:name="_Ref226226811"/>
      <w:bookmarkStart w:id="153" w:name="_Ref226229824"/>
      <w:bookmarkStart w:id="154" w:name="_Ref226238121"/>
      <w:bookmarkStart w:id="155" w:name="_Ref234264240"/>
      <w:bookmarkStart w:id="156" w:name="_Ref234264246"/>
      <w:bookmarkStart w:id="157" w:name="_Ref235286564"/>
      <w:bookmarkStart w:id="158" w:name="_Ref235360388"/>
      <w:bookmarkStart w:id="159" w:name="_Toc236342153"/>
      <w:r w:rsidRPr="00BA1179">
        <w:rPr>
          <w:lang w:val="en-US"/>
        </w:rPr>
        <w:t>DISASTERAWARE SIMULATION FRAMEWORK</w:t>
      </w:r>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p>
    <w:p w14:paraId="10100FAD" w14:textId="6F9AFBF6" w:rsidR="00AC7FCA" w:rsidRPr="00BA1179" w:rsidRDefault="00AC7FCA" w:rsidP="00AC7FCA">
      <w:pPr>
        <w:pStyle w:val="ParText"/>
      </w:pPr>
      <w:r w:rsidRPr="00BA1179">
        <w:t>This chapter defines the structural, computational, and physical foundations of the DisasterAware framework, which serves as the physical backbone of the entire architecture. Its objective is to formalize how wildfire dynamics are represented and computed before the cognitive reasoning mechanisms of the Decision Support System are introduced in the next chapter.</w:t>
      </w:r>
    </w:p>
    <w:p w14:paraId="53361DD0" w14:textId="77777777" w:rsidR="00AC7FCA" w:rsidRPr="00BA1179" w:rsidRDefault="00AC7FCA" w:rsidP="00AC7FCA">
      <w:pPr>
        <w:pStyle w:val="ParText"/>
      </w:pPr>
      <w:r w:rsidRPr="00BA1179">
        <w:t>Wildfire evolution is modeled as a spatio-temporal process over a discretized spatial domain partitioned into grid cells. Each cell represents a localized fire condition described by structured state variables: whether combustion is active, the amount of remaining combustible fuel, local fire intensity, and combustion duration. This state-based representation treats fire propagation as a constrained dynamical system rather than a purely geometric spread.</w:t>
      </w:r>
    </w:p>
    <w:p w14:paraId="5E2296B8" w14:textId="77777777" w:rsidR="00AC7FCA" w:rsidRPr="00BA1179" w:rsidRDefault="00AC7FCA" w:rsidP="00AC7FCA">
      <w:pPr>
        <w:pStyle w:val="ParText"/>
      </w:pPr>
      <w:r w:rsidRPr="00BA1179">
        <w:t>System evolution is driven by several categories of external forcing. Meteorological drivers such as wind speed and humidity affect spread acceleration and combustion sustainability; terrain properties such as slope and aspect introduce directional bias; fuel characteristics regulate ignition thresholds and burn duration; and operational intervention parameters alter local fuel availability through suppression actions. These influences are kept architecturally separate from the internal wildfire state to preserve clarity and computational stability.</w:t>
      </w:r>
    </w:p>
    <w:p w14:paraId="6FFCE8BB" w14:textId="77777777" w:rsidR="00AC7FCA" w:rsidRPr="00BA1179" w:rsidRDefault="00AC7FCA" w:rsidP="00AC7FCA">
      <w:pPr>
        <w:pStyle w:val="ParText"/>
      </w:pPr>
      <w:r w:rsidRPr="00BA1179">
        <w:t>A key design principle is the strict separation between physical state evolution and decision logic. The simulation layer models wildfire behavior under environmental and operational inputs without performing reasoning, optimization, or policy selection. Human interaction and scenario manipulation are permitted only through controlled input-level modifications, never through direct state overwriting.</w:t>
      </w:r>
    </w:p>
    <w:p w14:paraId="5479509C" w14:textId="77777777" w:rsidR="00AC7FCA" w:rsidRPr="00BA1179" w:rsidRDefault="00AC7FCA" w:rsidP="00AC7FCA">
      <w:pPr>
        <w:pStyle w:val="ParText"/>
      </w:pPr>
      <w:r w:rsidRPr="00BA1179">
        <w:lastRenderedPageBreak/>
        <w:t>The Decision Support System is introduced here only to clarify its structural interface with the simulation environment; its internal fuzzy reasoning, layered decision synthesis, and optimization mechanisms are deferred to the next chapter. The remainder of this chapter is organized as follows:</w:t>
      </w:r>
    </w:p>
    <w:p w14:paraId="55F25B00" w14:textId="6E2AB466" w:rsidR="007B4FA4" w:rsidRPr="00BA1179" w:rsidRDefault="00FA6B97" w:rsidP="00AC7FCA">
      <w:pPr>
        <w:pStyle w:val="ParText"/>
      </w:pPr>
      <w:r w:rsidRPr="00BA1179">
        <w:t xml:space="preserve">Section 3.1 presents the layered architectural structure and inter-layer data flow of the DisasterAware framework. </w:t>
      </w:r>
    </w:p>
    <w:p w14:paraId="3C488AB4" w14:textId="7F77384D" w:rsidR="007B4FA4" w:rsidRPr="00BA1179" w:rsidRDefault="00FA6B97" w:rsidP="00AC7FCA">
      <w:pPr>
        <w:pStyle w:val="ParText"/>
      </w:pPr>
      <w:r w:rsidRPr="00BA1179">
        <w:t xml:space="preserve">Section 3.2 formalizes the external input structure: The simulation input set together with its meteorological, topographic, fuel, ignition, and decisional data layers, and the contextual inputs used by the DSS. </w:t>
      </w:r>
    </w:p>
    <w:p w14:paraId="116617A7" w14:textId="4DCB94AE" w:rsidR="007B4FA4" w:rsidRPr="00BA1179" w:rsidRDefault="00FA6B97" w:rsidP="00AC7FCA">
      <w:pPr>
        <w:pStyle w:val="ParText"/>
      </w:pPr>
      <w:r w:rsidRPr="00BA1179">
        <w:t xml:space="preserve">Section 3.3 formalizes the simulation core: The discrete-time state representation and its state variables, the hybrid fire spread transition mechanism, and the interaction and scenario control operator. </w:t>
      </w:r>
    </w:p>
    <w:p w14:paraId="1FC9E98E" w14:textId="732EBED1" w:rsidR="007B4FA4" w:rsidRPr="00BA1179" w:rsidRDefault="00FA6B97" w:rsidP="00AC7FCA">
      <w:pPr>
        <w:pStyle w:val="ParText"/>
      </w:pPr>
      <w:r w:rsidRPr="00BA1179">
        <w:t xml:space="preserve">Section 3.4 introduces the observation interface that exposes the state to the Decision Support System, states the structural positioning of the DSS Core within the framework, and defers its design specification to the next chapter. </w:t>
      </w:r>
    </w:p>
    <w:p w14:paraId="242622EE" w14:textId="71EA2C5F" w:rsidR="00FA6B97" w:rsidRPr="00BA1179" w:rsidRDefault="00FA6B97" w:rsidP="00FA6B97">
      <w:pPr>
        <w:pStyle w:val="ParText"/>
      </w:pPr>
      <w:r w:rsidRPr="00BA1179">
        <w:t>Through this structured progression, Chapter 3 establishes the physically grounded computational environment required for reliable, interpretable, and scalable decision support in wildfire management.</w:t>
      </w:r>
    </w:p>
    <w:p w14:paraId="058E1764" w14:textId="167232BE" w:rsidR="000B16E6" w:rsidRPr="00BA1179" w:rsidRDefault="000B16E6" w:rsidP="000B16E6">
      <w:pPr>
        <w:pStyle w:val="Heading2"/>
        <w:rPr>
          <w:lang w:eastAsia="ja-JP"/>
        </w:rPr>
      </w:pPr>
      <w:bookmarkStart w:id="160" w:name="_Toc222653208"/>
      <w:bookmarkStart w:id="161" w:name="_Toc222699941"/>
      <w:bookmarkStart w:id="162" w:name="_Toc236342154"/>
      <w:r w:rsidRPr="00BA1179">
        <w:rPr>
          <w:lang w:eastAsia="ja-JP"/>
        </w:rPr>
        <w:t>Overall System Block Diagram</w:t>
      </w:r>
      <w:bookmarkEnd w:id="160"/>
      <w:bookmarkEnd w:id="161"/>
      <w:bookmarkEnd w:id="162"/>
    </w:p>
    <w:p w14:paraId="372400D7" w14:textId="15001C8E" w:rsidR="000B16E6" w:rsidRPr="00BA1179" w:rsidRDefault="000B16E6" w:rsidP="00D25ADA">
      <w:pPr>
        <w:pStyle w:val="ParText"/>
      </w:pPr>
      <w:r w:rsidRPr="00BA1179">
        <w:fldChar w:fldCharType="begin"/>
      </w:r>
      <w:r w:rsidRPr="00BA1179">
        <w:instrText xml:space="preserve"> REF _Ref222682901 \h </w:instrText>
      </w:r>
      <w:r w:rsidRPr="00BA1179">
        <w:fldChar w:fldCharType="separate"/>
      </w:r>
      <w:r w:rsidR="008B09EB" w:rsidRPr="00BA1179">
        <w:t xml:space="preserve">Figure </w:t>
      </w:r>
      <w:r w:rsidR="008B09EB">
        <w:rPr>
          <w:noProof/>
        </w:rPr>
        <w:t>3</w:t>
      </w:r>
      <w:r w:rsidR="008B09EB">
        <w:t>.</w:t>
      </w:r>
      <w:r w:rsidR="008B09EB">
        <w:rPr>
          <w:noProof/>
        </w:rPr>
        <w:t>1</w:t>
      </w:r>
      <w:r w:rsidRPr="00BA1179">
        <w:fldChar w:fldCharType="end"/>
      </w:r>
      <w:r w:rsidRPr="00BA1179">
        <w:t xml:space="preserve"> presents the architectural structure of the DisasterAware framework. The system is designed as a discrete-time, state-driven, layered DSS architecture with a clear separation between input acquisition, physical state evolution, decision evaluation, and human interaction. The architectural objective is to preserve physical consistency within wildfire simulation while enabling adaptive and interpretable decision-making.</w:t>
      </w:r>
    </w:p>
    <w:p w14:paraId="098C133C" w14:textId="6E70C26C" w:rsidR="00D25ADA" w:rsidRPr="00BA1179" w:rsidRDefault="00C9093C" w:rsidP="00AF695D">
      <w:pPr>
        <w:keepNext/>
        <w:spacing w:after="0"/>
      </w:pPr>
      <w:r w:rsidRPr="00BA1179">
        <w:rPr>
          <w:noProof/>
        </w:rPr>
        <w:lastRenderedPageBreak/>
        <w:drawing>
          <wp:inline distT="0" distB="0" distL="0" distR="0" wp14:anchorId="76DF8F0F" wp14:editId="3BB1BAA6">
            <wp:extent cx="5109845" cy="4358838"/>
            <wp:effectExtent l="0" t="0" r="0" b="0"/>
            <wp:docPr id="11922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09845" cy="4358838"/>
                    </a:xfrm>
                    <a:prstGeom prst="rect">
                      <a:avLst/>
                    </a:prstGeom>
                    <a:noFill/>
                    <a:ln>
                      <a:noFill/>
                    </a:ln>
                  </pic:spPr>
                </pic:pic>
              </a:graphicData>
            </a:graphic>
          </wp:inline>
        </w:drawing>
      </w:r>
    </w:p>
    <w:p w14:paraId="5DCA99FF" w14:textId="63B1BBEF" w:rsidR="00D25ADA" w:rsidRPr="00BA1179" w:rsidRDefault="00D25ADA" w:rsidP="00D25ADA">
      <w:pPr>
        <w:pStyle w:val="Caption"/>
      </w:pPr>
      <w:bookmarkStart w:id="163" w:name="_Ref222682901"/>
      <w:bookmarkStart w:id="164" w:name="_Toc222699966"/>
      <w:bookmarkStart w:id="165" w:name="_Toc236342235"/>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163"/>
      <w:r w:rsidRPr="00BA1179">
        <w:t xml:space="preserve"> DisasterAware system block diagram</w:t>
      </w:r>
      <w:bookmarkEnd w:id="164"/>
      <w:r w:rsidRPr="00BA1179">
        <w:t xml:space="preserve"> (simulation focused)</w:t>
      </w:r>
      <w:bookmarkEnd w:id="165"/>
    </w:p>
    <w:p w14:paraId="7FB1CBE6" w14:textId="25A32642" w:rsidR="00D25ADA" w:rsidRPr="00BA1179" w:rsidRDefault="00D25ADA" w:rsidP="00F92E4F">
      <w:pPr>
        <w:pStyle w:val="ParText"/>
      </w:pPr>
      <w:r w:rsidRPr="00BA1179">
        <w:t>The architecture is organized into four principal layers: External Data Sources, Simulation Core, Decision Support System (DSS) Core, and Web UI Dashboard. Each layer performs a strictly defined function and communicates through structured interfaces rather than direct state manipulation. This separation ensures physical consistency, operational robustness, and architectural transparency.</w:t>
      </w:r>
    </w:p>
    <w:p w14:paraId="58D139A3" w14:textId="4A57665A"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External Data Sources</w:t>
      </w:r>
      <w:r w:rsidRPr="00BA1179">
        <w:rPr>
          <w:rFonts w:cs="Times New Roman"/>
          <w:szCs w:val="24"/>
        </w:rPr>
        <w:t xml:space="preserve"> layer provides structured exogenous inputs including meteorological, terrain, fuel, and decisional parameters. These inputs act as boundary conditions for the simulation. Environmental inputs are independent of the system state, while decision-driven inputs generated by the DSS depend on observable quantities derived from the system state.</w:t>
      </w:r>
    </w:p>
    <w:p w14:paraId="395C23D2" w14:textId="6258648D" w:rsidR="00F92E4F" w:rsidRPr="00BA1179" w:rsidRDefault="00F92E4F" w:rsidP="00F92E4F">
      <w:pPr>
        <w:pStyle w:val="ParText"/>
        <w:rPr>
          <w:rFonts w:cs="Times New Roman"/>
          <w:szCs w:val="24"/>
        </w:rPr>
      </w:pPr>
      <w:r w:rsidRPr="00BA1179">
        <w:rPr>
          <w:rFonts w:cs="Times New Roman"/>
          <w:szCs w:val="24"/>
        </w:rPr>
        <w:lastRenderedPageBreak/>
        <w:t xml:space="preserve">At the center of the framework lies the </w:t>
      </w:r>
      <w:r w:rsidRPr="00BA1179">
        <w:rPr>
          <w:rFonts w:cs="Times New Roman"/>
          <w:b/>
          <w:bCs/>
          <w:szCs w:val="24"/>
        </w:rPr>
        <w:t>Simulation Core</w:t>
      </w:r>
      <w:r w:rsidRPr="00BA1179">
        <w:rPr>
          <w:rFonts w:cs="Times New Roman"/>
          <w:szCs w:val="24"/>
        </w:rPr>
        <w:t>, which serves as the authoritative computational engine. Wildfire propagation is modeled over a spatial grid where each cell contains a structured representation of local fire conditions. The complete wildfire state includes burning status, available combustible mass, local fire intensity proxy, and time since ignition. This state is maintained and updated at every simulation time step. The Grid State Manager enforces physical constraints such as non-negativity of fuel load and bounded combustion behavior. No external module, including the DSS or the UI, is permitted to directly overwrite internal state variables. All modifications must occur through controlled parameter influence, preserving simulation integrity.</w:t>
      </w:r>
    </w:p>
    <w:p w14:paraId="1ED702FC" w14:textId="5818ED8C"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Decision Support System Core</w:t>
      </w:r>
      <w:r w:rsidRPr="00BA1179">
        <w:rPr>
          <w:rFonts w:cs="Times New Roman"/>
          <w:szCs w:val="24"/>
        </w:rPr>
        <w:t xml:space="preserve"> operates as a cognitive layer built on top of the Simulation Core. The DSS operates on observable quantities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Pr="00BA1179">
        <w:rPr>
          <w:rFonts w:eastAsiaTheme="minorEastAsia" w:cs="Times New Roman"/>
          <w:szCs w:val="24"/>
        </w:rPr>
        <w:t xml:space="preserve"> </w:t>
      </w:r>
      <w:r w:rsidRPr="00BA1179">
        <w:rPr>
          <w:rFonts w:cs="Times New Roman"/>
          <w:szCs w:val="24"/>
        </w:rPr>
        <w:t>derived from the system state through the observation process. This observation layer extracts structured indicators from the raw state variables, such as fire front behavior, acceleration zones, exposure metrics, and operational accessibility conditions.</w:t>
      </w:r>
    </w:p>
    <w:p w14:paraId="399A5344" w14:textId="7AD7BC8C" w:rsidR="00F92E4F" w:rsidRPr="00BA1179" w:rsidRDefault="00F92E4F" w:rsidP="00F92E4F">
      <w:pPr>
        <w:pStyle w:val="ParText"/>
        <w:rPr>
          <w:rFonts w:cs="Times New Roman"/>
          <w:szCs w:val="24"/>
        </w:rPr>
      </w:pPr>
      <w:r w:rsidRPr="00BA1179">
        <w:rPr>
          <w:rFonts w:cs="Times New Roman"/>
          <w:szCs w:val="24"/>
        </w:rPr>
        <w:t>The DSS can evaluate conditions at every simulation time step, but decision activation may follow event-triggered conditions. It may operate in an event-driven manner, producing intervention strategies only when predefined thresholds or risk conditions are triggered. When a decision is generated, it is translated into operational parameters that influence subsequent state transitions indirectly through the simulation engine.</w:t>
      </w:r>
    </w:p>
    <w:p w14:paraId="1F069032" w14:textId="3C67C300"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Web UI Dashboard</w:t>
      </w:r>
      <w:r w:rsidRPr="00BA1179">
        <w:rPr>
          <w:rFonts w:cs="Times New Roman"/>
          <w:szCs w:val="24"/>
        </w:rPr>
        <w:t xml:space="preserve"> forms the operational boundary between human operators and the computational layers. Unlike the Simulation Core, which is time-synchronous, the UI layer operates asynchronously. The operator can pause the simulation; resume execution; roll back to a stored checkpoint; restart from initial conditions; inject new ignition scenarios; modify operational resource availability; and cancel an active simulation.</w:t>
      </w:r>
    </w:p>
    <w:p w14:paraId="32FE4035" w14:textId="4D94F61F" w:rsidR="00F92E4F" w:rsidRPr="00BA1179" w:rsidRDefault="00151EDC" w:rsidP="00CF3AB1">
      <w:pPr>
        <w:pStyle w:val="ParText"/>
        <w:rPr>
          <w:rFonts w:cs="Times New Roman"/>
          <w:szCs w:val="24"/>
        </w:rPr>
      </w:pPr>
      <w:r>
        <w:rPr>
          <w:rFonts w:cs="Times New Roman"/>
          <w:szCs w:val="24"/>
        </w:rPr>
        <w:t>T</w:t>
      </w:r>
      <w:r w:rsidR="00F92E4F" w:rsidRPr="00BA1179">
        <w:rPr>
          <w:rFonts w:cs="Times New Roman"/>
          <w:szCs w:val="24"/>
        </w:rPr>
        <w:t xml:space="preserve">he UI never directly modifies internal state variables. Instead, it adjusts permissible configuration parameters that affect future simulation steps. This ensures that human </w:t>
      </w:r>
      <w:r w:rsidR="00F92E4F" w:rsidRPr="00BA1179">
        <w:rPr>
          <w:rFonts w:cs="Times New Roman"/>
          <w:szCs w:val="24"/>
        </w:rPr>
        <w:lastRenderedPageBreak/>
        <w:t>intervention remains controlled, traceable, and reversible.</w:t>
      </w:r>
      <w:r w:rsidR="00922306">
        <w:rPr>
          <w:rFonts w:cs="Times New Roman"/>
          <w:szCs w:val="24"/>
        </w:rPr>
        <w:t xml:space="preserve"> </w:t>
      </w:r>
      <w:r w:rsidR="00F92E4F" w:rsidRPr="00BA1179">
        <w:rPr>
          <w:rFonts w:cs="Times New Roman"/>
          <w:szCs w:val="24"/>
        </w:rPr>
        <w:t>The data flow between layers follows a strict directional structure</w:t>
      </w:r>
      <w:r w:rsidR="00CF3AB1">
        <w:rPr>
          <w:rFonts w:cs="Times New Roman"/>
          <w:szCs w:val="24"/>
        </w:rPr>
        <w:t xml:space="preserve">. </w:t>
      </w:r>
      <w:r w:rsidR="00F92E4F" w:rsidRPr="00BA1179">
        <w:rPr>
          <w:rFonts w:cs="Times New Roman"/>
          <w:szCs w:val="24"/>
        </w:rPr>
        <w:t>External inputs feed the Simulation Core at each time step.</w:t>
      </w:r>
      <w:r w:rsidR="00CF3AB1">
        <w:rPr>
          <w:rFonts w:cs="Times New Roman"/>
          <w:szCs w:val="24"/>
        </w:rPr>
        <w:t xml:space="preserve"> </w:t>
      </w:r>
      <w:r w:rsidR="00F92E4F" w:rsidRPr="00BA1179">
        <w:rPr>
          <w:rFonts w:cs="Times New Roman"/>
          <w:szCs w:val="24"/>
        </w:rPr>
        <w:t>The Simulation Core updates the authoritative wildfire state.</w:t>
      </w:r>
      <w:r w:rsidR="00CF3AB1">
        <w:rPr>
          <w:rFonts w:cs="Times New Roman"/>
          <w:szCs w:val="24"/>
        </w:rPr>
        <w:t xml:space="preserve"> </w:t>
      </w:r>
      <w:r w:rsidR="008B23FF" w:rsidRPr="00BA1179">
        <w:rPr>
          <w:rFonts w:cs="Times New Roman"/>
          <w:szCs w:val="24"/>
        </w:rPr>
        <w:t xml:space="preserve">The DSS observes the current state through observable information </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008B23FF" w:rsidRPr="00BA1179">
        <w:rPr>
          <w:rFonts w:cs="Times New Roman"/>
          <w:szCs w:val="24"/>
        </w:rPr>
        <w:t xml:space="preserve">, uses contextual decision inputs </w:t>
      </w:r>
      <m:oMath>
        <m:sSub>
          <m:sSubPr>
            <m:ctrlPr>
              <w:rPr>
                <w:rFonts w:ascii="Cambria Math" w:hAnsi="Cambria Math" w:cs="Times New Roman"/>
                <w:i/>
                <w:szCs w:val="24"/>
              </w:rPr>
            </m:ctrlPr>
          </m:sSubPr>
          <m:e>
            <m:r>
              <m:rPr>
                <m:scr m:val="script"/>
              </m:rPr>
              <w:rPr>
                <w:rFonts w:ascii="Cambria Math" w:hAnsi="Cambria Math" w:cs="Times New Roman"/>
                <w:szCs w:val="24"/>
              </w:rPr>
              <m:t>F</m:t>
            </m:r>
          </m:e>
          <m:sub>
            <m:r>
              <w:rPr>
                <w:rFonts w:ascii="Cambria Math" w:hAnsi="Cambria Math" w:cs="Times New Roman"/>
                <w:szCs w:val="24"/>
              </w:rPr>
              <m:t>DSS,k</m:t>
            </m:r>
          </m:sub>
        </m:sSub>
      </m:oMath>
      <w:r w:rsidR="008B23FF" w:rsidRPr="00BA1179">
        <w:rPr>
          <w:rFonts w:cs="Times New Roman"/>
          <w:szCs w:val="24"/>
        </w:rPr>
        <w:t>, evaluates risk, and generates structured intervention recommendations when required.</w:t>
      </w:r>
      <w:r w:rsidR="00CF3AB1">
        <w:rPr>
          <w:rFonts w:cs="Times New Roman"/>
          <w:szCs w:val="24"/>
        </w:rPr>
        <w:t xml:space="preserve"> </w:t>
      </w:r>
      <w:r w:rsidR="00F92E4F" w:rsidRPr="00BA1179">
        <w:rPr>
          <w:rFonts w:cs="Times New Roman"/>
          <w:szCs w:val="24"/>
        </w:rPr>
        <w:t>The UI visualizes both physical state evolution and DSS outputs while allowing controlled scenario manipulation.</w:t>
      </w:r>
    </w:p>
    <w:p w14:paraId="0AB0FD1B" w14:textId="15C93E9E" w:rsidR="00F92E4F" w:rsidRPr="00BA1179" w:rsidRDefault="00F92E4F" w:rsidP="00F92E4F">
      <w:pPr>
        <w:pStyle w:val="ParText"/>
        <w:rPr>
          <w:rFonts w:cs="Times New Roman"/>
          <w:szCs w:val="24"/>
        </w:rPr>
      </w:pPr>
      <w:r w:rsidRPr="00BA1179">
        <w:rPr>
          <w:rFonts w:cs="Times New Roman"/>
          <w:szCs w:val="24"/>
        </w:rPr>
        <w:t xml:space="preserve">As shown in </w:t>
      </w:r>
      <w:r w:rsidRPr="00BA1179">
        <w:fldChar w:fldCharType="begin"/>
      </w:r>
      <w:r w:rsidRPr="00BA1179">
        <w:instrText xml:space="preserve"> REF _Ref222682901 \h </w:instrText>
      </w:r>
      <w:r w:rsidRPr="00BA1179">
        <w:fldChar w:fldCharType="separate"/>
      </w:r>
      <w:r w:rsidR="008B09EB" w:rsidRPr="00BA1179">
        <w:t xml:space="preserve">Figure </w:t>
      </w:r>
      <w:r w:rsidR="008B09EB">
        <w:rPr>
          <w:noProof/>
        </w:rPr>
        <w:t>3</w:t>
      </w:r>
      <w:r w:rsidR="008B09EB">
        <w:t>.</w:t>
      </w:r>
      <w:r w:rsidR="008B09EB">
        <w:rPr>
          <w:noProof/>
        </w:rPr>
        <w:t>1</w:t>
      </w:r>
      <w:r w:rsidRPr="00BA1179">
        <w:fldChar w:fldCharType="end"/>
      </w:r>
      <w:r w:rsidRPr="00BA1179">
        <w:rPr>
          <w:rFonts w:cs="Times New Roman"/>
          <w:szCs w:val="24"/>
        </w:rPr>
        <w:t xml:space="preserve">, this layered organization enforces a clear separation between wildfire physics, decision cognition, and human supervision. </w:t>
      </w:r>
      <w:r w:rsidRPr="00BA1179">
        <w:t>The architecture is designed to ensure: (i) Physical consistency of fire propagation; (ii) Modular extensibility; (iii) Horizontal scalability; (iv) Traceable intervention logic; (v) Robust human-in-the-loop (HIL) control.</w:t>
      </w:r>
    </w:p>
    <w:p w14:paraId="42EA9F71" w14:textId="77777777" w:rsidR="00F92E4F" w:rsidRPr="00BA1179" w:rsidRDefault="00F92E4F" w:rsidP="00F92E4F">
      <w:pPr>
        <w:pStyle w:val="ParText"/>
        <w:rPr>
          <w:rFonts w:cs="Times New Roman"/>
          <w:szCs w:val="24"/>
        </w:rPr>
      </w:pPr>
      <w:r w:rsidRPr="00BA1179">
        <w:rPr>
          <w:rFonts w:cs="Times New Roman"/>
          <w:szCs w:val="24"/>
        </w:rPr>
        <w:t>By maintaining strict boundaries between simulation dynamics and decision reasoning, the framework establishes a stable computational foundation upon which distributed fuzzy reasoning and adaptive coordination mechanisms can be constructed in subsequent chapters.</w:t>
      </w:r>
    </w:p>
    <w:p w14:paraId="61B94630" w14:textId="2D3F921D" w:rsidR="0048150A" w:rsidRPr="00BA1179" w:rsidRDefault="008277ED" w:rsidP="00060D4F">
      <w:pPr>
        <w:pStyle w:val="Heading2"/>
        <w:rPr>
          <w:lang w:eastAsia="ja-JP"/>
        </w:rPr>
      </w:pPr>
      <w:bookmarkStart w:id="166" w:name="_Toc222699948"/>
      <w:bookmarkStart w:id="167" w:name="_Toc222699946"/>
      <w:bookmarkStart w:id="168" w:name="_Toc222653216"/>
      <w:bookmarkStart w:id="169" w:name="_Toc222699945"/>
      <w:bookmarkStart w:id="170" w:name="_Toc222699942"/>
      <w:bookmarkStart w:id="171" w:name="_Toc222086805"/>
      <w:bookmarkStart w:id="172" w:name="_Toc222653209"/>
      <w:bookmarkStart w:id="173" w:name="_Toc236342155"/>
      <w:r>
        <w:rPr>
          <w:lang w:eastAsia="ja-JP"/>
        </w:rPr>
        <w:t xml:space="preserve">Simulation </w:t>
      </w:r>
      <w:r w:rsidRPr="00BA1179">
        <w:rPr>
          <w:lang w:eastAsia="ja-JP"/>
        </w:rPr>
        <w:t>Input and External Sources</w:t>
      </w:r>
      <w:bookmarkEnd w:id="173"/>
    </w:p>
    <w:p w14:paraId="55B264D5" w14:textId="7C600A7B" w:rsidR="000741B8" w:rsidRPr="00BA1179" w:rsidRDefault="00000000" w:rsidP="000741B8">
      <w:pPr>
        <w:pStyle w:val="ParText"/>
        <w:rPr>
          <w:lang w:eastAsia="tr-TR"/>
        </w:rPr>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000741B8" w:rsidRPr="00BA1179">
        <w:rPr>
          <w:rFonts w:eastAsiaTheme="minorEastAsia"/>
          <w:lang w:eastAsia="ja-JP"/>
        </w:rPr>
        <w:t xml:space="preserve"> </w:t>
      </w:r>
      <w:r w:rsidR="000741B8" w:rsidRPr="00BA1179">
        <w:rPr>
          <w:lang w:eastAsia="tr-TR"/>
        </w:rPr>
        <w:t xml:space="preserve">represents all parameters that influence wildfire evolution at discrete time step </w:t>
      </w:r>
      <m:oMath>
        <m:r>
          <w:rPr>
            <w:rFonts w:ascii="Cambria Math" w:hAnsi="Cambria Math"/>
            <w:lang w:eastAsia="tr-TR"/>
          </w:rPr>
          <m:t>k</m:t>
        </m:r>
      </m:oMath>
      <w:r w:rsidR="000741B8" w:rsidRPr="00BA1179">
        <w:rPr>
          <w:lang w:eastAsia="tr-TR"/>
        </w:rPr>
        <w:t xml:space="preserve">. These inputs include both exogenous environmental factors and decision-driven intervention parameters generated by the DSS. These inputs act as boundary conditions and forcing mechanisms for the state transition process. Environmental inputs are updated independently of the system state, whereas decision-driven inputs depend on observable quantities derived from the state. At each discrete simulation step </w:t>
      </w:r>
      <m:oMath>
        <m:r>
          <w:rPr>
            <w:rFonts w:ascii="Cambria Math" w:hAnsi="Cambria Math"/>
            <w:lang w:eastAsia="tr-TR"/>
          </w:rPr>
          <m:t>k</m:t>
        </m:r>
      </m:oMath>
      <w:r w:rsidR="000741B8" w:rsidRPr="00BA1179">
        <w:rPr>
          <w:lang w:eastAsia="tr-TR"/>
        </w:rPr>
        <w:t>, the external input set is updated and provided to the Simulation Core.</w:t>
      </w:r>
    </w:p>
    <w:p w14:paraId="29932109" w14:textId="4B505EA7" w:rsidR="001F52FE" w:rsidRPr="00BA1179" w:rsidRDefault="001F52FE" w:rsidP="00815263">
      <w:pPr>
        <w:pStyle w:val="ParText"/>
        <w:rPr>
          <w:rFonts w:eastAsia="Times New Roman" w:cs="Times New Roman"/>
          <w:szCs w:val="24"/>
          <w:lang w:eastAsia="tr-TR"/>
        </w:rPr>
      </w:pPr>
      <w:r w:rsidRPr="00BA1179">
        <w:rPr>
          <w:rFonts w:eastAsia="Times New Roman" w:cs="Times New Roman"/>
          <w:szCs w:val="24"/>
          <w:lang w:eastAsia="tr-TR"/>
        </w:rPr>
        <w:t xml:space="preserve">External inputs can be categorized into three distinct groups: (i) Environmental input: including meteorological, terrain, and fuel-related factors that govern physical wildfire dynamics; (ii) Exogenous event inputs: such as ignition events, which </w:t>
      </w:r>
      <w:r w:rsidRPr="00BA1179">
        <w:rPr>
          <w:rFonts w:eastAsia="Times New Roman" w:cs="Times New Roman"/>
          <w:szCs w:val="24"/>
          <w:lang w:eastAsia="tr-TR"/>
        </w:rPr>
        <w:lastRenderedPageBreak/>
        <w:t>trigger fire initiation independently of system evolution; (iii) Decision-driven inputs: intervention parameters generated by the DSS, representing operational actions influencing wildfire evolution.</w:t>
      </w:r>
    </w:p>
    <w:p w14:paraId="49F7F582" w14:textId="2F898FB7" w:rsidR="000741B8" w:rsidRPr="00BA1179" w:rsidRDefault="00000000" w:rsidP="000741B8">
      <w:pPr>
        <w:pStyle w:val="ParText"/>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15</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represents all external parameters that influence wildfire dynamics, namely </w:t>
      </w:r>
      <w:r w:rsidRPr="00BA1179">
        <w:rPr>
          <w:rFonts w:eastAsiaTheme="minorEastAsia"/>
        </w:rPr>
        <w:t xml:space="preserve">meteorology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16</w:t>
      </w:r>
      <w:r w:rsidR="008B09EB" w:rsidRPr="00BA1179">
        <w:t xml:space="preserve"> )</w:t>
      </w:r>
      <w:r w:rsidRPr="00BA1179">
        <w:rPr>
          <w:rFonts w:eastAsiaTheme="minorEastAsia"/>
        </w:rPr>
        <w:fldChar w:fldCharType="end"/>
      </w:r>
      <w:r w:rsidRPr="00BA1179">
        <w:rPr>
          <w:rFonts w:eastAsiaTheme="minorEastAsia"/>
        </w:rPr>
        <w:t xml:space="preserve">, topography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17</w:t>
      </w:r>
      <w:r w:rsidR="008B09EB" w:rsidRPr="00BA1179">
        <w:t xml:space="preserve"> )</w:t>
      </w:r>
      <w:r w:rsidRPr="00BA1179">
        <w:rPr>
          <w:rFonts w:eastAsiaTheme="minorEastAsia"/>
        </w:rPr>
        <w:fldChar w:fldCharType="end"/>
      </w:r>
      <w:r w:rsidRPr="00BA1179">
        <w:rPr>
          <w:rFonts w:eastAsiaTheme="minorEastAsia"/>
        </w:rPr>
        <w:t xml:space="preserve">, fuel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m:t>
            </m:r>
            <m:r>
              <m:rPr>
                <m:nor/>
              </m:rPr>
              <w:rPr>
                <w:rFonts w:ascii="Cambria Math"/>
                <w:i/>
              </w:rPr>
              <m:t>,k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8B09EB" w:rsidRPr="00BA1179">
        <w:t xml:space="preserve">( </w:t>
      </w:r>
      <w:r w:rsidR="008B09EB">
        <w:rPr>
          <w:noProof/>
        </w:rPr>
        <w:t>18</w:t>
      </w:r>
      <w:r w:rsidR="008B09EB" w:rsidRPr="00BA1179">
        <w:t xml:space="preserve"> )</w:t>
      </w:r>
      <w:r w:rsidRPr="00BA1179">
        <w:rPr>
          <w:rFonts w:eastAsiaTheme="minorEastAsia"/>
          <w:iCs/>
        </w:rPr>
        <w:fldChar w:fldCharType="end"/>
      </w:r>
      <w:r w:rsidRPr="00BA1179">
        <w:rPr>
          <w:rFonts w:eastAsiaTheme="minorEastAsia"/>
          <w:iCs/>
        </w:rPr>
        <w:t xml:space="preserve">, ignition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oMath>
      <w:r w:rsidRPr="00BA1179">
        <w:rPr>
          <w:rFonts w:eastAsiaTheme="minorEastAsia"/>
          <w:lang w:eastAsia="ja-JP"/>
        </w:rPr>
        <w:t xml:space="preserve"> </w:t>
      </w:r>
      <w:r w:rsidRPr="00BA1179">
        <w:rPr>
          <w:rFonts w:eastAsiaTheme="minorEastAsia"/>
          <w:lang w:eastAsia="ja-JP"/>
        </w:rPr>
        <w:fldChar w:fldCharType="begin"/>
      </w:r>
      <w:r w:rsidRPr="00BA1179">
        <w:rPr>
          <w:rFonts w:eastAsiaTheme="minorEastAsia"/>
          <w:lang w:eastAsia="ja-JP"/>
        </w:rPr>
        <w:instrText xml:space="preserve"> REF _Ref222980314 \h </w:instrText>
      </w:r>
      <w:r w:rsidRPr="00BA1179">
        <w:rPr>
          <w:rFonts w:eastAsiaTheme="minorEastAsia"/>
          <w:lang w:eastAsia="ja-JP"/>
        </w:rPr>
      </w:r>
      <w:r w:rsidRPr="00BA1179">
        <w:rPr>
          <w:rFonts w:eastAsiaTheme="minorEastAsia"/>
          <w:lang w:eastAsia="ja-JP"/>
        </w:rPr>
        <w:fldChar w:fldCharType="separate"/>
      </w:r>
      <w:r w:rsidR="008B09EB" w:rsidRPr="00BA1179">
        <w:t xml:space="preserve">( </w:t>
      </w:r>
      <w:r w:rsidR="008B09EB">
        <w:rPr>
          <w:noProof/>
        </w:rPr>
        <w:t>19</w:t>
      </w:r>
      <w:r w:rsidR="008B09EB" w:rsidRPr="00BA1179">
        <w:t xml:space="preserve">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inorEastAsia"/>
          <w:iCs/>
        </w:rPr>
        <w:t xml:space="preserve">and inputs generated by DSS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8B09EB" w:rsidRPr="00BA1179">
        <w:rPr>
          <w:i/>
          <w:iCs/>
        </w:rPr>
        <w:t xml:space="preserve">( </w:t>
      </w:r>
      <w:r w:rsidR="008B09EB">
        <w:rPr>
          <w:i/>
          <w:iCs/>
          <w:noProof/>
        </w:rPr>
        <w:t>20</w:t>
      </w:r>
      <w:r w:rsidR="008B09EB" w:rsidRPr="00BA1179">
        <w:rPr>
          <w:i/>
          <w:iCs/>
        </w:rPr>
        <w:t xml:space="preserve"> )</w:t>
      </w:r>
      <w:r w:rsidRPr="00BA1179">
        <w:rPr>
          <w:rFonts w:eastAsiaTheme="minorEastAsia"/>
        </w:rPr>
        <w:fldChar w:fldCharType="end"/>
      </w:r>
      <w:r w:rsidRPr="00BA1179">
        <w:t>. This structured separation ensures that environmental forcing, ignition triggering, and operational intervention remain conceptually and functionally distinct.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3FF6D995" w14:textId="77777777" w:rsidTr="00B517B6">
        <w:trPr>
          <w:trHeight w:val="567"/>
        </w:trPr>
        <w:tc>
          <w:tcPr>
            <w:tcW w:w="4495" w:type="pct"/>
            <w:vAlign w:val="center"/>
          </w:tcPr>
          <w:p w14:paraId="2EC09596" w14:textId="538489E7" w:rsidR="00B517B6" w:rsidRPr="00BA1179" w:rsidRDefault="00000000" w:rsidP="00CF3AB1">
            <w:pPr>
              <w:pStyle w:val="ParEq"/>
            </w:pPr>
            <m:oMathPara>
              <m:oMath>
                <m:sSub>
                  <m:sSubPr>
                    <m:ctrlPr>
                      <w:rPr>
                        <w:rFonts w:ascii="Cambria Math" w:hAnsi="Cambria Math"/>
                        <w:lang w:eastAsia="ja-JP"/>
                      </w:rPr>
                    </m:ctrlPr>
                  </m:sSubPr>
                  <m:e>
                    <m:r>
                      <m:rPr>
                        <m:scr m:val="script"/>
                        <m:sty m:val="p"/>
                      </m:rPr>
                      <w:rPr>
                        <w:rFonts w:ascii="Cambria Math" w:hAnsi="Cambria Math"/>
                        <w:lang w:eastAsia="ja-JP"/>
                      </w:rPr>
                      <m:t>F</m:t>
                    </m:r>
                  </m:e>
                  <m:sub>
                    <m:r>
                      <w:rPr>
                        <w:rFonts w:ascii="Cambria Math" w:hAnsi="Cambria Math"/>
                        <w:lang w:eastAsia="ja-JP"/>
                      </w:rPr>
                      <m:t>in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U</m:t>
                            </m:r>
                          </m:e>
                          <m:sub>
                            <m:r>
                              <w:rPr>
                                <w:rFonts w:ascii="Cambria Math" w:hAnsi="Cambria Math"/>
                              </w:rPr>
                              <m:t>Fuel</m:t>
                            </m:r>
                            <m:r>
                              <m:rPr>
                                <m:nor/>
                              </m:rPr>
                              <m:t>,k</m:t>
                            </m:r>
                          </m:sub>
                        </m:sSub>
                        <m:r>
                          <m:rPr>
                            <m:sty m:val="p"/>
                          </m:rPr>
                          <w:rPr>
                            <w:rFonts w:ascii="Cambria Math" w:hAnsi="Cambria Math"/>
                          </w:rPr>
                          <m:t xml:space="preserve">, </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 xml:space="preserve">, </m:t>
                        </m:r>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oMath>
            </m:oMathPara>
          </w:p>
        </w:tc>
        <w:tc>
          <w:tcPr>
            <w:tcW w:w="505" w:type="pct"/>
            <w:vAlign w:val="center"/>
          </w:tcPr>
          <w:p w14:paraId="2D375CFB" w14:textId="27FC7DFF" w:rsidR="00B517B6" w:rsidRPr="00BA1179" w:rsidRDefault="00B517B6" w:rsidP="00CF3AB1">
            <w:pPr>
              <w:pStyle w:val="ParEq"/>
            </w:pPr>
            <w:bookmarkStart w:id="174" w:name="_Ref222979814"/>
            <w:r w:rsidRPr="00BA1179">
              <w:t xml:space="preserve">( </w:t>
            </w:r>
            <w:r w:rsidRPr="00BA1179">
              <w:fldChar w:fldCharType="begin"/>
            </w:r>
            <w:r w:rsidRPr="00BA1179">
              <w:instrText xml:space="preserve"> SEQ ( \* ARABIC </w:instrText>
            </w:r>
            <w:r w:rsidRPr="00BA1179">
              <w:fldChar w:fldCharType="separate"/>
            </w:r>
            <w:r w:rsidR="008B09EB">
              <w:rPr>
                <w:noProof/>
              </w:rPr>
              <w:t>15</w:t>
            </w:r>
            <w:r w:rsidRPr="00BA1179">
              <w:fldChar w:fldCharType="end"/>
            </w:r>
            <w:r w:rsidRPr="00BA1179">
              <w:t xml:space="preserve"> )</w:t>
            </w:r>
            <w:bookmarkEnd w:id="174"/>
          </w:p>
        </w:tc>
      </w:tr>
    </w:tbl>
    <w:p w14:paraId="7954EC4D" w14:textId="2487BFC4" w:rsidR="007761A0" w:rsidRPr="00BA1179" w:rsidRDefault="007761A0" w:rsidP="007761A0">
      <w:pPr>
        <w:pStyle w:val="ParText"/>
      </w:pPr>
      <w:r w:rsidRPr="00BA1179">
        <w:t xml:space="preserve">In addition to 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the DSS process relies on a distinct contextual input set defined as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Val,k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Res,k</m:t>
            </m:r>
          </m:sub>
        </m:sSub>
      </m:oMath>
      <w:r w:rsidRPr="00BA1179">
        <w:t xml:space="preserve">}. This set represents value-related and resource-related information used by the DSS for decision evaluation. Unlike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which directly influences the state transition operator,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rFonts w:eastAsiaTheme="minorEastAsia"/>
          <w:lang w:eastAsia="ja-JP"/>
        </w:rPr>
        <w:t xml:space="preserve"> </w:t>
      </w:r>
      <w:r w:rsidRPr="00BA1179">
        <w:t>does not affect wildfire dynamics directly. Instead, it provides contextual information that guides decision-generation within the DSS layer.</w:t>
      </w:r>
    </w:p>
    <w:p w14:paraId="35234D2B" w14:textId="77777777" w:rsidR="000E1725" w:rsidRPr="00BA1179" w:rsidRDefault="00000000" w:rsidP="00060D4F">
      <w:pPr>
        <w:pStyle w:val="Heading3"/>
      </w:pPr>
      <w:bookmarkStart w:id="175" w:name="_Toc236342156"/>
      <w:r w:rsidRPr="00BA1179">
        <w:t>Meteorology Data Layer</w:t>
      </w:r>
      <w:bookmarkEnd w:id="175"/>
    </w:p>
    <w:p w14:paraId="6ADA812D" w14:textId="76B4E125" w:rsidR="00CF3AB1" w:rsidRDefault="000741B8" w:rsidP="000741B8">
      <w:pPr>
        <w:pStyle w:val="ParText"/>
      </w:pPr>
      <w:r w:rsidRPr="00BA1179">
        <w:t xml:space="preserve">Meteorological inputs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16</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are spatio-temporal environmental drivers that influence ignition sustainability, rate of spread, fuel drying, and </w:t>
      </w:r>
      <w:r w:rsidR="00CF3AB1">
        <w:t>fire</w:t>
      </w:r>
      <w:r w:rsidRPr="00BA1179">
        <w:t xml:space="preserve"> intensity.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3AB1" w:rsidRPr="00BA1179" w14:paraId="0E26E91B" w14:textId="77777777" w:rsidTr="00ED5106">
        <w:trPr>
          <w:jc w:val="center"/>
        </w:trPr>
        <w:tc>
          <w:tcPr>
            <w:tcW w:w="4495" w:type="pct"/>
            <w:vAlign w:val="center"/>
          </w:tcPr>
          <w:p w14:paraId="31489522" w14:textId="77777777" w:rsidR="00CF3AB1" w:rsidRPr="00BA1179" w:rsidRDefault="00000000" w:rsidP="00ED5106">
            <w:pPr>
              <w:pStyle w:val="TableText"/>
              <w:jc w:val="center"/>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Meteo,k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temp,k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rh,k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ws,k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wd,k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gust,k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prec,k</m:t>
                            </m:r>
                          </m:sub>
                        </m:sSub>
                      </m:e>
                    </m:eqArr>
                  </m:e>
                </m:d>
              </m:oMath>
            </m:oMathPara>
          </w:p>
        </w:tc>
        <w:tc>
          <w:tcPr>
            <w:tcW w:w="505" w:type="pct"/>
            <w:vAlign w:val="center"/>
          </w:tcPr>
          <w:p w14:paraId="488E1776" w14:textId="7B5BF54B" w:rsidR="00CF3AB1" w:rsidRPr="00BA1179" w:rsidRDefault="00CF3AB1" w:rsidP="00ED5106">
            <w:pPr>
              <w:pStyle w:val="TableText"/>
              <w:rPr>
                <w:lang w:eastAsia="ja-JP"/>
              </w:rPr>
            </w:pPr>
            <w:bookmarkStart w:id="176" w:name="_Ref222979815"/>
            <w:r w:rsidRPr="00BA1179">
              <w:t xml:space="preserve">( </w:t>
            </w:r>
            <w:r w:rsidRPr="00BA1179">
              <w:fldChar w:fldCharType="begin"/>
            </w:r>
            <w:r w:rsidRPr="00BA1179">
              <w:instrText xml:space="preserve"> SEQ ( \* ARABIC </w:instrText>
            </w:r>
            <w:r w:rsidRPr="00BA1179">
              <w:fldChar w:fldCharType="separate"/>
            </w:r>
            <w:r w:rsidR="008B09EB">
              <w:rPr>
                <w:noProof/>
              </w:rPr>
              <w:t>16</w:t>
            </w:r>
            <w:r w:rsidRPr="00BA1179">
              <w:fldChar w:fldCharType="end"/>
            </w:r>
            <w:r w:rsidRPr="00BA1179">
              <w:t xml:space="preserve"> )</w:t>
            </w:r>
            <w:bookmarkEnd w:id="176"/>
          </w:p>
        </w:tc>
      </w:tr>
    </w:tbl>
    <w:p w14:paraId="0A428347" w14:textId="04A791F4" w:rsidR="000E1725" w:rsidRPr="00BA1179" w:rsidRDefault="000741B8" w:rsidP="00AA04D1">
      <w:pPr>
        <w:pStyle w:val="ParText"/>
      </w:pPr>
      <w:r w:rsidRPr="00BA1179">
        <w:t>These fields are updated at every discrete simulation step to ensure dynamic adaptation of wildfire behavior to evolving environmental conditions.</w:t>
      </w:r>
      <w:r w:rsidR="00CF3AB1">
        <w:t xml:space="preserve"> </w:t>
      </w:r>
      <w:r w:rsidRPr="00BA1179">
        <w:rPr>
          <w:lang w:eastAsia="tr-TR"/>
        </w:rPr>
        <w:t xml:space="preserve">These </w:t>
      </w:r>
      <w:r w:rsidRPr="00BA1179">
        <w:rPr>
          <w:lang w:eastAsia="tr-TR"/>
        </w:rPr>
        <w:lastRenderedPageBreak/>
        <w:t xml:space="preserve">variables listed in </w:t>
      </w:r>
      <w:r w:rsidRPr="00BA1179">
        <w:rPr>
          <w:lang w:eastAsia="tr-TR"/>
        </w:rPr>
        <w:fldChar w:fldCharType="begin"/>
      </w:r>
      <w:r w:rsidRPr="00BA1179">
        <w:rPr>
          <w:lang w:eastAsia="tr-TR"/>
        </w:rPr>
        <w:instrText xml:space="preserve"> REF _Ref234400882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1</w:t>
      </w:r>
      <w:r w:rsidRPr="00BA1179">
        <w:rPr>
          <w:lang w:eastAsia="tr-TR"/>
        </w:rPr>
        <w:fldChar w:fldCharType="end"/>
      </w:r>
      <w:r w:rsidRPr="00BA1179">
        <w:rPr>
          <w:lang w:eastAsia="tr-TR"/>
        </w:rPr>
        <w:t xml:space="preserve"> are primarily </w:t>
      </w:r>
      <w:r w:rsidRPr="00BA1179">
        <w:rPr>
          <w:b/>
          <w:bCs/>
          <w:lang w:eastAsia="tr-TR"/>
        </w:rPr>
        <w:t>time-dependent</w:t>
      </w:r>
      <w:r w:rsidRPr="00BA1179">
        <w:rPr>
          <w:lang w:eastAsia="tr-TR"/>
        </w:rPr>
        <w:t xml:space="preserve"> and may optionally be </w:t>
      </w:r>
      <w:r w:rsidRPr="00BA1179">
        <w:rPr>
          <w:b/>
          <w:bCs/>
          <w:lang w:eastAsia="tr-TR"/>
        </w:rPr>
        <w:t>spatially dependent</w:t>
      </w:r>
      <w:r w:rsidRPr="00BA1179">
        <w:rPr>
          <w:lang w:eastAsia="tr-TR"/>
        </w:rPr>
        <w:t xml:space="preserve"> when high-resolution gridded weather fields are available.</w:t>
      </w:r>
    </w:p>
    <w:p w14:paraId="5E0E4D23" w14:textId="7B1ECBA5" w:rsidR="000E1725" w:rsidRDefault="00000000" w:rsidP="00AA04D1">
      <w:pPr>
        <w:pStyle w:val="Caption"/>
        <w:keepNext/>
      </w:pPr>
      <w:bookmarkStart w:id="177" w:name="_Ref234400882"/>
      <w:bookmarkStart w:id="178" w:name="_Toc236342206"/>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177"/>
      <w:r w:rsidRPr="00BA1179">
        <w:t xml:space="preserve"> Meteorology data layer parameters</w:t>
      </w:r>
      <w:bookmarkEnd w:id="178"/>
    </w:p>
    <w:tbl>
      <w:tblPr>
        <w:tblStyle w:val="PlainTable2"/>
        <w:tblW w:w="0" w:type="auto"/>
        <w:tblLook w:val="04A0" w:firstRow="1" w:lastRow="0" w:firstColumn="1" w:lastColumn="0" w:noHBand="0" w:noVBand="1"/>
      </w:tblPr>
      <w:tblGrid>
        <w:gridCol w:w="1811"/>
        <w:gridCol w:w="1302"/>
        <w:gridCol w:w="777"/>
        <w:gridCol w:w="4147"/>
      </w:tblGrid>
      <w:tr w:rsidR="00E80A35" w:rsidRPr="00BA1179" w14:paraId="71F5634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2848BC5A" w14:textId="77777777" w:rsidR="00E80A35" w:rsidRPr="00BA1179" w:rsidRDefault="00E80A35" w:rsidP="003C1571">
            <w:pPr>
              <w:pStyle w:val="TableText"/>
            </w:pPr>
            <w:r w:rsidRPr="00BA1179">
              <w:t xml:space="preserve">Parameter </w:t>
            </w:r>
          </w:p>
        </w:tc>
        <w:tc>
          <w:tcPr>
            <w:tcW w:w="1302" w:type="dxa"/>
            <w:hideMark/>
          </w:tcPr>
          <w:p w14:paraId="096E8611"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777" w:type="dxa"/>
          </w:tcPr>
          <w:p w14:paraId="7019E495"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147" w:type="dxa"/>
            <w:hideMark/>
          </w:tcPr>
          <w:p w14:paraId="2C6320F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21659546"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DEF4F32" w14:textId="77777777" w:rsidR="00E80A35" w:rsidRPr="00BA1179" w:rsidRDefault="00E80A35" w:rsidP="003C1571">
            <w:pPr>
              <w:pStyle w:val="TableText"/>
              <w:rPr>
                <w:rFonts w:eastAsiaTheme="majorEastAsia" w:cstheme="majorBidi"/>
              </w:rPr>
            </w:pPr>
            <w:r w:rsidRPr="00BA1179">
              <w:t xml:space="preserve">Air Temperature </w:t>
            </w:r>
          </w:p>
          <w:p w14:paraId="10BE2348"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temp,k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95C4D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150AD21C"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°C</w:t>
            </w:r>
          </w:p>
        </w:tc>
        <w:tc>
          <w:tcPr>
            <w:tcW w:w="4147" w:type="dxa"/>
            <w:hideMark/>
          </w:tcPr>
          <w:p w14:paraId="5B2B26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ambient air temperature, influencing fuel drying rate, ignition thresholds, and fire intensity potential.</w:t>
            </w:r>
          </w:p>
        </w:tc>
      </w:tr>
      <w:tr w:rsidR="00E80A35" w:rsidRPr="00BA1179" w14:paraId="1F7833B7"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511C65FC" w14:textId="77777777" w:rsidR="00E80A35" w:rsidRPr="00BA1179" w:rsidRDefault="00E80A35" w:rsidP="003C1571">
            <w:pPr>
              <w:pStyle w:val="TableText"/>
              <w:rPr>
                <w:rFonts w:eastAsiaTheme="majorEastAsia" w:cstheme="majorBidi"/>
              </w:rPr>
            </w:pPr>
            <w:r w:rsidRPr="00BA1179">
              <w:t xml:space="preserve">Relative Humidity </w:t>
            </w:r>
          </w:p>
          <w:p w14:paraId="4981604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rh,k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0357FEB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61D40B7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w:t>
            </w:r>
          </w:p>
        </w:tc>
        <w:tc>
          <w:tcPr>
            <w:tcW w:w="4147" w:type="dxa"/>
            <w:hideMark/>
          </w:tcPr>
          <w:p w14:paraId="1EC8FB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atmospheric moisture content and directly regulates live and dead fuel moisture levels.</w:t>
            </w:r>
          </w:p>
        </w:tc>
      </w:tr>
      <w:tr w:rsidR="00E80A35" w:rsidRPr="00BA1179" w14:paraId="1712ECC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164B14B" w14:textId="77777777" w:rsidR="00E80A35" w:rsidRPr="00BA1179" w:rsidRDefault="00E80A35" w:rsidP="003C1571">
            <w:pPr>
              <w:pStyle w:val="TableText"/>
              <w:rPr>
                <w:rFonts w:eastAsiaTheme="majorEastAsia" w:cstheme="majorBidi"/>
              </w:rPr>
            </w:pPr>
            <w:r w:rsidRPr="00BA1179">
              <w:t xml:space="preserve">Wind Speed </w:t>
            </w:r>
          </w:p>
          <w:p w14:paraId="6EF284D4"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ws,k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8DE992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3EA6227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0684288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Serves as the primary driver of fire spread rate and significantly increases the rate of spread under high-speed conditions.</w:t>
            </w:r>
          </w:p>
        </w:tc>
      </w:tr>
      <w:tr w:rsidR="00E80A35" w:rsidRPr="00BA1179" w14:paraId="1D230F58"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4C134BB0" w14:textId="77777777" w:rsidR="00E80A35" w:rsidRPr="00BA1179" w:rsidRDefault="00E80A35" w:rsidP="003C1571">
            <w:pPr>
              <w:pStyle w:val="TableText"/>
              <w:rPr>
                <w:rFonts w:eastAsiaTheme="majorEastAsia" w:cstheme="majorBidi"/>
              </w:rPr>
            </w:pPr>
            <w:r w:rsidRPr="00BA1179">
              <w:t xml:space="preserve">Wind Direction </w:t>
            </w:r>
          </w:p>
          <w:p w14:paraId="1B4B8943"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wd,k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3BDD9F84"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403D4C1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147" w:type="dxa"/>
            <w:hideMark/>
          </w:tcPr>
          <w:p w14:paraId="0A9BFC1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Determines the directional propagation of the fire front and controls anisotropic spread behavior.</w:t>
            </w:r>
          </w:p>
        </w:tc>
      </w:tr>
      <w:tr w:rsidR="00E80A35" w:rsidRPr="00BA1179" w14:paraId="598536CF"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51068A6" w14:textId="77777777" w:rsidR="00E80A35" w:rsidRPr="00BA1179" w:rsidRDefault="00E80A35" w:rsidP="003C1571">
            <w:pPr>
              <w:pStyle w:val="TableText"/>
              <w:rPr>
                <w:rFonts w:eastAsiaTheme="majorEastAsia" w:cstheme="majorBidi"/>
              </w:rPr>
            </w:pPr>
            <w:r w:rsidRPr="00BA1179">
              <w:t>Wind Gust Speed</w:t>
            </w:r>
          </w:p>
          <w:p w14:paraId="418BA5A9"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gust,k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255F19D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4C6E1D1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375F2E6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short-term wind fluctuations and stochastic acceleration in fire propagation.</w:t>
            </w:r>
          </w:p>
        </w:tc>
      </w:tr>
      <w:tr w:rsidR="00E80A35" w:rsidRPr="00BA1179" w14:paraId="796F97EC"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66947EE9" w14:textId="77777777" w:rsidR="00E80A35" w:rsidRPr="00BA1179" w:rsidRDefault="00E80A35" w:rsidP="003C1571">
            <w:pPr>
              <w:pStyle w:val="TableText"/>
              <w:rPr>
                <w:rFonts w:eastAsiaTheme="majorEastAsia" w:cstheme="majorBidi"/>
              </w:rPr>
            </w:pPr>
            <w:r w:rsidRPr="00BA1179">
              <w:t>Precipitation</w:t>
            </w:r>
          </w:p>
          <w:p w14:paraId="69D5971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prec,k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421172F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Temporal</w:t>
            </w:r>
          </w:p>
        </w:tc>
        <w:tc>
          <w:tcPr>
            <w:tcW w:w="777" w:type="dxa"/>
          </w:tcPr>
          <w:p w14:paraId="327551D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mm/h</w:t>
            </w:r>
          </w:p>
        </w:tc>
        <w:tc>
          <w:tcPr>
            <w:tcW w:w="4147" w:type="dxa"/>
            <w:hideMark/>
          </w:tcPr>
          <w:p w14:paraId="59D27216"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Increases fuel moisture and can suppress, delay, or weaken active combustion processes.</w:t>
            </w:r>
          </w:p>
        </w:tc>
      </w:tr>
    </w:tbl>
    <w:p w14:paraId="4E6E21B8" w14:textId="77777777" w:rsidR="000E1725" w:rsidRPr="00BA1179" w:rsidRDefault="00000000" w:rsidP="00060D4F">
      <w:pPr>
        <w:pStyle w:val="Heading3"/>
      </w:pPr>
      <w:bookmarkStart w:id="179" w:name="_Toc236342157"/>
      <w:r w:rsidRPr="00BA1179">
        <w:t>Topography Data Layer</w:t>
      </w:r>
      <w:bookmarkEnd w:id="179"/>
    </w:p>
    <w:p w14:paraId="028A027E" w14:textId="081077F8" w:rsidR="000741B8" w:rsidRPr="00BA1179" w:rsidRDefault="000741B8" w:rsidP="000741B8">
      <w:pPr>
        <w:pStyle w:val="ParText"/>
      </w:pPr>
      <w:r w:rsidRPr="00BA1179">
        <w:t xml:space="preserve">Terrain parameters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17</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define static spatial constraints over which wildfire propagation occurs. Unlike meteorological variables, these parameters remain </w:t>
      </w:r>
      <w:r w:rsidRPr="00BA1179">
        <w:lastRenderedPageBreak/>
        <w:t xml:space="preserve">constant during short-horizon simulation but modulate directional spread, acceleration, and accessibility. </w:t>
      </w:r>
      <w:r w:rsidRPr="00BA1179">
        <w:rPr>
          <w:lang w:eastAsia="tr-TR"/>
        </w:rPr>
        <w:t xml:space="preserve">The geometry parameters are listed in </w:t>
      </w:r>
      <w:r w:rsidRPr="00BA1179">
        <w:rPr>
          <w:lang w:eastAsia="tr-TR"/>
        </w:rPr>
        <w:fldChar w:fldCharType="begin"/>
      </w:r>
      <w:r w:rsidRPr="00BA1179">
        <w:rPr>
          <w:lang w:eastAsia="tr-TR"/>
        </w:rPr>
        <w:instrText xml:space="preserve"> REF _Ref234400893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2</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6112C92" w14:textId="77777777" w:rsidTr="00B517B6">
        <w:tc>
          <w:tcPr>
            <w:tcW w:w="4495" w:type="pct"/>
            <w:vAlign w:val="center"/>
          </w:tcPr>
          <w:p w14:paraId="29731ECC" w14:textId="0B731955" w:rsidR="00B517B6" w:rsidRPr="00BA1179" w:rsidRDefault="00000000" w:rsidP="00473186">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elev</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qArr>
                  </m:e>
                </m:d>
              </m:oMath>
            </m:oMathPara>
          </w:p>
        </w:tc>
        <w:tc>
          <w:tcPr>
            <w:tcW w:w="505" w:type="pct"/>
            <w:vAlign w:val="center"/>
          </w:tcPr>
          <w:p w14:paraId="40714FDA" w14:textId="39257DE7" w:rsidR="00B517B6" w:rsidRPr="00BA1179" w:rsidRDefault="00B517B6" w:rsidP="00473186">
            <w:pPr>
              <w:pStyle w:val="TableText"/>
            </w:pPr>
            <w:bookmarkStart w:id="180" w:name="_Ref222979816"/>
            <w:r w:rsidRPr="00BA1179">
              <w:t xml:space="preserve">( </w:t>
            </w:r>
            <w:r w:rsidRPr="00BA1179">
              <w:fldChar w:fldCharType="begin"/>
            </w:r>
            <w:r w:rsidRPr="00BA1179">
              <w:instrText xml:space="preserve"> SEQ ( \* ARABIC </w:instrText>
            </w:r>
            <w:r w:rsidRPr="00BA1179">
              <w:fldChar w:fldCharType="separate"/>
            </w:r>
            <w:r w:rsidR="008B09EB">
              <w:rPr>
                <w:noProof/>
              </w:rPr>
              <w:t>17</w:t>
            </w:r>
            <w:r w:rsidRPr="00BA1179">
              <w:fldChar w:fldCharType="end"/>
            </w:r>
            <w:r w:rsidRPr="00BA1179">
              <w:t xml:space="preserve"> )</w:t>
            </w:r>
            <w:bookmarkEnd w:id="180"/>
          </w:p>
        </w:tc>
      </w:tr>
    </w:tbl>
    <w:p w14:paraId="4C2C01C4" w14:textId="53C559B6" w:rsidR="000E1725" w:rsidRDefault="00000000" w:rsidP="00756D50">
      <w:pPr>
        <w:pStyle w:val="Caption"/>
        <w:keepNext/>
      </w:pPr>
      <w:bookmarkStart w:id="181" w:name="_Ref234400893"/>
      <w:bookmarkStart w:id="182" w:name="_Toc236342207"/>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181"/>
      <w:r w:rsidRPr="00BA1179">
        <w:t xml:space="preserve"> Geometry (topography) data layer parameters</w:t>
      </w:r>
      <w:bookmarkEnd w:id="182"/>
    </w:p>
    <w:tbl>
      <w:tblPr>
        <w:tblStyle w:val="PlainTable2"/>
        <w:tblW w:w="0" w:type="auto"/>
        <w:tblLook w:val="04A0" w:firstRow="1" w:lastRow="0" w:firstColumn="1" w:lastColumn="0" w:noHBand="0" w:noVBand="1"/>
      </w:tblPr>
      <w:tblGrid>
        <w:gridCol w:w="1747"/>
        <w:gridCol w:w="933"/>
        <w:gridCol w:w="859"/>
        <w:gridCol w:w="4498"/>
      </w:tblGrid>
      <w:tr w:rsidR="00E80A35" w:rsidRPr="00BA1179" w14:paraId="1E09281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hideMark/>
          </w:tcPr>
          <w:p w14:paraId="2EA470BB" w14:textId="77777777" w:rsidR="00E80A35" w:rsidRPr="00BA1179" w:rsidRDefault="00E80A35" w:rsidP="003C1571">
            <w:pPr>
              <w:pStyle w:val="TableText"/>
            </w:pPr>
            <w:r w:rsidRPr="00BA1179">
              <w:t xml:space="preserve">Parameter </w:t>
            </w:r>
          </w:p>
        </w:tc>
        <w:tc>
          <w:tcPr>
            <w:tcW w:w="933" w:type="dxa"/>
            <w:hideMark/>
          </w:tcPr>
          <w:p w14:paraId="75858EF2"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59" w:type="dxa"/>
          </w:tcPr>
          <w:p w14:paraId="1FC9D207"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C8B109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3652FC0D"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6054822D" w14:textId="77777777" w:rsidR="00E80A35" w:rsidRPr="00BA1179" w:rsidRDefault="00E80A35" w:rsidP="003C1571">
            <w:pPr>
              <w:pStyle w:val="TableText"/>
              <w:rPr>
                <w:b w:val="0"/>
                <w:bCs w:val="0"/>
              </w:rPr>
            </w:pPr>
            <w:r w:rsidRPr="00BA1179">
              <w:t xml:space="preserve">Elevation </w:t>
            </w:r>
          </w:p>
          <w:p w14:paraId="2512E78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elev</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1498840"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5CFCE76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w:t>
            </w:r>
          </w:p>
        </w:tc>
        <w:tc>
          <w:tcPr>
            <w:tcW w:w="4498" w:type="dxa"/>
          </w:tcPr>
          <w:p w14:paraId="6D46205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the altitude of each grid cell and influences local wind behavior, vegetation type distribution and environment gradients.</w:t>
            </w:r>
          </w:p>
        </w:tc>
      </w:tr>
      <w:tr w:rsidR="00E80A35" w:rsidRPr="00BA1179" w14:paraId="2F892747"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289C47C8" w14:textId="77777777" w:rsidR="00E80A35" w:rsidRPr="00BA1179" w:rsidRDefault="00E80A35" w:rsidP="003C1571">
            <w:pPr>
              <w:pStyle w:val="TableText"/>
              <w:rPr>
                <w:b w:val="0"/>
                <w:bCs w:val="0"/>
              </w:rPr>
            </w:pPr>
            <w:r w:rsidRPr="00BA1179">
              <w:t xml:space="preserve">Slope </w:t>
            </w:r>
          </w:p>
          <w:p w14:paraId="0E7A7AF5"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slope</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0BCBBE6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225548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498" w:type="dxa"/>
          </w:tcPr>
          <w:p w14:paraId="3CDE199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inclination and increases fire spread rate in the uphill direction due to flame heat transfer effects.</w:t>
            </w:r>
          </w:p>
        </w:tc>
      </w:tr>
      <w:tr w:rsidR="00E80A35" w:rsidRPr="00BA1179" w14:paraId="655E2918"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3BB48BB6" w14:textId="77777777" w:rsidR="00E80A35" w:rsidRPr="00BA1179" w:rsidRDefault="00E80A35" w:rsidP="003C1571">
            <w:pPr>
              <w:pStyle w:val="TableText"/>
              <w:rPr>
                <w:b w:val="0"/>
                <w:bCs w:val="0"/>
              </w:rPr>
            </w:pPr>
            <w:r w:rsidRPr="00BA1179">
              <w:t xml:space="preserve">Aspect </w:t>
            </w:r>
          </w:p>
          <w:p w14:paraId="1860927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aspect</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4BDEE44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40E8287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rad</w:t>
            </w:r>
          </w:p>
        </w:tc>
        <w:tc>
          <w:tcPr>
            <w:tcW w:w="4498" w:type="dxa"/>
          </w:tcPr>
          <w:p w14:paraId="25666C8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slope orientation and influences solar radiation exposure, fuel drying patterns, and directional fire propagation.</w:t>
            </w:r>
          </w:p>
        </w:tc>
      </w:tr>
      <w:tr w:rsidR="00E80A35" w:rsidRPr="00BA1179" w14:paraId="051FFC4E"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685B6471" w14:textId="77777777" w:rsidR="00E80A35" w:rsidRPr="00BA1179" w:rsidRDefault="00E80A35" w:rsidP="003C1571">
            <w:pPr>
              <w:pStyle w:val="TableText"/>
              <w:rPr>
                <w:b w:val="0"/>
                <w:bCs w:val="0"/>
              </w:rPr>
            </w:pPr>
            <w:r w:rsidRPr="00BA1179">
              <w:t>Accessibility Index</w:t>
            </w:r>
          </w:p>
          <w:p w14:paraId="1529446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access</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B310458"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52808C45"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289206E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traversability and influences responder mobility, intervention timing, and operational feasibility.</w:t>
            </w:r>
          </w:p>
        </w:tc>
      </w:tr>
    </w:tbl>
    <w:p w14:paraId="7785BA76" w14:textId="77777777" w:rsidR="000E1725" w:rsidRPr="00BA1179" w:rsidRDefault="00000000" w:rsidP="00060D4F">
      <w:pPr>
        <w:pStyle w:val="Heading3"/>
      </w:pPr>
      <w:bookmarkStart w:id="183" w:name="_Toc236342158"/>
      <w:r w:rsidRPr="00BA1179">
        <w:t>Fuel Data Layer</w:t>
      </w:r>
      <w:bookmarkEnd w:id="183"/>
    </w:p>
    <w:p w14:paraId="79D99325" w14:textId="3FC37473" w:rsidR="00CF3AB1" w:rsidRDefault="006240E8" w:rsidP="00CF3AB1">
      <w:pPr>
        <w:pStyle w:val="ParText"/>
        <w:rPr>
          <w:lang w:eastAsia="tr-TR"/>
        </w:rPr>
      </w:pPr>
      <w:r w:rsidRPr="00BA1179">
        <w:t xml:space="preserve">Fuel-related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8B09EB" w:rsidRPr="00BA1179">
        <w:t xml:space="preserve">( </w:t>
      </w:r>
      <w:r w:rsidR="008B09EB">
        <w:rPr>
          <w:noProof/>
        </w:rPr>
        <w:t>18</w:t>
      </w:r>
      <w:r w:rsidR="008B09EB" w:rsidRPr="00BA1179">
        <w:t xml:space="preserve"> )</w:t>
      </w:r>
      <w:r w:rsidRPr="00BA1179">
        <w:rPr>
          <w:rFonts w:eastAsiaTheme="minorEastAsia"/>
          <w:iCs/>
        </w:rPr>
        <w:fldChar w:fldCharType="end"/>
      </w:r>
      <w:r w:rsidRPr="00BA1179">
        <w:rPr>
          <w:rFonts w:eastAsiaTheme="minorEastAsia"/>
          <w:iCs/>
        </w:rPr>
        <w:t xml:space="preserve"> </w:t>
      </w:r>
      <w:r w:rsidRPr="00BA1179">
        <w:t xml:space="preserve">describe the combustible material available at each grid cell. </w:t>
      </w:r>
      <m:oMath>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vegetation class and </w:t>
      </w:r>
      <m:oMath>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available combustible mass at initial time. </w:t>
      </w:r>
      <w:bookmarkStart w:id="184" w:name="_Ref234400929"/>
      <w:r w:rsidR="00CF3AB1" w:rsidRPr="00BA1179">
        <w:t xml:space="preserve">Fuel moisture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00CF3AB1" w:rsidRPr="00BA1179">
        <w:t xml:space="preserve"> is treated as an exogenous spatio-temporal input field updated from meteorological drivers or scenario configurations. </w:t>
      </w:r>
      <w:r w:rsidR="00CF3AB1" w:rsidRPr="00BA1179">
        <w:rPr>
          <w:lang w:eastAsia="tr-TR"/>
        </w:rPr>
        <w:t>The fuel parameters are listed in</w:t>
      </w:r>
      <w:r w:rsidR="00B13AC5">
        <w:rPr>
          <w:lang w:eastAsia="tr-TR"/>
        </w:rPr>
        <w:t xml:space="preserve"> </w:t>
      </w:r>
      <w:r w:rsidR="00B13AC5">
        <w:rPr>
          <w:lang w:eastAsia="tr-TR"/>
        </w:rPr>
        <w:fldChar w:fldCharType="begin"/>
      </w:r>
      <w:r w:rsidR="00B13AC5">
        <w:rPr>
          <w:lang w:eastAsia="tr-TR"/>
        </w:rPr>
        <w:instrText xml:space="preserve"> REF _Ref235058102 \h </w:instrText>
      </w:r>
      <w:r w:rsidR="00B13AC5">
        <w:rPr>
          <w:lang w:eastAsia="tr-TR"/>
        </w:rPr>
      </w:r>
      <w:r w:rsidR="00B13AC5">
        <w:rPr>
          <w:lang w:eastAsia="tr-TR"/>
        </w:rPr>
        <w:fldChar w:fldCharType="separate"/>
      </w:r>
      <w:r w:rsidR="008B09EB" w:rsidRPr="00BA1179">
        <w:t xml:space="preserve">Table </w:t>
      </w:r>
      <w:r w:rsidR="008B09EB">
        <w:rPr>
          <w:noProof/>
        </w:rPr>
        <w:t>3</w:t>
      </w:r>
      <w:r w:rsidR="008B09EB">
        <w:t>.</w:t>
      </w:r>
      <w:r w:rsidR="008B09EB">
        <w:rPr>
          <w:noProof/>
        </w:rPr>
        <w:t>3</w:t>
      </w:r>
      <w:r w:rsidR="00B13AC5">
        <w:rPr>
          <w:lang w:eastAsia="tr-TR"/>
        </w:rPr>
        <w:fldChar w:fldCharType="end"/>
      </w:r>
      <w:r w:rsidR="00CF3AB1"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0069" w:rsidRPr="00BA1179" w14:paraId="17D37FA5" w14:textId="77777777" w:rsidTr="00ED5106">
        <w:tc>
          <w:tcPr>
            <w:tcW w:w="4495" w:type="pct"/>
            <w:vAlign w:val="center"/>
          </w:tcPr>
          <w:p w14:paraId="1CB3E894" w14:textId="77777777" w:rsidR="00CF0069" w:rsidRPr="00BA1179" w:rsidRDefault="00000000" w:rsidP="00ED5106">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Fuel,k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ctrlPr>
                          <w:rPr>
                            <w:rFonts w:ascii="Cambria Math" w:hAnsi="Cambria Math"/>
                            <w:i/>
                          </w:rPr>
                        </m:ctrlPr>
                      </m:e>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m:rPr>
                                <m:nor/>
                              </m:rPr>
                              <w:rPr>
                                <w:i/>
                              </w:rPr>
                              <m:t>moist,k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CEE2A24" w14:textId="771E31E4" w:rsidR="00CF0069" w:rsidRPr="00BA1179" w:rsidRDefault="00CF0069" w:rsidP="00ED5106">
            <w:pPr>
              <w:pStyle w:val="TableText"/>
            </w:pPr>
            <w:bookmarkStart w:id="185" w:name="_Ref222979872"/>
            <w:r w:rsidRPr="00BA1179">
              <w:t xml:space="preserve">( </w:t>
            </w:r>
            <w:r w:rsidRPr="00BA1179">
              <w:fldChar w:fldCharType="begin"/>
            </w:r>
            <w:r w:rsidRPr="00BA1179">
              <w:instrText xml:space="preserve"> SEQ ( \* ARABIC </w:instrText>
            </w:r>
            <w:r w:rsidRPr="00BA1179">
              <w:fldChar w:fldCharType="separate"/>
            </w:r>
            <w:r w:rsidR="008B09EB">
              <w:rPr>
                <w:noProof/>
              </w:rPr>
              <w:t>18</w:t>
            </w:r>
            <w:r w:rsidRPr="00BA1179">
              <w:fldChar w:fldCharType="end"/>
            </w:r>
            <w:r w:rsidRPr="00BA1179">
              <w:t xml:space="preserve"> )</w:t>
            </w:r>
            <w:bookmarkEnd w:id="185"/>
          </w:p>
        </w:tc>
      </w:tr>
    </w:tbl>
    <w:p w14:paraId="1E853935" w14:textId="29B086F1" w:rsidR="000E1725" w:rsidRDefault="00000000" w:rsidP="00060D4F">
      <w:pPr>
        <w:pStyle w:val="Caption"/>
        <w:keepNext/>
      </w:pPr>
      <w:bookmarkStart w:id="186" w:name="_Ref235058102"/>
      <w:bookmarkStart w:id="187" w:name="_Toc236342208"/>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bookmarkEnd w:id="184"/>
      <w:bookmarkEnd w:id="186"/>
      <w:r w:rsidRPr="00BA1179">
        <w:t xml:space="preserve"> Fuel data layer parameters</w:t>
      </w:r>
      <w:bookmarkEnd w:id="187"/>
    </w:p>
    <w:tbl>
      <w:tblPr>
        <w:tblStyle w:val="PlainTable2"/>
        <w:tblW w:w="0" w:type="auto"/>
        <w:tblLook w:val="04A0" w:firstRow="1" w:lastRow="0" w:firstColumn="1" w:lastColumn="0" w:noHBand="0" w:noVBand="1"/>
      </w:tblPr>
      <w:tblGrid>
        <w:gridCol w:w="1740"/>
        <w:gridCol w:w="1109"/>
        <w:gridCol w:w="1456"/>
        <w:gridCol w:w="3732"/>
      </w:tblGrid>
      <w:tr w:rsidR="00E80A35" w:rsidRPr="00BA1179" w14:paraId="15A50A39"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hideMark/>
          </w:tcPr>
          <w:p w14:paraId="4391DA27" w14:textId="77777777" w:rsidR="00E80A35" w:rsidRPr="00BA1179" w:rsidRDefault="00E80A35" w:rsidP="003C1571">
            <w:pPr>
              <w:pStyle w:val="TableText"/>
            </w:pPr>
            <w:r w:rsidRPr="00BA1179">
              <w:t xml:space="preserve">Parameter </w:t>
            </w:r>
          </w:p>
        </w:tc>
        <w:tc>
          <w:tcPr>
            <w:tcW w:w="1109" w:type="dxa"/>
            <w:hideMark/>
          </w:tcPr>
          <w:p w14:paraId="4D6AF3B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456" w:type="dxa"/>
          </w:tcPr>
          <w:p w14:paraId="1B15973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3732" w:type="dxa"/>
            <w:hideMark/>
          </w:tcPr>
          <w:p w14:paraId="2657E97C"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1C94957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7785EDD1" w14:textId="77777777" w:rsidR="00E80A35" w:rsidRPr="00BA1179" w:rsidRDefault="00E80A35" w:rsidP="003C1571">
            <w:pPr>
              <w:pStyle w:val="TableText"/>
              <w:rPr>
                <w:b w:val="0"/>
                <w:bCs w:val="0"/>
              </w:rPr>
            </w:pPr>
            <w:r w:rsidRPr="00BA1179">
              <w:t>Fuel Type</w:t>
            </w:r>
          </w:p>
          <w:p w14:paraId="68016535"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type</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18948CE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1456" w:type="dxa"/>
          </w:tcPr>
          <w:p w14:paraId="15ED596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3732" w:type="dxa"/>
          </w:tcPr>
          <w:p w14:paraId="4D8C5B3A"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Defines the vegetation within each grid cell and determines combustion characteristics such as burn rate and heat release behavior.</w:t>
            </w:r>
          </w:p>
        </w:tc>
      </w:tr>
      <w:tr w:rsidR="00E80A35" w:rsidRPr="00BA1179" w14:paraId="65EE97C7" w14:textId="77777777" w:rsidTr="00E80A35">
        <w:tc>
          <w:tcPr>
            <w:cnfStyle w:val="001000000000" w:firstRow="0" w:lastRow="0" w:firstColumn="1" w:lastColumn="0" w:oddVBand="0" w:evenVBand="0" w:oddHBand="0" w:evenHBand="0" w:firstRowFirstColumn="0" w:firstRowLastColumn="0" w:lastRowFirstColumn="0" w:lastRowLastColumn="0"/>
            <w:tcW w:w="1740" w:type="dxa"/>
          </w:tcPr>
          <w:p w14:paraId="0B37B8F3" w14:textId="77777777" w:rsidR="00E80A35" w:rsidRPr="00BA1179" w:rsidRDefault="00E80A35" w:rsidP="003C1571">
            <w:pPr>
              <w:pStyle w:val="TableText"/>
              <w:rPr>
                <w:b w:val="0"/>
                <w:bCs w:val="0"/>
              </w:rPr>
            </w:pPr>
            <w:r w:rsidRPr="00BA1179">
              <w:t>Fuel Load</w:t>
            </w:r>
          </w:p>
          <w:p w14:paraId="73BF0243"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load,k</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01C6C93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456" w:type="dxa"/>
          </w:tcPr>
          <w:p w14:paraId="4221123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m:oMath>
              <m:r>
                <w:rPr>
                  <w:rFonts w:ascii="Cambria Math" w:hAnsi="Cambria Math"/>
                </w:rPr>
                <m:t xml:space="preserve">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rsidRPr="00BA1179">
              <w:t xml:space="preserve"> (norm.)</w:t>
            </w:r>
          </w:p>
        </w:tc>
        <w:tc>
          <w:tcPr>
            <w:tcW w:w="3732" w:type="dxa"/>
          </w:tcPr>
          <w:p w14:paraId="09C5021C"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the available combustible mass in each grid cell and directly controls fire intensity, burn duration, and energy release.</w:t>
            </w:r>
          </w:p>
        </w:tc>
      </w:tr>
      <w:tr w:rsidR="00E80A35" w:rsidRPr="00BA1179" w14:paraId="3F92AF50"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0D41A28F" w14:textId="77777777" w:rsidR="00E80A35" w:rsidRPr="00BA1179" w:rsidRDefault="00E80A35" w:rsidP="003C1571">
            <w:pPr>
              <w:pStyle w:val="TableText"/>
              <w:rPr>
                <w:b w:val="0"/>
                <w:bCs w:val="0"/>
              </w:rPr>
            </w:pPr>
            <w:r w:rsidRPr="00BA1179">
              <w:t>Fuel Moisture</w:t>
            </w:r>
          </w:p>
          <w:p w14:paraId="2A0605B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F</m:t>
                    </m:r>
                  </m:e>
                  <m:sub>
                    <m:r>
                      <m:rPr>
                        <m:nor/>
                      </m:rPr>
                      <m:t>moist,k</m:t>
                    </m:r>
                  </m:sub>
                </m:sSub>
                <m:d>
                  <m:dPr>
                    <m:ctrlPr>
                      <w:rPr>
                        <w:rFonts w:ascii="Cambria Math" w:hAnsi="Cambria Math"/>
                        <w:b w:val="0"/>
                        <w:bCs w:val="0"/>
                        <w:i/>
                      </w:rPr>
                    </m:ctrlPr>
                  </m:dPr>
                  <m:e>
                    <m:r>
                      <m:rPr>
                        <m:sty m:val="bi"/>
                      </m:rPr>
                      <w:rPr>
                        <w:rFonts w:ascii="Cambria Math" w:hAnsi="Cambria Math"/>
                      </w:rPr>
                      <m:t>x,y</m:t>
                    </m:r>
                  </m:e>
                </m:d>
              </m:oMath>
            </m:oMathPara>
          </w:p>
        </w:tc>
        <w:tc>
          <w:tcPr>
            <w:tcW w:w="1109" w:type="dxa"/>
          </w:tcPr>
          <w:p w14:paraId="4415248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456" w:type="dxa"/>
          </w:tcPr>
          <w:p w14:paraId="7A28197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 (mass fraction)</w:t>
            </w:r>
          </w:p>
        </w:tc>
        <w:tc>
          <w:tcPr>
            <w:tcW w:w="3732" w:type="dxa"/>
          </w:tcPr>
          <w:p w14:paraId="6F66388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moisture of surface fuels and determines ignition probability and combustion sustainability.</w:t>
            </w:r>
          </w:p>
        </w:tc>
      </w:tr>
    </w:tbl>
    <w:p w14:paraId="084A7CED" w14:textId="1BB27354" w:rsidR="000E1725" w:rsidRPr="00BA1179" w:rsidRDefault="00000000" w:rsidP="00060D4F">
      <w:pPr>
        <w:pStyle w:val="Heading3"/>
      </w:pPr>
      <w:bookmarkStart w:id="188" w:name="_Toc236342159"/>
      <w:r w:rsidRPr="00BA1179">
        <w:t>Ignition Layer</w:t>
      </w:r>
      <w:bookmarkEnd w:id="188"/>
    </w:p>
    <w:p w14:paraId="6BE7B6BA" w14:textId="12FB7CDB" w:rsidR="000741B8" w:rsidRPr="00BA1179" w:rsidRDefault="006240E8" w:rsidP="006240E8">
      <w:pPr>
        <w:pStyle w:val="ParText"/>
      </w:pPr>
      <w:r w:rsidRPr="00BA1179">
        <w:t xml:space="preserve">Ignition is separate from fire intensity. It </w:t>
      </w:r>
      <w:r w:rsidR="000E141D">
        <w:t>is</w:t>
      </w:r>
      <w:r w:rsidRPr="00BA1179">
        <w:t xml:space="preserve"> the activation of combustion at a specific grid cell and time step. Ignition may originate from predefined initial conditions, external events, or spotting effects. It functions as a triggering mechanism within the transition dynamics and does not constitute a persistent state variable. The ignition input is defined in </w:t>
      </w:r>
      <w:r w:rsidRPr="00BA1179">
        <w:fldChar w:fldCharType="begin"/>
      </w:r>
      <w:r w:rsidRPr="00BA1179">
        <w:instrText xml:space="preserve"> REF _Ref222980314 \h </w:instrText>
      </w:r>
      <w:r w:rsidRPr="00BA1179">
        <w:fldChar w:fldCharType="separate"/>
      </w:r>
      <w:r w:rsidR="008B09EB" w:rsidRPr="00BA1179">
        <w:t xml:space="preserve">( </w:t>
      </w:r>
      <w:r w:rsidR="008B09EB">
        <w:rPr>
          <w:noProof/>
        </w:rPr>
        <w:t>19</w:t>
      </w:r>
      <w:r w:rsidR="008B09EB" w:rsidRPr="00BA1179">
        <w:t xml:space="preserve"> )</w:t>
      </w:r>
      <w:r w:rsidRPr="00BA1179">
        <w:fldChar w:fldCharType="end"/>
      </w:r>
      <w:r w:rsidRPr="00BA1179">
        <w:t xml:space="preserve"> </w:t>
      </w:r>
      <w:r w:rsidRPr="00BA1179">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Ign,k</m:t>
            </m:r>
          </m:sub>
        </m:sSub>
        <m:r>
          <w:rPr>
            <w:rFonts w:ascii="Cambria Math" w:eastAsiaTheme="minorEastAsia" w:hAnsi="Cambria Math"/>
          </w:rPr>
          <m:t xml:space="preserve">  (x,y)</m:t>
        </m:r>
      </m:oMath>
      <w:r w:rsidRPr="00BA1179">
        <w:rPr>
          <w:rFonts w:eastAsiaTheme="minorEastAsia"/>
        </w:rPr>
        <w:t xml:space="preserve"> is</w:t>
      </w:r>
      <w:r w:rsidRPr="00BA1179">
        <w:t xml:space="preserve"> a binary ignition injection indicator.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2C633E9" w14:textId="77777777" w:rsidTr="00B517B6">
        <w:tc>
          <w:tcPr>
            <w:tcW w:w="4495" w:type="pct"/>
            <w:vAlign w:val="center"/>
          </w:tcPr>
          <w:p w14:paraId="4A7374A7" w14:textId="19B2E972" w:rsidR="00B517B6" w:rsidRPr="00BA1179" w:rsidRDefault="00000000"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I</m:t>
                            </m:r>
                          </m:e>
                          <m:sub>
                            <m:r>
                              <w:rPr>
                                <w:rFonts w:ascii="Cambria Math" w:hAnsi="Cambria Math"/>
                                <w:lang w:eastAsia="ja-JP"/>
                              </w:rPr>
                              <m:t>Ign,k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4A4EF97E" w14:textId="595137B2" w:rsidR="00B517B6" w:rsidRPr="00BA1179" w:rsidRDefault="00B517B6" w:rsidP="006601CA">
            <w:pPr>
              <w:pStyle w:val="TableText"/>
            </w:pPr>
            <w:bookmarkStart w:id="189" w:name="_Ref222980314"/>
            <w:r w:rsidRPr="00BA1179">
              <w:t xml:space="preserve">( </w:t>
            </w:r>
            <w:r w:rsidRPr="00BA1179">
              <w:fldChar w:fldCharType="begin"/>
            </w:r>
            <w:r w:rsidRPr="00BA1179">
              <w:instrText xml:space="preserve"> SEQ ( \* ARABIC </w:instrText>
            </w:r>
            <w:r w:rsidRPr="00BA1179">
              <w:fldChar w:fldCharType="separate"/>
            </w:r>
            <w:r w:rsidR="008B09EB">
              <w:rPr>
                <w:noProof/>
              </w:rPr>
              <w:t>19</w:t>
            </w:r>
            <w:r w:rsidRPr="00BA1179">
              <w:fldChar w:fldCharType="end"/>
            </w:r>
            <w:r w:rsidRPr="00BA1179">
              <w:t xml:space="preserve"> )</w:t>
            </w:r>
            <w:bookmarkEnd w:id="189"/>
          </w:p>
        </w:tc>
      </w:tr>
    </w:tbl>
    <w:p w14:paraId="0E6B3EAD" w14:textId="3D607414" w:rsidR="000E1725" w:rsidRPr="00BA1179" w:rsidRDefault="00000000" w:rsidP="00854491">
      <w:pPr>
        <w:pStyle w:val="Heading3"/>
      </w:pPr>
      <w:bookmarkStart w:id="190" w:name="_Toc236342160"/>
      <w:r w:rsidRPr="00BA1179">
        <w:t>Decisional Data Layers</w:t>
      </w:r>
      <w:bookmarkEnd w:id="190"/>
    </w:p>
    <w:p w14:paraId="3329266D" w14:textId="532E2BAC" w:rsidR="000E1725" w:rsidRPr="00BA1179" w:rsidRDefault="00000000" w:rsidP="00C67F9C">
      <w:pPr>
        <w:pStyle w:val="ParText"/>
      </w:pPr>
      <w:r w:rsidRPr="00BA1179">
        <w:t>The Decisional External Sources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eastAsiaTheme="minorEastAsia" w:hAnsi="Cambria Math"/>
            <w:lang w:eastAsia="ja-JP"/>
          </w:rPr>
          <m:t>)</m:t>
        </m:r>
      </m:oMath>
      <w:r w:rsidRPr="00BA1179">
        <w:t xml:space="preserve"> layer represents the non-physical inputs that shape decision making within the distributed DSS. Unlike the meteorological, </w:t>
      </w:r>
      <w:r w:rsidRPr="00BA1179">
        <w:lastRenderedPageBreak/>
        <w:t>topographic, and fuel layers that govern fire dynamics, this layer carries the contextual information needed to evaluate operational priorities and constraints, and it therefore determines how simulation outcomes are interpreted and acted upon.</w:t>
      </w:r>
    </w:p>
    <w:p w14:paraId="4B672BF3" w14:textId="07D1ED98" w:rsidR="000E1725" w:rsidRPr="00BA1179" w:rsidRDefault="00000000" w:rsidP="00C67F9C">
      <w:pPr>
        <w:rPr>
          <w:lang w:eastAsia="ja-JP"/>
        </w:rPr>
      </w:pPr>
      <w:r w:rsidRPr="00BA1179">
        <w:rPr>
          <w:lang w:eastAsia="ja-JP"/>
        </w:rPr>
        <w:t xml:space="preserve">The DSS generates decision-driven intervention parameters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8B09EB" w:rsidRPr="00BA1179">
        <w:rPr>
          <w:i/>
          <w:iCs/>
        </w:rPr>
        <w:t xml:space="preserve">( </w:t>
      </w:r>
      <w:r w:rsidR="008B09EB">
        <w:rPr>
          <w:i/>
          <w:iCs/>
          <w:noProof/>
        </w:rPr>
        <w:t>20</w:t>
      </w:r>
      <w:r w:rsidR="008B09EB" w:rsidRPr="00BA1179">
        <w:rPr>
          <w:i/>
          <w:iCs/>
        </w:rPr>
        <w:t xml:space="preserve"> )</w:t>
      </w:r>
      <w:r w:rsidRPr="00BA1179">
        <w:rPr>
          <w:rFonts w:eastAsiaTheme="minorEastAsia"/>
        </w:rPr>
        <w:fldChar w:fldCharType="end"/>
      </w:r>
      <w:r w:rsidRPr="00BA1179">
        <w:rPr>
          <w:lang w:eastAsia="ja-JP"/>
        </w:rPr>
        <w:t xml:space="preserve"> based on observed system states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 xml:space="preserve">  </m:t>
        </m:r>
      </m:oMath>
      <w:r w:rsidRPr="00BA1179">
        <w:rPr>
          <w:rFonts w:eastAsiaTheme="minorEastAsia"/>
          <w:lang w:eastAsia="ja-JP"/>
        </w:rPr>
        <w:t xml:space="preserve">and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available suppression capacity,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operational availability status of resources,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suppression effectiveness, and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e</w:t>
      </w:r>
      <w:r w:rsidRPr="00BA1179">
        <w:t xml:space="preserve">stimated travel time to reach grid cell </w:t>
      </w:r>
      <m:oMath>
        <m:d>
          <m:dPr>
            <m:ctrlPr>
              <w:rPr>
                <w:rFonts w:ascii="Cambria Math" w:hAnsi="Cambria Math"/>
                <w:i/>
              </w:rPr>
            </m:ctrlPr>
          </m:dPr>
          <m:e>
            <m:r>
              <w:rPr>
                <w:rFonts w:ascii="Cambria Math" w:hAnsi="Cambria Math"/>
              </w:rPr>
              <m:t>x, y</m:t>
            </m:r>
          </m:e>
        </m:d>
      </m:oMath>
      <w:r w:rsidRPr="00BA1179">
        <w:rPr>
          <w:lang w:eastAsia="ja-JP"/>
        </w:rPr>
        <w:t>. These parameters do not represent physical measurements but structured representations of operational actions, which are incorporated into the external input set to influence wildfire dynamics.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72063423" w14:textId="77777777" w:rsidTr="00A954FD">
        <w:tc>
          <w:tcPr>
            <w:tcW w:w="4495" w:type="pct"/>
            <w:vAlign w:val="center"/>
          </w:tcPr>
          <w:p w14:paraId="5AAF01C6" w14:textId="327B62B2" w:rsidR="000E1725" w:rsidRPr="00BA1179" w:rsidRDefault="00000000" w:rsidP="002022D1">
            <w:pPr>
              <w:pStyle w:val="TableText"/>
              <w:rPr>
                <w:i/>
                <w:iCs/>
                <w:lang w:eastAsia="ja-JP"/>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DSS,k</m:t>
                    </m:r>
                  </m:sub>
                </m:sSub>
                <m:d>
                  <m:dPr>
                    <m:ctrlPr>
                      <w:rPr>
                        <w:rFonts w:ascii="Cambria Math" w:eastAsiaTheme="minorEastAsia" w:hAnsi="Cambria Math"/>
                        <w:i/>
                        <w:iCs/>
                      </w:rPr>
                    </m:ctrlPr>
                  </m:dPr>
                  <m:e>
                    <m:r>
                      <w:rPr>
                        <w:rFonts w:ascii="Cambria Math" w:eastAsiaTheme="minorEastAsia" w:hAnsi="Cambria Math"/>
                      </w:rPr>
                      <m:t>x,y</m:t>
                    </m:r>
                  </m:e>
                </m:d>
                <m:r>
                  <w:rPr>
                    <w:rFonts w:ascii="Cambria Math" w:eastAsiaTheme="minorEastAsia" w:hAnsi="Cambria Math"/>
                  </w:rPr>
                  <m:t xml:space="preserve">= </m:t>
                </m:r>
                <m:d>
                  <m:dPr>
                    <m:begChr m:val="["/>
                    <m:endChr m:val="]"/>
                    <m:ctrlPr>
                      <w:rPr>
                        <w:rFonts w:ascii="Cambria Math" w:hAnsi="Cambria Math"/>
                        <w:i/>
                        <w:iCs/>
                        <w:lang w:eastAsia="ja-JP"/>
                      </w:rPr>
                    </m:ctrlPr>
                  </m:dPr>
                  <m:e>
                    <m:eqArr>
                      <m:eqArrPr>
                        <m:ctrlPr>
                          <w:rPr>
                            <w:rFonts w:ascii="Cambria Math" w:hAnsi="Cambria Math"/>
                            <w:i/>
                            <w:iCs/>
                            <w:lang w:eastAsia="ja-JP"/>
                          </w:rPr>
                        </m:ctrlPr>
                      </m:eqArrPr>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06E3F3A2" w14:textId="4A70CE42" w:rsidR="000E1725" w:rsidRPr="00BA1179" w:rsidRDefault="00000000" w:rsidP="00A954FD">
            <w:pPr>
              <w:pStyle w:val="TableText"/>
              <w:rPr>
                <w:i/>
                <w:iCs/>
              </w:rPr>
            </w:pPr>
            <w:bookmarkStart w:id="191" w:name="_Ref222979880"/>
            <w:r w:rsidRPr="00BA1179">
              <w:rPr>
                <w:i/>
                <w:iCs/>
              </w:rPr>
              <w:t xml:space="preserve">( </w:t>
            </w:r>
            <w:r w:rsidRPr="00BA1179">
              <w:rPr>
                <w:i/>
                <w:iCs/>
              </w:rPr>
              <w:fldChar w:fldCharType="begin"/>
            </w:r>
            <w:r w:rsidRPr="00BA1179">
              <w:rPr>
                <w:i/>
                <w:iCs/>
              </w:rPr>
              <w:instrText xml:space="preserve"> SEQ ( \* ARABIC </w:instrText>
            </w:r>
            <w:r w:rsidRPr="00BA1179">
              <w:rPr>
                <w:i/>
                <w:iCs/>
              </w:rPr>
              <w:fldChar w:fldCharType="separate"/>
            </w:r>
            <w:r w:rsidR="008B09EB">
              <w:rPr>
                <w:i/>
                <w:iCs/>
                <w:noProof/>
              </w:rPr>
              <w:t>20</w:t>
            </w:r>
            <w:r w:rsidRPr="00BA1179">
              <w:rPr>
                <w:i/>
                <w:iCs/>
              </w:rPr>
              <w:fldChar w:fldCharType="end"/>
            </w:r>
            <w:r w:rsidRPr="00BA1179">
              <w:rPr>
                <w:i/>
                <w:iCs/>
              </w:rPr>
              <w:t xml:space="preserve"> )</w:t>
            </w:r>
            <w:bookmarkEnd w:id="191"/>
          </w:p>
        </w:tc>
      </w:tr>
    </w:tbl>
    <w:p w14:paraId="2D6177D1" w14:textId="68E84354" w:rsidR="000E1725" w:rsidRPr="00BA1179" w:rsidRDefault="00000000" w:rsidP="00C67F9C">
      <w:pPr>
        <w:pStyle w:val="ParText"/>
      </w:pP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w:r w:rsidRPr="00BA1179">
        <w:t>has two components: the Value Data and the Resource Data</w:t>
      </w:r>
      <w:r w:rsidRPr="00BA1179">
        <w:rPr>
          <w:rFonts w:eastAsiaTheme="minorEastAsia"/>
        </w:rPr>
        <w:t xml:space="preserve"> </w:t>
      </w:r>
      <w:r w:rsidRPr="00BA1179">
        <w:t xml:space="preserve">layers. The Value layer defines spatial exposure and asset importance, which supports risk-based prioritization. The Resource layer defines the available suppression capabilities and logistical constraints, which </w:t>
      </w:r>
      <w:r w:rsidR="00B44511" w:rsidRPr="00BA1179">
        <w:t>support</w:t>
      </w:r>
      <w:r w:rsidRPr="00BA1179">
        <w:t xml:space="preserve"> feasible intervention planning. Together they turn the physical fire propagation output of the Simulation Core into actionable decision variables, keeping fire behavior modeling and decision reasoning </w:t>
      </w:r>
      <w:r w:rsidR="00B44511" w:rsidRPr="00BA1179">
        <w:t>separate</w:t>
      </w:r>
      <w:r w:rsidRPr="00BA1179">
        <w:t xml:space="preserve">. </w:t>
      </w:r>
    </w:p>
    <w:p w14:paraId="7989CB14" w14:textId="77777777" w:rsidR="000E1725" w:rsidRPr="00BA1179" w:rsidRDefault="00000000" w:rsidP="00C67F9C">
      <w:pPr>
        <w:pStyle w:val="Heading4"/>
      </w:pPr>
      <w:r w:rsidRPr="00BA1179">
        <w:t>Value Data Layer</w:t>
      </w:r>
    </w:p>
    <w:p w14:paraId="6E3C434D" w14:textId="15369A1D" w:rsidR="000E1725" w:rsidRPr="00BA1179" w:rsidRDefault="00000000" w:rsidP="00C67F9C">
      <w:pPr>
        <w:pStyle w:val="ParText"/>
        <w:rPr>
          <w:iCs/>
          <w:lang w:eastAsia="tr-TR"/>
        </w:rPr>
      </w:pPr>
      <w:r w:rsidRPr="00BA1179">
        <w:rPr>
          <w:lang w:eastAsia="tr-TR"/>
        </w:rPr>
        <w:t xml:space="preserve">The Values-at-Risk Data layer represents exposed assets, infrastructure, and socio-economic elements that may be affected by wildfire propagation. The value data layer parameters are listed in </w:t>
      </w:r>
      <w:r w:rsidRPr="00BA1179">
        <w:rPr>
          <w:lang w:eastAsia="tr-TR"/>
        </w:rPr>
        <w:fldChar w:fldCharType="begin"/>
      </w:r>
      <w:r w:rsidRPr="00BA1179">
        <w:rPr>
          <w:lang w:eastAsia="tr-TR"/>
        </w:rPr>
        <w:instrText xml:space="preserve"> REF _Ref234401011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4</w:t>
      </w:r>
      <w:r w:rsidRPr="00BA1179">
        <w:rPr>
          <w:lang w:eastAsia="tr-TR"/>
        </w:rPr>
        <w:fldChar w:fldCharType="end"/>
      </w:r>
      <w:r w:rsidRPr="00BA1179">
        <w:rPr>
          <w:lang w:eastAsia="tr-TR"/>
        </w:rPr>
        <w:t>. All variables in this layer are spatially dependent and static during short-term operational simulations, although their priority weights may be dynamically adjusted based on operational objectives.</w:t>
      </w:r>
    </w:p>
    <w:p w14:paraId="18EEDB69" w14:textId="704C2EEE" w:rsidR="000E1725" w:rsidRPr="00BA1179" w:rsidRDefault="00000000" w:rsidP="00C67F9C">
      <w:pPr>
        <w:pStyle w:val="Caption"/>
        <w:keepNext/>
      </w:pPr>
      <w:bookmarkStart w:id="192" w:name="_Ref234401011"/>
      <w:bookmarkStart w:id="193" w:name="_Toc236342209"/>
      <w:r w:rsidRPr="00BA1179">
        <w:lastRenderedPageBreak/>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192"/>
      <w:r w:rsidRPr="00BA1179">
        <w:t xml:space="preserve"> Value data layer parameters</w:t>
      </w:r>
      <w:bookmarkEnd w:id="193"/>
    </w:p>
    <w:tbl>
      <w:tblPr>
        <w:tblStyle w:val="PlainTable2"/>
        <w:tblW w:w="0" w:type="auto"/>
        <w:tblLook w:val="04A0" w:firstRow="1" w:lastRow="0" w:firstColumn="1" w:lastColumn="0" w:noHBand="0" w:noVBand="1"/>
      </w:tblPr>
      <w:tblGrid>
        <w:gridCol w:w="1774"/>
        <w:gridCol w:w="883"/>
        <w:gridCol w:w="1302"/>
        <w:gridCol w:w="4088"/>
      </w:tblGrid>
      <w:tr w:rsidR="00C67F9C" w:rsidRPr="00BA1179" w14:paraId="1FF7E67B"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hideMark/>
          </w:tcPr>
          <w:p w14:paraId="1E63F721" w14:textId="77777777" w:rsidR="000E1725" w:rsidRPr="00BA1179" w:rsidRDefault="00000000" w:rsidP="00A954FD">
            <w:pPr>
              <w:pStyle w:val="TableText"/>
            </w:pPr>
            <w:r w:rsidRPr="00BA1179">
              <w:t xml:space="preserve">Parameter </w:t>
            </w:r>
          </w:p>
        </w:tc>
        <w:tc>
          <w:tcPr>
            <w:tcW w:w="883" w:type="dxa"/>
            <w:hideMark/>
          </w:tcPr>
          <w:p w14:paraId="7C0C785D"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37" w:type="dxa"/>
          </w:tcPr>
          <w:p w14:paraId="05727DA7"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44B1882"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C67F9C" w:rsidRPr="00BA1179" w14:paraId="10C08F70"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0451B974" w14:textId="77777777" w:rsidR="000E1725" w:rsidRPr="00BA1179" w:rsidRDefault="00000000" w:rsidP="00A954FD">
            <w:pPr>
              <w:pStyle w:val="TableText"/>
              <w:rPr>
                <w:b w:val="0"/>
                <w:bCs w:val="0"/>
              </w:rPr>
            </w:pPr>
            <w:r w:rsidRPr="00BA1179">
              <w:t>Building Footprint</w:t>
            </w:r>
          </w:p>
          <w:p w14:paraId="4E4456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bld</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2EB86C82"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74278D8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498" w:type="dxa"/>
          </w:tcPr>
          <w:p w14:paraId="2C6DF0ED" w14:textId="25F9504E"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the presence of residential or commercial structures and enables identification of wildland</w:t>
            </w:r>
            <w:r w:rsidR="00CB786C">
              <w:t>-</w:t>
            </w:r>
            <w:r w:rsidRPr="00BA1179">
              <w:t>urban zones.</w:t>
            </w:r>
          </w:p>
        </w:tc>
      </w:tr>
      <w:tr w:rsidR="00C67F9C" w:rsidRPr="00BA1179" w14:paraId="5D42E7C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464B7F46" w14:textId="77777777" w:rsidR="000E1725" w:rsidRPr="00BA1179" w:rsidRDefault="00000000" w:rsidP="00A954FD">
            <w:pPr>
              <w:pStyle w:val="TableText"/>
              <w:rPr>
                <w:b w:val="0"/>
                <w:bCs w:val="0"/>
              </w:rPr>
            </w:pPr>
            <w:r w:rsidRPr="00BA1179">
              <w:t xml:space="preserve">Critical Facility Index </w:t>
            </w:r>
          </w:p>
          <w:p w14:paraId="595E742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crit</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1799C55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01349305" w14:textId="437B24C4"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58F8D652"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Identifies high-priority assets such as hospitals, power plants, fuel depots, and water infrastructure.</w:t>
            </w:r>
          </w:p>
        </w:tc>
      </w:tr>
      <w:tr w:rsidR="00C67F9C" w:rsidRPr="00BA1179" w14:paraId="55166A51"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6AC27004" w14:textId="77777777" w:rsidR="000E1725" w:rsidRPr="00BA1179" w:rsidRDefault="00000000" w:rsidP="00A954FD">
            <w:pPr>
              <w:pStyle w:val="TableText"/>
              <w:rPr>
                <w:b w:val="0"/>
                <w:bCs w:val="0"/>
              </w:rPr>
            </w:pPr>
            <w:r w:rsidRPr="00BA1179">
              <w:t>Population Density</w:t>
            </w:r>
          </w:p>
          <w:p w14:paraId="405048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pop</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62FB65A4"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6177356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person/km²</w:t>
            </w:r>
          </w:p>
        </w:tc>
        <w:tc>
          <w:tcPr>
            <w:tcW w:w="4498" w:type="dxa"/>
          </w:tcPr>
          <w:p w14:paraId="354938D7"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exposed population per grid cell and supports evacuation and safety prioritization.</w:t>
            </w:r>
          </w:p>
        </w:tc>
      </w:tr>
      <w:tr w:rsidR="00C67F9C" w:rsidRPr="00BA1179" w14:paraId="7B39C1A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57F999F0" w14:textId="77777777" w:rsidR="000E1725" w:rsidRPr="00BA1179" w:rsidRDefault="00000000" w:rsidP="00A954FD">
            <w:pPr>
              <w:pStyle w:val="TableText"/>
              <w:rPr>
                <w:b w:val="0"/>
                <w:bCs w:val="0"/>
              </w:rPr>
            </w:pPr>
            <w:r w:rsidRPr="00BA1179">
              <w:t>Accessibility to Evacuation Routes</w:t>
            </w:r>
          </w:p>
          <w:p w14:paraId="1D937756"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evac</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3D55EE57"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24A5601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w:t>
            </w:r>
          </w:p>
        </w:tc>
        <w:tc>
          <w:tcPr>
            <w:tcW w:w="4498" w:type="dxa"/>
          </w:tcPr>
          <w:p w14:paraId="77651093"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proximity to evacuation infrastructure and supports emergency planning decisions.</w:t>
            </w:r>
          </w:p>
        </w:tc>
      </w:tr>
      <w:tr w:rsidR="00C67F9C" w:rsidRPr="00BA1179" w14:paraId="65711045"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71C6ED05" w14:textId="77777777" w:rsidR="000E1725" w:rsidRPr="00BA1179" w:rsidRDefault="00000000" w:rsidP="00A954FD">
            <w:pPr>
              <w:pStyle w:val="TableText"/>
              <w:rPr>
                <w:b w:val="0"/>
                <w:bCs w:val="0"/>
              </w:rPr>
            </w:pPr>
            <w:r w:rsidRPr="00BA1179">
              <w:t>Protection Priority Score</w:t>
            </w:r>
          </w:p>
          <w:p w14:paraId="777FD26C"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prio</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7DB871F1"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27F81C5E"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4498" w:type="dxa"/>
          </w:tcPr>
          <w:p w14:paraId="746518B0"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Aggregated weighting factor combining multiple exposure indicators to rank cells by importance.</w:t>
            </w:r>
          </w:p>
        </w:tc>
      </w:tr>
    </w:tbl>
    <w:p w14:paraId="3D8A1C7B" w14:textId="77777777" w:rsidR="000E1725" w:rsidRPr="00BA1179" w:rsidRDefault="000E1725" w:rsidP="00C67F9C"/>
    <w:p w14:paraId="7673665C" w14:textId="791BD06F" w:rsidR="000E1725" w:rsidRPr="00BA1179" w:rsidRDefault="00000000" w:rsidP="00C67F9C">
      <w:r w:rsidRPr="00BA1179">
        <w:t xml:space="preserve">The protection priority score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rsidRPr="00BA1179">
        <w:t xml:space="preserve"> aggregates the four value indicators into a single scalar index that ranks each grid cell by its overall protection importance. The aggregation is as a normalized weighted sum </w:t>
      </w:r>
      <w:r w:rsidRPr="00BA1179">
        <w:fldChar w:fldCharType="begin"/>
      </w:r>
      <w:r w:rsidRPr="00BA1179">
        <w:instrText xml:space="preserve"> REF _Ref234401103 \h </w:instrText>
      </w:r>
      <w:r w:rsidRPr="00BA1179">
        <w:fldChar w:fldCharType="separate"/>
      </w:r>
      <w:r w:rsidR="008B09EB" w:rsidRPr="00BA1179">
        <w:t xml:space="preserve">( </w:t>
      </w:r>
      <w:r w:rsidR="008B09EB">
        <w:rPr>
          <w:noProof/>
        </w:rPr>
        <w:t>21</w:t>
      </w:r>
      <w:r w:rsidR="008B09EB" w:rsidRPr="00BA1179">
        <w:t xml:space="preserve"> )</w:t>
      </w:r>
      <w:r w:rsidRPr="00BA1179">
        <w:fldChar w:fldCharType="end"/>
      </w:r>
      <w:r w:rsidRPr="00BA1179">
        <w:t xml:space="preserve"> where </w:t>
      </w:r>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pop</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pop</m:t>
                </m:r>
              </m:sub>
            </m:sSub>
          </m:den>
        </m:f>
        <m:r>
          <w:rPr>
            <w:rFonts w:ascii="Cambria Math" w:hAnsi="Cambria Math"/>
          </w:rPr>
          <m:t xml:space="preserve">   </m:t>
        </m:r>
      </m:oMath>
      <w:r w:rsidRPr="00BA1179">
        <w:t xml:space="preserve"> is the min</w:t>
      </w:r>
      <w:r w:rsidR="00CB786C">
        <w:t>-</w:t>
      </w:r>
      <w:r w:rsidRPr="00BA1179">
        <w:t xml:space="preserve">max normalized population density, and </w:t>
      </w:r>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evac</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evac</m:t>
                </m:r>
              </m:sub>
            </m:sSub>
          </m:den>
        </m:f>
      </m:oMath>
      <w:r w:rsidRPr="00BA1179">
        <w:t xml:space="preserve"> is the inverted and normalized evacuation distance (higher value indicates closer proximity to evacuation routes, hence higher priority).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3C94DBC4" w14:textId="77777777" w:rsidTr="00A954FD">
        <w:tc>
          <w:tcPr>
            <w:tcW w:w="4495" w:type="pct"/>
            <w:vAlign w:val="center"/>
          </w:tcPr>
          <w:p w14:paraId="442AC2CB" w14:textId="77777777" w:rsidR="000E1725" w:rsidRPr="00BA1179" w:rsidRDefault="00000000" w:rsidP="00A954FD">
            <w:pPr>
              <w:pStyle w:val="TableText"/>
              <w:rPr>
                <w:lang w:eastAsia="ja-JP"/>
              </w:rPr>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bld</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crit</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(x,y)</m:t>
                </m:r>
              </m:oMath>
            </m:oMathPara>
          </w:p>
        </w:tc>
        <w:tc>
          <w:tcPr>
            <w:tcW w:w="505" w:type="pct"/>
            <w:vAlign w:val="center"/>
          </w:tcPr>
          <w:p w14:paraId="377FCAD3" w14:textId="6C30BB26" w:rsidR="000E1725" w:rsidRPr="00BA1179" w:rsidRDefault="00000000" w:rsidP="00A954FD">
            <w:pPr>
              <w:pStyle w:val="TableText"/>
              <w:rPr>
                <w:lang w:eastAsia="ja-JP"/>
              </w:rPr>
            </w:pPr>
            <w:bookmarkStart w:id="194" w:name="_Ref234401103"/>
            <w:r w:rsidRPr="00BA1179">
              <w:t xml:space="preserve">( </w:t>
            </w:r>
            <w:r w:rsidRPr="00BA1179">
              <w:fldChar w:fldCharType="begin"/>
            </w:r>
            <w:r w:rsidRPr="00BA1179">
              <w:instrText xml:space="preserve"> SEQ ( \* ARABIC </w:instrText>
            </w:r>
            <w:r w:rsidRPr="00BA1179">
              <w:fldChar w:fldCharType="separate"/>
            </w:r>
            <w:r w:rsidR="008B09EB">
              <w:rPr>
                <w:noProof/>
              </w:rPr>
              <w:t>21</w:t>
            </w:r>
            <w:r w:rsidRPr="00BA1179">
              <w:fldChar w:fldCharType="end"/>
            </w:r>
            <w:r w:rsidRPr="00BA1179">
              <w:t xml:space="preserve"> )</w:t>
            </w:r>
            <w:bookmarkEnd w:id="194"/>
          </w:p>
        </w:tc>
      </w:tr>
    </w:tbl>
    <w:p w14:paraId="18B227F3" w14:textId="18785773" w:rsidR="000E1725" w:rsidRPr="00BA1179" w:rsidRDefault="00000000" w:rsidP="00C67F9C">
      <w:r w:rsidRPr="00BA1179">
        <w:lastRenderedPageBreak/>
        <w:t xml:space="preserve">The weights satisfy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1</m:t>
        </m:r>
      </m:oMath>
      <w:r w:rsidR="006E3FBA">
        <w:t xml:space="preserve">. </w:t>
      </w:r>
      <w:r w:rsidRPr="00BA1179">
        <w:t>The weight assignment reflects the operational priority</w:t>
      </w:r>
      <w:r w:rsidR="00FC2C5F">
        <w:t>.</w:t>
      </w:r>
      <w:r w:rsidRPr="00BA1179">
        <w:t xml:space="preserve"> </w:t>
      </w:r>
      <w:r w:rsidR="00FC2C5F">
        <w:t>C</w:t>
      </w:r>
      <w:r w:rsidRPr="00BA1179">
        <w:t>ritical facilities (</w:t>
      </w:r>
      <m:oMath>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m:t>
        </m:r>
      </m:oMath>
      <w:r w:rsidRPr="00BA1179">
        <w:t>) receive the highest weight because their loss has cascading consequences (e.g., hospitals, power infrastructure, water supply). Population density (</w:t>
      </w:r>
      <m:oMath>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0.30</m:t>
        </m:r>
      </m:oMath>
      <w:r w:rsidRPr="00BA1179">
        <w:t>) ranks second because human life exposure scales with density. Building footprint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m:t>
        </m:r>
      </m:oMath>
      <w:r w:rsidRPr="00BA1179">
        <w:t>) captures structural asset density. Evacuation accessibility (</w:t>
      </w:r>
      <m:oMath>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rsidRPr="00BA1179">
        <w:t>) receives the lowest weight because it represents a logistical constraint rather than a direct measure of asset value; however, it remains non-zero because locations with poor evacuation access require protective intervention earlier in the decision timeline.</w:t>
      </w:r>
    </w:p>
    <w:p w14:paraId="0D10CDE1" w14:textId="77777777" w:rsidR="000E1725" w:rsidRPr="00BA1179" w:rsidRDefault="00000000" w:rsidP="0078234F">
      <w:pPr>
        <w:pStyle w:val="Heading4"/>
      </w:pPr>
      <w:r w:rsidRPr="00BA1179">
        <w:t>Resource Data Layer</w:t>
      </w:r>
    </w:p>
    <w:p w14:paraId="7E911ECA" w14:textId="6F89D97E" w:rsidR="000E1725" w:rsidRPr="00BA1179" w:rsidRDefault="00000000" w:rsidP="0078234F">
      <w:pPr>
        <w:pStyle w:val="ParText"/>
        <w:rPr>
          <w:lang w:eastAsia="tr-TR"/>
        </w:rPr>
      </w:pPr>
      <w:r w:rsidRPr="00BA1179">
        <w:rPr>
          <w:lang w:eastAsia="tr-TR"/>
        </w:rPr>
        <w:t xml:space="preserve">The Resource Data layer represents the operational capabilities available for wildfire intervention. While the fire behavior model estimates how fire evolves under environmental conditions, this layer defines the constraints and effectiveness of suppression actions. The resource data layer parameters are listed in </w:t>
      </w:r>
      <w:r w:rsidRPr="00BA1179">
        <w:rPr>
          <w:lang w:eastAsia="tr-TR"/>
        </w:rPr>
        <w:fldChar w:fldCharType="begin"/>
      </w:r>
      <w:r w:rsidRPr="00BA1179">
        <w:rPr>
          <w:lang w:eastAsia="tr-TR"/>
        </w:rPr>
        <w:instrText xml:space="preserve"> REF _Ref234401135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5</w:t>
      </w:r>
      <w:r w:rsidRPr="00BA1179">
        <w:rPr>
          <w:lang w:eastAsia="tr-TR"/>
        </w:rPr>
        <w:fldChar w:fldCharType="end"/>
      </w:r>
      <w:r w:rsidRPr="00BA1179">
        <w:rPr>
          <w:lang w:eastAsia="tr-TR"/>
        </w:rPr>
        <w:t>.</w:t>
      </w:r>
    </w:p>
    <w:p w14:paraId="205739E6" w14:textId="385F6389" w:rsidR="000E1725" w:rsidRPr="00BA1179" w:rsidRDefault="00000000" w:rsidP="0078234F">
      <w:pPr>
        <w:pStyle w:val="Caption"/>
        <w:keepNext/>
      </w:pPr>
      <w:bookmarkStart w:id="195" w:name="_Ref234401135"/>
      <w:bookmarkStart w:id="196" w:name="_Toc236342210"/>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5</w:t>
      </w:r>
      <w:r w:rsidR="00A22191">
        <w:fldChar w:fldCharType="end"/>
      </w:r>
      <w:bookmarkEnd w:id="195"/>
      <w:r w:rsidRPr="00BA1179">
        <w:t xml:space="preserve"> Resource data layer parameters</w:t>
      </w:r>
      <w:bookmarkEnd w:id="196"/>
    </w:p>
    <w:tbl>
      <w:tblPr>
        <w:tblStyle w:val="PlainTable2"/>
        <w:tblW w:w="0" w:type="auto"/>
        <w:tblLook w:val="04A0" w:firstRow="1" w:lastRow="0" w:firstColumn="1" w:lastColumn="0" w:noHBand="0" w:noVBand="1"/>
      </w:tblPr>
      <w:tblGrid>
        <w:gridCol w:w="1780"/>
        <w:gridCol w:w="1106"/>
        <w:gridCol w:w="1078"/>
        <w:gridCol w:w="4073"/>
      </w:tblGrid>
      <w:tr w:rsidR="0078234F" w:rsidRPr="00BA1179" w14:paraId="199310BE"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hideMark/>
          </w:tcPr>
          <w:p w14:paraId="4D54F29D" w14:textId="77777777" w:rsidR="000E1725" w:rsidRPr="00BA1179" w:rsidRDefault="00000000" w:rsidP="00A954FD">
            <w:pPr>
              <w:pStyle w:val="TableText"/>
            </w:pPr>
            <w:r w:rsidRPr="00BA1179">
              <w:t xml:space="preserve">Parameter </w:t>
            </w:r>
          </w:p>
        </w:tc>
        <w:tc>
          <w:tcPr>
            <w:tcW w:w="1106" w:type="dxa"/>
            <w:hideMark/>
          </w:tcPr>
          <w:p w14:paraId="4EEC4481"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078" w:type="dxa"/>
          </w:tcPr>
          <w:p w14:paraId="590CF0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073" w:type="dxa"/>
            <w:hideMark/>
          </w:tcPr>
          <w:p w14:paraId="60618E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78234F" w:rsidRPr="00BA1179" w14:paraId="5B98FFA4"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39F60D35" w14:textId="77777777" w:rsidR="000E1725" w:rsidRPr="00BA1179" w:rsidRDefault="00000000" w:rsidP="00A954FD">
            <w:pPr>
              <w:pStyle w:val="TableText"/>
              <w:rPr>
                <w:b w:val="0"/>
                <w:bCs w:val="0"/>
              </w:rPr>
            </w:pPr>
            <w:r w:rsidRPr="00BA1179">
              <w:t xml:space="preserve">Suppression Capacity </w:t>
            </w:r>
          </w:p>
          <w:p w14:paraId="2F658F55"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cap,k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66388AFD"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22390752" w14:textId="24B21609"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m³ / step</w:t>
            </w:r>
          </w:p>
        </w:tc>
        <w:tc>
          <w:tcPr>
            <w:tcW w:w="4073" w:type="dxa"/>
          </w:tcPr>
          <w:p w14:paraId="00DA8E7D" w14:textId="51EE67D4"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available suppression capability (i.e., water volume or manpower at grid cell at time step k).</w:t>
            </w:r>
          </w:p>
        </w:tc>
      </w:tr>
      <w:tr w:rsidR="0078234F" w:rsidRPr="00BA1179" w14:paraId="2E25DECD"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17941332" w14:textId="77777777" w:rsidR="000E1725" w:rsidRPr="00BA1179" w:rsidRDefault="00000000" w:rsidP="00A954FD">
            <w:pPr>
              <w:pStyle w:val="TableText"/>
              <w:rPr>
                <w:b w:val="0"/>
                <w:bCs w:val="0"/>
              </w:rPr>
            </w:pPr>
            <w:r w:rsidRPr="00BA1179">
              <w:t xml:space="preserve">Travel Time </w:t>
            </w:r>
          </w:p>
          <w:p w14:paraId="26B11139"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time,k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71EE8A0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67330676"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min or h</w:t>
            </w:r>
          </w:p>
        </w:tc>
        <w:tc>
          <w:tcPr>
            <w:tcW w:w="4073" w:type="dxa"/>
          </w:tcPr>
          <w:p w14:paraId="2B8BD2E1"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estimated time required to reach a grid cell from current position.</w:t>
            </w:r>
          </w:p>
        </w:tc>
      </w:tr>
      <w:tr w:rsidR="0078234F" w:rsidRPr="00BA1179" w14:paraId="204E0058"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7DE128DF" w14:textId="77777777" w:rsidR="000E1725" w:rsidRPr="00BA1179" w:rsidRDefault="00000000" w:rsidP="00A954FD">
            <w:pPr>
              <w:pStyle w:val="TableText"/>
              <w:rPr>
                <w:b w:val="0"/>
                <w:bCs w:val="0"/>
              </w:rPr>
            </w:pPr>
            <w:r w:rsidRPr="00BA1179">
              <w:t xml:space="preserve">Suppression Efficiency </w:t>
            </w:r>
          </w:p>
          <w:p w14:paraId="41EA016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eff,k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39E36"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42194B65" w14:textId="02761C6A"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073" w:type="dxa"/>
          </w:tcPr>
          <w:p w14:paraId="5F6E29FF"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Quantifies how effectively a resource reduces fuel load or fire intensity.</w:t>
            </w:r>
          </w:p>
        </w:tc>
      </w:tr>
      <w:tr w:rsidR="0078234F" w:rsidRPr="00BA1179" w14:paraId="289E980A"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6B6FE83D" w14:textId="77777777" w:rsidR="000E1725" w:rsidRPr="00BA1179" w:rsidRDefault="00000000" w:rsidP="00A954FD">
            <w:pPr>
              <w:pStyle w:val="TableText"/>
              <w:rPr>
                <w:b w:val="0"/>
                <w:bCs w:val="0"/>
              </w:rPr>
            </w:pPr>
            <w:r w:rsidRPr="00BA1179">
              <w:t xml:space="preserve">Resource Availability </w:t>
            </w:r>
          </w:p>
          <w:p w14:paraId="3F2D55CF"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avail,k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1C48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7B1D898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073" w:type="dxa"/>
          </w:tcPr>
          <w:p w14:paraId="3732882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whether the resource is currently deployable.</w:t>
            </w:r>
          </w:p>
        </w:tc>
      </w:tr>
    </w:tbl>
    <w:p w14:paraId="3DA26818" w14:textId="77777777" w:rsidR="000E1725" w:rsidRPr="00BA1179" w:rsidRDefault="00000000" w:rsidP="00DC6CE4">
      <w:pPr>
        <w:pStyle w:val="Heading2"/>
        <w:rPr>
          <w:lang w:eastAsia="ja-JP"/>
        </w:rPr>
      </w:pPr>
      <w:bookmarkStart w:id="197" w:name="_Toc236342161"/>
      <w:r w:rsidRPr="00BA1179">
        <w:rPr>
          <w:lang w:eastAsia="ja-JP"/>
        </w:rPr>
        <w:lastRenderedPageBreak/>
        <w:t>Simulation Core</w:t>
      </w:r>
      <w:bookmarkEnd w:id="197"/>
    </w:p>
    <w:p w14:paraId="36C612FC" w14:textId="50A7D9F6" w:rsidR="000E1725" w:rsidRPr="00BA1179" w:rsidRDefault="00000000" w:rsidP="00054653">
      <w:pPr>
        <w:rPr>
          <w:lang w:eastAsia="ja-JP"/>
        </w:rPr>
      </w:pPr>
      <w:r w:rsidRPr="00BA1179">
        <w:rPr>
          <w:lang w:eastAsia="ja-JP"/>
        </w:rPr>
        <w:t xml:space="preserve">The Simulation Core is the computational foundation of the framework. It represents the wildfire as a state defined over a spatial grid and advances it in discrete time through a single transition operator built on a hybrid fire spread model. Each cell carries its burning status, fuel load, fire intensity, and time since ignition, and these evolve together under the meteorological, topographic, and fuel inputs that govern fire dynamics. The operator is deterministic; stochastic effects such as wind gusts and ember spotting enter only through the external input fields and never write to the state directly. The Simulation Core estimates only how the fire behaves over space and time and leaves the interpretation of that behavior to the DSS, which keeps fire modeling and decision making clearly separated. Its design criterion is testability and reproducibility </w:t>
      </w:r>
      <w:r w:rsidRPr="00BA1179">
        <w:t>rather than maximal physical fidelity.</w:t>
      </w:r>
    </w:p>
    <w:p w14:paraId="1390FBB0" w14:textId="6408B8B2" w:rsidR="0048150A" w:rsidRPr="00BA1179" w:rsidRDefault="00277A65" w:rsidP="003015C5">
      <w:pPr>
        <w:pStyle w:val="Heading3"/>
        <w:rPr>
          <w:lang w:eastAsia="ja-JP"/>
        </w:rPr>
      </w:pPr>
      <w:bookmarkStart w:id="198" w:name="_Toc236342162"/>
      <w:r w:rsidRPr="00BA1179">
        <w:rPr>
          <w:lang w:eastAsia="ja-JP"/>
        </w:rPr>
        <w:t>Spatio-Temporal State Transition</w:t>
      </w:r>
      <w:bookmarkEnd w:id="198"/>
    </w:p>
    <w:p w14:paraId="4B155A8E" w14:textId="1D14899E" w:rsidR="000E1725" w:rsidRPr="00BA1179" w:rsidRDefault="00BC61D9" w:rsidP="002154AC">
      <w:pPr>
        <w:pStyle w:val="ParText"/>
      </w:pPr>
      <w:r w:rsidRPr="00BA1179">
        <w:rPr>
          <w:lang w:eastAsia="ja-JP"/>
        </w:rPr>
        <w:t xml:space="preserve">Each grid cell in </w:t>
      </w:r>
      <m:oMath>
        <m:r>
          <m:rPr>
            <m:scr m:val="script"/>
          </m:rPr>
          <w:rPr>
            <w:rFonts w:ascii="Cambria Math" w:hAnsi="Cambria Math" w:cs="Cambria Math"/>
            <w:lang w:eastAsia="ja-JP"/>
          </w:rPr>
          <m:t>G</m:t>
        </m:r>
      </m:oMath>
      <w:r w:rsidRPr="00BA1179">
        <w:rPr>
          <w:lang w:eastAsia="ja-JP"/>
        </w:rPr>
        <w:t xml:space="preserve"> corresponds to a spatial coordinate pair </w:t>
      </w:r>
      <m:oMath>
        <m:d>
          <m:dPr>
            <m:ctrlPr>
              <w:rPr>
                <w:rFonts w:ascii="Cambria Math" w:hAnsi="Cambria Math"/>
                <w:i/>
                <w:lang w:eastAsia="ja-JP"/>
              </w:rPr>
            </m:ctrlPr>
          </m:dPr>
          <m:e>
            <m:r>
              <w:rPr>
                <w:rFonts w:ascii="Cambria Math" w:hAnsi="Cambria Math"/>
                <w:lang w:eastAsia="ja-JP"/>
              </w:rPr>
              <m:t>x, y</m:t>
            </m:r>
          </m:e>
        </m:d>
      </m:oMath>
      <w:r w:rsidRPr="00BA1179">
        <w:rPr>
          <w:lang w:eastAsia="ja-JP"/>
        </w:rPr>
        <w:t xml:space="preserve"> and represents a localized fire condition </w:t>
      </w:r>
      <w:r w:rsidRPr="00BA1179">
        <w:rPr>
          <w:lang w:eastAsia="ja-JP"/>
        </w:rPr>
        <w:fldChar w:fldCharType="begin"/>
      </w:r>
      <w:r w:rsidRPr="00BA1179">
        <w:rPr>
          <w:lang w:eastAsia="ja-JP"/>
        </w:rPr>
        <w:instrText xml:space="preserve"> REF _Ref223031861 \h </w:instrText>
      </w:r>
      <w:r w:rsidRPr="00BA1179">
        <w:rPr>
          <w:lang w:eastAsia="ja-JP"/>
        </w:rPr>
      </w:r>
      <w:r w:rsidRPr="00BA1179">
        <w:rPr>
          <w:lang w:eastAsia="ja-JP"/>
        </w:rPr>
        <w:fldChar w:fldCharType="separate"/>
      </w:r>
      <w:r w:rsidR="008B09EB" w:rsidRPr="00BA1179">
        <w:t xml:space="preserve">( </w:t>
      </w:r>
      <w:r w:rsidR="008B09EB">
        <w:rPr>
          <w:noProof/>
        </w:rPr>
        <w:t>22</w:t>
      </w:r>
      <w:r w:rsidR="008B09EB" w:rsidRPr="00BA1179">
        <w:t xml:space="preserve"> )</w:t>
      </w:r>
      <w:r w:rsidRPr="00BA1179">
        <w:rPr>
          <w:lang w:eastAsia="ja-JP"/>
        </w:rPr>
        <w:fldChar w:fldCharType="end"/>
      </w:r>
      <w:r w:rsidRPr="00BA1179">
        <w:rPr>
          <w:lang w:eastAsia="ja-JP"/>
        </w:rP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r w:rsidRPr="00BA1179">
        <w:t xml:space="preserve"> is the number of grid cells along the horizontal spatial axis, and </w:t>
      </w:r>
      <m:oMath>
        <m:sSub>
          <m:sSubPr>
            <m:ctrlPr>
              <w:rPr>
                <w:rFonts w:ascii="Cambria Math" w:hAnsi="Cambria Math"/>
              </w:rPr>
            </m:ctrlPr>
          </m:sSubPr>
          <m:e>
            <m:r>
              <w:rPr>
                <w:rFonts w:ascii="Cambria Math" w:hAnsi="Cambria Math"/>
              </w:rPr>
              <m:t>N</m:t>
            </m:r>
          </m:e>
          <m:sub>
            <m:r>
              <w:rPr>
                <w:rFonts w:ascii="Cambria Math" w:hAnsi="Cambria Math"/>
              </w:rPr>
              <m:t>y</m:t>
            </m:r>
          </m:sub>
        </m:sSub>
      </m:oMath>
      <w:r w:rsidRPr="00BA1179">
        <w:t xml:space="preserve"> is the number of grid cells along the vertical spatial axis.</w:t>
      </w:r>
      <w:r w:rsidRPr="00BA1179">
        <w:rPr>
          <w:iC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8FDC164" w14:textId="77777777" w:rsidTr="00B517B6">
        <w:tc>
          <w:tcPr>
            <w:tcW w:w="4495" w:type="pct"/>
            <w:vAlign w:val="center"/>
          </w:tcPr>
          <w:p w14:paraId="203CF395" w14:textId="3A9594AB" w:rsidR="00B517B6" w:rsidRPr="00BA1179" w:rsidRDefault="00A13313" w:rsidP="002154AC">
            <w:pPr>
              <w:pStyle w:val="TableText"/>
            </w:pPr>
            <m:oMathPara>
              <m:oMath>
                <m:r>
                  <m:rPr>
                    <m:scr m:val="script"/>
                    <m:sty m:val="p"/>
                  </m:rPr>
                  <w:rPr>
                    <w:rFonts w:ascii="Cambria Math" w:hAnsi="Cambria Math"/>
                  </w:rPr>
                  <m:t>G=</m:t>
                </m:r>
                <m:d>
                  <m:dPr>
                    <m:begChr m:val="{"/>
                    <m:sepChr m:val="∣"/>
                    <m:endChr m:val="}"/>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r>
                      <w:rPr>
                        <w:rFonts w:ascii="Cambria Math" w:hAnsi="Cambria Math"/>
                      </w:rPr>
                      <m:t>x</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m:rPr>
                        <m:nor/>
                      </m:rPr>
                      <m:t> </m:t>
                    </m:r>
                    <m:r>
                      <w:rPr>
                        <w:rFonts w:ascii="Cambria Math" w:hAnsi="Cambria Math"/>
                      </w:rPr>
                      <m:t>y</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e>
                </m:d>
              </m:oMath>
            </m:oMathPara>
          </w:p>
        </w:tc>
        <w:tc>
          <w:tcPr>
            <w:tcW w:w="505" w:type="pct"/>
            <w:vAlign w:val="center"/>
          </w:tcPr>
          <w:p w14:paraId="5D59617C" w14:textId="1EEBBDCC" w:rsidR="00B517B6" w:rsidRPr="00BA1179" w:rsidRDefault="00B517B6" w:rsidP="002154AC">
            <w:pPr>
              <w:pStyle w:val="Caption"/>
              <w:spacing w:after="0"/>
              <w:jc w:val="left"/>
              <w:rPr>
                <w:lang w:eastAsia="ja-JP"/>
              </w:rPr>
            </w:pPr>
            <w:bookmarkStart w:id="199" w:name="_Ref227282556"/>
            <w:bookmarkStart w:id="200" w:name="_Ref223031861"/>
            <w:r w:rsidRPr="00BA1179">
              <w:t xml:space="preserve">( </w:t>
            </w:r>
            <w:r w:rsidRPr="00BA1179">
              <w:fldChar w:fldCharType="begin"/>
            </w:r>
            <w:r w:rsidRPr="00BA1179">
              <w:instrText xml:space="preserve"> SEQ ( \* ARABIC </w:instrText>
            </w:r>
            <w:r w:rsidRPr="00BA1179">
              <w:fldChar w:fldCharType="separate"/>
            </w:r>
            <w:r w:rsidR="008B09EB">
              <w:rPr>
                <w:noProof/>
              </w:rPr>
              <w:t>22</w:t>
            </w:r>
            <w:r w:rsidRPr="00BA1179">
              <w:fldChar w:fldCharType="end"/>
            </w:r>
            <w:bookmarkEnd w:id="199"/>
            <w:r w:rsidRPr="00BA1179">
              <w:t xml:space="preserve"> )</w:t>
            </w:r>
            <w:bookmarkEnd w:id="200"/>
          </w:p>
        </w:tc>
      </w:tr>
    </w:tbl>
    <w:p w14:paraId="7B91C7B4" w14:textId="4C85AC1A" w:rsidR="000E1725" w:rsidRPr="00BA1179" w:rsidRDefault="00000000" w:rsidP="00C93BCE">
      <w:pPr>
        <w:pStyle w:val="ParText"/>
        <w:rPr>
          <w:lang w:eastAsia="ja-JP"/>
        </w:rPr>
      </w:pPr>
      <w:r w:rsidRPr="00BA1179">
        <w:rPr>
          <w:lang w:eastAsia="ja-JP"/>
        </w:rPr>
        <w:t xml:space="preserve">At each simulation step, the wildfire state over the grid is represented by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oMath>
      <w:r w:rsidRPr="00BA1179">
        <w:rPr>
          <w:lang w:eastAsia="ja-JP"/>
        </w:rPr>
        <w:t xml:space="preserve">. The system state is defined as the collection of local cell states over the domain </w:t>
      </w:r>
      <w:r w:rsidRPr="00BA1179">
        <w:rPr>
          <w:lang w:eastAsia="ja-JP"/>
        </w:rPr>
        <w:fldChar w:fldCharType="begin"/>
      </w:r>
      <w:r w:rsidRPr="00BA1179">
        <w:rPr>
          <w:lang w:eastAsia="ja-JP"/>
        </w:rPr>
        <w:instrText xml:space="preserve"> REF _Ref223031862 \h </w:instrText>
      </w:r>
      <w:r w:rsidRPr="00BA1179">
        <w:rPr>
          <w:lang w:eastAsia="ja-JP"/>
        </w:rPr>
      </w:r>
      <w:r w:rsidRPr="00BA1179">
        <w:rPr>
          <w:lang w:eastAsia="ja-JP"/>
        </w:rPr>
        <w:fldChar w:fldCharType="separate"/>
      </w:r>
      <w:r w:rsidR="008B09EB" w:rsidRPr="00BA1179">
        <w:t xml:space="preserve">( </w:t>
      </w:r>
      <w:r w:rsidR="008B09EB">
        <w:rPr>
          <w:noProof/>
        </w:rPr>
        <w:t>23</w:t>
      </w:r>
      <w:r w:rsidR="008B09EB" w:rsidRPr="00BA1179">
        <w:t xml:space="preserve"> )</w:t>
      </w:r>
      <w:r w:rsidRPr="00BA1179">
        <w:rPr>
          <w:lang w:eastAsia="ja-JP"/>
        </w:rPr>
        <w:fldChar w:fldCharType="end"/>
      </w:r>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w:r w:rsidRPr="00BA1179">
        <w:t xml:space="preserve">is the burning status of cell </w:t>
      </w:r>
      <m:oMath>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available combustible mass, </w:t>
      </w:r>
      <m:oMath>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local fire intensity proxy, and </w:t>
      </w:r>
      <m:oMath>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time since ignition.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6C0913D9" w14:textId="77777777" w:rsidTr="00B517B6">
        <w:tc>
          <w:tcPr>
            <w:tcW w:w="4495" w:type="pct"/>
            <w:vAlign w:val="center"/>
          </w:tcPr>
          <w:p w14:paraId="10340C86" w14:textId="116C2125" w:rsidR="00B517B6" w:rsidRPr="00BA1179" w:rsidRDefault="00000000" w:rsidP="007435BA">
            <w:pPr>
              <w:pStyle w:val="TableText"/>
              <w:jc w:val="center"/>
              <w:rPr>
                <w:i/>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|(x,y)∈</m:t>
                    </m:r>
                    <m:r>
                      <m:rPr>
                        <m:scr m:val="script"/>
                      </m:rPr>
                      <w:rPr>
                        <w:rFonts w:ascii="Cambria Math" w:hAnsi="Cambria Math"/>
                        <w:lang w:eastAsia="ja-JP"/>
                      </w:rPr>
                      <m:t>G</m:t>
                    </m:r>
                  </m:e>
                </m:d>
                <m:r>
                  <m:rPr>
                    <m:sty m:val="p"/>
                  </m:rPr>
                  <w:rPr>
                    <w:lang w:eastAsia="ja-JP"/>
                  </w:rPr>
                  <w:br/>
                </m:r>
              </m:oMath>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37D11B17" w14:textId="4EDA914E" w:rsidR="00B517B6" w:rsidRPr="00BA1179" w:rsidRDefault="00B517B6" w:rsidP="006601CA">
            <w:pPr>
              <w:pStyle w:val="TableText"/>
              <w:rPr>
                <w:lang w:eastAsia="ja-JP"/>
              </w:rPr>
            </w:pPr>
            <w:bookmarkStart w:id="201" w:name="_Ref223031862"/>
            <w:r w:rsidRPr="00BA1179">
              <w:t xml:space="preserve">( </w:t>
            </w:r>
            <w:r w:rsidRPr="00BA1179">
              <w:fldChar w:fldCharType="begin"/>
            </w:r>
            <w:r w:rsidRPr="00BA1179">
              <w:instrText xml:space="preserve"> SEQ ( \* ARABIC </w:instrText>
            </w:r>
            <w:r w:rsidRPr="00BA1179">
              <w:fldChar w:fldCharType="separate"/>
            </w:r>
            <w:r w:rsidR="008B09EB">
              <w:rPr>
                <w:noProof/>
              </w:rPr>
              <w:t>23</w:t>
            </w:r>
            <w:r w:rsidRPr="00BA1179">
              <w:fldChar w:fldCharType="end"/>
            </w:r>
            <w:r w:rsidRPr="00BA1179">
              <w:t xml:space="preserve"> )</w:t>
            </w:r>
            <w:bookmarkEnd w:id="201"/>
          </w:p>
        </w:tc>
      </w:tr>
    </w:tbl>
    <w:p w14:paraId="31974140" w14:textId="2A56484B" w:rsidR="00ED0CCF" w:rsidRPr="00BA1179" w:rsidRDefault="00ED0CCF" w:rsidP="001C08B3">
      <w:pPr>
        <w:pStyle w:val="ParText"/>
        <w:rPr>
          <w:lang w:eastAsia="ja-JP"/>
        </w:rPr>
      </w:pPr>
      <w:r w:rsidRPr="00BA1179">
        <w:rPr>
          <w:lang w:eastAsia="ja-JP"/>
        </w:rPr>
        <w:lastRenderedPageBreak/>
        <w:t xml:space="preserve">The state vector includes only internal wildfire variables. Environmental factors and operational interventions are not part of the state and are represented as external inputs influencing the state transition. Grid domain and the cell state vector representation is illustrated in </w:t>
      </w:r>
      <w:r w:rsidRPr="00BA1179">
        <w:rPr>
          <w:lang w:eastAsia="ja-JP"/>
        </w:rPr>
        <w:fldChar w:fldCharType="begin"/>
      </w:r>
      <w:r w:rsidRPr="00BA1179">
        <w:rPr>
          <w:lang w:eastAsia="ja-JP"/>
        </w:rPr>
        <w:instrText xml:space="preserve"> REF _Ref234402070 \h </w:instrText>
      </w:r>
      <w:r w:rsidRPr="00BA1179">
        <w:rPr>
          <w:lang w:eastAsia="ja-JP"/>
        </w:rPr>
      </w:r>
      <w:r w:rsidRPr="00BA1179">
        <w:rPr>
          <w:lang w:eastAsia="ja-JP"/>
        </w:rPr>
        <w:fldChar w:fldCharType="separate"/>
      </w:r>
      <w:r w:rsidR="008B09EB" w:rsidRPr="00BA1179">
        <w:t xml:space="preserve">Figure </w:t>
      </w:r>
      <w:r w:rsidR="008B09EB">
        <w:rPr>
          <w:noProof/>
        </w:rPr>
        <w:t>3</w:t>
      </w:r>
      <w:r w:rsidR="008B09EB">
        <w:t>.</w:t>
      </w:r>
      <w:r w:rsidR="008B09EB">
        <w:rPr>
          <w:noProof/>
        </w:rPr>
        <w:t>2</w:t>
      </w:r>
      <w:r w:rsidRPr="00BA1179">
        <w:rPr>
          <w:lang w:eastAsia="ja-JP"/>
        </w:rPr>
        <w:fldChar w:fldCharType="end"/>
      </w:r>
      <w:r w:rsidRPr="00BA1179">
        <w:rPr>
          <w:lang w:eastAsia="ja-JP"/>
        </w:rPr>
        <w:t>.</w:t>
      </w:r>
    </w:p>
    <w:p w14:paraId="017177E7" w14:textId="5D975D13" w:rsidR="000E1725" w:rsidRPr="00BA1179" w:rsidRDefault="00000000" w:rsidP="00C438E2">
      <w:pPr>
        <w:pStyle w:val="ParText"/>
        <w:keepNext/>
        <w:spacing w:after="0"/>
        <w:jc w:val="center"/>
      </w:pPr>
      <w:r w:rsidRPr="00BA1179">
        <w:rPr>
          <w:noProof/>
        </w:rPr>
        <w:drawing>
          <wp:inline distT="0" distB="0" distL="0" distR="0" wp14:anchorId="12DA8DA7" wp14:editId="347192EB">
            <wp:extent cx="4873288" cy="2468880"/>
            <wp:effectExtent l="0" t="0" r="3810" b="0"/>
            <wp:docPr id="1246738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79560" cy="2472058"/>
                    </a:xfrm>
                    <a:prstGeom prst="rect">
                      <a:avLst/>
                    </a:prstGeom>
                    <a:noFill/>
                  </pic:spPr>
                </pic:pic>
              </a:graphicData>
            </a:graphic>
          </wp:inline>
        </w:drawing>
      </w:r>
    </w:p>
    <w:p w14:paraId="791198AE" w14:textId="72E88772" w:rsidR="000E1725" w:rsidRPr="00BA1179" w:rsidRDefault="00000000" w:rsidP="00C438E2">
      <w:pPr>
        <w:pStyle w:val="Caption"/>
      </w:pPr>
      <w:bookmarkStart w:id="202" w:name="_Ref234402070"/>
      <w:bookmarkStart w:id="203" w:name="_Toc236342236"/>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202"/>
      <w:r w:rsidRPr="00BA1179">
        <w:t xml:space="preserve"> Grid domain representation and per-cell state structure</w:t>
      </w:r>
      <w:bookmarkEnd w:id="203"/>
    </w:p>
    <w:p w14:paraId="46C92FAD" w14:textId="77777777" w:rsidR="0048150A" w:rsidRPr="00BA1179" w:rsidRDefault="0048150A" w:rsidP="003015C5">
      <w:pPr>
        <w:pStyle w:val="Heading3"/>
        <w:rPr>
          <w:lang w:eastAsia="ja-JP"/>
        </w:rPr>
      </w:pPr>
      <w:bookmarkStart w:id="204" w:name="_Toc236342163"/>
      <w:r w:rsidRPr="00BA1179">
        <w:rPr>
          <w:lang w:eastAsia="ja-JP"/>
        </w:rPr>
        <w:t>Hybrid Fire Spread Model</w:t>
      </w:r>
      <w:bookmarkEnd w:id="204"/>
    </w:p>
    <w:p w14:paraId="32450723" w14:textId="6DCF3D5F" w:rsidR="0054290E" w:rsidRPr="00BA1179" w:rsidRDefault="007D6748" w:rsidP="0054290E">
      <w:pPr>
        <w:pStyle w:val="ParText"/>
        <w:rPr>
          <w:rFonts w:eastAsiaTheme="majorEastAsia" w:cstheme="majorBidi"/>
          <w:lang w:eastAsia="ja-JP"/>
        </w:rPr>
      </w:pPr>
      <w:r w:rsidRPr="00BA1179">
        <w:rPr>
          <w:rFonts w:eastAsiaTheme="majorEastAsia" w:cstheme="majorBidi"/>
          <w:lang w:eastAsia="ja-JP"/>
        </w:rPr>
        <w:t xml:space="preserve">The hybrid model integrates deterministic combustion dynamics with stochastic variability to represent realistic wildfire behavior. The global state evolution </w:t>
      </w:r>
      <w:r w:rsidRPr="00BA1179">
        <w:rPr>
          <w:rFonts w:eastAsiaTheme="minorEastAsia"/>
          <w:lang w:eastAsia="ja-JP"/>
        </w:rPr>
        <w:fldChar w:fldCharType="begin"/>
      </w:r>
      <w:r w:rsidRPr="00BA1179">
        <w:rPr>
          <w:rFonts w:eastAsiaTheme="minorEastAsia"/>
          <w:lang w:eastAsia="ja-JP"/>
        </w:rPr>
        <w:instrText xml:space="preserve"> REF _Ref222785125 \h  \* MERGEFORMAT </w:instrText>
      </w:r>
      <w:r w:rsidRPr="00BA1179">
        <w:rPr>
          <w:rFonts w:eastAsiaTheme="minorEastAsia"/>
          <w:lang w:eastAsia="ja-JP"/>
        </w:rPr>
      </w:r>
      <w:r w:rsidRPr="00BA1179">
        <w:rPr>
          <w:rFonts w:eastAsiaTheme="minorEastAsia"/>
          <w:lang w:eastAsia="ja-JP"/>
        </w:rPr>
        <w:fldChar w:fldCharType="separate"/>
      </w:r>
      <w:r w:rsidR="008B09EB" w:rsidRPr="008B09EB">
        <w:rPr>
          <w:rFonts w:eastAsiaTheme="minorEastAsia"/>
        </w:rPr>
        <w:t>( 24 )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ajorEastAsia" w:cstheme="majorBidi"/>
          <w:lang w:eastAsia="ja-JP"/>
        </w:rPr>
        <w:t xml:space="preserve">is governed by the transition operator where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ajorEastAsia" w:cstheme="majorBidi"/>
          <w:lang w:eastAsia="ja-JP"/>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15</w:t>
      </w:r>
      <w:r w:rsidR="008B09EB" w:rsidRPr="00BA1179">
        <w:t xml:space="preserve"> )</w:t>
      </w:r>
      <w:r w:rsidRPr="00BA1179">
        <w:rPr>
          <w:rFonts w:eastAsiaTheme="minorEastAsia"/>
        </w:rPr>
        <w:fldChar w:fldCharType="end"/>
      </w:r>
      <w:r w:rsidRPr="00BA1179">
        <w:rPr>
          <w:rFonts w:eastAsiaTheme="minorEastAsia"/>
        </w:rPr>
        <w:t xml:space="preserve"> </w:t>
      </w:r>
      <w:r w:rsidRPr="00BA1179">
        <w:rPr>
          <w:rFonts w:eastAsiaTheme="majorEastAsia" w:cstheme="majorBidi"/>
          <w:lang w:eastAsia="ja-JP"/>
        </w:rPr>
        <w:t xml:space="preserve">includes meteorological forcing, topography, fuel conditions, ignition injection, and DSS-generated intervention parameters. </w:t>
      </w:r>
      <m:oMath>
        <m:r>
          <m:rPr>
            <m:sty m:val="p"/>
          </m:rPr>
          <w:rPr>
            <w:rFonts w:ascii="Cambria Math" w:eastAsiaTheme="majorEastAsia" w:hAnsi="Cambria Math" w:cstheme="majorBidi"/>
            <w:lang w:eastAsia="ja-JP"/>
          </w:rPr>
          <m:t>Φ</m:t>
        </m:r>
      </m:oMath>
      <w:r w:rsidRPr="00BA1179">
        <w:rPr>
          <w:rFonts w:eastAsiaTheme="majorEastAsia" w:cstheme="majorBidi"/>
          <w:lang w:eastAsia="ja-JP"/>
        </w:rPr>
        <w:t xml:space="preserve"> denotes the structured state transition operator composed of burning status evolution, fuel mass evolution, and fire intensity update as defined in the subsequent subsections. The transition operator itself is deterministic. Stochastic variability may arise only through exogenous input fields (e.g., wind gust fluctuations), which are treated as externally provided spatio-temporal inputs.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0A909B2C" w14:textId="77777777" w:rsidTr="00B517B6">
        <w:tc>
          <w:tcPr>
            <w:tcW w:w="4495" w:type="pct"/>
            <w:vAlign w:val="center"/>
          </w:tcPr>
          <w:p w14:paraId="49652B7D" w14:textId="2AF41D8C" w:rsidR="00B517B6" w:rsidRPr="00BA1179" w:rsidRDefault="00000000" w:rsidP="006601CA">
            <w:pPr>
              <w:pStyle w:val="TableText"/>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e>
                </m:d>
              </m:oMath>
            </m:oMathPara>
          </w:p>
          <w:p w14:paraId="68825464" w14:textId="100C531A" w:rsidR="00B517B6" w:rsidRPr="00BA1179" w:rsidRDefault="00000000" w:rsidP="006601CA">
            <w:pPr>
              <w:pStyle w:val="TableText"/>
              <w:rPr>
                <w:lang w:eastAsia="ja-JP"/>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iCs/>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iCs/>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6AEC694D" w14:textId="653E8500" w:rsidR="00B517B6" w:rsidRPr="00BA1179" w:rsidRDefault="00B517B6" w:rsidP="006601CA">
            <w:pPr>
              <w:pStyle w:val="TableText"/>
              <w:rPr>
                <w:lang w:eastAsia="ja-JP"/>
              </w:rPr>
            </w:pPr>
            <w:bookmarkStart w:id="205" w:name="_Ref222785125"/>
            <w:r w:rsidRPr="00BA1179">
              <w:t xml:space="preserve">( </w:t>
            </w:r>
            <w:r w:rsidRPr="00BA1179">
              <w:fldChar w:fldCharType="begin"/>
            </w:r>
            <w:r w:rsidRPr="00BA1179">
              <w:instrText xml:space="preserve"> SEQ ( \* ARABIC </w:instrText>
            </w:r>
            <w:r w:rsidRPr="00BA1179">
              <w:fldChar w:fldCharType="separate"/>
            </w:r>
            <w:r w:rsidR="008B09EB">
              <w:rPr>
                <w:noProof/>
              </w:rPr>
              <w:t>24</w:t>
            </w:r>
            <w:r w:rsidRPr="00BA1179">
              <w:fldChar w:fldCharType="end"/>
            </w:r>
            <w:r w:rsidRPr="00BA1179">
              <w:t xml:space="preserve"> )</w:t>
            </w:r>
            <w:bookmarkEnd w:id="205"/>
          </w:p>
        </w:tc>
      </w:tr>
    </w:tbl>
    <w:p w14:paraId="11DDFBA2" w14:textId="3B553DA8" w:rsidR="000E1725" w:rsidRPr="00BA1179" w:rsidRDefault="00000000" w:rsidP="00584BE7">
      <w:pPr>
        <w:pStyle w:val="ParText"/>
      </w:pPr>
      <w:r w:rsidRPr="00BA1179">
        <w:lastRenderedPageBreak/>
        <w:t xml:space="preserve">The overall state transition and hybrid fire spread model is illustrated in </w:t>
      </w:r>
      <w:r w:rsidRPr="00BA1179">
        <w:fldChar w:fldCharType="begin"/>
      </w:r>
      <w:r w:rsidRPr="00BA1179">
        <w:instrText xml:space="preserve"> REF _Ref234404508 \h </w:instrText>
      </w:r>
      <w:r w:rsidRPr="00BA1179">
        <w:fldChar w:fldCharType="separate"/>
      </w:r>
      <w:r w:rsidR="008B09EB" w:rsidRPr="00BA1179">
        <w:t xml:space="preserve">Figure </w:t>
      </w:r>
      <w:r w:rsidR="008B09EB">
        <w:rPr>
          <w:noProof/>
        </w:rPr>
        <w:t>3</w:t>
      </w:r>
      <w:r w:rsidR="008B09EB">
        <w:t>.</w:t>
      </w:r>
      <w:r w:rsidR="008B09EB">
        <w:rPr>
          <w:noProof/>
        </w:rPr>
        <w:t>3</w:t>
      </w:r>
      <w:r w:rsidRPr="00BA1179">
        <w:fldChar w:fldCharType="end"/>
      </w:r>
      <w:r w:rsidRPr="00BA1179">
        <w:t>. The state transition operations are described in the next subsections.</w:t>
      </w:r>
    </w:p>
    <w:p w14:paraId="0C0B42E2" w14:textId="77777777" w:rsidR="000E1725" w:rsidRPr="00BA1179" w:rsidRDefault="00000000" w:rsidP="00584BE7">
      <w:pPr>
        <w:pStyle w:val="ParText"/>
        <w:keepNext/>
        <w:jc w:val="center"/>
      </w:pPr>
      <w:r w:rsidRPr="00BA1179">
        <w:rPr>
          <w:noProof/>
        </w:rPr>
        <w:drawing>
          <wp:inline distT="0" distB="0" distL="0" distR="0" wp14:anchorId="6592108B" wp14:editId="31A5AB84">
            <wp:extent cx="4464000" cy="3662383"/>
            <wp:effectExtent l="0" t="0" r="0" b="0"/>
            <wp:docPr id="868622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64000" cy="3662383"/>
                    </a:xfrm>
                    <a:prstGeom prst="rect">
                      <a:avLst/>
                    </a:prstGeom>
                    <a:noFill/>
                  </pic:spPr>
                </pic:pic>
              </a:graphicData>
            </a:graphic>
          </wp:inline>
        </w:drawing>
      </w:r>
    </w:p>
    <w:p w14:paraId="27118117" w14:textId="2F19122E" w:rsidR="000E1725" w:rsidRPr="00BA1179" w:rsidRDefault="00000000" w:rsidP="00584BE7">
      <w:pPr>
        <w:pStyle w:val="Caption"/>
      </w:pPr>
      <w:bookmarkStart w:id="206" w:name="_Ref234404508"/>
      <w:bookmarkStart w:id="207" w:name="_Toc236342237"/>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3</w:t>
      </w:r>
      <w:r w:rsidR="00AF4F14">
        <w:fldChar w:fldCharType="end"/>
      </w:r>
      <w:bookmarkEnd w:id="206"/>
      <w:r w:rsidRPr="00BA1179">
        <w:t xml:space="preserve"> State transition block diagram</w:t>
      </w:r>
      <w:bookmarkEnd w:id="207"/>
    </w:p>
    <w:p w14:paraId="27840348" w14:textId="3617A0E1" w:rsidR="0054290E" w:rsidRPr="00BA1179" w:rsidRDefault="00D13CF0" w:rsidP="00834925">
      <w:pPr>
        <w:pStyle w:val="Heading4"/>
      </w:pPr>
      <w:r w:rsidRPr="00BA1179">
        <w:t>Burning Status Evolution</w:t>
      </w:r>
    </w:p>
    <w:p w14:paraId="12FD01DC" w14:textId="2D55C4A9" w:rsidR="00D13CF0" w:rsidRPr="00BA1179" w:rsidRDefault="00D13CF0" w:rsidP="00D13CF0">
      <w:pPr>
        <w:pStyle w:val="ParText"/>
      </w:pPr>
      <w:r w:rsidRPr="00BA1179">
        <w:t xml:space="preserve">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indicates whether the cell is actively burning at time step </w:t>
      </w:r>
      <m:oMath>
        <m:r>
          <w:rPr>
            <w:rFonts w:ascii="Cambria Math" w:hAnsi="Cambria Math"/>
          </w:rPr>
          <m:t>k</m:t>
        </m:r>
      </m:oMath>
      <w:r w:rsidRPr="00BA1179">
        <w:t xml:space="preserve">. The burning status at the next step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_Ref223038313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25</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is determined by three mechanisms: persistence of ongoing burning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_Ref223038547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26</w:t>
      </w:r>
      <w:r w:rsidR="008B09EB" w:rsidRPr="00BA1179">
        <w:t xml:space="preserve"> )</w:t>
      </w:r>
      <w:r w:rsidRPr="00BA1179">
        <w:rPr>
          <w:rFonts w:eastAsiaTheme="minorEastAsia"/>
        </w:rPr>
        <w:fldChar w:fldCharType="end"/>
      </w:r>
      <w:r w:rsidRPr="00BA1179">
        <w:t xml:space="preserve">, propagation from neighboring burning cells, and 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oMath>
      <w:r w:rsidRPr="00BA1179">
        <w:t xml:space="preserve">. Combining these three mechanisms, the burning status update rule is defined as </w:t>
      </w:r>
      <w:r w:rsidRPr="00BA1179">
        <w:fldChar w:fldCharType="begin"/>
      </w:r>
      <w:r w:rsidRPr="00BA1179">
        <w:instrText xml:space="preserve"> REF _Ref223038313 \h </w:instrText>
      </w:r>
      <w:r w:rsidRPr="00BA1179">
        <w:fldChar w:fldCharType="separate"/>
      </w:r>
      <w:r w:rsidR="008B09EB" w:rsidRPr="00BA1179">
        <w:t xml:space="preserve">( </w:t>
      </w:r>
      <w:r w:rsidR="008B09EB">
        <w:rPr>
          <w:noProof/>
        </w:rPr>
        <w:t>25</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B2A197B" w14:textId="77777777" w:rsidTr="00B517B6">
        <w:tc>
          <w:tcPr>
            <w:tcW w:w="4495" w:type="pct"/>
            <w:vAlign w:val="center"/>
          </w:tcPr>
          <w:p w14:paraId="7E310BAA" w14:textId="77777777" w:rsidR="00B517B6" w:rsidRPr="00BA1179" w:rsidRDefault="00000000" w:rsidP="006601CA">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505" w:type="pct"/>
            <w:vAlign w:val="center"/>
          </w:tcPr>
          <w:p w14:paraId="3A996E52" w14:textId="70F5399B" w:rsidR="00B517B6" w:rsidRPr="00BA1179" w:rsidRDefault="00B517B6" w:rsidP="006601CA">
            <w:pPr>
              <w:pStyle w:val="TableText"/>
            </w:pPr>
            <w:bookmarkStart w:id="208" w:name="_Ref223038313"/>
            <w:r w:rsidRPr="00BA1179">
              <w:t xml:space="preserve">( </w:t>
            </w:r>
            <w:r w:rsidRPr="00BA1179">
              <w:fldChar w:fldCharType="begin"/>
            </w:r>
            <w:r w:rsidRPr="00BA1179">
              <w:instrText xml:space="preserve"> SEQ ( \* ARABIC </w:instrText>
            </w:r>
            <w:r w:rsidRPr="00BA1179">
              <w:fldChar w:fldCharType="separate"/>
            </w:r>
            <w:r w:rsidR="008B09EB">
              <w:rPr>
                <w:noProof/>
              </w:rPr>
              <w:t>25</w:t>
            </w:r>
            <w:r w:rsidRPr="00BA1179">
              <w:fldChar w:fldCharType="end"/>
            </w:r>
            <w:r w:rsidRPr="00BA1179">
              <w:t xml:space="preserve"> )</w:t>
            </w:r>
            <w:bookmarkEnd w:id="208"/>
          </w:p>
        </w:tc>
      </w:tr>
    </w:tbl>
    <w:p w14:paraId="5D909CAF" w14:textId="1C018A34" w:rsidR="00392992" w:rsidRPr="00BA1179" w:rsidRDefault="00392992" w:rsidP="00417B70">
      <w:pPr>
        <w:pStyle w:val="ParText"/>
      </w:pPr>
      <w:r w:rsidRPr="00BA1179">
        <w:t>This formulation ensures that a burning cell persists while fuel remains available; neighboring burning cells may activate a new cell if sufficient spread influence accumulates; external ignition acts as an independent triggering mechanism.</w:t>
      </w:r>
    </w:p>
    <w:p w14:paraId="6EA4C390" w14:textId="51B75904" w:rsidR="0070537C" w:rsidRPr="00BA1179" w:rsidRDefault="008B1A72" w:rsidP="00D13CF0">
      <w:pPr>
        <w:pStyle w:val="ParText"/>
      </w:pPr>
      <w:r w:rsidRPr="00BA1179">
        <w:lastRenderedPageBreak/>
        <w:t xml:space="preserve">The persistence term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t xml:space="preserve">ensures that a cell that is already burning remains burning as long as fuel exists, as stated in </w:t>
      </w:r>
      <w:r w:rsidRPr="00BA1179">
        <w:fldChar w:fldCharType="begin"/>
      </w:r>
      <w:r w:rsidRPr="00BA1179">
        <w:instrText xml:space="preserve"> REF _Ref223038547 \h </w:instrText>
      </w:r>
      <w:r w:rsidRPr="00BA1179">
        <w:fldChar w:fldCharType="separate"/>
      </w:r>
      <w:r w:rsidR="008B09EB" w:rsidRPr="00BA1179">
        <w:t xml:space="preserve">( </w:t>
      </w:r>
      <w:r w:rsidR="008B09EB">
        <w:rPr>
          <w:noProof/>
        </w:rPr>
        <w:t>26</w:t>
      </w:r>
      <w:r w:rsidR="008B09EB" w:rsidRPr="00BA1179">
        <w:t xml:space="preserve"> )</w:t>
      </w:r>
      <w:r w:rsidRPr="00BA1179">
        <w:fldChar w:fldCharType="end"/>
      </w:r>
      <w:r w:rsidRPr="00BA1179">
        <w:t xml:space="preserve"> where</w:t>
      </w:r>
      <w:r w:rsidRPr="00BA1179">
        <w:rPr>
          <w:rFonts w:ascii="Cambria Math" w:hAnsi="Cambria Math"/>
          <w:b/>
        </w:rPr>
        <w:t xml:space="preserve"> </w:t>
      </w:r>
      <m:oMath>
        <m:r>
          <m:rPr>
            <m:sty m:val="b"/>
          </m:rPr>
          <w:rPr>
            <w:rFonts w:ascii="Cambria Math" w:hAnsi="Cambria Math"/>
          </w:rPr>
          <m:t>1</m:t>
        </m:r>
        <m:d>
          <m:dPr>
            <m:begChr m:val="["/>
            <m:endChr m:val="]"/>
            <m:ctrlPr>
              <w:rPr>
                <w:rFonts w:ascii="Cambria Math" w:hAnsi="Cambria Math"/>
              </w:rPr>
            </m:ctrlPr>
          </m:dPr>
          <m:e>
            <m:r>
              <w:rPr>
                <w:rFonts w:ascii="Cambria Math" w:hAnsi="Cambria Math"/>
              </w:rPr>
              <m:t>∙</m:t>
            </m:r>
          </m:e>
        </m:d>
      </m:oMath>
      <w:r w:rsidRPr="00BA1179">
        <w:rPr>
          <w:rFonts w:ascii="Cambria Math" w:eastAsiaTheme="minorEastAsia" w:hAnsi="Cambria Math"/>
        </w:rPr>
        <w:t xml:space="preserve"> </w:t>
      </w:r>
      <w:r w:rsidRPr="00BA1179">
        <w:t xml:space="preserve">denotes the indicator function. To avoid numerical persistence under vanishing residual fuel mass, a small extinction threshold </w:t>
      </w:r>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oMath>
      <w:r w:rsidRPr="00BA1179">
        <w:rPr>
          <w:rFonts w:eastAsiaTheme="minorEastAsia"/>
        </w:rPr>
        <w:t xml:space="preserve"> </w:t>
      </w:r>
      <w:r w:rsidRPr="00BA1179">
        <w:t>is used.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7D6AC544" w14:textId="77777777" w:rsidTr="00B517B6">
        <w:tc>
          <w:tcPr>
            <w:tcW w:w="4495" w:type="pct"/>
            <w:vAlign w:val="center"/>
          </w:tcPr>
          <w:p w14:paraId="0954908C" w14:textId="2DC98DBE" w:rsidR="00B517B6" w:rsidRPr="00BA1179" w:rsidRDefault="00000000" w:rsidP="006601CA">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&gt;</m:t>
                    </m:r>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 xml:space="preserve"> </m:t>
                    </m:r>
                  </m:e>
                </m:d>
              </m:oMath>
            </m:oMathPara>
          </w:p>
          <w:p w14:paraId="3286CA22" w14:textId="4E923EBC" w:rsidR="00E7696A" w:rsidRPr="00BA1179" w:rsidRDefault="00000000" w:rsidP="006601CA">
            <w:pPr>
              <w:pStyle w:val="TableText"/>
            </w:pPr>
            <m:oMathPara>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505" w:type="pct"/>
            <w:vAlign w:val="center"/>
          </w:tcPr>
          <w:p w14:paraId="78054667" w14:textId="5912A941" w:rsidR="00B517B6" w:rsidRPr="00BA1179" w:rsidRDefault="00B517B6" w:rsidP="006601CA">
            <w:pPr>
              <w:pStyle w:val="TableText"/>
            </w:pPr>
            <w:bookmarkStart w:id="209" w:name="_Ref223038547"/>
            <w:r w:rsidRPr="00BA1179">
              <w:t xml:space="preserve">( </w:t>
            </w:r>
            <w:r w:rsidRPr="00BA1179">
              <w:fldChar w:fldCharType="begin"/>
            </w:r>
            <w:r w:rsidRPr="00BA1179">
              <w:instrText xml:space="preserve"> SEQ ( \* ARABIC </w:instrText>
            </w:r>
            <w:r w:rsidRPr="00BA1179">
              <w:fldChar w:fldCharType="separate"/>
            </w:r>
            <w:r w:rsidR="008B09EB">
              <w:rPr>
                <w:noProof/>
              </w:rPr>
              <w:t>26</w:t>
            </w:r>
            <w:r w:rsidRPr="00BA1179">
              <w:fldChar w:fldCharType="end"/>
            </w:r>
            <w:r w:rsidRPr="00BA1179">
              <w:t xml:space="preserve"> )</w:t>
            </w:r>
            <w:bookmarkEnd w:id="209"/>
          </w:p>
        </w:tc>
      </w:tr>
    </w:tbl>
    <w:p w14:paraId="658A1CF0" w14:textId="39C95744" w:rsidR="000C5B16" w:rsidRPr="00BA1179" w:rsidRDefault="000C5B16" w:rsidP="000C5B16">
      <w:pPr>
        <w:pStyle w:val="ParText"/>
      </w:pPr>
      <w:r w:rsidRPr="00BA1179">
        <w:t xml:space="preserve">Propagation to cell </w:t>
      </w:r>
      <m:oMath>
        <m:d>
          <m:dPr>
            <m:ctrlPr>
              <w:rPr>
                <w:rFonts w:ascii="Cambria Math" w:hAnsi="Cambria Math"/>
                <w:i/>
                <w:iCs/>
              </w:rPr>
            </m:ctrlPr>
          </m:dPr>
          <m:e>
            <m:r>
              <w:rPr>
                <w:rFonts w:ascii="Cambria Math" w:hAnsi="Cambria Math"/>
              </w:rPr>
              <m:t>x,y</m:t>
            </m:r>
          </m:e>
        </m:d>
      </m:oMath>
      <w:r w:rsidRPr="00BA1179">
        <w:rPr>
          <w:rFonts w:eastAsiaTheme="minorEastAsia"/>
        </w:rPr>
        <w:t xml:space="preserve"> </w:t>
      </w:r>
      <w:r w:rsidRPr="00BA1179">
        <w:t xml:space="preserve">occurs if the accumulated influence exceeds a critical ignition threshold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where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is a model parameter representing the minimum spread intensity required to activate combustion in a new cell </w:t>
      </w:r>
      <w:r w:rsidRPr="00BA1179">
        <w:fldChar w:fldCharType="begin"/>
      </w:r>
      <w:r w:rsidRPr="00BA1179">
        <w:instrText xml:space="preserve"> REF _Ref223041204 \h </w:instrText>
      </w:r>
      <w:r w:rsidRPr="00BA1179">
        <w:fldChar w:fldCharType="separate"/>
      </w:r>
      <w:r w:rsidR="008B09EB" w:rsidRPr="00BA1179">
        <w:t xml:space="preserve">( </w:t>
      </w:r>
      <w:r w:rsidR="008B09EB">
        <w:rPr>
          <w:noProof/>
        </w:rPr>
        <w:t>27</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C5B16" w:rsidRPr="00BA1179" w14:paraId="731CE5E0" w14:textId="77777777" w:rsidTr="006601CA">
        <w:tc>
          <w:tcPr>
            <w:tcW w:w="4495" w:type="pct"/>
            <w:vAlign w:val="center"/>
          </w:tcPr>
          <w:p w14:paraId="678EBDD3" w14:textId="552B8ED1" w:rsidR="000C5B16" w:rsidRPr="00BA1179" w:rsidRDefault="00000000" w:rsidP="006601CA">
            <w:pPr>
              <w:pStyle w:val="TableText"/>
              <w:rPr>
                <w:sz w:val="23"/>
                <w:szCs w:val="23"/>
              </w:rPr>
            </w:pPr>
            <m:oMathPara>
              <m:oMath>
                <m:sSubSup>
                  <m:sSubSupPr>
                    <m:ctrlPr>
                      <w:rPr>
                        <w:rFonts w:ascii="Cambria Math" w:hAnsi="Cambria Math"/>
                        <w:sz w:val="23"/>
                        <w:szCs w:val="23"/>
                      </w:rPr>
                    </m:ctrlPr>
                  </m:sSubSupPr>
                  <m:e>
                    <m:r>
                      <w:rPr>
                        <w:rFonts w:ascii="Cambria Math" w:hAnsi="Cambria Math"/>
                        <w:sz w:val="23"/>
                        <w:szCs w:val="23"/>
                      </w:rPr>
                      <m:t>B</m:t>
                    </m:r>
                  </m:e>
                  <m:sub>
                    <m:r>
                      <w:rPr>
                        <w:rFonts w:ascii="Cambria Math" w:hAnsi="Cambria Math"/>
                        <w:sz w:val="23"/>
                        <w:szCs w:val="23"/>
                      </w:rPr>
                      <m:t>k+1</m:t>
                    </m:r>
                  </m:sub>
                  <m:sup>
                    <m:r>
                      <w:rPr>
                        <w:rFonts w:ascii="Cambria Math" w:hAnsi="Cambria Math"/>
                        <w:sz w:val="23"/>
                        <w:szCs w:val="23"/>
                      </w:rPr>
                      <m:t>prop</m:t>
                    </m:r>
                  </m:sup>
                </m:sSubSup>
                <m:d>
                  <m:dPr>
                    <m:ctrlPr>
                      <w:rPr>
                        <w:rFonts w:ascii="Cambria Math" w:hAnsi="Cambria Math"/>
                        <w:i/>
                        <w:sz w:val="23"/>
                        <w:szCs w:val="23"/>
                      </w:rPr>
                    </m:ctrlPr>
                  </m:dPr>
                  <m:e>
                    <m:r>
                      <w:rPr>
                        <w:rFonts w:ascii="Cambria Math" w:hAnsi="Cambria Math"/>
                        <w:sz w:val="23"/>
                        <w:szCs w:val="23"/>
                      </w:rPr>
                      <m:t>x,y</m:t>
                    </m:r>
                  </m:e>
                </m:d>
                <m:r>
                  <w:rPr>
                    <w:rFonts w:ascii="Cambria Math" w:hAnsi="Cambria Math"/>
                    <w:sz w:val="23"/>
                    <w:szCs w:val="23"/>
                  </w:rPr>
                  <m:t>=</m:t>
                </m:r>
                <m:r>
                  <m:rPr>
                    <m:sty m:val="b"/>
                  </m:rPr>
                  <w:rPr>
                    <w:rFonts w:ascii="Cambria Math" w:hAnsi="Cambria Math"/>
                    <w:sz w:val="23"/>
                    <w:szCs w:val="23"/>
                  </w:rPr>
                  <m:t>1</m:t>
                </m:r>
                <m:d>
                  <m:dPr>
                    <m:begChr m:val="["/>
                    <m:endChr m:val="]"/>
                    <m:ctrlPr>
                      <w:rPr>
                        <w:rFonts w:ascii="Cambria Math" w:hAnsi="Cambria Math"/>
                        <w:sz w:val="23"/>
                        <w:szCs w:val="23"/>
                      </w:rPr>
                    </m:ctrlPr>
                  </m:dPr>
                  <m:e>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 xml:space="preserve">&gt; </m:t>
                    </m:r>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e>
                </m:d>
              </m:oMath>
            </m:oMathPara>
          </w:p>
          <w:p w14:paraId="7E850F3B" w14:textId="077DF8F7" w:rsidR="004E1DCD" w:rsidRPr="00BA1179" w:rsidRDefault="00000000" w:rsidP="006601CA">
            <w:pPr>
              <w:pStyle w:val="TableText"/>
              <w:rPr>
                <w:sz w:val="23"/>
                <w:szCs w:val="23"/>
              </w:rPr>
            </w:pPr>
            <m:oMath>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r>
                <w:rPr>
                  <w:rFonts w:ascii="Cambria Math" w:hAnsi="Cambria Math"/>
                </w:rPr>
                <m:t>∈</m:t>
              </m:r>
              <m:d>
                <m:dPr>
                  <m:ctrlPr>
                    <w:rPr>
                      <w:rFonts w:ascii="Cambria Math" w:hAnsi="Cambria Math"/>
                      <w:i/>
                    </w:rPr>
                  </m:ctrlPr>
                </m:dPr>
                <m:e>
                  <m:r>
                    <w:rPr>
                      <w:rFonts w:ascii="Cambria Math" w:hAnsi="Cambria Math"/>
                    </w:rPr>
                    <m:t>0,1</m:t>
                  </m:r>
                </m:e>
              </m:d>
            </m:oMath>
            <w:r w:rsidRPr="00BA1179">
              <w:t>: calibrated threshold relative to base spread rate</w:t>
            </w:r>
          </w:p>
        </w:tc>
        <w:tc>
          <w:tcPr>
            <w:tcW w:w="505" w:type="pct"/>
            <w:vAlign w:val="center"/>
          </w:tcPr>
          <w:p w14:paraId="51A647CA" w14:textId="1B7D5D03" w:rsidR="000C5B16" w:rsidRPr="00BA1179" w:rsidRDefault="000C5B16" w:rsidP="006601CA">
            <w:pPr>
              <w:pStyle w:val="TableText"/>
            </w:pPr>
            <w:bookmarkStart w:id="210" w:name="_Ref223041204"/>
            <w:r w:rsidRPr="00BA1179">
              <w:t xml:space="preserve">( </w:t>
            </w:r>
            <w:r w:rsidRPr="00BA1179">
              <w:fldChar w:fldCharType="begin"/>
            </w:r>
            <w:r w:rsidRPr="00BA1179">
              <w:instrText xml:space="preserve"> SEQ ( \* ARABIC </w:instrText>
            </w:r>
            <w:r w:rsidRPr="00BA1179">
              <w:fldChar w:fldCharType="separate"/>
            </w:r>
            <w:r w:rsidR="008B09EB">
              <w:rPr>
                <w:noProof/>
              </w:rPr>
              <w:t>27</w:t>
            </w:r>
            <w:r w:rsidRPr="00BA1179">
              <w:fldChar w:fldCharType="end"/>
            </w:r>
            <w:r w:rsidRPr="00BA1179">
              <w:t xml:space="preserve"> )</w:t>
            </w:r>
            <w:bookmarkEnd w:id="210"/>
          </w:p>
        </w:tc>
      </w:tr>
    </w:tbl>
    <w:p w14:paraId="7C35376E" w14:textId="5164FC56" w:rsidR="004F4F0A" w:rsidRPr="00BA1179" w:rsidRDefault="004F4F0A" w:rsidP="00D13CF0">
      <w:pPr>
        <w:pStyle w:val="ParText"/>
      </w:pPr>
      <w:r w:rsidRPr="00BA1179">
        <w:t xml:space="preserve">Wildfire spread to neighboring cells is modeled through local propagation influence. </w:t>
      </w:r>
      <m:oMath>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denotes the 8-connected neighborhood of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The total propagation influence received by cell </w:t>
      </w:r>
      <m:oMath>
        <m:d>
          <m:dPr>
            <m:ctrlPr>
              <w:rPr>
                <w:rFonts w:ascii="Cambria Math" w:eastAsiaTheme="minorEastAsia" w:hAnsi="Cambria Math"/>
                <w:i/>
              </w:rPr>
            </m:ctrlPr>
          </m:dPr>
          <m:e>
            <m:r>
              <w:rPr>
                <w:rFonts w:ascii="Cambria Math" w:eastAsiaTheme="minorEastAsia" w:hAnsi="Cambria Math"/>
              </w:rPr>
              <m:t>x,y</m:t>
            </m:r>
          </m:e>
        </m:d>
      </m:oMath>
      <w:r w:rsidRPr="00BA1179">
        <w:t xml:space="preserve"> at time step </w:t>
      </w:r>
      <m:oMath>
        <m:r>
          <w:rPr>
            <w:rFonts w:ascii="Cambria Math" w:hAnsi="Cambria Math"/>
          </w:rPr>
          <m:t>k</m:t>
        </m:r>
      </m:oMath>
      <w:r w:rsidRPr="00BA1179">
        <w:rPr>
          <w:rFonts w:eastAsiaTheme="minorEastAsia"/>
        </w:rP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defined in </w:t>
      </w:r>
      <w:r w:rsidRPr="00BA1179">
        <w:fldChar w:fldCharType="begin"/>
      </w:r>
      <w:r w:rsidRPr="00BA1179">
        <w:instrText xml:space="preserve"> REF _Ref223040779 \h </w:instrText>
      </w:r>
      <w:r w:rsidRPr="00BA1179">
        <w:fldChar w:fldCharType="separate"/>
      </w:r>
      <w:r w:rsidR="008B09EB" w:rsidRPr="00BA1179">
        <w:t xml:space="preserve">( </w:t>
      </w:r>
      <w:r w:rsidR="008B09EB">
        <w:rPr>
          <w:noProof/>
        </w:rPr>
        <w:t>28</w:t>
      </w:r>
      <w:r w:rsidR="008B09EB" w:rsidRPr="00BA1179">
        <w:t xml:space="preserve"> )</w:t>
      </w:r>
      <w:r w:rsidRPr="00BA1179">
        <w:fldChar w:fldCharType="end"/>
      </w:r>
      <w:r w:rsidRPr="00BA1179">
        <w:t xml:space="preserve">, where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w:t>
      </w:r>
      <w:r w:rsidRPr="00BA1179">
        <w:fldChar w:fldCharType="begin"/>
      </w:r>
      <w:r w:rsidRPr="00BA1179">
        <w:instrText xml:space="preserve"> REF _Ref223041003 \h </w:instrText>
      </w:r>
      <w:r w:rsidRPr="00BA1179">
        <w:fldChar w:fldCharType="separate"/>
      </w:r>
      <w:r w:rsidR="008B09EB" w:rsidRPr="00BA1179">
        <w:t xml:space="preserve">( </w:t>
      </w:r>
      <w:r w:rsidR="008B09EB">
        <w:rPr>
          <w:noProof/>
        </w:rPr>
        <w:t>29</w:t>
      </w:r>
      <w:r w:rsidR="008B09EB" w:rsidRPr="00BA1179">
        <w:t xml:space="preserve"> )</w:t>
      </w:r>
      <w:r w:rsidRPr="00BA1179">
        <w:fldChar w:fldCharType="end"/>
      </w:r>
      <w:r w:rsidRPr="00BA1179">
        <w:t xml:space="preserve">. The rate-of-spread mapping </w:t>
      </w:r>
      <m:oMath>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is instantiated using a semi-empirical Rothermel-type formulation </w:t>
      </w:r>
      <w:sdt>
        <w:sdtPr>
          <w:id w:val="-303083168"/>
          <w:citation/>
        </w:sdtPr>
        <w:sdtContent>
          <w:r w:rsidRPr="00BA1179">
            <w:fldChar w:fldCharType="begin"/>
          </w:r>
          <w:r w:rsidRPr="00BA1179">
            <w:instrText xml:space="preserve"> CITATION Rot72 \l 1033 </w:instrText>
          </w:r>
          <w:r w:rsidRPr="00BA1179">
            <w:fldChar w:fldCharType="separate"/>
          </w:r>
          <w:r w:rsidR="008B09EB">
            <w:rPr>
              <w:noProof/>
            </w:rPr>
            <w:t>(Rothermel, 1972)</w:t>
          </w:r>
          <w:r w:rsidRPr="00BA1179">
            <w:fldChar w:fldCharType="end"/>
          </w:r>
        </w:sdtContent>
      </w:sdt>
      <w:r w:rsidRPr="00BA1179">
        <w:t xml:space="preserve">. Detailed parameterization is provided in Appendix </w:t>
      </w:r>
      <w:r w:rsidRPr="00BA1179">
        <w:fldChar w:fldCharType="begin"/>
      </w:r>
      <w:r w:rsidRPr="00BA1179">
        <w:instrText xml:space="preserve"> REF _Ref223043555 \r \h </w:instrText>
      </w:r>
      <w:r w:rsidRPr="00BA1179">
        <w:fldChar w:fldCharType="separate"/>
      </w:r>
      <w:r w:rsidR="008B09EB">
        <w:t>A</w:t>
      </w:r>
      <w:r w:rsidRPr="00BA1179">
        <w:fldChar w:fldCharType="end"/>
      </w:r>
      <w:r w:rsidRPr="00BA1179">
        <w:t xml:space="preserve">. </w:t>
      </w:r>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speed field, </w:t>
      </w:r>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direction field,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slope,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orientation, </w:t>
      </w:r>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surface moisture, and </w:t>
      </w:r>
      <m:oMath>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2A98FAE" w14:textId="77777777" w:rsidTr="00B517B6">
        <w:tc>
          <w:tcPr>
            <w:tcW w:w="4495" w:type="pct"/>
            <w:vAlign w:val="center"/>
          </w:tcPr>
          <w:p w14:paraId="51AFFDC7" w14:textId="40C3D081" w:rsidR="00B517B6" w:rsidRPr="00BA1179" w:rsidRDefault="00000000" w:rsidP="006601CA">
            <w:pPr>
              <w:pStyle w:val="TableTex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w:p>
        </w:tc>
        <w:tc>
          <w:tcPr>
            <w:tcW w:w="505" w:type="pct"/>
            <w:vAlign w:val="center"/>
          </w:tcPr>
          <w:p w14:paraId="67A7926F" w14:textId="251E3F64" w:rsidR="00B517B6" w:rsidRPr="00BA1179" w:rsidRDefault="00B517B6" w:rsidP="006601CA">
            <w:pPr>
              <w:pStyle w:val="TableText"/>
            </w:pPr>
            <w:bookmarkStart w:id="211" w:name="_Ref223040779"/>
            <w:r w:rsidRPr="00BA1179">
              <w:t xml:space="preserve">( </w:t>
            </w:r>
            <w:r w:rsidRPr="00BA1179">
              <w:fldChar w:fldCharType="begin"/>
            </w:r>
            <w:r w:rsidRPr="00BA1179">
              <w:instrText xml:space="preserve"> SEQ ( \* ARABIC </w:instrText>
            </w:r>
            <w:r w:rsidRPr="00BA1179">
              <w:fldChar w:fldCharType="separate"/>
            </w:r>
            <w:r w:rsidR="008B09EB">
              <w:rPr>
                <w:noProof/>
              </w:rPr>
              <w:t>28</w:t>
            </w:r>
            <w:r w:rsidRPr="00BA1179">
              <w:fldChar w:fldCharType="end"/>
            </w:r>
            <w:r w:rsidRPr="00BA1179">
              <w:t xml:space="preserve"> )</w:t>
            </w:r>
            <w:bookmarkEnd w:id="211"/>
          </w:p>
        </w:tc>
      </w:tr>
      <w:tr w:rsidR="00E74801" w:rsidRPr="00BA1179" w14:paraId="461C5E59" w14:textId="77777777" w:rsidTr="005F5662">
        <w:tc>
          <w:tcPr>
            <w:tcW w:w="4495" w:type="pct"/>
            <w:vAlign w:val="center"/>
          </w:tcPr>
          <w:p w14:paraId="67AC11A9" w14:textId="7096210A" w:rsidR="00E74801" w:rsidRPr="00BA1179" w:rsidRDefault="00000000" w:rsidP="003A086B">
            <w:pPr>
              <w:pStyle w:val="TableText"/>
              <w:rPr>
                <w:rFonts w:eastAsiaTheme="minorEastAsia" w:cstheme="minorBidi"/>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tc>
        <w:tc>
          <w:tcPr>
            <w:tcW w:w="505" w:type="pct"/>
            <w:vAlign w:val="center"/>
          </w:tcPr>
          <w:p w14:paraId="4F2E811F" w14:textId="1135648C" w:rsidR="00E74801" w:rsidRPr="00BA1179" w:rsidRDefault="00E74801" w:rsidP="006601CA">
            <w:pPr>
              <w:pStyle w:val="TableText"/>
            </w:pPr>
            <w:bookmarkStart w:id="212" w:name="_Ref223041003"/>
            <w:r w:rsidRPr="00BA1179">
              <w:t xml:space="preserve">( </w:t>
            </w:r>
            <w:r w:rsidRPr="00BA1179">
              <w:fldChar w:fldCharType="begin"/>
            </w:r>
            <w:r w:rsidRPr="00BA1179">
              <w:instrText xml:space="preserve"> SEQ ( \* ARABIC </w:instrText>
            </w:r>
            <w:r w:rsidRPr="00BA1179">
              <w:fldChar w:fldCharType="separate"/>
            </w:r>
            <w:r w:rsidR="008B09EB">
              <w:rPr>
                <w:noProof/>
              </w:rPr>
              <w:t>29</w:t>
            </w:r>
            <w:r w:rsidRPr="00BA1179">
              <w:fldChar w:fldCharType="end"/>
            </w:r>
            <w:r w:rsidRPr="00BA1179">
              <w:t xml:space="preserve"> )</w:t>
            </w:r>
            <w:bookmarkEnd w:id="212"/>
          </w:p>
        </w:tc>
      </w:tr>
    </w:tbl>
    <w:p w14:paraId="11463179" w14:textId="0123E55F" w:rsidR="00756D51" w:rsidRPr="00BA1179" w:rsidRDefault="004B34B3" w:rsidP="00756D51">
      <w:pPr>
        <w:pStyle w:val="ParText"/>
      </w:pPr>
      <w:r w:rsidRPr="00BA1179">
        <w:rPr>
          <w:rFonts w:eastAsiaTheme="minorEastAsia"/>
        </w:rPr>
        <w:t xml:space="preserve">The scalar magnitude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does not determine spread direction. Directional influence </w:t>
      </w:r>
      <w:r w:rsidRPr="00BA1179">
        <w:rPr>
          <w:rFonts w:eastAsiaTheme="minorEastAsia"/>
        </w:rPr>
        <w:fldChar w:fldCharType="begin"/>
      </w:r>
      <w:r w:rsidRPr="00BA1179">
        <w:rPr>
          <w:rFonts w:eastAsiaTheme="minorEastAsia"/>
        </w:rPr>
        <w:instrText xml:space="preserve"> REF _Ref223221067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30</w:t>
      </w:r>
      <w:r w:rsidR="008B09EB" w:rsidRPr="00BA1179">
        <w:t xml:space="preserve"> )</w:t>
      </w:r>
      <w:r w:rsidRPr="00BA1179">
        <w:rPr>
          <w:rFonts w:eastAsiaTheme="minorEastAsia"/>
        </w:rPr>
        <w:fldChar w:fldCharType="end"/>
      </w:r>
      <w:r w:rsidRPr="00BA1179">
        <w:rPr>
          <w:rFonts w:eastAsiaTheme="minorEastAsia"/>
        </w:rPr>
        <w:t xml:space="preserve"> is introduced when propagating fire from a burning </w:t>
      </w:r>
      <w:r w:rsidRPr="00BA1179">
        <w:rPr>
          <w:rFonts w:eastAsiaTheme="minorEastAsia"/>
        </w:rPr>
        <w:lastRenderedPageBreak/>
        <w:t xml:space="preserve">neighbor </w:t>
      </w:r>
      <m:oMath>
        <m:d>
          <m:dPr>
            <m:sepChr m:val=","/>
            <m:ctrlPr>
              <w:rPr>
                <w:rFonts w:ascii="Cambria Math" w:eastAsiaTheme="minorEastAsia" w:hAnsi="Cambria Math"/>
              </w:rPr>
            </m:ctrlPr>
          </m:dPr>
          <m:e>
            <m:r>
              <w:rPr>
                <w:rFonts w:ascii="Cambria Math" w:eastAsiaTheme="minorEastAsia" w:hAnsi="Cambria Math"/>
              </w:rPr>
              <m:t>i</m:t>
            </m:r>
          </m:e>
          <m:e>
            <m:r>
              <w:rPr>
                <w:rFonts w:ascii="Cambria Math" w:eastAsiaTheme="minorEastAsia" w:hAnsi="Cambria Math"/>
              </w:rPr>
              <m:t>j</m:t>
            </m:r>
          </m:e>
        </m:d>
      </m:oMath>
      <w:r w:rsidRPr="00BA1179">
        <w:rPr>
          <w:rFonts w:eastAsiaTheme="minorEastAsia"/>
        </w:rPr>
        <w:t xml:space="preserve"> to target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w:t>
      </w:r>
      <m:oMath>
        <m:sSub>
          <m:sSubPr>
            <m:ctrlPr>
              <w:rPr>
                <w:rFonts w:ascii="Cambria Math" w:hAnsi="Cambria Math"/>
              </w:rPr>
            </m:ctrlPr>
          </m:sSubPr>
          <m:e>
            <m:r>
              <w:rPr>
                <w:rFonts w:ascii="Cambria Math" w:hAnsi="Cambria Math"/>
              </w:rPr>
              <m:t>φ</m:t>
            </m:r>
          </m:e>
          <m:sub>
            <m:d>
              <m:dPr>
                <m:ctrlPr>
                  <w:rPr>
                    <w:rFonts w:ascii="Cambria Math" w:hAnsi="Cambria Math"/>
                  </w:rPr>
                </m:ctrlPr>
              </m:dPr>
              <m:e>
                <m:r>
                  <w:rPr>
                    <w:rFonts w:ascii="Cambria Math" w:hAnsi="Cambria Math"/>
                  </w:rPr>
                  <m:t>i,j)→(x,y</m:t>
                </m:r>
              </m:e>
            </m:d>
          </m:sub>
        </m:sSub>
      </m:oMath>
      <w:r w:rsidRPr="00BA1179">
        <w:t xml:space="preserve"> is the geometric direction between cells. This ensures anisotropic spread aligned with wind direction.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F0EA562" w14:textId="77777777" w:rsidTr="00B517B6">
        <w:tc>
          <w:tcPr>
            <w:tcW w:w="4495" w:type="pct"/>
            <w:vAlign w:val="center"/>
          </w:tcPr>
          <w:p w14:paraId="7E41CA9D" w14:textId="7D7382C8" w:rsidR="00E87F5E" w:rsidRPr="00BA1179" w:rsidRDefault="00000000" w:rsidP="00921BAD">
            <w:pPr>
              <w:pStyle w:val="TableText"/>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505" w:type="pct"/>
            <w:vAlign w:val="center"/>
          </w:tcPr>
          <w:p w14:paraId="3D06F5C0" w14:textId="12C3543D" w:rsidR="00B517B6" w:rsidRPr="00BA1179" w:rsidRDefault="00B517B6" w:rsidP="006601CA">
            <w:pPr>
              <w:pStyle w:val="TableText"/>
            </w:pPr>
            <w:bookmarkStart w:id="213" w:name="_Ref223221067"/>
            <w:r w:rsidRPr="00BA1179">
              <w:t xml:space="preserve">( </w:t>
            </w:r>
            <w:r w:rsidRPr="00BA1179">
              <w:fldChar w:fldCharType="begin"/>
            </w:r>
            <w:r w:rsidRPr="00BA1179">
              <w:instrText xml:space="preserve"> SEQ ( \* ARABIC </w:instrText>
            </w:r>
            <w:r w:rsidRPr="00BA1179">
              <w:fldChar w:fldCharType="separate"/>
            </w:r>
            <w:r w:rsidR="008B09EB">
              <w:rPr>
                <w:noProof/>
              </w:rPr>
              <w:t>30</w:t>
            </w:r>
            <w:r w:rsidRPr="00BA1179">
              <w:fldChar w:fldCharType="end"/>
            </w:r>
            <w:r w:rsidRPr="00BA1179">
              <w:t xml:space="preserve"> )</w:t>
            </w:r>
            <w:bookmarkEnd w:id="213"/>
          </w:p>
        </w:tc>
      </w:tr>
    </w:tbl>
    <w:p w14:paraId="126CF960" w14:textId="448FC9B0" w:rsidR="000E1725" w:rsidRDefault="006433C4" w:rsidP="00187F0F">
      <w:pPr>
        <w:pStyle w:val="ParText"/>
        <w:tabs>
          <w:tab w:val="left" w:pos="7513"/>
        </w:tabs>
      </w:pPr>
      <w:r w:rsidRPr="00BA1179">
        <w:fldChar w:fldCharType="begin"/>
      </w:r>
      <w:r w:rsidRPr="00BA1179">
        <w:instrText xml:space="preserve"> REF _Ref227450232 \h  \* MERGEFORMAT </w:instrText>
      </w:r>
      <w:r w:rsidRPr="00BA1179">
        <w:fldChar w:fldCharType="separate"/>
      </w:r>
      <w:r w:rsidR="008B09EB" w:rsidRPr="00BA1179">
        <w:t xml:space="preserve">Figure </w:t>
      </w:r>
      <w:r w:rsidR="008B09EB">
        <w:t>3.4</w:t>
      </w:r>
      <w:r w:rsidRPr="00BA1179">
        <w:fldChar w:fldCharType="end"/>
      </w:r>
      <w:r w:rsidRPr="00BA1179">
        <w:t xml:space="preserve"> depicts the spatial structure of the propagation influence accumulation. The 3×3 stencil centered on the target cell </w:t>
      </w:r>
      <m:oMath>
        <m:r>
          <w:rPr>
            <w:rFonts w:ascii="Cambria Math" w:hAnsi="Cambria Math"/>
          </w:rPr>
          <m:t>(x,y)</m:t>
        </m:r>
      </m:oMath>
      <w:r w:rsidRPr="00BA1179">
        <w:t xml:space="preserve"> represents the 8-connected neighborhood </w:t>
      </w:r>
      <m:oMath>
        <m:sSub>
          <m:sSubPr>
            <m:ctrlPr>
              <w:rPr>
                <w:rFonts w:ascii="Cambria Math" w:hAnsi="Cambria Math"/>
                <w:i/>
              </w:rPr>
            </m:ctrlPr>
          </m:sSubPr>
          <m:e>
            <m:r>
              <w:rPr>
                <w:rFonts w:ascii="Cambria Math" w:hAnsi="Cambria Math"/>
              </w:rPr>
              <m:t>N</m:t>
            </m:r>
          </m:e>
          <m:sub>
            <m:r>
              <w:rPr>
                <w:rFonts w:ascii="Cambria Math" w:hAnsi="Cambria Math"/>
              </w:rPr>
              <m:t>8</m:t>
            </m:r>
            <m:d>
              <m:dPr>
                <m:ctrlPr>
                  <w:rPr>
                    <w:rFonts w:ascii="Cambria Math" w:hAnsi="Cambria Math"/>
                    <w:i/>
                  </w:rPr>
                </m:ctrlPr>
              </m:dPr>
              <m:e>
                <m:r>
                  <w:rPr>
                    <w:rFonts w:ascii="Cambria Math" w:hAnsi="Cambria Math"/>
                  </w:rPr>
                  <m:t>x,y</m:t>
                </m:r>
              </m:e>
            </m:d>
          </m:sub>
        </m:sSub>
      </m:oMath>
      <w:r w:rsidRPr="00BA1179">
        <w:t xml:space="preserve"> defined in </w:t>
      </w:r>
      <w:r w:rsidRPr="00BA1179">
        <w:fldChar w:fldCharType="begin"/>
      </w:r>
      <w:r w:rsidRPr="00BA1179">
        <w:instrText xml:space="preserve"> REF _Ref223040779 \h </w:instrText>
      </w:r>
      <w:r w:rsidRPr="00BA1179">
        <w:fldChar w:fldCharType="separate"/>
      </w:r>
      <w:r w:rsidR="008B09EB" w:rsidRPr="00BA1179">
        <w:t xml:space="preserve">( </w:t>
      </w:r>
      <w:r w:rsidR="008B09EB">
        <w:rPr>
          <w:noProof/>
        </w:rPr>
        <w:t>28</w:t>
      </w:r>
      <w:r w:rsidR="008B09EB" w:rsidRPr="00BA1179">
        <w:t xml:space="preserve"> )</w:t>
      </w:r>
      <w:r w:rsidRPr="00BA1179">
        <w:fldChar w:fldCharType="end"/>
      </w:r>
      <w:r w:rsidRPr="00BA1179">
        <w:t xml:space="preserve">; the three cells shaded in red denote burning neighbors with </w:t>
      </w:r>
      <m:oMath>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i,j</m:t>
            </m:r>
          </m:e>
        </m:d>
        <m:r>
          <w:rPr>
            <w:rFonts w:ascii="Cambria Math" w:hAnsi="Cambria Math"/>
          </w:rPr>
          <m:t xml:space="preserve"> = 1</m:t>
        </m:r>
      </m:oMath>
      <w:r w:rsidRPr="00BA1179">
        <w:t xml:space="preserve">, while the remaining five are non-burning. The wind direction </w:t>
      </w:r>
      <m:oMath>
        <m:sSub>
          <m:sSubPr>
            <m:ctrlPr>
              <w:rPr>
                <w:rFonts w:ascii="Cambria Math" w:hAnsi="Cambria Math"/>
                <w:i/>
              </w:rPr>
            </m:ctrlPr>
          </m:sSubPr>
          <m:e>
            <m:r>
              <w:rPr>
                <w:rFonts w:ascii="Cambria Math" w:hAnsi="Cambria Math"/>
              </w:rPr>
              <m:t>W</m:t>
            </m:r>
          </m:e>
          <m:sub>
            <m:r>
              <w:rPr>
                <w:rFonts w:ascii="Cambria Math" w:hAnsi="Cambria Math"/>
              </w:rPr>
              <m:t>wd,k</m:t>
            </m:r>
          </m:sub>
        </m:sSub>
      </m:oMath>
      <w:r w:rsidRPr="00BA1179">
        <w:t>, represented by the large arrow in the upper-right region of the figure, establishes the axis of anisotropy.</w:t>
      </w:r>
    </w:p>
    <w:p w14:paraId="1B010C52" w14:textId="77777777" w:rsidR="005C0E4B" w:rsidRPr="00BA1179" w:rsidRDefault="005C0E4B" w:rsidP="005C0E4B">
      <w:pPr>
        <w:pStyle w:val="ParText"/>
        <w:keepNext/>
      </w:pPr>
      <w:r>
        <w:rPr>
          <w:noProof/>
        </w:rPr>
        <w:drawing>
          <wp:inline distT="0" distB="0" distL="0" distR="0" wp14:anchorId="162DD9F7" wp14:editId="1E7B43DC">
            <wp:extent cx="5040000" cy="4703523"/>
            <wp:effectExtent l="0" t="0" r="8255" b="0"/>
            <wp:docPr id="1475918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40000" cy="4703523"/>
                    </a:xfrm>
                    <a:prstGeom prst="rect">
                      <a:avLst/>
                    </a:prstGeom>
                    <a:noFill/>
                  </pic:spPr>
                </pic:pic>
              </a:graphicData>
            </a:graphic>
          </wp:inline>
        </w:drawing>
      </w:r>
    </w:p>
    <w:p w14:paraId="124257C5" w14:textId="2D40868E" w:rsidR="005C0E4B" w:rsidRPr="00BA1179" w:rsidRDefault="005C0E4B" w:rsidP="005C0E4B">
      <w:pPr>
        <w:pStyle w:val="Caption"/>
        <w:rPr>
          <w:rFonts w:eastAsiaTheme="minorEastAsia"/>
          <w:b/>
          <w:bCs/>
        </w:rPr>
      </w:pPr>
      <w:bookmarkStart w:id="214" w:name="_Ref227450232"/>
      <w:bookmarkStart w:id="215" w:name="_Toc236342238"/>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4</w:t>
      </w:r>
      <w:r w:rsidR="00AF4F14">
        <w:fldChar w:fldCharType="end"/>
      </w:r>
      <w:bookmarkEnd w:id="214"/>
      <w:r w:rsidRPr="00BA1179">
        <w:t xml:space="preserve"> Wind-dependent directional propagation into target cell</w:t>
      </w:r>
      <w:bookmarkEnd w:id="215"/>
      <w:r w:rsidRPr="00BA1179">
        <w:t xml:space="preserve"> </w:t>
      </w:r>
    </w:p>
    <w:p w14:paraId="03319F82" w14:textId="04726A92" w:rsidR="006433C4" w:rsidRPr="00BA1179" w:rsidRDefault="006433C4" w:rsidP="00187F0F">
      <w:pPr>
        <w:pStyle w:val="ParText"/>
        <w:tabs>
          <w:tab w:val="left" w:pos="7513"/>
        </w:tabs>
      </w:pPr>
      <w:r w:rsidRPr="00BA1179">
        <w:lastRenderedPageBreak/>
        <w:t xml:space="preserve">For each burning neighbor, a propagation arrow is drawn toward the target cell with line weight proportional to its directional weight </w:t>
      </w:r>
      <m:oMath>
        <m:sSubSup>
          <m:sSubSupPr>
            <m:ctrlPr>
              <w:rPr>
                <w:rFonts w:ascii="Cambria Math" w:hAnsi="Cambria Math"/>
                <w:i/>
              </w:rPr>
            </m:ctrlPr>
          </m:sSubSupPr>
          <m:e>
            <m:r>
              <w:rPr>
                <w:rFonts w:ascii="Cambria Math" w:hAnsi="Cambria Math"/>
              </w:rPr>
              <m:t>g</m:t>
            </m:r>
          </m:e>
          <m:sub>
            <m:r>
              <w:rPr>
                <w:rFonts w:ascii="Cambria Math" w:hAnsi="Cambria Math"/>
              </w:rPr>
              <m:t>dir,k</m:t>
            </m:r>
          </m:sub>
          <m:sup>
            <m:d>
              <m:dPr>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r>
                  <w:rPr>
                    <w:rFonts w:ascii="Cambria Math" w:hAnsi="Cambria Math"/>
                  </w:rPr>
                  <m:t>x,y</m:t>
                </m:r>
              </m:e>
            </m:d>
          </m:sup>
        </m:sSubSup>
      </m:oMath>
      <w:r w:rsidRPr="00BA1179">
        <w:t xml:space="preserve">: the arrow from the northeast neighbor is aligned with the wind vector and therefore receives full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1</m:t>
        </m:r>
      </m:oMath>
      <w:r w:rsidRPr="00BA1179">
        <w:t xml:space="preserve">; the arrow from the northern neighbor is oblique and receives an intermediate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0.71</m:t>
        </m:r>
      </m:oMath>
      <w:r w:rsidRPr="00BA1179">
        <w:t xml:space="preserve">; and the arrow from the southeastern neighbor is oriented opposite to the wind and is entirely eliminated,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m:t>
        </m:r>
      </m:oMath>
      <w:r w:rsidRPr="00BA1179">
        <w:t xml:space="preserve">, by the </w:t>
      </w:r>
      <m:oMath>
        <m:r>
          <w:rPr>
            <w:rFonts w:ascii="Cambria Math" w:hAnsi="Cambria Math"/>
          </w:rPr>
          <m:t>max</m:t>
        </m:r>
        <m:d>
          <m:dPr>
            <m:begChr m:val="{"/>
            <m:endChr m:val="}"/>
            <m:ctrlPr>
              <w:rPr>
                <w:rFonts w:ascii="Cambria Math" w:hAnsi="Cambria Math"/>
                <w:i/>
              </w:rPr>
            </m:ctrlPr>
          </m:dPr>
          <m:e>
            <m:r>
              <w:rPr>
                <w:rFonts w:ascii="Cambria Math" w:hAnsi="Cambria Math"/>
              </w:rPr>
              <m:t>0, ·</m:t>
            </m:r>
          </m:e>
        </m:d>
      </m:oMath>
      <w:r w:rsidRPr="00BA1179">
        <w:t xml:space="preserve"> clipping. The aggregate propagation influence </w:t>
      </w:r>
      <m:oMath>
        <m:sSub>
          <m:sSubPr>
            <m:ctrlPr>
              <w:rPr>
                <w:rFonts w:ascii="Cambria Math" w:hAnsi="Cambria Math"/>
                <w:i/>
              </w:rPr>
            </m:ctrlPr>
          </m:sSubPr>
          <m:e>
            <m: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computed through </w:t>
      </w:r>
      <w:r w:rsidRPr="00BA1179">
        <w:fldChar w:fldCharType="begin"/>
      </w:r>
      <w:r w:rsidRPr="00BA1179">
        <w:instrText xml:space="preserve"> REF _Ref223040779 \h </w:instrText>
      </w:r>
      <w:r w:rsidRPr="00BA1179">
        <w:fldChar w:fldCharType="separate"/>
      </w:r>
      <w:r w:rsidR="008B09EB" w:rsidRPr="00BA1179">
        <w:t xml:space="preserve">( </w:t>
      </w:r>
      <w:r w:rsidR="008B09EB">
        <w:rPr>
          <w:noProof/>
        </w:rPr>
        <w:t>28</w:t>
      </w:r>
      <w:r w:rsidR="008B09EB" w:rsidRPr="00BA1179">
        <w:t xml:space="preserve"> )</w:t>
      </w:r>
      <w:r w:rsidRPr="00BA1179">
        <w:fldChar w:fldCharType="end"/>
      </w:r>
      <w:r w:rsidRPr="00BA1179">
        <w:t xml:space="preserve"> is therefore not a symmetric average over the 8-neighborhood but a wind-aligned weighted sum, and the ignition condition </w:t>
      </w:r>
      <m:oMath>
        <m:sSub>
          <m:sSubPr>
            <m:ctrlPr>
              <w:rPr>
                <w:rFonts w:ascii="Cambria Math" w:hAnsi="Cambria Math"/>
                <w:i/>
              </w:rPr>
            </m:ctrlPr>
          </m:sSubPr>
          <m:e>
            <m:r>
              <w:rPr>
                <w:rFonts w:ascii="Cambria Math" w:hAnsi="Cambria Math"/>
              </w:rPr>
              <m:t>Ψ</m:t>
            </m:r>
          </m:e>
          <m:sub>
            <m:r>
              <w:rPr>
                <w:rFonts w:ascii="Cambria Math" w:hAnsi="Cambria Math"/>
              </w:rPr>
              <m:t>k</m:t>
            </m:r>
          </m:sub>
        </m:sSub>
        <m:r>
          <w:rPr>
            <w:rFonts w:ascii="Cambria Math" w:hAnsi="Cambria Math"/>
          </w:rPr>
          <m:t xml:space="preserve">(x,y) &gt; </m:t>
        </m:r>
        <m:sSub>
          <m:sSubPr>
            <m:ctrlPr>
              <w:rPr>
                <w:rFonts w:ascii="Cambria Math" w:hAnsi="Cambria Math"/>
                <w:i/>
              </w:rPr>
            </m:ctrlPr>
          </m:sSubPr>
          <m:e>
            <m:r>
              <w:rPr>
                <w:rFonts w:ascii="Cambria Math" w:hAnsi="Cambria Math"/>
              </w:rPr>
              <m:t>Θ</m:t>
            </m:r>
          </m:e>
          <m:sub>
            <m:r>
              <w:rPr>
                <w:rFonts w:ascii="Cambria Math" w:hAnsi="Cambria Math"/>
              </w:rPr>
              <m:t>ign</m:t>
            </m:r>
          </m:sub>
        </m:sSub>
        <m:r>
          <w:rPr>
            <w:rFonts w:ascii="Cambria Math" w:hAnsi="Cambria Math"/>
          </w:rPr>
          <m:t xml:space="preserve"> </m:t>
        </m:r>
      </m:oMath>
      <w:r w:rsidRPr="00BA1179">
        <w:rPr>
          <w:rFonts w:eastAsiaTheme="minorEastAsia"/>
        </w:rPr>
        <w:t xml:space="preserve"> </w:t>
      </w:r>
      <w:r w:rsidRPr="00BA1179">
        <w:fldChar w:fldCharType="begin"/>
      </w:r>
      <m:oMath>
        <m:r>
          <m:rPr>
            <m:sty m:val="p"/>
          </m:rPr>
          <w:rPr>
            <w:rFonts w:ascii="Cambria Math" w:hAnsi="Cambria Math"/>
          </w:rPr>
          <m:t xml:space="preserve"> REF _Ref223041204 \h </m:t>
        </m:r>
      </m:oMath>
      <w:r w:rsidRPr="00BA1179">
        <w:fldChar w:fldCharType="separate"/>
      </w:r>
      <w:r w:rsidR="008B09EB" w:rsidRPr="00BA1179">
        <w:t xml:space="preserve">( </w:t>
      </w:r>
      <w:r w:rsidR="008B09EB">
        <w:rPr>
          <w:noProof/>
        </w:rPr>
        <w:t>27</w:t>
      </w:r>
      <w:r w:rsidR="008B09EB" w:rsidRPr="00BA1179">
        <w:t xml:space="preserve"> )</w:t>
      </w:r>
      <w:r w:rsidRPr="00BA1179">
        <w:fldChar w:fldCharType="end"/>
      </w:r>
      <w:r w:rsidRPr="00BA1179">
        <w:t xml:space="preserve"> is consequently satisfied preferentially along the direction of prevailing wind. This mechanism realizes the Rothermel-type directional bias that is central to operationally realistic wildfire propagation.</w:t>
      </w:r>
    </w:p>
    <w:p w14:paraId="78A39024" w14:textId="662696C8" w:rsidR="00392992" w:rsidRPr="00BA1179" w:rsidRDefault="000C5B16" w:rsidP="00CC2A87">
      <w:pPr>
        <w:pStyle w:val="ParText"/>
        <w:tabs>
          <w:tab w:val="left" w:pos="7513"/>
        </w:tabs>
      </w:pPr>
      <w:r w:rsidRPr="00BA1179">
        <w:t xml:space="preserve">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directly activates combustion independent of neighbor influence. Ignition injection may represent lightning strikes, human-caused ignition, or scenario-based ignition input from the UI layer. Ignition injection is a scenario-level forcing that sets </w:t>
      </w:r>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=1</m:t>
        </m:r>
      </m:oMath>
      <w:r w:rsidRPr="00BA1179">
        <w:rPr>
          <w:rFonts w:eastAsiaTheme="minorEastAsia"/>
        </w:rPr>
        <w:t xml:space="preserve"> </w:t>
      </w:r>
      <w:r w:rsidRPr="00BA1179">
        <w:t xml:space="preserve">regardless of local conditions; if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insufficient, extinction follows naturally via the persistence condition in the next step. In contrast, the local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represents combustion strength after ignition has occurred and does not participate in the activation condition. This separation preserves conceptual clarity between fire initiation and fire magnitude.</w:t>
      </w:r>
    </w:p>
    <w:p w14:paraId="5D400011" w14:textId="77777777" w:rsidR="000E1725" w:rsidRPr="00BA1179" w:rsidRDefault="00000000">
      <w:pPr>
        <w:pStyle w:val="ParText"/>
      </w:pPr>
      <w:r w:rsidRPr="00BA1179">
        <w:t>Ember spotting extends ignition beyond the resolved front. Each burning cell whose intensity exceeds 0.6, under wind above 3 m/s and precipitation below 1 mm/h, releases an ember with probability 0.02 per reference step, compounded consistently across substeps. The ember lands six cells downwind and ignites the target cell only if fuel remains there and the local fuel moisture is below the extinction threshold. Spotting is the only stochastic element of the transition operator, is driven by the seeded random stream of the scenario, and allows the fire to cross narrow barriers such as rivers, roads, and containment lines under strong and dry winds.</w:t>
      </w:r>
    </w:p>
    <w:p w14:paraId="5D400012" w14:textId="77777777" w:rsidR="000E1725" w:rsidRPr="00BA1179" w:rsidRDefault="00000000">
      <w:pPr>
        <w:pStyle w:val="ParText"/>
      </w:pPr>
      <w:r w:rsidRPr="00BA1179">
        <w:lastRenderedPageBreak/>
        <w:t xml:space="preserve">Precipitation acts on the dynamics through the dead fuel moisture. While it rains, </w:t>
      </w:r>
      <m:oMath>
        <m:sSub>
          <m:sSubPr>
            <m:ctrlPr>
              <w:rPr>
                <w:rFonts w:ascii="Cambria Math" w:hAnsi="Cambria Math"/>
              </w:rPr>
            </m:ctrlPr>
          </m:sSubPr>
          <m:e>
            <m:r>
              <w:rPr>
                <w:rFonts w:ascii="Cambria Math" w:hAnsi="Cambria Math"/>
              </w:rPr>
              <m:t>F</m:t>
            </m:r>
          </m:e>
          <m:sub>
            <m:r>
              <w:rPr>
                <w:rFonts w:ascii="Cambria Math" w:hAnsi="Cambria Math"/>
              </w:rPr>
              <m:t>moist</m:t>
            </m:r>
          </m:sub>
        </m:sSub>
      </m:oMath>
      <w:r w:rsidRPr="00BA1179">
        <w:t xml:space="preserve"> relaxes toward at least 0.35, a level above every extinction threshold, with a time constant of roughly thirty minutes scaled by the rain intensity; under sustained rain of at least 3 mm/h a burning cell is quenched once its fuel moisture has reached that level, so a front dies out gradually rather than instantaneously. When the optional equilibrium moisture mode is active, the dead fuel moisture follows the Simard equilibrium moisture content computed from air temperature and relative humidity, so diurnal weather cycles modulate flammability in the manner of operational fire behavior tools.</w:t>
      </w:r>
    </w:p>
    <w:p w14:paraId="4E48510A" w14:textId="5F8F7A3B" w:rsidR="00AF4DFB" w:rsidRPr="00BA1179" w:rsidRDefault="00AF4DFB" w:rsidP="00392992">
      <w:pPr>
        <w:pStyle w:val="ParText"/>
      </w:pPr>
      <w:r w:rsidRPr="00BA1179">
        <w:t xml:space="preserve">Propagation dynamics are governed exclusively by 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The local fire intensity proxy does not directly influence activation conditions; instead, it modulates suppression effectiveness and decision-layer interpretation. This separation preserves structural clarity between spread mechanics and combustion strength representation. Thus, intensity affects wildfire dynamics indirectly through suppression resistance and decision-layer interpretation, rather than directly controlling fire propagation.</w:t>
      </w:r>
    </w:p>
    <w:p w14:paraId="667D2529" w14:textId="063888DC" w:rsidR="00420CF2" w:rsidRPr="00BA1179" w:rsidRDefault="00420CF2" w:rsidP="00392992">
      <w:pPr>
        <w:pStyle w:val="ParText"/>
      </w:pPr>
      <w:r w:rsidRPr="00BA1179">
        <w:t xml:space="preserve">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lang w:eastAsia="ja-JP"/>
        </w:rPr>
        <w:t xml:space="preserve"> </w:t>
      </w:r>
      <w:r w:rsidRPr="00BA1179">
        <w:t xml:space="preserve">is independent of instantaneous fuel mass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Fuel availability influences spread only indirectly through the burning persistence condition, preventing propagation from fuel-depleted cells. This structural separation avoids double- counting mitigation effects.</w:t>
      </w:r>
    </w:p>
    <w:p w14:paraId="3E5250AB" w14:textId="5724FD17" w:rsidR="00392992" w:rsidRPr="00BA1179" w:rsidRDefault="005F55ED" w:rsidP="00834925">
      <w:pPr>
        <w:pStyle w:val="Heading4"/>
      </w:pPr>
      <w:r w:rsidRPr="00BA1179">
        <w:t xml:space="preserve">Fuel Mass Evolution </w:t>
      </w:r>
    </w:p>
    <w:p w14:paraId="2B391D40" w14:textId="026A94A4" w:rsidR="000E1725" w:rsidRPr="00BA1179" w:rsidRDefault="00191003" w:rsidP="00AD1829">
      <w:pPr>
        <w:pStyle w:val="TableText"/>
      </w:pPr>
      <w:r w:rsidRPr="00BA1179">
        <w:t xml:space="preserve">Fuel mass evolution governs the depletion of combustible material within each cell as a consequence of two distinct mechanisms: combustion-driven consumption and intervention-driven suppression. Unlike the burning status variable, which represents the activation of combustion, the fuel mass variable represents the remaining energy potential available for future fire propagation. Therefore, accurate modeling of fuel evolution is essential to ensure physical consistency, numerical stability, and </w:t>
      </w:r>
      <w:r w:rsidRPr="00BA1179">
        <w:lastRenderedPageBreak/>
        <w:t xml:space="preserve">interpretable interaction between wildfire dynamics and decision-driven mitigation. Combustion-driven consumption and suppression-driven reduction are applied within the same discrete step </w:t>
      </w:r>
      <m:oMath>
        <m:r>
          <w:rPr>
            <w:rFonts w:ascii="Cambria Math" w:hAnsi="Cambria Math"/>
          </w:rPr>
          <m:t>k</m:t>
        </m:r>
      </m:oMath>
      <w:r w:rsidRPr="00BA1179">
        <w:t xml:space="preserve"> as a simultaneous update, represented by the combined terms in </w:t>
      </w:r>
      <w:r w:rsidRPr="00BA1179">
        <w:fldChar w:fldCharType="begin"/>
      </w:r>
      <w:r w:rsidRPr="00BA1179">
        <w:instrText xml:space="preserve"> REF _Ref222824237 \h </w:instrText>
      </w:r>
      <w:r w:rsidRPr="00BA1179">
        <w:fldChar w:fldCharType="separate"/>
      </w:r>
      <w:r w:rsidR="008B09EB" w:rsidRPr="00BA1179">
        <w:t xml:space="preserve">( </w:t>
      </w:r>
      <w:r w:rsidR="008B09EB">
        <w:rPr>
          <w:noProof/>
        </w:rPr>
        <w:t>31</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burning status indicator, </w:t>
      </w:r>
      <m:oMath>
        <m:sSub>
          <m:sSubPr>
            <m:ctrlPr>
              <w:rPr>
                <w:rFonts w:ascii="Cambria Math" w:hAnsi="Cambria Math"/>
              </w:rPr>
            </m:ctrlPr>
          </m:sSubPr>
          <m:e>
            <m:r>
              <w:rPr>
                <w:rFonts w:ascii="Cambria Math" w:hAnsi="Cambria Math"/>
              </w:rPr>
              <m:t>F</m:t>
            </m:r>
          </m:e>
          <m:sub>
            <m:r>
              <w:rPr>
                <w:rFonts w:ascii="Cambria Math" w:hAnsi="Cambria Math"/>
              </w:rPr>
              <m:t>burn</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fractional burn rate </w:t>
      </w:r>
      <w:r w:rsidRPr="00BA1179">
        <w:rPr>
          <w:rFonts w:eastAsiaTheme="minorEastAsia" w:cstheme="minorBidi"/>
        </w:rPr>
        <w:t xml:space="preserve">(Appendix </w:t>
      </w:r>
      <w:r w:rsidRPr="00BA1179">
        <w:rPr>
          <w:rFonts w:eastAsiaTheme="minorEastAsia" w:cstheme="minorBidi"/>
        </w:rPr>
        <w:fldChar w:fldCharType="begin"/>
      </w:r>
      <w:r w:rsidRPr="00BA1179">
        <w:rPr>
          <w:rFonts w:eastAsiaTheme="minorEastAsia" w:cstheme="minorBidi"/>
        </w:rPr>
        <w:instrText xml:space="preserve"> REF _Ref223263851 \n \h </w:instrText>
      </w:r>
      <w:r w:rsidRPr="00BA1179">
        <w:rPr>
          <w:rFonts w:eastAsiaTheme="minorEastAsia" w:cstheme="minorBidi"/>
        </w:rPr>
      </w:r>
      <w:r w:rsidRPr="00BA1179">
        <w:rPr>
          <w:rFonts w:eastAsiaTheme="minorEastAsia" w:cstheme="minorBidi"/>
        </w:rPr>
        <w:fldChar w:fldCharType="separate"/>
      </w:r>
      <w:r w:rsidR="008B09EB">
        <w:rPr>
          <w:rFonts w:eastAsiaTheme="minorEastAsia" w:cstheme="minorBidi"/>
        </w:rPr>
        <w:t>B</w:t>
      </w:r>
      <w:r w:rsidRPr="00BA1179">
        <w:rPr>
          <w:rFonts w:eastAsiaTheme="minorEastAsia" w:cstheme="minorBidi"/>
        </w:rPr>
        <w:fldChar w:fldCharType="end"/>
      </w:r>
      <w:r w:rsidRPr="00BA1179">
        <w:rPr>
          <w:rFonts w:eastAsiaTheme="minorEastAsia" w:cstheme="minorBidi"/>
        </w:rPr>
        <w:t>)</w:t>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currently available fuel mass, and </w:t>
      </w:r>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intervention-based fuel reduction.</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6FF5486B" w14:textId="77777777" w:rsidTr="00B517B6">
        <w:tc>
          <w:tcPr>
            <w:tcW w:w="4495" w:type="pct"/>
            <w:vAlign w:val="center"/>
          </w:tcPr>
          <w:p w14:paraId="59CED0FE" w14:textId="0EB34522" w:rsidR="004F21EA" w:rsidRPr="00BA1179" w:rsidRDefault="00000000" w:rsidP="00AD1829">
            <w:pPr>
              <w:pStyle w:val="TableText"/>
              <w:jc w:val="center"/>
              <w:rPr>
                <w:i/>
              </w:rPr>
            </w:pPr>
            <m:oMathPara>
              <m:oMath>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eqArr>
                          <m:eqArrPr>
                            <m:ctrlPr>
                              <w:rPr>
                                <w:rFonts w:ascii="Cambria Math" w:hAnsi="Cambria Math"/>
                                <w:i/>
                              </w:rPr>
                            </m:ctrlPr>
                          </m:eqArrPr>
                          <m:e>
                            <m:r>
                              <w:rPr>
                                <w:rFonts w:ascii="Cambria Math" w:hAnsi="Cambria Math"/>
                              </w:rPr>
                              <m:t>0,</m:t>
                            </m:r>
                            <m:r>
                              <m:rPr>
                                <m:sty m:val="p"/>
                              </m:rPr>
                              <w:rPr>
                                <w:rFonts w:ascii="Cambria Math" w:hAnsi="Cambria Math"/>
                              </w:rPr>
                              <m:t> </m:t>
                            </m:r>
                            <m:d>
                              <m:dPr>
                                <m:ctrlPr>
                                  <w:rPr>
                                    <w:rFonts w:ascii="Cambria Math" w:hAnsi="Cambria Math"/>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e>
                                </m:eqArr>
                              </m:e>
                            </m:d>
                          </m:e>
                        </m:eqArr>
                      </m:e>
                    </m:d>
                  </m:e>
                </m:func>
              </m:oMath>
            </m:oMathPara>
          </w:p>
        </w:tc>
        <w:tc>
          <w:tcPr>
            <w:tcW w:w="505" w:type="pct"/>
            <w:vAlign w:val="center"/>
          </w:tcPr>
          <w:p w14:paraId="6E348593" w14:textId="1F7937EC" w:rsidR="00B517B6" w:rsidRPr="00BA1179" w:rsidRDefault="00B517B6" w:rsidP="006601CA">
            <w:pPr>
              <w:pStyle w:val="TableText"/>
            </w:pPr>
            <w:bookmarkStart w:id="216" w:name="_Ref222824237"/>
            <w:r w:rsidRPr="00BA1179">
              <w:t xml:space="preserve">( </w:t>
            </w:r>
            <w:r w:rsidRPr="00BA1179">
              <w:fldChar w:fldCharType="begin"/>
            </w:r>
            <w:r w:rsidRPr="00BA1179">
              <w:instrText xml:space="preserve"> SEQ ( \* ARABIC </w:instrText>
            </w:r>
            <w:r w:rsidRPr="00BA1179">
              <w:fldChar w:fldCharType="separate"/>
            </w:r>
            <w:r w:rsidR="008B09EB">
              <w:rPr>
                <w:noProof/>
              </w:rPr>
              <w:t>31</w:t>
            </w:r>
            <w:r w:rsidRPr="00BA1179">
              <w:fldChar w:fldCharType="end"/>
            </w:r>
            <w:r w:rsidRPr="00BA1179">
              <w:t xml:space="preserve"> )</w:t>
            </w:r>
            <w:bookmarkEnd w:id="216"/>
          </w:p>
        </w:tc>
      </w:tr>
    </w:tbl>
    <w:p w14:paraId="7A9874AC" w14:textId="2BF185CE" w:rsidR="001A62B0" w:rsidRPr="00BA1179" w:rsidRDefault="004F21EA" w:rsidP="001A62B0">
      <w:pPr>
        <w:pStyle w:val="ParText"/>
      </w:pPr>
      <w:r w:rsidRPr="00BA1179">
        <w:t xml:space="preserve">Fuel cannot become negative and cannot increase unless explicitly modeled, </w:t>
      </w:r>
      <m:oMath>
        <m:r>
          <m:rPr>
            <m:sty m:val="p"/>
          </m:rP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ctrlPr>
              <w:rPr>
                <w:rFonts w:ascii="Cambria Math" w:hAnsi="Cambria Math"/>
                <w:i/>
              </w:rPr>
            </m:ctrlPr>
          </m:e>
        </m:d>
        <m:r>
          <m:rPr>
            <m:sty m:val="p"/>
          </m:rPr>
          <w:rPr>
            <w:rFonts w:ascii="Cambria Math" w:hAnsi="Cambria Math"/>
          </w:rPr>
          <m:t>≤1</m:t>
        </m:r>
      </m:oMath>
      <w:r w:rsidRPr="00BA1179">
        <w:t xml:space="preserve">. This formulation explicitly separates combustion-induced depletion from suppression-induced reduction while enforcing non-negativity of fuel mass. Fuel consumption due to combustion occurs only when the cell is actively burning. The term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consumed during the current simulation step. The multiplication by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ensures that fuel depletion due to combustion occurs only in actively burning cells. If the cell is not burning, no combustion-driven reduction takes place. This preserves physical realism and prevents unintended fuel decay in inactive regions. The burn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rPr>
        <w:t xml:space="preserve"> </w:t>
      </w:r>
      <w:r w:rsidRPr="00BA1179">
        <w:t xml:space="preserve">captures the local combustion intensity per time step and can be interpreted as a discretized approximation of heat-release-driven fuel consumption. The suppression-induced fuel reduction term </w:t>
      </w:r>
      <m:oMath>
        <m:sSub>
          <m:sSubPr>
            <m:ctrlPr>
              <w:rPr>
                <w:rFonts w:ascii="Cambria Math" w:hAnsi="Cambria Math"/>
                <w:i/>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oMath>
      <w:r w:rsidRPr="00BA1179">
        <w:t xml:space="preserve"> is computed from decision-driven inputs </w:t>
      </w:r>
      <m:oMath>
        <m:sSub>
          <m:sSubPr>
            <m:ctrlPr>
              <w:rPr>
                <w:rFonts w:ascii="Cambria Math" w:hAnsi="Cambria Math"/>
                <w:i/>
              </w:rPr>
            </m:ctrlPr>
          </m:sSubPr>
          <m:e>
            <m:r>
              <w:rPr>
                <w:rFonts w:ascii="Cambria Math" w:hAnsi="Cambria Math"/>
              </w:rPr>
              <m:t>U</m:t>
            </m:r>
          </m:e>
          <m:sub>
            <m:r>
              <w:rPr>
                <w:rFonts w:ascii="Cambria Math" w:hAnsi="Cambria Math"/>
              </w:rPr>
              <m:t>DSS,k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xml:space="preserve"> and is not an independent external input.</w:t>
      </w:r>
    </w:p>
    <w:p w14:paraId="5B29769D" w14:textId="5B8E8863" w:rsidR="00716E95" w:rsidRPr="00BA1179" w:rsidRDefault="001A62B0" w:rsidP="00716E95">
      <w:pPr>
        <w:pStyle w:val="ParText"/>
      </w:pPr>
      <w:r w:rsidRPr="00BA1179">
        <w:t xml:space="preserve">On the other hand, operational intervention modifies the fuel state through the suppression term </w:t>
      </w:r>
      <w:r w:rsidRPr="00BA1179">
        <w:fldChar w:fldCharType="begin"/>
      </w:r>
      <w:r w:rsidRPr="00BA1179">
        <w:instrText xml:space="preserve"> REF _Ref223223727 \h </w:instrText>
      </w:r>
      <w:r w:rsidRPr="00BA1179">
        <w:fldChar w:fldCharType="separate"/>
      </w:r>
      <w:r w:rsidR="008B09EB" w:rsidRPr="00BA1179">
        <w:t xml:space="preserve">( </w:t>
      </w:r>
      <w:r w:rsidR="008B09EB">
        <w:rPr>
          <w:noProof/>
        </w:rPr>
        <w:t>32</w:t>
      </w:r>
      <w:r w:rsidR="008B09EB" w:rsidRPr="00BA1179">
        <w:t xml:space="preserve"> )</w:t>
      </w:r>
      <w:r w:rsidRPr="00BA1179">
        <w:fldChar w:fldCharType="end"/>
      </w:r>
      <w:r w:rsidRPr="00BA1179">
        <w:t xml:space="preserve">. This mapping converts operational capability and reachability into a normalized fuel reduction effect. The suppression term may represent water or retardant application; mechanical fuel removal; controlled burn operations; and resource-constrained mitigation strategies. </w:t>
      </w:r>
      <m:oMath>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oMath>
      <w:r w:rsidRPr="00BA1179">
        <w:rPr>
          <w:rFonts w:eastAsiaTheme="minorEastAsia"/>
        </w:rPr>
        <w:t xml:space="preserve"> is Suppression to fuel reduction map (Appendix </w:t>
      </w:r>
      <w:r w:rsidRPr="00BA1179">
        <w:rPr>
          <w:rFonts w:eastAsiaTheme="minorEastAsia"/>
        </w:rPr>
        <w:fldChar w:fldCharType="begin"/>
      </w:r>
      <w:r w:rsidRPr="00BA1179">
        <w:rPr>
          <w:rFonts w:eastAsiaTheme="minorEastAsia"/>
        </w:rPr>
        <w:instrText xml:space="preserve"> REF _Ref223263865 \n \h </w:instrText>
      </w:r>
      <w:r w:rsidRPr="00BA1179">
        <w:rPr>
          <w:rFonts w:eastAsiaTheme="minorEastAsia"/>
        </w:rPr>
      </w:r>
      <w:r w:rsidRPr="00BA1179">
        <w:rPr>
          <w:rFonts w:eastAsiaTheme="minorEastAsia"/>
        </w:rPr>
        <w:fldChar w:fldCharType="separate"/>
      </w:r>
      <w:r w:rsidR="008B09EB">
        <w:rPr>
          <w:rFonts w:eastAsiaTheme="minorEastAsia"/>
        </w:rPr>
        <w:t>B</w:t>
      </w:r>
      <w:r w:rsidRPr="00BA1179">
        <w:rPr>
          <w:rFonts w:eastAsiaTheme="minorEastAsia"/>
        </w:rPr>
        <w:fldChar w:fldCharType="end"/>
      </w:r>
      <w:r w:rsidRPr="00BA1179">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oMath>
      <w:r w:rsidRPr="00BA1179">
        <w:rPr>
          <w:rFonts w:eastAsiaTheme="minorEastAsia"/>
        </w:rPr>
        <w:t xml:space="preserve"> is </w:t>
      </w:r>
      <w:r w:rsidRPr="00BA1179">
        <w:t xml:space="preserve">available suppression capacity, </w:t>
      </w:r>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oMath>
      <w:r w:rsidRPr="00BA1179">
        <w:rPr>
          <w:rFonts w:eastAsiaTheme="minorEastAsia"/>
        </w:rPr>
        <w:t xml:space="preserve"> </w:t>
      </w:r>
      <w:r w:rsidRPr="00BA1179">
        <w:rPr>
          <w:rFonts w:eastAsiaTheme="minorEastAsia"/>
        </w:rPr>
        <w:lastRenderedPageBreak/>
        <w:t xml:space="preserve">is </w:t>
      </w:r>
      <w:r w:rsidRPr="00BA1179">
        <w:t xml:space="preserve">operational availability status of resources, </w:t>
      </w:r>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suppression effectiveness at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and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accessibility level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8645B9" w:rsidRPr="00BA1179" w14:paraId="3AF524AA" w14:textId="77777777" w:rsidTr="006A6401">
        <w:tc>
          <w:tcPr>
            <w:tcW w:w="4495" w:type="pct"/>
            <w:vAlign w:val="center"/>
          </w:tcPr>
          <w:p w14:paraId="16E8A0A9" w14:textId="53A99D28" w:rsidR="008645B9" w:rsidRPr="00BA1179" w:rsidRDefault="00000000" w:rsidP="00AD1829">
            <w:pPr>
              <w:pStyle w:val="TableText"/>
              <w:rPr>
                <w:rFonts w:eastAsiaTheme="minorEastAsia" w:cstheme="minorBidi"/>
              </w:rPr>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tc>
        <w:tc>
          <w:tcPr>
            <w:tcW w:w="505" w:type="pct"/>
            <w:vAlign w:val="center"/>
          </w:tcPr>
          <w:p w14:paraId="75683CE5" w14:textId="48BADE6A" w:rsidR="008645B9" w:rsidRPr="00BA1179" w:rsidRDefault="008645B9" w:rsidP="006A6401">
            <w:pPr>
              <w:pStyle w:val="TableText"/>
            </w:pPr>
            <w:bookmarkStart w:id="217" w:name="_Ref223223727"/>
            <w:r w:rsidRPr="00BA1179">
              <w:t xml:space="preserve">( </w:t>
            </w:r>
            <w:r w:rsidRPr="00BA1179">
              <w:fldChar w:fldCharType="begin"/>
            </w:r>
            <w:r w:rsidRPr="00BA1179">
              <w:instrText xml:space="preserve"> SEQ ( \* ARABIC </w:instrText>
            </w:r>
            <w:r w:rsidRPr="00BA1179">
              <w:fldChar w:fldCharType="separate"/>
            </w:r>
            <w:r w:rsidR="008B09EB">
              <w:rPr>
                <w:noProof/>
              </w:rPr>
              <w:t>32</w:t>
            </w:r>
            <w:r w:rsidRPr="00BA1179">
              <w:fldChar w:fldCharType="end"/>
            </w:r>
            <w:r w:rsidRPr="00BA1179">
              <w:t xml:space="preserve"> )</w:t>
            </w:r>
            <w:bookmarkEnd w:id="217"/>
          </w:p>
        </w:tc>
      </w:tr>
    </w:tbl>
    <w:p w14:paraId="60B84A7D" w14:textId="248C5382" w:rsidR="00716E95" w:rsidRPr="00BA1179" w:rsidRDefault="00151EDC" w:rsidP="00716E95">
      <w:pPr>
        <w:pStyle w:val="ParText"/>
      </w:pPr>
      <w:r>
        <w:t>S</w:t>
      </w:r>
      <w:r w:rsidR="00716E95" w:rsidRPr="00BA1179">
        <w:t>uppression does not directly overwrite the burning state. Instead, it modifies the available fuel mass, which subsequently influences combustion persistence and propagation through the transition operator. This separation guarantees architectural clarity between physical wildfire dynamics and decision-driven intervention mechanisms.</w:t>
      </w:r>
    </w:p>
    <w:p w14:paraId="72C376E3" w14:textId="58E44A3B" w:rsidR="005F55ED" w:rsidRPr="00BA1179" w:rsidRDefault="005F55ED" w:rsidP="007B5904">
      <w:pPr>
        <w:pStyle w:val="Heading4"/>
      </w:pPr>
      <w:r w:rsidRPr="00BA1179">
        <w:t>Fire Intensity Evolution</w:t>
      </w:r>
    </w:p>
    <w:p w14:paraId="79D3C8AC" w14:textId="27CF782D" w:rsidR="00DB5474" w:rsidRPr="00BA1179" w:rsidRDefault="00AB51AD" w:rsidP="00DB5474">
      <w:pPr>
        <w:pStyle w:val="ParText"/>
      </w:pPr>
      <w:r w:rsidRPr="00BA1179">
        <w:t xml:space="preserve">The local fire intensity proxy evolves according to </w:t>
      </w:r>
      <w:r w:rsidRPr="00BA1179">
        <w:fldChar w:fldCharType="begin"/>
      </w:r>
      <w:r w:rsidRPr="00BA1179">
        <w:instrText xml:space="preserve"> REF _Ref223266235 \h </w:instrText>
      </w:r>
      <w:r w:rsidRPr="00BA1179">
        <w:fldChar w:fldCharType="separate"/>
      </w:r>
      <w:r w:rsidR="008B09EB" w:rsidRPr="00BA1179">
        <w:t xml:space="preserve">( </w:t>
      </w:r>
      <w:r w:rsidR="008B09EB">
        <w:rPr>
          <w:noProof/>
        </w:rPr>
        <w:t>33</w:t>
      </w:r>
      <w:r w:rsidR="008B09EB" w:rsidRPr="00BA1179">
        <w:t xml:space="preserve"> )</w:t>
      </w:r>
      <w:r w:rsidRPr="00BA1179">
        <w:fldChar w:fldCharType="end"/>
      </w:r>
      <w:r w:rsidRPr="00BA1179">
        <w:t xml:space="preserve">. The function </w:t>
      </w:r>
      <m:oMath>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approximates local fire strength as a function of available fuel, wind forcing, and terrain gradient. </w:t>
      </w:r>
      <m:oMath>
        <m:sSub>
          <m:sSubPr>
            <m:ctrlPr>
              <w:rPr>
                <w:rFonts w:ascii="Cambria Math" w:hAnsi="Cambria Math"/>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x,y</m:t>
            </m:r>
          </m:e>
        </m:d>
      </m:oMath>
      <w:r w:rsidRPr="00BA1179">
        <w:t xml:space="preserve"> denotes the updated intensity at the next time step;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t xml:space="preserve"> does not appear as an argument of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is local fire strength function (Appendix </w:t>
      </w:r>
      <w:r w:rsidRPr="00BA1179">
        <w:fldChar w:fldCharType="begin"/>
      </w:r>
      <w:r w:rsidRPr="00BA1179">
        <w:instrText xml:space="preserve"> REF _Ref223266063 \n \h </w:instrText>
      </w:r>
      <w:r w:rsidRPr="00BA1179">
        <w:fldChar w:fldCharType="separate"/>
      </w:r>
      <w:r w:rsidR="008B09EB">
        <w:t>C</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the available combustible mass,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wind speed, and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040EAD63" w14:textId="77777777" w:rsidTr="00B517B6">
        <w:tc>
          <w:tcPr>
            <w:tcW w:w="4495" w:type="pct"/>
            <w:vAlign w:val="center"/>
          </w:tcPr>
          <w:p w14:paraId="6A169FCA" w14:textId="653CFAA6" w:rsidR="00AB51AD" w:rsidRPr="00BA1179" w:rsidRDefault="00000000" w:rsidP="00AD18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tc>
        <w:tc>
          <w:tcPr>
            <w:tcW w:w="505" w:type="pct"/>
            <w:vAlign w:val="center"/>
          </w:tcPr>
          <w:p w14:paraId="00FCF9FA" w14:textId="70D42E0D" w:rsidR="00B517B6" w:rsidRPr="00BA1179" w:rsidRDefault="00B517B6" w:rsidP="006601CA">
            <w:pPr>
              <w:pStyle w:val="TableText"/>
            </w:pPr>
            <w:bookmarkStart w:id="218" w:name="_Ref223266235"/>
            <w:r w:rsidRPr="00BA1179">
              <w:t xml:space="preserve">( </w:t>
            </w:r>
            <w:r w:rsidRPr="00BA1179">
              <w:fldChar w:fldCharType="begin"/>
            </w:r>
            <w:r w:rsidRPr="00BA1179">
              <w:instrText xml:space="preserve"> SEQ ( \* ARABIC </w:instrText>
            </w:r>
            <w:r w:rsidRPr="00BA1179">
              <w:fldChar w:fldCharType="separate"/>
            </w:r>
            <w:r w:rsidR="008B09EB">
              <w:rPr>
                <w:noProof/>
              </w:rPr>
              <w:t>33</w:t>
            </w:r>
            <w:r w:rsidRPr="00BA1179">
              <w:fldChar w:fldCharType="end"/>
            </w:r>
            <w:r w:rsidRPr="00BA1179">
              <w:t xml:space="preserve"> )</w:t>
            </w:r>
            <w:bookmarkEnd w:id="218"/>
          </w:p>
        </w:tc>
      </w:tr>
    </w:tbl>
    <w:p w14:paraId="2618FA49" w14:textId="0B00A5A2" w:rsidR="00AB51AD" w:rsidRPr="00BA1179" w:rsidRDefault="00DB5474" w:rsidP="00DB5474">
      <w:pPr>
        <w:pStyle w:val="ParText"/>
      </w:pPr>
      <w:r w:rsidRPr="00BA1179">
        <w:t>The fire intensity proxy serves as an intermediate physical-descriptive variable with the following roles: it does not control ignition activation; it does not directly modify the spread operator; it influences suppression effectiveness through the intervention mapping; and it provides structured features to the Decision Support System. Thus, intensity is a bounded combustion-strength indicator that links environmental forcing to operational response without introducing thermodynamic complexity.</w:t>
      </w:r>
    </w:p>
    <w:p w14:paraId="74BCD303" w14:textId="6A5DDDC3" w:rsidR="00DE17FF" w:rsidRPr="00BA1179" w:rsidRDefault="00DE17FF" w:rsidP="007B5904">
      <w:pPr>
        <w:pStyle w:val="Heading4"/>
      </w:pPr>
      <w:r w:rsidRPr="00BA1179">
        <w:lastRenderedPageBreak/>
        <w:t>Ignition Time Evolution</w:t>
      </w:r>
    </w:p>
    <w:p w14:paraId="1AC78EC5" w14:textId="542B9BD1" w:rsidR="00DE17FF" w:rsidRPr="00BA1179" w:rsidRDefault="00282F68" w:rsidP="0048150A">
      <w:pPr>
        <w:pStyle w:val="ParText"/>
      </w:pPr>
      <w:r w:rsidRPr="00BA1179">
        <w:rPr>
          <w:rFonts w:eastAsiaTheme="minorEastAsia"/>
        </w:rPr>
        <w:t xml:space="preserve">The ignition time variable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represents the time elapsed since the most recent ignition event at grid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sidRPr="00BA1179">
        <w:rPr>
          <w:rFonts w:eastAsiaTheme="minorEastAsia"/>
        </w:rPr>
        <w:t xml:space="preserve">. Unlike fuel mass or intensity,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oMath>
      <w:r w:rsidRPr="00BA1179">
        <w:rPr>
          <w:rFonts w:eastAsiaTheme="minorEastAsia"/>
        </w:rPr>
        <w:t xml:space="preserve"> does not influence combustion physics directly. Instead, it serves as a temporal memory state that preserves the burning history of the cell. </w:t>
      </w:r>
      <m:oMath>
        <m:sSub>
          <m:sSubPr>
            <m:ctrlPr>
              <w:rPr>
                <w:rFonts w:ascii="Cambria Math" w:hAnsi="Cambria Math"/>
                <w:i/>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is a useful state for decision features and explainability within the DSS layer. A deterministic update is </w:t>
      </w:r>
      <w:r w:rsidRPr="00BA1179">
        <w:fldChar w:fldCharType="begin"/>
      </w:r>
      <w:r w:rsidRPr="00BA1179">
        <w:instrText xml:space="preserve"> REF _Ref223262190 \h </w:instrText>
      </w:r>
      <w:r w:rsidRPr="00BA1179">
        <w:fldChar w:fldCharType="separate"/>
      </w:r>
      <w:r w:rsidR="008B09EB" w:rsidRPr="00BA1179">
        <w:t xml:space="preserve">( </w:t>
      </w:r>
      <w:r w:rsidR="008B09EB">
        <w:rPr>
          <w:noProof/>
        </w:rPr>
        <w:t>34</w:t>
      </w:r>
      <w:r w:rsidR="008B09EB"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5F3FAF" w:rsidRPr="00BA1179" w14:paraId="50D40393" w14:textId="77777777" w:rsidTr="006601CA">
        <w:tc>
          <w:tcPr>
            <w:tcW w:w="4495" w:type="pct"/>
            <w:vAlign w:val="center"/>
          </w:tcPr>
          <w:p w14:paraId="10D92168" w14:textId="5951447B" w:rsidR="005F3FAF" w:rsidRPr="00BA1179" w:rsidRDefault="00000000" w:rsidP="006601CA">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e>
                      </m:mr>
                    </m:m>
                  </m:e>
                </m:d>
              </m:oMath>
            </m:oMathPara>
          </w:p>
        </w:tc>
        <w:tc>
          <w:tcPr>
            <w:tcW w:w="505" w:type="pct"/>
            <w:vAlign w:val="center"/>
          </w:tcPr>
          <w:p w14:paraId="74E358D6" w14:textId="4626C4C2" w:rsidR="005F3FAF" w:rsidRPr="00BA1179" w:rsidRDefault="005F3FAF" w:rsidP="006601CA">
            <w:pPr>
              <w:pStyle w:val="TableText"/>
            </w:pPr>
            <w:bookmarkStart w:id="219" w:name="_Ref223262190"/>
            <w:r w:rsidRPr="00BA1179">
              <w:t xml:space="preserve">( </w:t>
            </w:r>
            <w:r w:rsidRPr="00BA1179">
              <w:fldChar w:fldCharType="begin"/>
            </w:r>
            <w:r w:rsidRPr="00BA1179">
              <w:instrText xml:space="preserve"> SEQ ( \* ARABIC </w:instrText>
            </w:r>
            <w:r w:rsidRPr="00BA1179">
              <w:fldChar w:fldCharType="separate"/>
            </w:r>
            <w:r w:rsidR="008B09EB">
              <w:rPr>
                <w:noProof/>
              </w:rPr>
              <w:t>34</w:t>
            </w:r>
            <w:r w:rsidRPr="00BA1179">
              <w:fldChar w:fldCharType="end"/>
            </w:r>
            <w:r w:rsidRPr="00BA1179">
              <w:t xml:space="preserve"> )</w:t>
            </w:r>
            <w:bookmarkEnd w:id="219"/>
          </w:p>
        </w:tc>
      </w:tr>
    </w:tbl>
    <w:p w14:paraId="4EC81F58" w14:textId="77777777" w:rsidR="00282F68" w:rsidRPr="00BA1179" w:rsidRDefault="00282F68" w:rsidP="00282F68">
      <w:pPr>
        <w:pStyle w:val="ParText"/>
      </w:pPr>
      <w:r w:rsidRPr="00BA1179">
        <w:t>This update has three distinct operational meanings:</w:t>
      </w:r>
    </w:p>
    <w:p w14:paraId="51E1044A" w14:textId="2B272504" w:rsidR="00282F68" w:rsidRPr="00BA1179" w:rsidRDefault="00282F68">
      <w:pPr>
        <w:pStyle w:val="ParText"/>
        <w:numPr>
          <w:ilvl w:val="0"/>
          <w:numId w:val="10"/>
        </w:numPr>
      </w:pPr>
      <w:r w:rsidRPr="00BA1179">
        <w:rPr>
          <w:b/>
          <w:bCs/>
        </w:rPr>
        <w:t xml:space="preserve">Ignition Initialization: </w:t>
      </w:r>
      <w:r w:rsidRPr="00BA1179">
        <w:t xml:space="preserve">When a cell transitions from non-burning to burning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clock is initialized: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This marks the start of a new combustion phase.</w:t>
      </w:r>
    </w:p>
    <w:p w14:paraId="7CE325A8" w14:textId="77FB0840" w:rsidR="00282F68" w:rsidRPr="00BA1179" w:rsidRDefault="00282F68">
      <w:pPr>
        <w:pStyle w:val="ParText"/>
        <w:numPr>
          <w:ilvl w:val="0"/>
          <w:numId w:val="11"/>
        </w:numPr>
      </w:pPr>
      <w:r w:rsidRPr="00BA1179">
        <w:rPr>
          <w:b/>
          <w:bCs/>
        </w:rPr>
        <w:t xml:space="preserve">Active Burning Progression: </w:t>
      </w:r>
      <w:r w:rsidRPr="00BA1179">
        <w:t xml:space="preserve">When a cell remains in the burning state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time increases linearly: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oMath>
      <w:r w:rsidRPr="00BA1179">
        <w:rPr>
          <w:rFonts w:eastAsiaTheme="minorEastAsia"/>
        </w:rPr>
        <w:t xml:space="preserve"> </w:t>
      </w:r>
      <w:r w:rsidRPr="00BA1179">
        <w:t xml:space="preserve">Thus, </w:t>
      </w: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t xml:space="preserve"> measures the residence time of active combustion at the cell.</w:t>
      </w:r>
    </w:p>
    <w:p w14:paraId="2A7C2B3D" w14:textId="6A58C205" w:rsidR="00282F68" w:rsidRPr="00BA1179" w:rsidRDefault="00282F68">
      <w:pPr>
        <w:pStyle w:val="ParText"/>
        <w:numPr>
          <w:ilvl w:val="0"/>
          <w:numId w:val="12"/>
        </w:numPr>
      </w:pPr>
      <w:r w:rsidRPr="00BA1179">
        <w:rPr>
          <w:b/>
          <w:bCs/>
        </w:rPr>
        <w:t xml:space="preserve">Extinction Reset: </w:t>
      </w:r>
      <w:r w:rsidRPr="00BA1179">
        <w:t xml:space="preserve">When combustion ceases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the ignition clock resets to 0. It ensures extinguished cells carry no residual temporal memory.</w:t>
      </w:r>
    </w:p>
    <w:p w14:paraId="483FEF27" w14:textId="77777777" w:rsidR="000E1725" w:rsidRPr="00BA1179" w:rsidRDefault="00000000" w:rsidP="00C04DC3">
      <w:pPr>
        <w:pStyle w:val="ParText"/>
      </w:pP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does not feed back into the burning activation condition in the present model, preserving the separation between physical fire dynamics and temporal descriptors. </w:t>
      </w:r>
    </w:p>
    <w:p w14:paraId="22548A7D" w14:textId="02DF90C9" w:rsidR="0048150A" w:rsidRPr="00BA1179" w:rsidRDefault="00B541D9" w:rsidP="003015C5">
      <w:pPr>
        <w:pStyle w:val="Heading3"/>
      </w:pPr>
      <w:bookmarkStart w:id="220" w:name="_Ref223267986"/>
      <w:bookmarkStart w:id="221" w:name="_Toc236342164"/>
      <w:r w:rsidRPr="00BA1179">
        <w:t>Mathematical Formulation of Interaction and Scenario Control</w:t>
      </w:r>
      <w:bookmarkEnd w:id="220"/>
      <w:bookmarkEnd w:id="221"/>
    </w:p>
    <w:p w14:paraId="4635C8C8" w14:textId="1812D9A0" w:rsidR="00705014" w:rsidRPr="00BA1179" w:rsidRDefault="005B1532" w:rsidP="00831EF1">
      <w:pPr>
        <w:pStyle w:val="ParText"/>
        <w:rPr>
          <w:lang w:eastAsia="ja-JP"/>
        </w:rPr>
      </w:pPr>
      <w:r w:rsidRPr="00BA1179">
        <w:rPr>
          <w:lang w:eastAsia="ja-JP"/>
        </w:rPr>
        <w:t xml:space="preserve">The Interaction and Scenario Control mechanism enables controlled human intervention within the DisasterAware framework while preserving the physical consistency of wildfire dynamics. The external simulation input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Geo</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Fuel,k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e>
        </m:d>
      </m:oMath>
      <w:r w:rsidRPr="00BA1179">
        <w:rPr>
          <w:lang w:eastAsia="ja-JP"/>
        </w:rPr>
        <w:t xml:space="preserve"> and decision-context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e>
        </m:d>
      </m:oMath>
      <w:r w:rsidRPr="00BA1179">
        <w:rPr>
          <w:lang w:eastAsia="ja-JP"/>
        </w:rPr>
        <w:t xml:space="preserve">. The user interaction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is a structured input </w:t>
      </w:r>
      <w:r w:rsidRPr="00BA1179">
        <w:rPr>
          <w:lang w:eastAsia="ja-JP"/>
        </w:rPr>
        <w:lastRenderedPageBreak/>
        <w:t xml:space="preserve">transformation mapping that produces admissible modifications of the external input set and decision-context set </w:t>
      </w:r>
      <w:r w:rsidRPr="00BA1179">
        <w:rPr>
          <w:lang w:eastAsia="ja-JP"/>
        </w:rPr>
        <w:fldChar w:fldCharType="begin"/>
      </w:r>
      <w:r w:rsidRPr="00BA1179">
        <w:rPr>
          <w:lang w:eastAsia="ja-JP"/>
        </w:rPr>
        <w:instrText xml:space="preserve"> REF _Ref226592031 \h </w:instrText>
      </w:r>
      <w:r w:rsidRPr="00BA1179">
        <w:rPr>
          <w:lang w:eastAsia="ja-JP"/>
        </w:rPr>
      </w:r>
      <w:r w:rsidRPr="00BA1179">
        <w:rPr>
          <w:lang w:eastAsia="ja-JP"/>
        </w:rPr>
        <w:fldChar w:fldCharType="separate"/>
      </w:r>
      <w:r w:rsidR="008B09EB" w:rsidRPr="00BA1179">
        <w:t xml:space="preserve">( </w:t>
      </w:r>
      <w:r w:rsidR="008B09EB">
        <w:rPr>
          <w:noProof/>
        </w:rPr>
        <w:t>35</w:t>
      </w:r>
      <w:r w:rsidR="008B09EB" w:rsidRPr="00BA1179">
        <w:t xml:space="preserve"> )</w:t>
      </w:r>
      <w:r w:rsidRPr="00BA1179">
        <w:rPr>
          <w:lang w:eastAsia="ja-JP"/>
        </w:rPr>
        <w:fldChar w:fldCharType="end"/>
      </w:r>
      <w:r w:rsidRPr="00BA1179">
        <w:rPr>
          <w:lang w:eastAsia="ja-JP"/>
        </w:rP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705014" w:rsidRPr="00BA1179" w14:paraId="4F861F18" w14:textId="77777777" w:rsidTr="004B5B2D">
        <w:tc>
          <w:tcPr>
            <w:tcW w:w="4495" w:type="pct"/>
            <w:vAlign w:val="center"/>
          </w:tcPr>
          <w:p w14:paraId="4686DBCF" w14:textId="77777777" w:rsidR="00705014" w:rsidRPr="00BA1179" w:rsidRDefault="00000000" w:rsidP="004B5B2D">
            <w:pPr>
              <w:pStyle w:val="TableText"/>
              <w:jc w:val="center"/>
              <w:rPr>
                <w:lang w:eastAsia="ja-JP"/>
              </w:rPr>
            </w:pPr>
            <m:oMathPara>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Sub>
                <m:r>
                  <m:rPr>
                    <m:nor/>
                  </m:rPr>
                  <w:rPr>
                    <w:rFonts w:eastAsiaTheme="majorEastAsia" w:cstheme="majorBidi"/>
                    <w:lang w:eastAsia="ja-JP"/>
                  </w:rPr>
                  <m:t> </m:t>
                </m:r>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up>
                    <m:r>
                      <w:rPr>
                        <w:rFonts w:ascii="Cambria Math" w:eastAsiaTheme="majorEastAsia" w:hAnsi="Cambria Math" w:cstheme="majorBidi"/>
                        <w:lang w:eastAsia="ja-JP"/>
                      </w:rPr>
                      <m:t>*</m:t>
                    </m:r>
                  </m:sup>
                </m:sSubSup>
              </m:oMath>
            </m:oMathPara>
          </w:p>
          <w:p w14:paraId="3885F16B" w14:textId="3EAB5F81" w:rsidR="00705014" w:rsidRPr="00BA1179" w:rsidRDefault="00000000" w:rsidP="004B5B2D">
            <w:pPr>
              <w:pStyle w:val="TableText"/>
              <w:jc w:val="center"/>
            </w:pPr>
            <m:oMathPara>
              <m:oMath>
                <m:d>
                  <m:dPr>
                    <m:ctrlPr>
                      <w:rPr>
                        <w:rFonts w:ascii="Cambria Math" w:eastAsiaTheme="majorEastAsia" w:hAnsi="Cambria Math" w:cstheme="majorBidi"/>
                        <w:lang w:eastAsia="ja-JP"/>
                      </w:rPr>
                    </m:ctrlPr>
                  </m:dPr>
                  <m:e>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r>
                      <m:rPr>
                        <m:nor/>
                      </m:rPr>
                      <w:rPr>
                        <w:rFonts w:eastAsiaTheme="majorEastAsia" w:cstheme="majorBidi"/>
                        <w:lang w:eastAsia="ja-JP"/>
                      </w:rPr>
                      <m:t> </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e>
                </m:d>
              </m:oMath>
            </m:oMathPara>
          </w:p>
        </w:tc>
        <w:tc>
          <w:tcPr>
            <w:tcW w:w="505" w:type="pct"/>
            <w:vAlign w:val="center"/>
          </w:tcPr>
          <w:p w14:paraId="058B63F3" w14:textId="73BEEBAD" w:rsidR="00705014" w:rsidRPr="00BA1179" w:rsidRDefault="00705014" w:rsidP="004B5B2D">
            <w:pPr>
              <w:pStyle w:val="TableText"/>
            </w:pPr>
            <w:bookmarkStart w:id="222" w:name="_Ref226592031"/>
            <w:r w:rsidRPr="00BA1179">
              <w:t xml:space="preserve">( </w:t>
            </w:r>
            <w:r w:rsidRPr="00BA1179">
              <w:fldChar w:fldCharType="begin"/>
            </w:r>
            <w:r w:rsidRPr="00BA1179">
              <w:instrText xml:space="preserve"> SEQ ( \* ARABIC </w:instrText>
            </w:r>
            <w:r w:rsidRPr="00BA1179">
              <w:fldChar w:fldCharType="separate"/>
            </w:r>
            <w:r w:rsidR="008B09EB">
              <w:rPr>
                <w:noProof/>
              </w:rPr>
              <w:t>35</w:t>
            </w:r>
            <w:r w:rsidRPr="00BA1179">
              <w:fldChar w:fldCharType="end"/>
            </w:r>
            <w:r w:rsidRPr="00BA1179">
              <w:t xml:space="preserve"> )</w:t>
            </w:r>
            <w:bookmarkEnd w:id="222"/>
          </w:p>
        </w:tc>
      </w:tr>
    </w:tbl>
    <w:p w14:paraId="2C07F705" w14:textId="5F52645B" w:rsidR="00815263" w:rsidRPr="00BA1179" w:rsidRDefault="00705014" w:rsidP="00815263">
      <w:pPr>
        <w:rPr>
          <w:rFonts w:eastAsiaTheme="majorEastAsia" w:cstheme="majorBidi"/>
          <w:lang w:eastAsia="ja-JP"/>
        </w:rPr>
      </w:pPr>
      <w:r w:rsidRPr="00BA1179">
        <w:rPr>
          <w:lang w:eastAsia="ja-JP"/>
        </w:rPr>
        <w:t xml:space="preserve">The operator acts independently on five admissible inputs. For each component, the </w:t>
      </w:r>
      <w:r w:rsidRPr="00BA1179">
        <w:t>admissible</w:t>
      </w:r>
      <w:r w:rsidRPr="00BA1179">
        <w:rPr>
          <w:lang w:eastAsia="ja-JP"/>
        </w:rPr>
        <w:t xml:space="preserve"> transformation is defined by a bounded perturbation set in </w:t>
      </w:r>
      <w:r w:rsidRPr="00BA1179">
        <w:rPr>
          <w:lang w:eastAsia="ja-JP"/>
        </w:rPr>
        <w:fldChar w:fldCharType="begin"/>
      </w:r>
      <w:r w:rsidRPr="00BA1179">
        <w:rPr>
          <w:lang w:eastAsia="ja-JP"/>
        </w:rPr>
        <w:instrText xml:space="preserve"> REF _Ref226592179 \h </w:instrText>
      </w:r>
      <w:r w:rsidRPr="00BA1179">
        <w:rPr>
          <w:lang w:eastAsia="ja-JP"/>
        </w:rPr>
      </w:r>
      <w:r w:rsidRPr="00BA1179">
        <w:rPr>
          <w:lang w:eastAsia="ja-JP"/>
        </w:rPr>
        <w:fldChar w:fldCharType="separate"/>
      </w:r>
      <w:r w:rsidR="008B09EB" w:rsidRPr="00BA1179">
        <w:t xml:space="preserve">Table </w:t>
      </w:r>
      <w:r w:rsidR="008B09EB">
        <w:rPr>
          <w:noProof/>
        </w:rPr>
        <w:t>3</w:t>
      </w:r>
      <w:r w:rsidR="008B09EB">
        <w:t>.</w:t>
      </w:r>
      <w:r w:rsidR="008B09EB">
        <w:rPr>
          <w:noProof/>
        </w:rPr>
        <w:t>6</w:t>
      </w:r>
      <w:r w:rsidRPr="00BA1179">
        <w:rPr>
          <w:lang w:eastAsia="ja-JP"/>
        </w:rPr>
        <w:fldChar w:fldCharType="end"/>
      </w:r>
      <w:r w:rsidRPr="00BA1179">
        <w:rPr>
          <w:lang w:eastAsia="ja-JP"/>
        </w:rPr>
        <w:t xml:space="preserve">. </w:t>
      </w:r>
      <w:r w:rsidRPr="00BA1179">
        <w:rPr>
          <w:rFonts w:eastAsiaTheme="majorEastAsia" w:cstheme="majorBidi"/>
          <w:lang w:eastAsia="ja-JP"/>
        </w:rPr>
        <w:t xml:space="preserve">All unmodified components pass through unchanged: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Sub>
      </m:oMath>
      <w:r w:rsidRPr="00BA1179">
        <w:rPr>
          <w:rFonts w:eastAsiaTheme="majorEastAsia" w:cstheme="majorBidi"/>
          <w:lang w:eastAsia="ja-JP"/>
        </w:rPr>
        <w:t xml:space="preserve">,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Sub>
      </m:oMath>
      <w:r w:rsidRPr="00BA1179">
        <w:rPr>
          <w:rFonts w:eastAsiaTheme="majorEastAsia" w:cstheme="majorBidi"/>
          <w:lang w:eastAsia="ja-JP"/>
        </w:rPr>
        <w:t xml:space="preserve">. </w:t>
      </w:r>
    </w:p>
    <w:p w14:paraId="5F081F51" w14:textId="43FF9856" w:rsidR="00705014" w:rsidRPr="00BA1179" w:rsidRDefault="00705014" w:rsidP="00705014">
      <w:pPr>
        <w:pStyle w:val="Caption"/>
        <w:keepNext/>
      </w:pPr>
      <w:bookmarkStart w:id="223" w:name="_Ref226592179"/>
      <w:bookmarkStart w:id="224" w:name="_Toc236342211"/>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6</w:t>
      </w:r>
      <w:r w:rsidR="00A22191">
        <w:fldChar w:fldCharType="end"/>
      </w:r>
      <w:bookmarkEnd w:id="223"/>
      <w:r w:rsidRPr="00BA1179">
        <w:t xml:space="preserve"> </w:t>
      </w:r>
      <w:r w:rsidRPr="00BA1179">
        <w:rPr>
          <w:rFonts w:eastAsiaTheme="majorEastAsia" w:cstheme="majorBidi"/>
          <w:lang w:eastAsia="ja-JP"/>
        </w:rPr>
        <w:t>Admissible transformations of interaction operator</w:t>
      </w:r>
      <w:bookmarkEnd w:id="224"/>
    </w:p>
    <w:tbl>
      <w:tblPr>
        <w:tblStyle w:val="GridTable1Light"/>
        <w:tblW w:w="0" w:type="auto"/>
        <w:tblLook w:val="04A0" w:firstRow="1" w:lastRow="0" w:firstColumn="1" w:lastColumn="0" w:noHBand="0" w:noVBand="1"/>
      </w:tblPr>
      <w:tblGrid>
        <w:gridCol w:w="1980"/>
        <w:gridCol w:w="4394"/>
        <w:gridCol w:w="1663"/>
      </w:tblGrid>
      <w:tr w:rsidR="00705014" w:rsidRPr="00BA1179" w14:paraId="3285B40E" w14:textId="77777777" w:rsidTr="005E3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F5E77A8" w14:textId="77777777" w:rsidR="00705014" w:rsidRPr="00BA1179" w:rsidRDefault="00705014" w:rsidP="00705014">
            <w:pPr>
              <w:pStyle w:val="TableText"/>
              <w:rPr>
                <w:lang w:eastAsia="ja-JP"/>
              </w:rPr>
            </w:pPr>
            <w:r w:rsidRPr="00BA1179">
              <w:rPr>
                <w:lang w:eastAsia="ja-JP"/>
              </w:rPr>
              <w:t>Component</w:t>
            </w:r>
          </w:p>
        </w:tc>
        <w:tc>
          <w:tcPr>
            <w:tcW w:w="4394" w:type="dxa"/>
            <w:hideMark/>
          </w:tcPr>
          <w:p w14:paraId="554D7528"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Admissible transformation</w:t>
            </w:r>
          </w:p>
        </w:tc>
        <w:tc>
          <w:tcPr>
            <w:tcW w:w="1663" w:type="dxa"/>
            <w:hideMark/>
          </w:tcPr>
          <w:p w14:paraId="17946224"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Constraint</w:t>
            </w:r>
          </w:p>
        </w:tc>
      </w:tr>
      <w:tr w:rsidR="00705014" w:rsidRPr="00BA1179" w14:paraId="64C3C49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E5940AC" w14:textId="5A67ECC5" w:rsidR="00705014" w:rsidRPr="00B90B19" w:rsidRDefault="00705014" w:rsidP="00705014">
            <w:pPr>
              <w:pStyle w:val="TableText"/>
              <w:rPr>
                <w:b w:val="0"/>
                <w:bCs w:val="0"/>
                <w:lang w:val="fr-BE" w:eastAsia="ja-JP"/>
              </w:rPr>
            </w:pPr>
            <w:r w:rsidRPr="00B90B19">
              <w:rPr>
                <w:b w:val="0"/>
                <w:bCs w:val="0"/>
                <w:lang w:val="fr-BE" w:eastAsia="ja-JP"/>
              </w:rPr>
              <w:t xml:space="preserve">Ignition injection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Ign</m:t>
                  </m:r>
                  <m:r>
                    <m:rPr>
                      <m:sty m:val="bi"/>
                    </m:rPr>
                    <w:rPr>
                      <w:rFonts w:ascii="Cambria Math" w:hAnsi="Cambria Math"/>
                      <w:lang w:val="fr-BE" w:eastAsia="ja-JP"/>
                    </w:rPr>
                    <m:t>,</m:t>
                  </m:r>
                  <m:r>
                    <m:rPr>
                      <m:sty m:val="bi"/>
                    </m:rPr>
                    <w:rPr>
                      <w:rFonts w:ascii="Cambria Math" w:hAnsi="Cambria Math"/>
                      <w:lang w:eastAsia="ja-JP"/>
                    </w:rPr>
                    <m:t>k</m:t>
                  </m:r>
                </m:sub>
              </m:sSub>
            </m:oMath>
          </w:p>
        </w:tc>
        <w:tc>
          <w:tcPr>
            <w:tcW w:w="4394" w:type="dxa"/>
            <w:hideMark/>
          </w:tcPr>
          <w:p w14:paraId="5B48EC6D" w14:textId="4771859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Ign</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17A30A03" w14:textId="32B8A5B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4494534"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559DB34" w14:textId="7AE041B1" w:rsidR="00705014" w:rsidRPr="00BA1179" w:rsidRDefault="00705014" w:rsidP="00705014">
            <w:pPr>
              <w:pStyle w:val="TableText"/>
              <w:rPr>
                <w:b w:val="0"/>
                <w:bCs w:val="0"/>
                <w:lang w:eastAsia="ja-JP"/>
              </w:rPr>
            </w:pPr>
            <w:r w:rsidRPr="00BA1179">
              <w:rPr>
                <w:b w:val="0"/>
                <w:bCs w:val="0"/>
                <w:lang w:eastAsia="ja-JP"/>
              </w:rPr>
              <w:t xml:space="preserve">Meteorological input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Meteo,k</m:t>
                  </m:r>
                </m:sub>
              </m:sSub>
            </m:oMath>
          </w:p>
        </w:tc>
        <w:tc>
          <w:tcPr>
            <w:tcW w:w="4394" w:type="dxa"/>
            <w:hideMark/>
          </w:tcPr>
          <w:p w14:paraId="2F67D3B0" w14:textId="2DED113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Meteo</m:t>
                    </m:r>
                  </m:sub>
                </m:sSub>
              </m:oMath>
            </m:oMathPara>
          </w:p>
        </w:tc>
        <w:tc>
          <w:tcPr>
            <w:tcW w:w="1663" w:type="dxa"/>
            <w:hideMark/>
          </w:tcPr>
          <w:p w14:paraId="3D30CD85" w14:textId="53B2651E"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m:rPr>
                        <m:scr m:val="script"/>
                      </m:rPr>
                      <w:rPr>
                        <w:rFonts w:ascii="Cambria Math" w:hAnsi="Cambria Math"/>
                        <w:lang w:eastAsia="ja-JP"/>
                      </w:rPr>
                      <m:t>U</m:t>
                    </m:r>
                  </m:e>
                  <m:sub>
                    <m:r>
                      <w:rPr>
                        <w:rFonts w:ascii="Cambria Math" w:hAnsi="Cambria Math"/>
                        <w:lang w:eastAsia="ja-JP"/>
                      </w:rPr>
                      <m:t>Meteo</m:t>
                    </m:r>
                  </m:sub>
                </m:sSub>
              </m:oMath>
            </m:oMathPara>
          </w:p>
        </w:tc>
      </w:tr>
      <w:tr w:rsidR="00705014" w:rsidRPr="00BA1179" w14:paraId="27C8D25F"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9F0A638" w14:textId="0D5D555D" w:rsidR="00705014" w:rsidRPr="00BA1179" w:rsidRDefault="00705014" w:rsidP="00705014">
            <w:pPr>
              <w:pStyle w:val="TableText"/>
              <w:rPr>
                <w:b w:val="0"/>
                <w:bCs w:val="0"/>
                <w:lang w:eastAsia="ja-JP"/>
              </w:rPr>
            </w:pPr>
            <w:r w:rsidRPr="00BA1179">
              <w:rPr>
                <w:b w:val="0"/>
                <w:bCs w:val="0"/>
                <w:lang w:eastAsia="ja-JP"/>
              </w:rPr>
              <w:t xml:space="preserve">Resource parameters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DSS,k</m:t>
                  </m:r>
                </m:sub>
              </m:sSub>
            </m:oMath>
          </w:p>
        </w:tc>
        <w:tc>
          <w:tcPr>
            <w:tcW w:w="4394" w:type="dxa"/>
            <w:hideMark/>
          </w:tcPr>
          <w:p w14:paraId="3C93AC55" w14:textId="54A6394D"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DSS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08470649" w14:textId="2E7551A9"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0CEF09D"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E3B54A9" w14:textId="2B7A823F" w:rsidR="00705014" w:rsidRPr="00BA1179" w:rsidRDefault="00705014" w:rsidP="00705014">
            <w:pPr>
              <w:pStyle w:val="TableText"/>
              <w:rPr>
                <w:b w:val="0"/>
                <w:bCs w:val="0"/>
                <w:lang w:eastAsia="ja-JP"/>
              </w:rPr>
            </w:pPr>
            <w:r w:rsidRPr="00BA1179">
              <w:rPr>
                <w:b w:val="0"/>
                <w:bCs w:val="0"/>
                <w:lang w:eastAsia="ja-JP"/>
              </w:rPr>
              <w:t xml:space="preserve">Value context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Val,k</m:t>
                  </m:r>
                </m:sub>
              </m:sSub>
            </m:oMath>
          </w:p>
        </w:tc>
        <w:tc>
          <w:tcPr>
            <w:tcW w:w="4394" w:type="dxa"/>
            <w:hideMark/>
          </w:tcPr>
          <w:p w14:paraId="1AD31E99" w14:textId="79B16FF0"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30498DBA" w14:textId="0C073073"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r w:rsidRPr="00BA1179">
              <w:rPr>
                <w:lang w:eastAsia="ja-JP"/>
              </w:rPr>
              <w:t xml:space="preserve">, </w:t>
            </w:r>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p>
        </w:tc>
      </w:tr>
      <w:tr w:rsidR="00705014" w:rsidRPr="00BA1179" w14:paraId="7805A05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6DF17AEB" w14:textId="5882347C" w:rsidR="00705014" w:rsidRPr="00BA1179" w:rsidRDefault="00705014" w:rsidP="00705014">
            <w:pPr>
              <w:pStyle w:val="TableText"/>
              <w:rPr>
                <w:b w:val="0"/>
                <w:bCs w:val="0"/>
                <w:lang w:eastAsia="ja-JP"/>
              </w:rPr>
            </w:pPr>
            <w:r w:rsidRPr="00BA1179">
              <w:rPr>
                <w:b w:val="0"/>
                <w:bCs w:val="0"/>
                <w:lang w:eastAsia="ja-JP"/>
              </w:rPr>
              <w:t xml:space="preserve">Resource availability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Res,k</m:t>
                  </m:r>
                </m:sub>
              </m:sSub>
            </m:oMath>
          </w:p>
        </w:tc>
        <w:tc>
          <w:tcPr>
            <w:tcW w:w="4394" w:type="dxa"/>
            <w:hideMark/>
          </w:tcPr>
          <w:p w14:paraId="40FD7ADC" w14:textId="6A5C4CFB"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Res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575F246F" w14:textId="71EBAE8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bl>
    <w:p w14:paraId="7EA05B11" w14:textId="77777777" w:rsidR="00815263" w:rsidRPr="00BA1179" w:rsidRDefault="00815263" w:rsidP="00705014">
      <w:pPr>
        <w:rPr>
          <w:rFonts w:eastAsiaTheme="majorEastAsia" w:cstheme="majorBidi"/>
          <w:b/>
          <w:bCs/>
          <w:lang w:eastAsia="ja-JP"/>
        </w:rPr>
      </w:pPr>
    </w:p>
    <w:p w14:paraId="58627278" w14:textId="4FFD8E99" w:rsidR="00705014" w:rsidRPr="00BA1179" w:rsidRDefault="00744E48" w:rsidP="00744E48">
      <w:pPr>
        <w:pStyle w:val="ParText"/>
        <w:rPr>
          <w:lang w:eastAsia="ja-JP"/>
        </w:rPr>
      </w:pPr>
      <w:r w:rsidRPr="00BA1179">
        <w:rPr>
          <w:lang w:eastAsia="ja-JP"/>
        </w:rPr>
        <w:t xml:space="preserve">The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acts exclusively on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lang w:eastAsia="ja-JP"/>
        </w:rPr>
        <w:t xml:space="preserve"> and decision-context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lang w:eastAsia="ja-JP"/>
        </w:rPr>
        <w:t xml:space="preserve">. The system state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not in the domain of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w:t>
      </w:r>
      <m:oMath>
        <m:f>
          <m:fPr>
            <m:ctrlPr>
              <w:rPr>
                <w:rFonts w:ascii="Cambria Math" w:hAnsi="Cambria Math"/>
                <w:lang w:eastAsia="ja-JP"/>
              </w:rPr>
            </m:ctrlPr>
          </m:fPr>
          <m:num>
            <m:r>
              <m:rPr>
                <m:sty m:val="p"/>
              </m:rP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num>
          <m:den>
            <m:r>
              <m:rPr>
                <m:sty m:val="p"/>
              </m:rPr>
              <w:rPr>
                <w:rFonts w:ascii="Cambria Math" w:hAnsi="Cambria Math"/>
                <w:lang w:eastAsia="ja-JP"/>
              </w:rPr>
              <m:t>∂</m:t>
            </m:r>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den>
        </m:f>
        <m:r>
          <w:rPr>
            <w:rFonts w:ascii="Cambria Math" w:hAnsi="Cambria Math"/>
            <w:lang w:eastAsia="ja-JP"/>
          </w:rPr>
          <m:t>=0</m:t>
        </m:r>
      </m:oMath>
      <w:r w:rsidRPr="00BA1179">
        <w:rPr>
          <w:lang w:eastAsia="ja-JP"/>
        </w:rPr>
        <w:t xml:space="preserve">. All </w:t>
      </w:r>
      <w:r w:rsidR="002B6265">
        <w:rPr>
          <w:lang w:eastAsia="ja-JP"/>
        </w:rPr>
        <w:t>operator</w:t>
      </w:r>
      <w:r w:rsidRPr="00BA1179">
        <w:rPr>
          <w:lang w:eastAsia="ja-JP"/>
        </w:rPr>
        <w:t xml:space="preserve"> influence therefore propagates through physically consistent state transitions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k+1</m:t>
            </m:r>
          </m:sub>
        </m:sSub>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sSubSup>
              <m:sSubSupPr>
                <m:ctrlPr>
                  <w:rPr>
                    <w:rFonts w:ascii="Cambria Math" w:hAnsi="Cambria Math"/>
                    <w:lang w:eastAsia="ja-JP"/>
                  </w:rPr>
                </m:ctrlPr>
              </m:sSubSupPr>
              <m:e>
                <m:r>
                  <m:rPr>
                    <m:scr m:val="script"/>
                  </m:rPr>
                  <w:rPr>
                    <w:rFonts w:ascii="Cambria Math" w:hAnsi="Cambria Math"/>
                    <w:lang w:eastAsia="ja-JP"/>
                  </w:rPr>
                  <m:t>F</m:t>
                </m:r>
              </m:e>
              <m:sub>
                <m:r>
                  <w:rPr>
                    <w:rFonts w:ascii="Cambria Math" w:hAnsi="Cambria Math"/>
                    <w:lang w:eastAsia="ja-JP"/>
                  </w:rPr>
                  <m:t>in,k</m:t>
                </m:r>
              </m:sub>
              <m:sup>
                <m:r>
                  <w:rPr>
                    <w:rFonts w:ascii="Cambria Math" w:hAnsi="Cambria Math"/>
                    <w:lang w:eastAsia="ja-JP"/>
                  </w:rPr>
                  <m:t>*</m:t>
                </m:r>
              </m:sup>
            </m:sSubSup>
          </m:e>
        </m:d>
      </m:oMath>
      <w:r w:rsidRPr="00BA1179">
        <w:rPr>
          <w:lang w:eastAsia="ja-JP"/>
        </w:rPr>
        <w:t>, preserving the causal structure and state immutability.</w:t>
      </w:r>
    </w:p>
    <w:p w14:paraId="13433F51" w14:textId="6B3CAC87" w:rsidR="005B1532" w:rsidRPr="00BA1179" w:rsidRDefault="00000000" w:rsidP="005B1532">
      <w:pPr>
        <w:rPr>
          <w:rFonts w:eastAsiaTheme="majorEastAsia" w:cstheme="majorBidi"/>
          <w:lang w:eastAsia="ja-JP"/>
        </w:rPr>
      </w:pPr>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oMath>
      <w:r w:rsidRPr="00BA1179">
        <w:rPr>
          <w:rFonts w:eastAsiaTheme="majorEastAsia" w:cstheme="majorBidi"/>
          <w:lang w:eastAsia="ja-JP"/>
        </w:rPr>
        <w:t xml:space="preserve"> modifies only future state transitions. It does not alter the current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oMath>
      <w:r w:rsidRPr="00BA1179">
        <w:rPr>
          <w:rFonts w:eastAsiaTheme="majorEastAsia" w:cstheme="majorBidi"/>
          <w:lang w:eastAsia="ja-JP"/>
        </w:rPr>
        <w:t xml:space="preserve"> or any previously realized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j</m:t>
            </m:r>
          </m:sub>
        </m:sSub>
      </m:oMath>
      <w:r w:rsidRPr="00BA1179">
        <w:rPr>
          <w:rFonts w:eastAsiaTheme="majorEastAsia" w:cstheme="majorBidi"/>
          <w:lang w:eastAsia="ja-JP"/>
        </w:rPr>
        <w:t xml:space="preserve">, </w:t>
      </w:r>
      <m:oMath>
        <m:r>
          <w:rPr>
            <w:rFonts w:ascii="Cambria Math" w:eastAsiaTheme="majorEastAsia" w:hAnsi="Cambria Math" w:cstheme="majorBidi"/>
            <w:lang w:eastAsia="ja-JP"/>
          </w:rPr>
          <m:t>j&lt;k</m:t>
        </m:r>
      </m:oMath>
      <w:r w:rsidRPr="00BA1179">
        <w:rPr>
          <w:rFonts w:eastAsiaTheme="majorEastAsia" w:cstheme="majorBidi"/>
          <w:lang w:eastAsia="ja-JP"/>
        </w:rPr>
        <w:t xml:space="preserve">. This ensures that scenario exploration and </w:t>
      </w:r>
      <w:r w:rsidRPr="00BA1179">
        <w:rPr>
          <w:rFonts w:eastAsiaTheme="majorEastAsia" w:cstheme="majorBidi"/>
          <w:lang w:eastAsia="ja-JP"/>
        </w:rPr>
        <w:lastRenderedPageBreak/>
        <w:t>operational overrides are prospective, not retrospective.</w:t>
      </w:r>
      <w:r w:rsidR="00C20133">
        <w:rPr>
          <w:rFonts w:eastAsiaTheme="majorEastAsia" w:cstheme="majorBidi"/>
          <w:lang w:eastAsia="ja-JP"/>
        </w:rPr>
        <w:t xml:space="preserve"> </w:t>
      </w:r>
      <w:r w:rsidR="005B1532" w:rsidRPr="00BA1179">
        <w:rPr>
          <w:rFonts w:eastAsiaTheme="majorEastAsia" w:cstheme="majorBidi"/>
          <w:lang w:eastAsia="ja-JP"/>
        </w:rPr>
        <w:t xml:space="preserve">The modified decision-context set influences decision generation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O</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e>
        </m:d>
      </m:oMath>
      <w:r w:rsidR="005B1532" w:rsidRPr="00BA1179">
        <w:rPr>
          <w:rFonts w:eastAsiaTheme="majorEastAsia" w:cstheme="majorBidi"/>
          <w:lang w:eastAsia="ja-JP"/>
        </w:rPr>
        <w:t xml:space="preserve"> and the modified simulation input set governs system evolution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k+1</m:t>
            </m:r>
          </m:sub>
        </m:sSub>
        <m:r>
          <w:rPr>
            <w:rFonts w:ascii="Cambria Math" w:eastAsiaTheme="majorEastAsia" w:hAnsi="Cambria Math" w:cstheme="majorBidi"/>
            <w:lang w:eastAsia="ja-JP"/>
          </w:rPr>
          <m:t>=</m:t>
        </m:r>
        <m:r>
          <m:rPr>
            <m:sty m:val="p"/>
          </m:rPr>
          <w:rPr>
            <w:rFonts w:ascii="Cambria Math" w:eastAsiaTheme="majorEastAsia" w:hAnsi="Cambria Math" w:cstheme="majorBidi"/>
            <w:lang w:eastAsia="ja-JP"/>
          </w:rPr>
          <m:t>Φ</m:t>
        </m:r>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e>
        </m:d>
      </m:oMath>
    </w:p>
    <w:p w14:paraId="3C80C034" w14:textId="6A7C4E36" w:rsidR="005B1532" w:rsidRPr="00BA1179" w:rsidRDefault="005B1532" w:rsidP="005B1532">
      <w:pPr>
        <w:rPr>
          <w:rFonts w:eastAsiaTheme="majorEastAsia" w:cstheme="majorBidi"/>
          <w:lang w:eastAsia="ja-JP"/>
        </w:rPr>
      </w:pPr>
      <w:r w:rsidRPr="00BA1179">
        <w:rPr>
          <w:rFonts w:eastAsiaTheme="majorEastAsia" w:cstheme="majorBidi"/>
          <w:lang w:eastAsia="ja-JP"/>
        </w:rPr>
        <w:t xml:space="preserve">Within this formulation, user interaction supports multiple operational functions: Scenario intervention is modification of ignition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Ign,k</m:t>
            </m:r>
          </m:sub>
        </m:sSub>
      </m:oMath>
      <w:r w:rsidRPr="00BA1179">
        <w:rPr>
          <w:rFonts w:eastAsiaTheme="majorEastAsia" w:cstheme="majorBidi"/>
          <w:lang w:eastAsia="ja-JP"/>
        </w:rPr>
        <w:t xml:space="preserve"> to inject or alter fire events. Environmental what-if analysis is controlled perturbation of meteorological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Meteo,k</m:t>
            </m:r>
          </m:sub>
        </m:sSub>
      </m:oMath>
      <w:r w:rsidRPr="00BA1179">
        <w:rPr>
          <w:rFonts w:eastAsiaTheme="majorEastAsia" w:cstheme="majorBidi"/>
          <w:lang w:eastAsia="ja-JP"/>
        </w:rPr>
        <w:t xml:space="preserve">. Operational override is adjustment of resource-related parameters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oMath>
      <w:r w:rsidRPr="00BA1179">
        <w:rPr>
          <w:rFonts w:eastAsiaTheme="majorEastAsia" w:cstheme="majorBidi"/>
          <w:lang w:eastAsia="ja-JP"/>
        </w:rPr>
        <w:t xml:space="preserve">. Priority reconfiguration is modification of value-based context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Val,k</m:t>
            </m:r>
          </m:sub>
        </m:sSub>
      </m:oMath>
      <w:r w:rsidRPr="00BA1179">
        <w:rPr>
          <w:rFonts w:eastAsiaTheme="majorEastAsia" w:cstheme="majorBidi"/>
          <w:lang w:eastAsia="ja-JP"/>
        </w:rPr>
        <w:t xml:space="preserve">. Resource reallocation is modification of resource availability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Res,k</m:t>
            </m:r>
          </m:sub>
        </m:sSub>
      </m:oMath>
      <w:r w:rsidRPr="00BA1179">
        <w:rPr>
          <w:rFonts w:eastAsiaTheme="majorEastAsia" w:cstheme="majorBidi"/>
          <w:lang w:eastAsia="ja-JP"/>
        </w:rPr>
        <w:t xml:space="preserve">. These interaction capabilities allow the system to operate as a </w:t>
      </w:r>
      <w:r w:rsidRPr="00BA1179">
        <w:rPr>
          <w:rFonts w:eastAsiaTheme="majorEastAsia" w:cstheme="majorBidi"/>
          <w:b/>
          <w:bCs/>
          <w:lang w:eastAsia="ja-JP"/>
        </w:rPr>
        <w:t>HIL DSS</w:t>
      </w:r>
      <w:r w:rsidRPr="00BA1179">
        <w:rPr>
          <w:rFonts w:eastAsiaTheme="majorEastAsia" w:cstheme="majorBidi"/>
          <w:lang w:eastAsia="ja-JP"/>
        </w:rPr>
        <w:t xml:space="preserve">, where the </w:t>
      </w:r>
      <w:r w:rsidR="002B6265">
        <w:rPr>
          <w:rFonts w:eastAsiaTheme="majorEastAsia" w:cstheme="majorBidi"/>
          <w:lang w:eastAsia="ja-JP"/>
        </w:rPr>
        <w:t>operator</w:t>
      </w:r>
      <w:r w:rsidRPr="00BA1179">
        <w:rPr>
          <w:rFonts w:eastAsiaTheme="majorEastAsia" w:cstheme="majorBidi"/>
          <w:lang w:eastAsia="ja-JP"/>
        </w:rPr>
        <w:t xml:space="preserve"> can dynamically influence both the operational context and the evolution of the simulated environment.</w:t>
      </w:r>
    </w:p>
    <w:p w14:paraId="5ED8DC6F" w14:textId="1E99B094" w:rsidR="00C36A4C" w:rsidRDefault="00472AAD" w:rsidP="005B1532">
      <w:pPr>
        <w:rPr>
          <w:rFonts w:eastAsiaTheme="majorEastAsia" w:cstheme="majorBidi"/>
          <w:lang w:eastAsia="ja-JP"/>
        </w:rPr>
      </w:pPr>
      <w:r>
        <w:rPr>
          <w:rFonts w:eastAsiaTheme="majorEastAsia" w:cstheme="majorBidi"/>
          <w:lang w:eastAsia="ja-JP"/>
        </w:rPr>
        <w:t>I</w:t>
      </w:r>
      <w:r w:rsidR="005B1532" w:rsidRPr="00BA1179">
        <w:rPr>
          <w:rFonts w:eastAsiaTheme="majorEastAsia" w:cstheme="majorBidi"/>
          <w:lang w:eastAsia="ja-JP"/>
        </w:rPr>
        <w:t xml:space="preserve">nteraction does not bypass the DSS. Any modification applied to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oMath>
      <w:r w:rsidR="005B1532" w:rsidRPr="00BA1179">
        <w:rPr>
          <w:rFonts w:eastAsiaTheme="majorEastAsia" w:cstheme="majorBidi"/>
          <w:lang w:eastAsia="ja-JP"/>
        </w:rPr>
        <w:t xml:space="preserve"> is incorporated into the decision-generation process through </w:t>
      </w:r>
      <m:oMath>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r>
              <w:rPr>
                <w:rFonts w:ascii="Cambria Math" w:eastAsiaTheme="majorEastAsia" w:hAnsi="Cambria Math" w:cstheme="majorBidi"/>
                <w:lang w:eastAsia="ja-JP"/>
              </w:rPr>
              <m:t>⋅</m:t>
            </m:r>
          </m:e>
        </m:d>
      </m:oMath>
      <w:r w:rsidR="005B1532" w:rsidRPr="00BA1179">
        <w:rPr>
          <w:rFonts w:eastAsiaTheme="majorEastAsia" w:cstheme="majorBidi"/>
          <w:lang w:eastAsia="ja-JP"/>
        </w:rPr>
        <w:t>, ensuring that all intervention signals remain consistent with the decision architecture. This design preserves three key architectural principles</w:t>
      </w:r>
      <w:r w:rsidR="00C20133">
        <w:rPr>
          <w:rFonts w:eastAsiaTheme="majorEastAsia" w:cstheme="majorBidi"/>
          <w:lang w:eastAsia="ja-JP"/>
        </w:rPr>
        <w:t xml:space="preserve">. </w:t>
      </w:r>
    </w:p>
    <w:p w14:paraId="0BFC4EFC" w14:textId="57F5D468"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State immutability: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Wildfire </w:t>
      </w:r>
      <w:r w:rsidRPr="00C36A4C">
        <w:rPr>
          <w:rFonts w:eastAsiaTheme="majorEastAsia" w:cstheme="majorBidi"/>
          <w:lang w:eastAsia="ja-JP"/>
        </w:rPr>
        <w:t>dynamics remain governed exclusively by the transition operator</w:t>
      </w:r>
      <w:r w:rsidR="00C36A4C" w:rsidRPr="00C36A4C">
        <w:rPr>
          <w:rFonts w:eastAsiaTheme="majorEastAsia" w:cstheme="majorBidi"/>
          <w:lang w:eastAsia="ja-JP"/>
        </w:rPr>
        <w:t>.</w:t>
      </w:r>
      <w:r w:rsidRPr="00C36A4C">
        <w:rPr>
          <w:rFonts w:eastAsiaTheme="majorEastAsia" w:cstheme="majorBidi"/>
          <w:lang w:eastAsia="ja-JP"/>
        </w:rPr>
        <w:t xml:space="preserve"> </w:t>
      </w:r>
    </w:p>
    <w:p w14:paraId="0112DA58" w14:textId="5EBBFC8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Layer separation:</w:t>
      </w:r>
      <w:r w:rsidRPr="00C36A4C">
        <w:rPr>
          <w:rFonts w:eastAsiaTheme="majorEastAsia" w:cstheme="majorBidi"/>
          <w:lang w:eastAsia="ja-JP"/>
        </w:rPr>
        <w:t xml:space="preserve"> </w:t>
      </w:r>
      <w:r w:rsidR="00C20133" w:rsidRPr="00C36A4C">
        <w:rPr>
          <w:rFonts w:eastAsiaTheme="majorEastAsia" w:cstheme="majorBidi"/>
          <w:lang w:eastAsia="ja-JP"/>
        </w:rPr>
        <w:t>Simulation</w:t>
      </w:r>
      <w:r w:rsidRPr="00C36A4C">
        <w:rPr>
          <w:rFonts w:eastAsiaTheme="majorEastAsia" w:cstheme="majorBidi"/>
          <w:lang w:eastAsia="ja-JP"/>
        </w:rPr>
        <w:t xml:space="preserve">, decision reasoning, and interaction remain structurally distinct </w:t>
      </w:r>
    </w:p>
    <w:p w14:paraId="2F76E858" w14:textId="56A9F95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Traceability: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All </w:t>
      </w:r>
      <w:r w:rsidR="002B6265">
        <w:rPr>
          <w:rFonts w:eastAsiaTheme="majorEastAsia" w:cstheme="majorBidi"/>
          <w:lang w:eastAsia="ja-JP"/>
        </w:rPr>
        <w:t>operator</w:t>
      </w:r>
      <w:r w:rsidRPr="00C36A4C">
        <w:rPr>
          <w:rFonts w:eastAsiaTheme="majorEastAsia" w:cstheme="majorBidi"/>
          <w:lang w:eastAsia="ja-JP"/>
        </w:rPr>
        <w:t xml:space="preserve"> interventions are explicitly represented as input-level transformations. </w:t>
      </w:r>
    </w:p>
    <w:p w14:paraId="762BC38A" w14:textId="2D847BF1" w:rsidR="000E1725" w:rsidRPr="00BA1179" w:rsidRDefault="00000000">
      <w:pPr>
        <w:pStyle w:val="ParText"/>
      </w:pPr>
      <w:r w:rsidRPr="00BA1179">
        <w:t>The Simulation Core additionally maintains per-step state snapshots under a bounded memory budget, enabling counterfactual replay</w:t>
      </w:r>
      <w:r w:rsidR="00CB786C">
        <w:t>.</w:t>
      </w:r>
      <w:r w:rsidRPr="00BA1179">
        <w:t xml:space="preserve"> </w:t>
      </w:r>
      <w:r w:rsidR="00CB786C">
        <w:t>T</w:t>
      </w:r>
      <w:r w:rsidRPr="00BA1179">
        <w:t>he operator can rewind the incident to any recorded step, modify the conditions or the intervention, and re-simulate. This mechanism underlies the with and without DSS comparisons on identical fire histories reported later.</w:t>
      </w:r>
      <w:r w:rsidR="00D64E06">
        <w:t xml:space="preserve"> The replay is exact rather than approximate. A snapshot carries every mutable part of the state, including the fuel moisture altered </w:t>
      </w:r>
      <w:r w:rsidR="00D64E06">
        <w:lastRenderedPageBreak/>
        <w:t>by suppression, the evacuated population, the accumulated cost integrals, and the state of the random number generator, and the exogenous weather driver is replayed unchanged. Two runs started from the same snapshot therefore differ only in the orders under test, and any difference in their outcomes is attributable to those orders alone. The comparison is a controlled experiment on the incident itself, not a statistical estimate over an ensemble.</w:t>
      </w:r>
    </w:p>
    <w:p w14:paraId="43EEF6D7" w14:textId="77777777" w:rsidR="000B16E6" w:rsidRDefault="000B16E6" w:rsidP="000B16E6">
      <w:pPr>
        <w:pStyle w:val="Heading2"/>
      </w:pPr>
      <w:bookmarkStart w:id="225" w:name="_Toc222699950"/>
      <w:bookmarkStart w:id="226" w:name="_Toc236342165"/>
      <w:bookmarkEnd w:id="166"/>
      <w:bookmarkEnd w:id="167"/>
      <w:bookmarkEnd w:id="168"/>
      <w:bookmarkEnd w:id="169"/>
      <w:bookmarkEnd w:id="170"/>
      <w:bookmarkEnd w:id="171"/>
      <w:bookmarkEnd w:id="172"/>
      <w:r w:rsidRPr="00BA1179">
        <w:t>Decision Support System Core</w:t>
      </w:r>
      <w:bookmarkEnd w:id="225"/>
      <w:bookmarkEnd w:id="226"/>
    </w:p>
    <w:p w14:paraId="350776CA" w14:textId="77777777" w:rsidR="00192E39" w:rsidRPr="00BA1179" w:rsidRDefault="00192E39" w:rsidP="00192E39">
      <w:pPr>
        <w:pStyle w:val="ParText"/>
        <w:keepNext/>
      </w:pPr>
      <w:bookmarkStart w:id="227" w:name="_Ref227439245"/>
      <w:r w:rsidRPr="00BA1179">
        <w:rPr>
          <w:noProof/>
        </w:rPr>
        <w:drawing>
          <wp:inline distT="0" distB="0" distL="0" distR="0" wp14:anchorId="106A18D6" wp14:editId="51479319">
            <wp:extent cx="5108575" cy="2876550"/>
            <wp:effectExtent l="0" t="0" r="0" b="0"/>
            <wp:docPr id="734317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8844"/>
                    <a:stretch>
                      <a:fillRect/>
                    </a:stretch>
                  </pic:blipFill>
                  <pic:spPr bwMode="auto">
                    <a:xfrm>
                      <a:off x="0" y="0"/>
                      <a:ext cx="5117004" cy="2881296"/>
                    </a:xfrm>
                    <a:prstGeom prst="rect">
                      <a:avLst/>
                    </a:prstGeom>
                    <a:noFill/>
                    <a:ln>
                      <a:noFill/>
                    </a:ln>
                    <a:extLst>
                      <a:ext uri="{53640926-AAD7-44D8-BBD7-CCE9431645EC}">
                        <a14:shadowObscured xmlns:a14="http://schemas.microsoft.com/office/drawing/2010/main"/>
                      </a:ext>
                    </a:extLst>
                  </pic:spPr>
                </pic:pic>
              </a:graphicData>
            </a:graphic>
          </wp:inline>
        </w:drawing>
      </w:r>
    </w:p>
    <w:p w14:paraId="7A65047D" w14:textId="0F4A4CB3" w:rsidR="00192E39" w:rsidRPr="00BA1179" w:rsidRDefault="00192E39" w:rsidP="00192E39">
      <w:pPr>
        <w:pStyle w:val="Caption"/>
      </w:pPr>
      <w:bookmarkStart w:id="228" w:name="_Ref227450920"/>
      <w:bookmarkStart w:id="229" w:name="_Toc236342239"/>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5</w:t>
      </w:r>
      <w:r w:rsidR="00AF4F14">
        <w:fldChar w:fldCharType="end"/>
      </w:r>
      <w:bookmarkEnd w:id="228"/>
      <w:r w:rsidRPr="00BA1179">
        <w:t xml:space="preserve"> DSS</w:t>
      </w:r>
      <w:r w:rsidR="00CB786C">
        <w:t xml:space="preserve"> </w:t>
      </w:r>
      <w:r w:rsidRPr="00BA1179">
        <w:t>Simulation Core Interface</w:t>
      </w:r>
      <w:bookmarkEnd w:id="229"/>
    </w:p>
    <w:bookmarkEnd w:id="227"/>
    <w:p w14:paraId="3D6F3A35" w14:textId="4D0D1685" w:rsidR="00A73923" w:rsidRPr="00BA1179" w:rsidRDefault="004441DF" w:rsidP="006C6DDA">
      <w:pPr>
        <w:pStyle w:val="ParText"/>
        <w:rPr>
          <w:lang w:eastAsia="tr-TR"/>
        </w:rPr>
      </w:pPr>
      <w:r w:rsidRPr="00BA1179">
        <w:rPr>
          <w:lang w:eastAsia="tr-TR"/>
        </w:rPr>
        <w:t xml:space="preserve">This section defines only the structural role and interface of the DSS within the Simulation Core. Its internal specification and architectural realization </w:t>
      </w:r>
      <w:r w:rsidRPr="00BA1179">
        <w:t xml:space="preserve">are presented in the next chapter. While the Simulation Core governs the physical evolution of wildfire dynamics through the state transition operator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k+1</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r>
          <m:rPr>
            <m:sty m:val="p"/>
          </m:rPr>
          <w:rPr>
            <w:rFonts w:ascii="Cambria Math" w:eastAsia="Times New Roman" w:hAnsi="Cambria Math" w:cs="Times New Roman"/>
            <w:szCs w:val="24"/>
            <w:lang w:eastAsia="tr-TR"/>
          </w:rPr>
          <m:t>Φ</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e>
        </m:d>
      </m:oMath>
      <w:r w:rsidRPr="00BA1179">
        <w:rPr>
          <w:rFonts w:eastAsiaTheme="minorEastAsia"/>
          <w:szCs w:val="24"/>
          <w:lang w:eastAsia="tr-TR"/>
        </w:rPr>
        <w:t>, t</w:t>
      </w:r>
      <w:r w:rsidRPr="00BA1179">
        <w:rPr>
          <w:rFonts w:eastAsia="Times New Roman" w:cs="Times New Roman"/>
          <w:szCs w:val="24"/>
          <w:lang w:eastAsia="tr-TR"/>
        </w:rPr>
        <w:t xml:space="preserve">he DSS operates on observable quantities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=h</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ϵ</m:t>
                </m:r>
              </m:e>
              <m:sub>
                <m:r>
                  <w:rPr>
                    <w:rFonts w:ascii="Cambria Math" w:eastAsia="Times New Roman" w:hAnsi="Cambria Math" w:cs="Times New Roman"/>
                    <w:szCs w:val="24"/>
                    <w:lang w:eastAsia="tr-TR"/>
                  </w:rPr>
                  <m:t>k</m:t>
                </m:r>
              </m:sub>
            </m:sSub>
          </m:e>
        </m:d>
      </m:oMath>
      <w:r w:rsidRPr="00BA1179">
        <w:rPr>
          <w:rFonts w:eastAsia="Times New Roman" w:cs="Times New Roman"/>
          <w:szCs w:val="24"/>
          <w:lang w:eastAsia="tr-TR"/>
        </w:rPr>
        <w:t xml:space="preserve"> derived from the simulation state through the observation process, rather than directly accessing the full system state. Observation uncertainty </w:t>
      </w:r>
      <m:oMath>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d>
          <m:dPr>
            <m:ctrlPr>
              <w:rPr>
                <w:rFonts w:ascii="Cambria Math" w:hAnsi="Cambria Math"/>
                <w:i/>
                <w:lang w:eastAsia="tr-TR"/>
              </w:rPr>
            </m:ctrlPr>
          </m:dPr>
          <m:e>
            <m:r>
              <w:rPr>
                <w:rFonts w:ascii="Cambria Math" w:hAnsi="Cambria Math"/>
                <w:lang w:eastAsia="tr-TR"/>
              </w:rPr>
              <m:t>x,y</m:t>
            </m:r>
          </m:e>
        </m:d>
      </m:oMath>
      <w:r w:rsidRPr="00BA1179">
        <w:rPr>
          <w:rFonts w:eastAsia="Times New Roman" w:cs="Times New Roman"/>
          <w:szCs w:val="24"/>
          <w:lang w:eastAsia="tr-TR"/>
        </w:rPr>
        <w:t xml:space="preserve"> is incorporated within the DSS through uncertainty-aware reasoning mechanisms </w:t>
      </w:r>
      <w:r w:rsidRPr="00BA1179">
        <w:rPr>
          <w:rFonts w:eastAsia="Times New Roman" w:cs="Times New Roman"/>
          <w:szCs w:val="24"/>
          <w:lang w:eastAsia="tr-TR"/>
        </w:rPr>
        <w:lastRenderedPageBreak/>
        <w:t xml:space="preserve">operating on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rFonts w:eastAsia="Times New Roman" w:cs="Times New Roman"/>
          <w:szCs w:val="24"/>
          <w:lang w:eastAsia="tr-TR"/>
        </w:rPr>
        <w:t xml:space="preserve">. </w:t>
      </w:r>
      <w:r w:rsidRPr="00BA1179">
        <w:rPr>
          <w:lang w:eastAsia="tr-TR"/>
        </w:rPr>
        <w:t xml:space="preserve">The DSS evaluates decision-relevant indicators derived from </w:t>
      </w:r>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lang w:eastAsia="tr-TR"/>
        </w:rPr>
        <w:t xml:space="preserve"> and </w:t>
      </w:r>
      <w:r w:rsidRPr="00BA1179">
        <w:rPr>
          <w:rFonts w:eastAsia="Times New Roman" w:cs="Times New Roman"/>
          <w:szCs w:val="24"/>
          <w:lang w:eastAsia="tr-TR"/>
        </w:rPr>
        <w:t xml:space="preserve">contextual inputs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F</m:t>
            </m:r>
          </m:e>
          <m:sub>
            <m:r>
              <w:rPr>
                <w:rFonts w:ascii="Cambria Math" w:eastAsia="Times New Roman" w:hAnsi="Cambria Math" w:cs="Times New Roman"/>
                <w:szCs w:val="24"/>
                <w:lang w:eastAsia="tr-TR"/>
              </w:rPr>
              <m:t>DSS,k</m:t>
            </m:r>
          </m:sub>
        </m:sSub>
      </m:oMath>
      <w:r w:rsidRPr="00BA1179">
        <w:rPr>
          <w:lang w:eastAsia="tr-TR"/>
        </w:rPr>
        <w:t xml:space="preserve"> to generate structured intervention inputs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sidRPr="00BA1179">
        <w:rPr>
          <w:lang w:eastAsia="tr-TR"/>
        </w:rPr>
        <w:t xml:space="preserve"> that influence subsequent system evolution. The DSS interaction follows the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8B09EB" w:rsidRPr="00BA1179">
        <w:t xml:space="preserve">( </w:t>
      </w:r>
      <w:r w:rsidR="008B09EB">
        <w:rPr>
          <w:noProof/>
        </w:rPr>
        <w:t>36</w:t>
      </w:r>
      <w:r w:rsidR="008B09EB" w:rsidRPr="00BA1179">
        <w:t xml:space="preserve"> )</w:t>
      </w:r>
      <w:r w:rsidRPr="00BA1179">
        <w:rPr>
          <w:lang w:eastAsia="tr-TR"/>
        </w:rPr>
        <w:fldChar w:fldCharType="end"/>
      </w:r>
      <w:r w:rsidRPr="00BA1179">
        <w:rPr>
          <w:lang w:eastAsia="tr-TR"/>
        </w:rPr>
        <w:t xml:space="preserve">. This preserves the architectural separation between state evolution and decision generation. All decision impact must propagate through </w:t>
      </w:r>
      <w:r w:rsidRPr="00BA1179">
        <w:t>admissible</w:t>
      </w:r>
      <w:r w:rsidRPr="00BA1179">
        <w:rPr>
          <w:lang w:eastAsia="tr-TR"/>
        </w:rPr>
        <w:t xml:space="preserve"> modifications of the external input set. The information and control flow captured by Equation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8B09EB" w:rsidRPr="00BA1179">
        <w:t xml:space="preserve">( </w:t>
      </w:r>
      <w:r w:rsidR="008B09EB">
        <w:rPr>
          <w:noProof/>
        </w:rPr>
        <w:t>36</w:t>
      </w:r>
      <w:r w:rsidR="008B09EB" w:rsidRPr="00BA1179">
        <w:t xml:space="preserve"> )</w:t>
      </w:r>
      <w:r w:rsidRPr="00BA1179">
        <w:rPr>
          <w:lang w:eastAsia="tr-TR"/>
        </w:rPr>
        <w:fldChar w:fldCharType="end"/>
      </w:r>
      <w:r w:rsidRPr="00BA1179">
        <w:rPr>
          <w:lang w:eastAsia="tr-TR"/>
        </w:rPr>
        <w:t xml:space="preserve"> is summarized in </w:t>
      </w:r>
      <w:r w:rsidRPr="00BA1179">
        <w:rPr>
          <w:lang w:eastAsia="tr-TR"/>
        </w:rPr>
        <w:fldChar w:fldCharType="begin"/>
      </w:r>
      <w:r w:rsidRPr="00BA1179">
        <w:rPr>
          <w:lang w:eastAsia="tr-TR"/>
        </w:rPr>
        <w:instrText xml:space="preserve"> REF _Ref227450920 \h </w:instrText>
      </w:r>
      <w:r w:rsidRPr="00BA1179">
        <w:rPr>
          <w:lang w:eastAsia="tr-TR"/>
        </w:rPr>
      </w:r>
      <w:r w:rsidRPr="00BA1179">
        <w:rPr>
          <w:lang w:eastAsia="tr-TR"/>
        </w:rPr>
        <w:fldChar w:fldCharType="separate"/>
      </w:r>
      <w:r w:rsidR="008B09EB" w:rsidRPr="00BA1179">
        <w:t xml:space="preserve">Figure </w:t>
      </w:r>
      <w:r w:rsidR="008B09EB">
        <w:rPr>
          <w:noProof/>
        </w:rPr>
        <w:t>3</w:t>
      </w:r>
      <w:r w:rsidR="008B09EB">
        <w:t>.</w:t>
      </w:r>
      <w:r w:rsidR="008B09EB">
        <w:rPr>
          <w:noProof/>
        </w:rPr>
        <w:t>5</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F50FDF" w:rsidRPr="00BA1179" w14:paraId="4A6AAF0E" w14:textId="77777777" w:rsidTr="006601CA">
        <w:tc>
          <w:tcPr>
            <w:tcW w:w="4495" w:type="pct"/>
            <w:vAlign w:val="center"/>
          </w:tcPr>
          <w:p w14:paraId="503D0CB1" w14:textId="4FFA8096" w:rsidR="003354E0" w:rsidRPr="00BA1179" w:rsidRDefault="00000000" w:rsidP="006601CA">
            <w:pPr>
              <w:pStyle w:val="TableText"/>
              <w:rPr>
                <w:rFonts w:eastAsiaTheme="minorEastAsia" w:cstheme="minorBidi"/>
                <w:iCs/>
                <w:lang w:eastAsia="ja-JP"/>
              </w:rPr>
            </w:pPr>
            <m:oMathPara>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w:p>
          <w:p w14:paraId="3D954ED8" w14:textId="1D6BF65B"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=h</m:t>
                </m:r>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e>
                </m:d>
              </m:oMath>
            </m:oMathPara>
          </w:p>
          <w:p w14:paraId="7B88D4A7" w14:textId="321650D1"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Sup>
                  <m:sSubSupPr>
                    <m:ctrlPr>
                      <w:rPr>
                        <w:rFonts w:ascii="Cambria Math" w:hAnsi="Cambria Math"/>
                        <w:i/>
                        <w:lang w:eastAsia="tr-TR"/>
                      </w:rPr>
                    </m:ctrlPr>
                  </m:sSubSupPr>
                  <m:e>
                    <m:r>
                      <w:rPr>
                        <w:rFonts w:ascii="Cambria Math" w:hAnsi="Cambria Math"/>
                        <w:lang w:eastAsia="tr-TR"/>
                      </w:rPr>
                      <m:t>π</m:t>
                    </m:r>
                  </m:e>
                  <m:sub>
                    <m:r>
                      <w:rPr>
                        <w:rFonts w:ascii="Cambria Math" w:hAnsi="Cambria Math"/>
                        <w:lang w:eastAsia="tr-TR"/>
                      </w:rPr>
                      <m:t>DSS</m:t>
                    </m:r>
                  </m:sub>
                  <m:sup>
                    <m:r>
                      <w:rPr>
                        <w:rFonts w:ascii="Cambria Math" w:hAnsi="Cambria Math"/>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505" w:type="pct"/>
            <w:vAlign w:val="center"/>
          </w:tcPr>
          <w:p w14:paraId="4B53016E" w14:textId="64EDD00F" w:rsidR="00F50FDF" w:rsidRPr="00BA1179" w:rsidRDefault="00F50FDF" w:rsidP="006601CA">
            <w:pPr>
              <w:pStyle w:val="TableText"/>
              <w:rPr>
                <w:lang w:eastAsia="ja-JP"/>
              </w:rPr>
            </w:pPr>
            <w:bookmarkStart w:id="230" w:name="_Ref223285823"/>
            <w:r w:rsidRPr="00BA1179">
              <w:t xml:space="preserve">( </w:t>
            </w:r>
            <w:r w:rsidRPr="00BA1179">
              <w:fldChar w:fldCharType="begin"/>
            </w:r>
            <w:r w:rsidRPr="00BA1179">
              <w:instrText xml:space="preserve"> SEQ ( \* ARABIC </w:instrText>
            </w:r>
            <w:r w:rsidRPr="00BA1179">
              <w:fldChar w:fldCharType="separate"/>
            </w:r>
            <w:r w:rsidR="008B09EB">
              <w:rPr>
                <w:noProof/>
              </w:rPr>
              <w:t>36</w:t>
            </w:r>
            <w:r w:rsidRPr="00BA1179">
              <w:fldChar w:fldCharType="end"/>
            </w:r>
            <w:r w:rsidRPr="00BA1179">
              <w:t xml:space="preserve"> )</w:t>
            </w:r>
            <w:bookmarkEnd w:id="230"/>
          </w:p>
        </w:tc>
      </w:tr>
    </w:tbl>
    <w:p w14:paraId="7C4FA36B" w14:textId="1F3018B6" w:rsidR="000E1725" w:rsidRPr="00BA1179" w:rsidRDefault="008674D2" w:rsidP="00991B1B">
      <w:pPr>
        <w:pStyle w:val="ParText"/>
      </w:pPr>
      <w:r w:rsidRPr="00BA1179">
        <w:rPr>
          <w:lang w:eastAsia="tr-TR"/>
        </w:rPr>
        <w:t xml:space="preserve">The </w:t>
      </w:r>
      <w:r w:rsidRPr="00BA1179">
        <w:rPr>
          <w:b/>
          <w:bCs/>
          <w:lang w:eastAsia="tr-TR"/>
        </w:rPr>
        <w:t>Simulation Core</w:t>
      </w:r>
      <w:r w:rsidRPr="00BA1179">
        <w:rPr>
          <w:lang w:eastAsia="tr-TR"/>
        </w:rPr>
        <w:t xml:space="preserve"> maintains the </w:t>
      </w:r>
      <w:r w:rsidRPr="00BA1179">
        <w:t>authoritative</w:t>
      </w:r>
      <w:r w:rsidRPr="00BA1179">
        <w:rPr>
          <w:lang w:eastAsia="tr-TR"/>
        </w:rPr>
        <w:t xml:space="preserve"> state vector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B</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load,</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I</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k</m:t>
                </m:r>
              </m:sub>
            </m:sSub>
          </m:e>
        </m:d>
      </m:oMath>
      <w:r w:rsidRPr="00BA1179">
        <w:rPr>
          <w:lang w:eastAsia="tr-TR"/>
        </w:rPr>
        <w:t xml:space="preserve"> and advances it through the state transition operator </w:t>
      </w:r>
      <m:oMath>
        <m:r>
          <w:rPr>
            <w:rFonts w:ascii="Cambria Math" w:hAnsi="Cambria Math"/>
            <w:lang w:eastAsia="tr-TR"/>
          </w:rPr>
          <m:t>Φ</m:t>
        </m:r>
      </m:oMath>
      <w:r w:rsidRPr="00BA1179">
        <w:rPr>
          <w:lang w:eastAsia="tr-TR"/>
        </w:rPr>
        <w:t xml:space="preserve">. The </w:t>
      </w:r>
      <w:r w:rsidRPr="00BA1179">
        <w:rPr>
          <w:b/>
          <w:bCs/>
          <w:lang w:eastAsia="tr-TR"/>
        </w:rPr>
        <w:t>Observation Layer</w:t>
      </w:r>
      <w:r w:rsidRPr="00BA1179">
        <w:rPr>
          <w:lang w:eastAsia="tr-TR"/>
        </w:rPr>
        <w:t xml:space="preserve"> applies the </w:t>
      </w:r>
      <w:r w:rsidRPr="00BA1179">
        <w:t>region</w:t>
      </w:r>
      <w:r w:rsidRPr="00BA1179">
        <w:rPr>
          <w:lang w:eastAsia="tr-TR"/>
        </w:rPr>
        <w:t xml:space="preserve">-specific observation function </w:t>
      </w:r>
      <m:oMath>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r>
              <m:rPr>
                <m:sty m:val="p"/>
              </m:rPr>
              <w:rPr>
                <w:rFonts w:ascii="Cambria Math" w:hAnsi="Cambria Math"/>
                <w:lang w:eastAsia="tr-TR"/>
              </w:rPr>
              <m:t>⋅</m:t>
            </m:r>
          </m:e>
        </m:d>
      </m:oMath>
      <w:r w:rsidRPr="00BA1179">
        <w:rPr>
          <w:lang w:eastAsia="tr-TR"/>
        </w:rPr>
        <w:t xml:space="preserve"> to project the state onto observable information </w:t>
      </w:r>
      <m:oMath>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e>
        </m:d>
      </m:oMath>
      <w:r w:rsidRPr="00BA1179">
        <w:rPr>
          <w:lang w:eastAsia="tr-TR"/>
        </w:rPr>
        <w:t xml:space="preserve">, injecting the epistemic uncertainty </w:t>
      </w:r>
      <m:oMath>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at this stage and at this stage only. The </w:t>
      </w:r>
      <w:r w:rsidRPr="00BA1179">
        <w:rPr>
          <w:b/>
          <w:bCs/>
          <w:lang w:eastAsia="tr-TR"/>
        </w:rPr>
        <w:t>DSS Core</w:t>
      </w:r>
      <w:r w:rsidRPr="00BA1179">
        <w:rPr>
          <w:lang w:eastAsia="tr-TR"/>
        </w:rPr>
        <w:t xml:space="preserve"> executes the regional mapping </w:t>
      </w:r>
      <m:oMath>
        <m:sSubSup>
          <m:sSubSupPr>
            <m:ctrlPr>
              <w:rPr>
                <w:rFonts w:ascii="Cambria Math" w:hAnsi="Cambria Math"/>
                <w:lang w:eastAsia="tr-TR"/>
              </w:rPr>
            </m:ctrlPr>
          </m:sSubSupPr>
          <m:e>
            <m:r>
              <w:rPr>
                <w:rFonts w:ascii="Cambria Math" w:hAnsi="Cambria Math"/>
                <w:lang w:eastAsia="tr-TR"/>
              </w:rPr>
              <m:t>π</m:t>
            </m:r>
          </m:e>
          <m:sub>
            <m:r>
              <m:rPr>
                <m:sty m:val="p"/>
              </m:rPr>
              <w:rPr>
                <w:rFonts w:ascii="Cambria Math" w:hAnsi="Cambria Math"/>
                <w:lang w:eastAsia="tr-TR"/>
              </w:rPr>
              <m:t>DSS</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d>
          <m:dPr>
            <m:ctrlPr>
              <w:rPr>
                <w:rFonts w:ascii="Cambria Math" w:hAnsi="Cambria Math"/>
                <w:lang w:eastAsia="tr-TR"/>
              </w:rPr>
            </m:ctrlPr>
          </m:dPr>
          <m:e>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e>
        </m:d>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oMath>
      <w:r w:rsidRPr="00BA1179">
        <w:rPr>
          <w:lang w:eastAsia="tr-TR"/>
        </w:rPr>
        <w:t xml:space="preserve"> on the region-specific observation and the contextual inputs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Val,</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Res,</m:t>
                </m:r>
                <m:r>
                  <w:rPr>
                    <w:rFonts w:ascii="Cambria Math" w:hAnsi="Cambria Math"/>
                    <w:lang w:eastAsia="tr-TR"/>
                  </w:rPr>
                  <m:t>k</m:t>
                </m:r>
              </m:sub>
            </m:sSub>
          </m:e>
        </m:d>
      </m:oMath>
      <w:r w:rsidRPr="00BA1179">
        <w:rPr>
          <w:lang w:eastAsia="tr-TR"/>
        </w:rPr>
        <w:t xml:space="preserve">, producing the regional decision field </w:t>
      </w:r>
      <m:oMath>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the detailed five-stage pipeline that realizes this mapping is the subject of Chapter 4. Regional decisions from the </w:t>
      </w:r>
      <m:oMath>
        <m:r>
          <w:rPr>
            <w:rFonts w:ascii="Cambria Math" w:hAnsi="Cambria Math"/>
            <w:lang w:eastAsia="tr-TR"/>
          </w:rPr>
          <m:t>N</m:t>
        </m:r>
      </m:oMath>
      <w:r w:rsidRPr="00BA1179">
        <w:rPr>
          <w:lang w:eastAsia="tr-TR"/>
        </w:rPr>
        <w:t xml:space="preserve"> agents are </w:t>
      </w:r>
      <w:r w:rsidRPr="00BA1179">
        <w:t>aggregated</w:t>
      </w:r>
      <w:r w:rsidRPr="00BA1179">
        <w:rPr>
          <w:lang w:eastAsia="tr-TR"/>
        </w:rPr>
        <w:t xml:space="preserve"> through the coordination operator </w:t>
      </w:r>
      <m:oMath>
        <m:sSub>
          <m:sSubPr>
            <m:ctrlPr>
              <w:rPr>
                <w:rFonts w:ascii="Cambria Math" w:hAnsi="Cambria Math"/>
                <w:lang w:eastAsia="tr-TR"/>
              </w:rPr>
            </m:ctrlPr>
          </m:sSubPr>
          <m:e>
            <m:r>
              <m:rPr>
                <m:scr m:val="script"/>
                <m:sty m:val="p"/>
              </m:rPr>
              <w:rPr>
                <w:rFonts w:ascii="Cambria Math" w:hAnsi="Cambria Math"/>
                <w:lang w:eastAsia="tr-TR"/>
              </w:rPr>
              <m:t>A</m:t>
            </m:r>
          </m:e>
          <m:sub>
            <m:r>
              <m:rPr>
                <m:sty m:val="p"/>
              </m:rPr>
              <w:rPr>
                <w:rFonts w:ascii="Cambria Math" w:hAnsi="Cambria Math"/>
                <w:lang w:eastAsia="tr-TR"/>
              </w:rPr>
              <m:t>DSS</m:t>
            </m:r>
          </m:sub>
        </m:sSub>
      </m:oMath>
      <w:r w:rsidRPr="00BA1179">
        <w:rPr>
          <w:lang w:eastAsia="tr-TR"/>
        </w:rPr>
        <w:t xml:space="preserve"> into the global intervention field, which is injected into the </w:t>
      </w:r>
      <w:r w:rsidRPr="00BA1179">
        <w:rPr>
          <w:b/>
          <w:bCs/>
          <w:lang w:eastAsia="tr-TR"/>
        </w:rPr>
        <w:t>External Input Layer</w:t>
      </w:r>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as the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Sub>
      </m:oMath>
      <w:r w:rsidRPr="00BA1179">
        <w:rPr>
          <w:lang w:eastAsia="tr-TR"/>
        </w:rPr>
        <w:t xml:space="preserve"> component alongside the four exogenous inputs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Meteo,</m:t>
            </m:r>
            <m:r>
              <w:rPr>
                <w:rFonts w:ascii="Cambria Math" w:hAnsi="Cambria Math"/>
                <w:lang w:eastAsia="tr-TR"/>
              </w:rPr>
              <m:t>k</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Geo</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Fuel,</m:t>
            </m:r>
            <m:r>
              <w:rPr>
                <w:rFonts w:ascii="Cambria Math" w:hAnsi="Cambria Math"/>
                <w:lang w:eastAsia="tr-TR"/>
              </w:rPr>
              <m:t>k</m:t>
            </m:r>
          </m:sub>
        </m:sSub>
      </m:oMath>
      <w:r w:rsidRPr="00BA1179">
        <w:rPr>
          <w:lang w:eastAsia="tr-TR"/>
        </w:rPr>
        <w:t xml:space="preserve">, and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Ign,</m:t>
            </m:r>
            <m:r>
              <w:rPr>
                <w:rFonts w:ascii="Cambria Math" w:hAnsi="Cambria Math"/>
                <w:lang w:eastAsia="tr-TR"/>
              </w:rPr>
              <m:t>k</m:t>
            </m:r>
          </m:sub>
        </m:sSub>
      </m:oMath>
      <w:r w:rsidRPr="00BA1179">
        <w:rPr>
          <w:lang w:eastAsia="tr-TR"/>
        </w:rPr>
        <w:t xml:space="preserve">. The </w:t>
      </w:r>
      <w:r w:rsidRPr="00BA1179">
        <w:rPr>
          <w:b/>
          <w:bCs/>
          <w:lang w:eastAsia="tr-TR"/>
        </w:rPr>
        <w:t>UI Dashboard</w:t>
      </w:r>
      <w:r w:rsidRPr="00BA1179">
        <w:rPr>
          <w:lang w:eastAsia="tr-TR"/>
        </w:rPr>
        <w:t xml:space="preserve"> can modify admissible components of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through </w:t>
      </w:r>
      <w:r w:rsidRPr="00BA1179">
        <w:t xml:space="preserve">the interaction operator </w:t>
      </w:r>
      <m:oMath>
        <m:sSub>
          <m:sSubPr>
            <m:ctrlPr>
              <w:rPr>
                <w:rFonts w:ascii="Cambria Math" w:hAnsi="Cambria Math"/>
                <w:lang w:eastAsia="tr-TR"/>
              </w:rPr>
            </m:ctrlPr>
          </m:sSubPr>
          <m:e>
            <m:r>
              <w:rPr>
                <w:rFonts w:ascii="Cambria Math" w:hAnsi="Cambria Math"/>
                <w:lang w:eastAsia="tr-TR"/>
              </w:rPr>
              <m:t>Θ</m:t>
            </m:r>
          </m:e>
          <m:sub>
            <m:r>
              <m:rPr>
                <m:sty m:val="p"/>
              </m:rPr>
              <w:rPr>
                <w:rFonts w:ascii="Cambria Math" w:hAnsi="Cambria Math"/>
                <w:lang w:eastAsia="tr-TR"/>
              </w:rPr>
              <m:t>UI</m:t>
            </m:r>
          </m:sub>
        </m:sSub>
      </m:oMath>
      <w:r w:rsidRPr="00BA1179">
        <w:rPr>
          <w:lang w:eastAsia="tr-TR"/>
        </w:rPr>
        <w:t xml:space="preserve">, </w:t>
      </w:r>
      <w:r w:rsidRPr="00BA1179">
        <w:t>yielding</w:t>
      </w:r>
      <w:r w:rsidRPr="00BA1179">
        <w:rPr>
          <w:lang w:eastAsia="tr-TR"/>
        </w:rPr>
        <w:t xml:space="preserve"> the operator-modified configuration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oMath>
      <w:r w:rsidRPr="00BA1179">
        <w:rPr>
          <w:lang w:eastAsia="tr-TR"/>
        </w:rPr>
        <w:t xml:space="preserve"> that drives the next state transition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r>
              <m:rPr>
                <m:sty m:val="p"/>
              </m:rPr>
              <w:rPr>
                <w:rFonts w:ascii="Cambria Math" w:hAnsi="Cambria Math"/>
                <w:lang w:eastAsia="tr-TR"/>
              </w:rPr>
              <m:t>+</m:t>
            </m:r>
            <m:r>
              <w:rPr>
                <w:rFonts w:ascii="Cambria Math" w:hAnsi="Cambria Math"/>
                <w:lang w:eastAsia="tr-TR"/>
              </w:rPr>
              <m:t>1</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Φ</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e>
        </m:d>
      </m:oMath>
      <w:r w:rsidRPr="00BA1179">
        <w:rPr>
          <w:lang w:eastAsia="tr-TR"/>
        </w:rPr>
        <w:t xml:space="preserve">. </w:t>
      </w:r>
    </w:p>
    <w:p w14:paraId="020BAE2D" w14:textId="088CA2CB" w:rsidR="000E1725" w:rsidRPr="00BA1179" w:rsidRDefault="000E1725" w:rsidP="00991B1B">
      <w:pPr>
        <w:pStyle w:val="ParText"/>
        <w:sectPr w:rsidR="000E1725" w:rsidRPr="00BA1179" w:rsidSect="00991B1B">
          <w:footerReference w:type="default" r:id="rId32"/>
          <w:type w:val="oddPage"/>
          <w:pgSz w:w="11906" w:h="16838"/>
          <w:pgMar w:top="1987" w:right="1584" w:bottom="1584" w:left="2275" w:header="706" w:footer="1411" w:gutter="0"/>
          <w:lnNumType w:countBy="1" w:restart="continuous"/>
          <w:cols w:space="708"/>
          <w:docGrid w:linePitch="360"/>
        </w:sectPr>
      </w:pPr>
    </w:p>
    <w:p w14:paraId="74F0FE82" w14:textId="77777777" w:rsidR="000E1725" w:rsidRPr="00BA1179" w:rsidRDefault="000E1725" w:rsidP="00991B1B">
      <w:pPr>
        <w:pStyle w:val="Chapter"/>
      </w:pPr>
    </w:p>
    <w:p w14:paraId="269EE6C5" w14:textId="73E3EFAD" w:rsidR="0028227D" w:rsidRPr="00BA1179" w:rsidRDefault="00175104" w:rsidP="00175104">
      <w:pPr>
        <w:pStyle w:val="Heading1"/>
        <w:spacing w:line="240" w:lineRule="auto"/>
        <w:rPr>
          <w:lang w:val="en-US"/>
        </w:rPr>
      </w:pPr>
      <w:bookmarkStart w:id="231" w:name="_Ref226192386"/>
      <w:bookmarkStart w:id="232" w:name="_Ref235349268"/>
      <w:bookmarkStart w:id="233" w:name="_Toc236342166"/>
      <w:r w:rsidRPr="00BA1179">
        <w:rPr>
          <w:lang w:val="en-US"/>
        </w:rPr>
        <w:t xml:space="preserve">DISASTERAWARE DECISION SUPPORT </w:t>
      </w:r>
      <w:bookmarkEnd w:id="231"/>
      <w:r w:rsidRPr="00BA1179">
        <w:rPr>
          <w:lang w:val="en-US"/>
        </w:rPr>
        <w:t>FRAMEWORK</w:t>
      </w:r>
      <w:bookmarkEnd w:id="232"/>
      <w:bookmarkEnd w:id="233"/>
    </w:p>
    <w:p w14:paraId="69662101" w14:textId="79D9A97F" w:rsidR="000E1725" w:rsidRPr="00BA1179" w:rsidRDefault="00000000">
      <w:pPr>
        <w:pStyle w:val="ParText"/>
      </w:pPr>
      <w:r w:rsidRPr="00BA1179">
        <w:t xml:space="preserve">This chapter involves the DisasterAware DSS, the cognitive layer that operates on top of the simulation core. While the simulation core governs the physical evolution of the wildfire state, the DSS interprets the observable part of that state and produces intervention decisions. All equations of the decision layer are developed in this chapter; together they constitute the complete mathematical specification of the decision pipeline. </w:t>
      </w:r>
    </w:p>
    <w:p w14:paraId="0E0D0C44" w14:textId="6068EB97" w:rsidR="000E1725" w:rsidRPr="00BA1179" w:rsidRDefault="00000000">
      <w:pPr>
        <w:pStyle w:val="ParText"/>
      </w:pPr>
      <w:r w:rsidRPr="00BA1179">
        <w:t>The pipeline is organized as a four-layer flow from observation to decision. Regional observations are first reduced to bounded features carrying explicit confidence; the features are abstracted into a compact set of decision concepts; decision rules written over the concepts generate a candidate intervention field; and every candidate is evaluated before acceptance or rejection. Reasoning is hierarchically distributed</w:t>
      </w:r>
      <w:r w:rsidR="0042437E">
        <w:t>.</w:t>
      </w:r>
      <w:r w:rsidRPr="00BA1179">
        <w:t xml:space="preserve"> A Local DSS agent executes this pipeline over the combinations of its own region, while a single Global DSS coordinates the </w:t>
      </w:r>
      <w:r w:rsidR="00395D95">
        <w:t>Local DSS</w:t>
      </w:r>
      <w:r w:rsidRPr="00BA1179">
        <w:t xml:space="preserve"> agents without performing inference of its own. The remainder of this chapter is organized as follows:</w:t>
      </w:r>
    </w:p>
    <w:p w14:paraId="259C4B92" w14:textId="79979B53" w:rsidR="000E1725" w:rsidRPr="00BA1179" w:rsidRDefault="00000000">
      <w:pPr>
        <w:pStyle w:val="ParText"/>
      </w:pPr>
      <w:r w:rsidRPr="00BA1179">
        <w:t>Section 4.1 introduces the DSS framework: The four-layer pipeline and its hierarchically distributed organization, the observation interface with the feature and confidence model, and the concept space with the feature</w:t>
      </w:r>
      <w:r w:rsidR="0042437E">
        <w:t>-</w:t>
      </w:r>
      <w:r w:rsidRPr="00BA1179">
        <w:t>concept hierarchy.</w:t>
      </w:r>
    </w:p>
    <w:p w14:paraId="780BE2B9" w14:textId="77777777" w:rsidR="000E1725" w:rsidRPr="00BA1179" w:rsidRDefault="00000000">
      <w:pPr>
        <w:pStyle w:val="ParText"/>
      </w:pPr>
      <w:r w:rsidRPr="00BA1179">
        <w:t>Section 4.2 develops decision generation and coordination: The rule base and the candidate intervention field, the cost and quality measures by which candidates are judged, the staged adaptation mechanism that keeps the decision space open, the local decision with its graduated fail-safe, and the global coordination across regions.</w:t>
      </w:r>
    </w:p>
    <w:p w14:paraId="7B05C65E" w14:textId="77777777" w:rsidR="000E1725" w:rsidRPr="00BA1179" w:rsidRDefault="00000000">
      <w:pPr>
        <w:pStyle w:val="ParText"/>
      </w:pPr>
      <w:r w:rsidRPr="00BA1179">
        <w:t>Section 4.3 establishes the explainability and traceability properties of the decision pipeline, together with its governance behavior under degraded observation confidence.</w:t>
      </w:r>
    </w:p>
    <w:p w14:paraId="6FF31FEA" w14:textId="121A8FE6" w:rsidR="000E1725" w:rsidRPr="00BA1179" w:rsidRDefault="00000000">
      <w:pPr>
        <w:pStyle w:val="Heading2"/>
      </w:pPr>
      <w:bookmarkStart w:id="234" w:name="_Toc236342167"/>
      <w:r w:rsidRPr="00BA1179">
        <w:lastRenderedPageBreak/>
        <w:t>Decision Support System Block Diagram</w:t>
      </w:r>
      <w:bookmarkEnd w:id="234"/>
    </w:p>
    <w:p w14:paraId="55E3AE54" w14:textId="51D1303D" w:rsidR="000E1725" w:rsidRPr="00BA1179" w:rsidRDefault="009D5192" w:rsidP="00877A9C">
      <w:pPr>
        <w:keepNext/>
        <w:jc w:val="center"/>
      </w:pPr>
      <w:r>
        <w:rPr>
          <w:noProof/>
        </w:rPr>
        <w:drawing>
          <wp:inline distT="0" distB="0" distL="0" distR="0" wp14:anchorId="24650D44" wp14:editId="7755BEBE">
            <wp:extent cx="4284000" cy="7142141"/>
            <wp:effectExtent l="0" t="0" r="0" b="0"/>
            <wp:docPr id="10320144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284000" cy="7142141"/>
                    </a:xfrm>
                    <a:prstGeom prst="rect">
                      <a:avLst/>
                    </a:prstGeom>
                    <a:noFill/>
                  </pic:spPr>
                </pic:pic>
              </a:graphicData>
            </a:graphic>
          </wp:inline>
        </w:drawing>
      </w:r>
    </w:p>
    <w:p w14:paraId="29FC7F91" w14:textId="7E82884C" w:rsidR="000E1725" w:rsidRPr="00BA1179" w:rsidRDefault="00000000" w:rsidP="00877A9C">
      <w:pPr>
        <w:pStyle w:val="Caption"/>
      </w:pPr>
      <w:bookmarkStart w:id="235" w:name="_Ref234436472"/>
      <w:bookmarkStart w:id="236" w:name="_Toc236342240"/>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235"/>
      <w:r w:rsidRPr="00BA1179">
        <w:t xml:space="preserve"> DisasterAware system block diagram (DSS focused)</w:t>
      </w:r>
      <w:bookmarkEnd w:id="236"/>
    </w:p>
    <w:p w14:paraId="2EBD3390" w14:textId="1C9FBEB9" w:rsidR="00951C2C" w:rsidRDefault="00000000">
      <w:pPr>
        <w:pStyle w:val="ParText"/>
      </w:pPr>
      <w:r w:rsidRPr="00BA1179">
        <w:lastRenderedPageBreak/>
        <w:t xml:space="preserve">Figure 4.1 presents the complete framework of a Local DSS agent and governs the organization of this section. Unlike </w:t>
      </w:r>
      <w:r w:rsidRPr="00BA1179">
        <w:fldChar w:fldCharType="begin"/>
      </w:r>
      <w:r w:rsidRPr="00BA1179">
        <w:instrText xml:space="preserve"> REF _Ref222682901 \h </w:instrText>
      </w:r>
      <w:r w:rsidRPr="00BA1179">
        <w:fldChar w:fldCharType="separate"/>
      </w:r>
      <w:r w:rsidR="008B09EB" w:rsidRPr="00BA1179">
        <w:t xml:space="preserve">Figure </w:t>
      </w:r>
      <w:r w:rsidR="008B09EB">
        <w:rPr>
          <w:noProof/>
        </w:rPr>
        <w:t>3</w:t>
      </w:r>
      <w:r w:rsidR="008B09EB">
        <w:t>.</w:t>
      </w:r>
      <w:r w:rsidR="008B09EB">
        <w:rPr>
          <w:noProof/>
        </w:rPr>
        <w:t>1</w:t>
      </w:r>
      <w:r w:rsidRPr="00BA1179">
        <w:fldChar w:fldCharType="end"/>
      </w:r>
      <w:r w:rsidRPr="00BA1179">
        <w:t>, which emphasizes the simulation-relevant layers, this block diagram focuses on the layers relevant to the DSS. According to this block diagram</w:t>
      </w:r>
      <w:r w:rsidR="00951C2C">
        <w:t>:</w:t>
      </w:r>
    </w:p>
    <w:p w14:paraId="08B8531B" w14:textId="3426A6C6" w:rsidR="00951C2C" w:rsidRDefault="00951C2C" w:rsidP="00951C2C">
      <w:pPr>
        <w:pStyle w:val="ParText"/>
        <w:numPr>
          <w:ilvl w:val="0"/>
          <w:numId w:val="21"/>
        </w:numPr>
      </w:pPr>
      <w:r>
        <w:rPr>
          <w:b/>
          <w:bCs/>
        </w:rPr>
        <w:t>The i</w:t>
      </w:r>
      <w:r w:rsidRPr="00BA1179">
        <w:rPr>
          <w:b/>
          <w:bCs/>
        </w:rPr>
        <w:t>nput space (Layer 1)</w:t>
      </w:r>
      <w:r w:rsidRPr="00BA1179">
        <w:t xml:space="preserve"> collects heterogeneous, spatio-temporal measurements; </w:t>
      </w:r>
    </w:p>
    <w:p w14:paraId="20B5DA9D" w14:textId="77777777" w:rsidR="00951C2C" w:rsidRDefault="00951C2C" w:rsidP="00951C2C">
      <w:pPr>
        <w:pStyle w:val="ParText"/>
        <w:numPr>
          <w:ilvl w:val="0"/>
          <w:numId w:val="21"/>
        </w:numPr>
      </w:pPr>
      <w:r>
        <w:rPr>
          <w:b/>
          <w:bCs/>
        </w:rPr>
        <w:t>The</w:t>
      </w:r>
      <w:r w:rsidRPr="00BA1179">
        <w:rPr>
          <w:b/>
          <w:bCs/>
        </w:rPr>
        <w:t xml:space="preserve"> perception layer (Layer 2)</w:t>
      </w:r>
      <w:r w:rsidRPr="00BA1179">
        <w:t xml:space="preserve"> fuses them into per-combination features with explicit confidence; </w:t>
      </w:r>
    </w:p>
    <w:p w14:paraId="50389ECE" w14:textId="77777777" w:rsidR="00951C2C" w:rsidRDefault="00951C2C" w:rsidP="00951C2C">
      <w:pPr>
        <w:pStyle w:val="ParText"/>
        <w:numPr>
          <w:ilvl w:val="0"/>
          <w:numId w:val="21"/>
        </w:numPr>
      </w:pPr>
      <w:r>
        <w:rPr>
          <w:b/>
          <w:bCs/>
        </w:rPr>
        <w:t>T</w:t>
      </w:r>
      <w:r w:rsidRPr="00BA1179">
        <w:rPr>
          <w:b/>
          <w:bCs/>
        </w:rPr>
        <w:t>he concept space (Layer 3)</w:t>
      </w:r>
      <w:r w:rsidRPr="00BA1179">
        <w:t xml:space="preserve"> that abstracts the features into the four-level concept hierarchy; </w:t>
      </w:r>
    </w:p>
    <w:p w14:paraId="48CD5EB7" w14:textId="77777777" w:rsidR="00951C2C" w:rsidRDefault="00951C2C" w:rsidP="00951C2C">
      <w:pPr>
        <w:pStyle w:val="ParText"/>
        <w:numPr>
          <w:ilvl w:val="0"/>
          <w:numId w:val="21"/>
        </w:numPr>
      </w:pPr>
      <w:r>
        <w:rPr>
          <w:b/>
          <w:bCs/>
        </w:rPr>
        <w:t>T</w:t>
      </w:r>
      <w:r w:rsidRPr="00BA1179">
        <w:rPr>
          <w:b/>
          <w:bCs/>
        </w:rPr>
        <w:t>he decision space (Layer 4)</w:t>
      </w:r>
      <w:r w:rsidRPr="00BA1179">
        <w:t xml:space="preserve"> includes rule generate, adaptation reshapes, and evaluation of interventions. </w:t>
      </w:r>
    </w:p>
    <w:p w14:paraId="06AD8183" w14:textId="264DD5B1" w:rsidR="0023256C" w:rsidRDefault="00000000" w:rsidP="0023256C">
      <w:pPr>
        <w:pStyle w:val="ParText"/>
        <w:numPr>
          <w:ilvl w:val="0"/>
          <w:numId w:val="21"/>
        </w:numPr>
      </w:pPr>
      <w:r w:rsidRPr="00951C2C">
        <w:rPr>
          <w:b/>
          <w:bCs/>
        </w:rPr>
        <w:t xml:space="preserve">The output of the local DSS ( </w:t>
      </w:r>
      <m:oMath>
        <m:sSubSup>
          <m:sSubSupPr>
            <m:ctrlPr>
              <w:rPr>
                <w:rFonts w:ascii="Cambria Math" w:hAnsi="Cambria Math"/>
                <w:b/>
                <w:bCs/>
                <w:i/>
              </w:rPr>
            </m:ctrlPr>
          </m:sSubSupPr>
          <m:e>
            <m:r>
              <m:rPr>
                <m:sty m:val="bi"/>
              </m:rPr>
              <w:rPr>
                <w:rFonts w:ascii="Cambria Math" w:hAnsi="Cambria Math"/>
              </w:rPr>
              <m:t>U</m:t>
            </m:r>
          </m:e>
          <m:sub>
            <m:r>
              <m:rPr>
                <m:sty m:val="bi"/>
              </m:rPr>
              <w:rPr>
                <w:rFonts w:ascii="Cambria Math" w:hAnsi="Cambria Math"/>
              </w:rPr>
              <m:t>DSS,k</m:t>
            </m:r>
          </m:sub>
          <m:sup>
            <m:r>
              <m:rPr>
                <m:sty m:val="bi"/>
              </m:rPr>
              <w:rPr>
                <w:rFonts w:ascii="Cambria Math" w:hAnsi="Cambria Math"/>
              </w:rPr>
              <m:t>i</m:t>
            </m:r>
          </m:sup>
        </m:sSubSup>
      </m:oMath>
      <w:r w:rsidRPr="00951C2C">
        <w:rPr>
          <w:b/>
          <w:bCs/>
        </w:rPr>
        <w:t>)</w:t>
      </w:r>
      <w:r w:rsidRPr="00BA1179">
        <w:t xml:space="preserve"> feeds the simulator core and </w:t>
      </w:r>
      <m:oMath>
        <m:sSub>
          <m:sSubPr>
            <m:ctrlPr>
              <w:rPr>
                <w:rFonts w:ascii="Cambria Math" w:hAnsi="Cambria Math"/>
                <w:i/>
              </w:rPr>
            </m:ctrlPr>
          </m:sSubPr>
          <m:e>
            <m:r>
              <w:rPr>
                <w:rFonts w:ascii="Cambria Math" w:hAnsi="Cambria Math"/>
              </w:rPr>
              <m:t>S</m:t>
            </m:r>
          </m:e>
          <m:sub>
            <m:r>
              <w:rPr>
                <w:rFonts w:ascii="Cambria Math" w:hAnsi="Cambria Math"/>
              </w:rPr>
              <m:t>k+1</m:t>
            </m:r>
          </m:sub>
        </m:sSub>
      </m:oMath>
      <w:r w:rsidRPr="00BA1179">
        <w:rPr>
          <w:rFonts w:eastAsiaTheme="minorEastAsia"/>
        </w:rPr>
        <w:t xml:space="preserve"> is obtained as described in </w:t>
      </w:r>
      <w:r w:rsidR="00951C2C">
        <w:rPr>
          <w:rFonts w:eastAsiaTheme="minorEastAsia"/>
        </w:rPr>
        <w:t>C</w:t>
      </w:r>
      <w:r w:rsidRPr="00951C2C">
        <w:rPr>
          <w:rFonts w:eastAsiaTheme="minorEastAsia"/>
        </w:rPr>
        <w:t>hapter</w:t>
      </w:r>
      <w:r w:rsidR="00951C2C">
        <w:rPr>
          <w:rFonts w:eastAsiaTheme="minorEastAsia"/>
        </w:rPr>
        <w:t xml:space="preserve"> </w:t>
      </w:r>
      <w:r w:rsidR="0023256C">
        <w:rPr>
          <w:rFonts w:eastAsiaTheme="minorEastAsia"/>
        </w:rPr>
        <w:fldChar w:fldCharType="begin"/>
      </w:r>
      <w:r w:rsidR="0023256C">
        <w:rPr>
          <w:rFonts w:eastAsiaTheme="minorEastAsia"/>
        </w:rPr>
        <w:instrText xml:space="preserve"> REF _Ref235286564 \r \h </w:instrText>
      </w:r>
      <w:r w:rsidR="0023256C">
        <w:rPr>
          <w:rFonts w:eastAsiaTheme="minorEastAsia"/>
        </w:rPr>
      </w:r>
      <w:r w:rsidR="0023256C">
        <w:rPr>
          <w:rFonts w:eastAsiaTheme="minorEastAsia"/>
        </w:rPr>
        <w:fldChar w:fldCharType="separate"/>
      </w:r>
      <w:r w:rsidR="008B09EB">
        <w:rPr>
          <w:rFonts w:eastAsiaTheme="minorEastAsia"/>
        </w:rPr>
        <w:t>3</w:t>
      </w:r>
      <w:r w:rsidR="0023256C">
        <w:rPr>
          <w:rFonts w:eastAsiaTheme="minorEastAsia"/>
        </w:rPr>
        <w:fldChar w:fldCharType="end"/>
      </w:r>
      <w:r w:rsidRPr="00951C2C">
        <w:rPr>
          <w:rFonts w:eastAsiaTheme="minorEastAsia"/>
        </w:rPr>
        <w:t xml:space="preserve">. </w:t>
      </w:r>
    </w:p>
    <w:p w14:paraId="012F68FB" w14:textId="13D930FF" w:rsidR="000E1725" w:rsidRPr="00BA1179" w:rsidRDefault="00000000">
      <w:pPr>
        <w:pStyle w:val="ParText"/>
      </w:pPr>
      <w:r w:rsidRPr="00BA1179">
        <w:t>In operation, N agents execute this loop concurrently, each restricted to the cells of its own region, while the Global DSS coordinates them by normalizing priorities, allocating the shared resource pool, and enacting cross-region decisions where necessary. The environment band on the right is common to all agents; each agent sees only its own regional projection of it. The cost evaluation of Layer 4 monitors the environment continuously during assessment, so a candidate is always judged against the current situation rather than the one in which it was generated.</w:t>
      </w:r>
    </w:p>
    <w:p w14:paraId="208A2BB7" w14:textId="1AC2B920" w:rsidR="000E1725" w:rsidRPr="00BA1179" w:rsidRDefault="00000000" w:rsidP="00461B14">
      <w:pPr>
        <w:pStyle w:val="Heading2"/>
      </w:pPr>
      <w:bookmarkStart w:id="237" w:name="_Toc236342168"/>
      <w:r w:rsidRPr="00BA1179">
        <w:t>Layer 1: Input Space</w:t>
      </w:r>
      <w:bookmarkEnd w:id="237"/>
    </w:p>
    <w:p w14:paraId="20FC8C60" w14:textId="7386201F" w:rsidR="000E1725" w:rsidRPr="00BA1179" w:rsidRDefault="00000000">
      <w:pPr>
        <w:pStyle w:val="ParText"/>
      </w:pPr>
      <w:r w:rsidRPr="00BA1179">
        <w:t xml:space="preserve">The input space of the DSS is the heterogeneous collection of spatio-temporal measurements shown at the top of </w:t>
      </w:r>
      <w:r w:rsidRPr="00BA1179">
        <w:fldChar w:fldCharType="begin"/>
      </w:r>
      <w:r w:rsidRPr="00BA1179">
        <w:instrText xml:space="preserve"> REF _Ref234436472 \h </w:instrText>
      </w:r>
      <w:r w:rsidRPr="00BA1179">
        <w:fldChar w:fldCharType="separate"/>
      </w:r>
      <w:r w:rsidR="008B09EB" w:rsidRPr="00BA1179">
        <w:t xml:space="preserve">Figure </w:t>
      </w:r>
      <w:r w:rsidR="008B09EB">
        <w:rPr>
          <w:noProof/>
        </w:rPr>
        <w:t>4</w:t>
      </w:r>
      <w:r w:rsidR="008B09EB">
        <w:t>.</w:t>
      </w:r>
      <w:r w:rsidR="008B09EB">
        <w:rPr>
          <w:noProof/>
        </w:rPr>
        <w:t>1</w:t>
      </w:r>
      <w:r w:rsidRPr="00BA1179">
        <w:fldChar w:fldCharType="end"/>
      </w:r>
      <w:r w:rsidRPr="00BA1179">
        <w:t xml:space="preserve">: Meteorological stations and forecasts, satellite, aerial, and ground imagery, ignition detections, terrain, fuel, road, and value-at-risk layers, and the resource and field reports of the response organization. </w:t>
      </w:r>
      <w:r w:rsidRPr="00BA1179">
        <w:lastRenderedPageBreak/>
        <w:t xml:space="preserve">These sources coincide with the external data layers formalized in Chapter 3 and are therefore not restated here; the single property that matters for the decision layer is that none of them observes the fire state directly, so </w:t>
      </w:r>
      <w:r w:rsidRPr="00BA1179">
        <w:rPr>
          <w:b/>
          <w:bCs/>
        </w:rPr>
        <w:t>everything the DSS consumes is a partial, differently refreshed projection of a hidden situation.</w:t>
      </w:r>
    </w:p>
    <w:p w14:paraId="5D1C4958" w14:textId="243BADE0" w:rsidR="000E1725" w:rsidRPr="00BA1179" w:rsidRDefault="00000000" w:rsidP="00461B14">
      <w:pPr>
        <w:pStyle w:val="Heading2"/>
      </w:pPr>
      <w:bookmarkStart w:id="238" w:name="_Toc236342169"/>
      <w:r w:rsidRPr="00BA1179">
        <w:t>Layer 2: Observation, Features, and Confidence</w:t>
      </w:r>
      <w:bookmarkEnd w:id="238"/>
    </w:p>
    <w:p w14:paraId="4B33A651" w14:textId="3F0B0D09" w:rsidR="000E1725" w:rsidRPr="00BA1179" w:rsidRDefault="00000000">
      <w:pPr>
        <w:pStyle w:val="ParText"/>
      </w:pPr>
      <w:r w:rsidRPr="00BA1179">
        <w:t xml:space="preserve">The perception layer turns the raw input space into the quantities on which reasoning operates. Any </w:t>
      </w:r>
      <w:r w:rsidR="00B41EEE">
        <w:t xml:space="preserve">Local DSS agent </w:t>
      </w:r>
      <m:oMath>
        <m:r>
          <w:rPr>
            <w:rFonts w:ascii="Cambria Math" w:hAnsi="Cambria Math"/>
          </w:rPr>
          <m:t>i</m:t>
        </m:r>
      </m:oMath>
      <w:r w:rsidRPr="00BA1179">
        <w:t xml:space="preserve"> receives at step </w:t>
      </w:r>
      <m:oMath>
        <m:r>
          <w:rPr>
            <w:rFonts w:ascii="Cambria Math" w:hAnsi="Cambria Math"/>
          </w:rPr>
          <m:t>k</m:t>
        </m:r>
      </m:oMath>
      <w:r w:rsidRPr="00BA1179">
        <w:t xml:space="preserve"> the region-restricted observation defined in </w:t>
      </w:r>
      <w:r w:rsidRPr="00BA1179">
        <w:fldChar w:fldCharType="begin"/>
      </w:r>
      <w:r w:rsidRPr="00BA1179">
        <w:instrText xml:space="preserve"> REF _RefEqB4201 \h </w:instrText>
      </w:r>
      <w:r w:rsidRPr="00BA1179">
        <w:fldChar w:fldCharType="separate"/>
      </w:r>
      <w:r w:rsidR="008B09EB" w:rsidRPr="00BA1179">
        <w:t xml:space="preserve">( </w:t>
      </w:r>
      <w:r w:rsidR="008B09EB">
        <w:rPr>
          <w:noProof/>
        </w:rPr>
        <w:t>37</w:t>
      </w:r>
      <w:r w:rsidR="008B09EB" w:rsidRPr="00BA1179">
        <w:t xml:space="preserve"> )</w:t>
      </w:r>
      <w:r w:rsidRPr="00BA1179">
        <w:fldChar w:fldCharType="end"/>
      </w:r>
      <w:r w:rsidR="0042437E">
        <w:t>.</w:t>
      </w:r>
      <w:r w:rsidRPr="00BA1179">
        <w:t xml:space="preserve"> The region-specific observation function projects the authoritative state onto the cells of region </w:t>
      </w:r>
      <m:oMath>
        <m:r>
          <w:rPr>
            <w:rFonts w:ascii="Cambria Math" w:hAnsi="Cambria Math"/>
          </w:rPr>
          <m:t>i</m:t>
        </m:r>
      </m:oMath>
      <w:r w:rsidRPr="00BA1179">
        <w:t xml:space="preserve"> and injects the epistemic uncertainty at this stage.</w:t>
      </w:r>
    </w:p>
    <w:p w14:paraId="1A7F39C0" w14:textId="1F4F3188" w:rsidR="000E1725" w:rsidRPr="00BA1179" w:rsidRDefault="00000000">
      <w:pPr>
        <w:pStyle w:val="ParText"/>
      </w:pPr>
      <w:r w:rsidRPr="00BA1179">
        <w:t xml:space="preserve">The term epistemic denotes that this uncertainty stems from missing knowledge rather than from randomness. A camera may be occluded by smoke, a satellite product may arrive only at revisit intervals of several hours, a road sensor may be offline, and a field report may be delayed or absent; the state is under-observed, not merely noisy. No probability distribution over the error is assumed anywhere in the pipeline, </w:t>
      </w:r>
      <w:r w:rsidR="00882033">
        <w:t xml:space="preserve">so the treatment that follows is </w:t>
      </w:r>
      <w:r w:rsidRPr="00BA1179">
        <w:t>a bounded, confidence-driven one rather than a probabilistic one.</w:t>
      </w:r>
    </w:p>
    <w:tbl>
      <w:tblPr>
        <w:tblW w:w="5000" w:type="pct"/>
        <w:tblLook w:val="04A0" w:firstRow="1" w:lastRow="0" w:firstColumn="1" w:lastColumn="0" w:noHBand="0" w:noVBand="1"/>
      </w:tblPr>
      <w:tblGrid>
        <w:gridCol w:w="7081"/>
        <w:gridCol w:w="966"/>
      </w:tblGrid>
      <w:tr w:rsidR="000018F4" w:rsidRPr="00BA1179" w14:paraId="23CE6A36" w14:textId="77777777">
        <w:tc>
          <w:tcPr>
            <w:tcW w:w="4400" w:type="pct"/>
            <w:vAlign w:val="center"/>
          </w:tcPr>
          <w:p w14:paraId="17805B3A" w14:textId="77777777" w:rsidR="000E1725" w:rsidRPr="00BA1179" w:rsidRDefault="00000000" w:rsidP="00B12336">
            <w:pPr>
              <w:pStyle w:val="ParEq"/>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i</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G</m:t>
                    </m:r>
                  </m:e>
                  <m:sup>
                    <m:r>
                      <w:rPr>
                        <w:rFonts w:ascii="Cambria Math" w:hAnsi="Cambria Math"/>
                      </w:rPr>
                      <m:t>i</m:t>
                    </m:r>
                  </m:sup>
                </m:sSup>
              </m:oMath>
            </m:oMathPara>
          </w:p>
        </w:tc>
        <w:tc>
          <w:tcPr>
            <w:tcW w:w="600" w:type="pct"/>
            <w:vAlign w:val="center"/>
          </w:tcPr>
          <w:p w14:paraId="1BD3B4DE" w14:textId="1A17BD26" w:rsidR="000E1725" w:rsidRPr="00BA1179" w:rsidRDefault="00000000" w:rsidP="00B12336">
            <w:pPr>
              <w:pStyle w:val="ParEq"/>
            </w:pPr>
            <w:bookmarkStart w:id="239" w:name="_RefEqB4201"/>
            <w:r w:rsidRPr="00BA1179">
              <w:t xml:space="preserve">( </w:t>
            </w:r>
            <w:r w:rsidRPr="00BA1179">
              <w:fldChar w:fldCharType="begin"/>
            </w:r>
            <w:r w:rsidRPr="00BA1179">
              <w:instrText xml:space="preserve"> SEQ ( \* ARABIC </w:instrText>
            </w:r>
            <w:r w:rsidRPr="00BA1179">
              <w:fldChar w:fldCharType="separate"/>
            </w:r>
            <w:r w:rsidR="008B09EB">
              <w:rPr>
                <w:noProof/>
              </w:rPr>
              <w:t>37</w:t>
            </w:r>
            <w:r w:rsidRPr="00BA1179">
              <w:fldChar w:fldCharType="end"/>
            </w:r>
            <w:r w:rsidRPr="00BA1179">
              <w:t xml:space="preserve"> )</w:t>
            </w:r>
            <w:bookmarkEnd w:id="239"/>
          </w:p>
        </w:tc>
      </w:tr>
    </w:tbl>
    <w:p w14:paraId="01DEED2F" w14:textId="08D36DC0" w:rsidR="000E1725" w:rsidRPr="00BA1179" w:rsidRDefault="00000000">
      <w:pPr>
        <w:pStyle w:val="ParText"/>
      </w:pPr>
      <w:r w:rsidRPr="00BA1179">
        <w:t xml:space="preserve">Every observed cell carries an observation confidence composed from four </w:t>
      </w:r>
      <w:r w:rsidR="00DF38AD">
        <w:t>factor</w:t>
      </w:r>
      <w:r w:rsidRPr="00BA1179">
        <w:t xml:space="preserve"> properties: </w:t>
      </w:r>
      <w:r w:rsidRPr="00BA1179">
        <w:rPr>
          <w:b/>
          <w:bCs/>
        </w:rPr>
        <w:t>Observability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obs</m:t>
            </m:r>
          </m:sub>
        </m:sSub>
      </m:oMath>
      <w:r w:rsidRPr="00BA1179">
        <w:rPr>
          <w:b/>
          <w:bCs/>
        </w:rPr>
        <w:t>), coverage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cov</m:t>
            </m:r>
          </m:sub>
        </m:sSub>
      </m:oMath>
      <w:r w:rsidRPr="00BA1179">
        <w:rPr>
          <w:b/>
          <w:bCs/>
        </w:rPr>
        <w:t>), freshness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fre</m:t>
            </m:r>
          </m:sub>
        </m:sSub>
      </m:oMath>
      <w:r w:rsidRPr="00BA1179">
        <w:rPr>
          <w:b/>
          <w:bCs/>
        </w:rPr>
        <w:t>), and reliability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rel</m:t>
            </m:r>
          </m:sub>
        </m:sSub>
      </m:oMath>
      <w:r w:rsidRPr="00BA1179">
        <w:rPr>
          <w:b/>
          <w:bCs/>
        </w:rPr>
        <w:t xml:space="preserve">) </w:t>
      </w:r>
      <w:r w:rsidRPr="00BA1179">
        <w:t xml:space="preserve">as summarized in </w:t>
      </w:r>
      <w:r w:rsidRPr="00BA1179">
        <w:fldChar w:fldCharType="begin"/>
      </w:r>
      <w:r w:rsidRPr="00BA1179">
        <w:instrText xml:space="preserve"> REF _Ref234666636 \h </w:instrText>
      </w:r>
      <w:r w:rsidRPr="00BA1179">
        <w:fldChar w:fldCharType="separate"/>
      </w:r>
      <w:r w:rsidR="008B09EB" w:rsidRPr="00BA1179">
        <w:t xml:space="preserve">Table </w:t>
      </w:r>
      <w:r w:rsidR="008B09EB">
        <w:rPr>
          <w:noProof/>
        </w:rPr>
        <w:t>4</w:t>
      </w:r>
      <w:r w:rsidR="008B09EB">
        <w:t>.</w:t>
      </w:r>
      <w:r w:rsidR="008B09EB">
        <w:rPr>
          <w:noProof/>
        </w:rPr>
        <w:t>1</w:t>
      </w:r>
      <w:r w:rsidRPr="00BA1179">
        <w:fldChar w:fldCharType="end"/>
      </w:r>
      <w:r w:rsidRPr="00BA1179">
        <w:t xml:space="preserve">. </w:t>
      </w:r>
    </w:p>
    <w:p w14:paraId="6BFF6E12" w14:textId="200A57AC" w:rsidR="000E1725" w:rsidRPr="00BA1179" w:rsidRDefault="00000000">
      <w:pPr>
        <w:pStyle w:val="Caption"/>
        <w:keepNext/>
      </w:pPr>
      <w:bookmarkStart w:id="240" w:name="_Ref234666636"/>
      <w:bookmarkStart w:id="241" w:name="_RefTblConf"/>
      <w:bookmarkStart w:id="242" w:name="_Toc236342212"/>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240"/>
      <w:r w:rsidRPr="00BA1179">
        <w:t xml:space="preserve"> Confidence </w:t>
      </w:r>
      <w:r w:rsidR="00DF38AD">
        <w:t>factors</w:t>
      </w:r>
      <w:r w:rsidRPr="00BA1179">
        <w:t>: definition, range, and determination</w:t>
      </w:r>
      <w:bookmarkEnd w:id="241"/>
      <w:bookmarkEnd w:id="242"/>
    </w:p>
    <w:tbl>
      <w:tblPr>
        <w:tblStyle w:val="GridTable1Light1"/>
        <w:tblW w:w="5000" w:type="pct"/>
        <w:tblLook w:val="04A0" w:firstRow="1" w:lastRow="0" w:firstColumn="1" w:lastColumn="0" w:noHBand="0" w:noVBand="1"/>
      </w:tblPr>
      <w:tblGrid>
        <w:gridCol w:w="989"/>
        <w:gridCol w:w="7048"/>
      </w:tblGrid>
      <w:tr w:rsidR="00AC1905" w:rsidRPr="00BA1179" w14:paraId="2A33C923" w14:textId="77777777" w:rsidTr="0023256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15" w:type="pct"/>
          </w:tcPr>
          <w:p w14:paraId="412EA96A" w14:textId="77777777" w:rsidR="000E1725" w:rsidRPr="00BA1179" w:rsidRDefault="00000000">
            <w:r w:rsidRPr="00BA1179">
              <w:t>Term</w:t>
            </w:r>
          </w:p>
        </w:tc>
        <w:tc>
          <w:tcPr>
            <w:tcW w:w="4385" w:type="pct"/>
          </w:tcPr>
          <w:p w14:paraId="72470911" w14:textId="77777777" w:rsidR="000E1725" w:rsidRPr="00BA1179" w:rsidRDefault="00000000">
            <w:pPr>
              <w:cnfStyle w:val="100000000000" w:firstRow="1" w:lastRow="0" w:firstColumn="0" w:lastColumn="0" w:oddVBand="0" w:evenVBand="0" w:oddHBand="0" w:evenHBand="0" w:firstRowFirstColumn="0" w:firstRowLastColumn="0" w:lastRowFirstColumn="0" w:lastRowLastColumn="0"/>
            </w:pPr>
            <w:r w:rsidRPr="00BA1179">
              <w:t>Determination</w:t>
            </w:r>
          </w:p>
        </w:tc>
      </w:tr>
      <w:tr w:rsidR="00AC1905" w:rsidRPr="00BA1179" w14:paraId="0CB00B95"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1FB81637" w14:textId="6C4D4877"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obs</m:t>
                    </m:r>
                  </m:sub>
                </m:sSub>
              </m:oMath>
            </m:oMathPara>
          </w:p>
        </w:tc>
        <w:tc>
          <w:tcPr>
            <w:tcW w:w="4385" w:type="pct"/>
          </w:tcPr>
          <w:p w14:paraId="47330E15" w14:textId="45F31E8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Degree to which the underlying quantity is sensible at the cell; set from the sensor model of the channel (occlusion, LoS, product availability).</w:t>
            </w:r>
          </w:p>
        </w:tc>
      </w:tr>
      <w:tr w:rsidR="00AC1905" w:rsidRPr="00BA1179" w14:paraId="14CA10F6"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58B8FF56" w14:textId="3D4757AE"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cov</m:t>
                    </m:r>
                  </m:sub>
                </m:sSub>
              </m:oMath>
            </m:oMathPara>
          </w:p>
        </w:tc>
        <w:tc>
          <w:tcPr>
            <w:tcW w:w="4385" w:type="pct"/>
          </w:tcPr>
          <w:p w14:paraId="44F20C2E" w14:textId="0D4561FA"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Computed per cell from the covering footprints of satellite, aerial, and in-situ assets and averaged over the region.</w:t>
            </w:r>
          </w:p>
        </w:tc>
      </w:tr>
      <w:tr w:rsidR="00AC1905" w:rsidRPr="00BA1179" w14:paraId="69B70794"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6F97573" w14:textId="6DB83F8C"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fre</m:t>
                    </m:r>
                  </m:sub>
                </m:sSub>
              </m:oMath>
            </m:oMathPara>
          </w:p>
        </w:tc>
        <w:tc>
          <w:tcPr>
            <w:tcW w:w="4385" w:type="pct"/>
          </w:tcPr>
          <w:p w14:paraId="7AECCE66" w14:textId="73F9856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Decays exponentially with the age of the most recent report, with a half-life of 90 minutes; one for a report from the current step, decaying toward zero as the report ages.</w:t>
            </w:r>
          </w:p>
        </w:tc>
      </w:tr>
      <w:tr w:rsidR="00AC1905" w:rsidRPr="00BA1179" w14:paraId="2A6AD92F"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DAAA197" w14:textId="3C8FD7D8"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rel</m:t>
                    </m:r>
                  </m:sub>
                </m:sSub>
              </m:oMath>
            </m:oMathPara>
          </w:p>
        </w:tc>
        <w:tc>
          <w:tcPr>
            <w:tcW w:w="4385" w:type="pct"/>
          </w:tcPr>
          <w:p w14:paraId="2EA5D1B5" w14:textId="29FCA0EE"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Trust assigned to the reporting channel from its characterization; calibrated sensors near one, unproven public reports substantially lower.</w:t>
            </w:r>
          </w:p>
        </w:tc>
      </w:tr>
    </w:tbl>
    <w:p w14:paraId="6063FDBC" w14:textId="77777777" w:rsidR="0023256C" w:rsidRDefault="0023256C" w:rsidP="00B65ADE">
      <w:pPr>
        <w:pStyle w:val="ParText"/>
      </w:pPr>
    </w:p>
    <w:p w14:paraId="7BF63F95" w14:textId="5C160256" w:rsidR="000E1725" w:rsidRPr="00BA1179" w:rsidRDefault="00000000" w:rsidP="00B65ADE">
      <w:pPr>
        <w:pStyle w:val="ParText"/>
      </w:pPr>
      <w:r w:rsidRPr="00BA1179">
        <w:t xml:space="preserve">The composition is conservative; the confidence equals the weakest </w:t>
      </w:r>
      <w:r w:rsidR="00DF38AD">
        <w:t>factor</w:t>
      </w:r>
      <w:r w:rsidRPr="00BA1179">
        <w:t xml:space="preserve"> rather than an average, as stated in </w:t>
      </w:r>
      <w:r w:rsidRPr="00BA1179">
        <w:fldChar w:fldCharType="begin"/>
      </w:r>
      <w:r w:rsidRPr="00BA1179">
        <w:instrText xml:space="preserve"> REF _RefEqB4202 \h </w:instrText>
      </w:r>
      <w:r w:rsidRPr="00BA1179">
        <w:fldChar w:fldCharType="separate"/>
      </w:r>
      <w:r w:rsidR="008B09EB" w:rsidRPr="00BA1179">
        <w:t xml:space="preserve">( </w:t>
      </w:r>
      <w:r w:rsidR="008B09EB">
        <w:rPr>
          <w:noProof/>
        </w:rPr>
        <w:t>38</w:t>
      </w:r>
      <w:r w:rsidR="008B09EB" w:rsidRPr="00BA1179">
        <w:t xml:space="preserve"> )</w:t>
      </w:r>
      <w:r w:rsidRPr="00BA1179">
        <w:fldChar w:fldCharType="end"/>
      </w:r>
      <w:r w:rsidRPr="00BA1179">
        <w:t xml:space="preserve">. Satellite products realize wide coverage with coarse freshness, aerial platforms high freshness over narrow footprints, in-situ sensors high reliability at fixed points, and field reports contextual observability with variable reliability. </w:t>
      </w:r>
    </w:p>
    <w:tbl>
      <w:tblPr>
        <w:tblW w:w="5000" w:type="pct"/>
        <w:tblLook w:val="04A0" w:firstRow="1" w:lastRow="0" w:firstColumn="1" w:lastColumn="0" w:noHBand="0" w:noVBand="1"/>
      </w:tblPr>
      <w:tblGrid>
        <w:gridCol w:w="7081"/>
        <w:gridCol w:w="966"/>
      </w:tblGrid>
      <w:tr w:rsidR="00B65ADE" w:rsidRPr="00BA1179" w14:paraId="54863854" w14:textId="77777777" w:rsidTr="006F13A1">
        <w:tc>
          <w:tcPr>
            <w:tcW w:w="4400" w:type="pct"/>
            <w:vAlign w:val="center"/>
          </w:tcPr>
          <w:p w14:paraId="39B30139"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w:rPr>
                    <w:rFonts w:ascii="Cambria Math" w:hAnsi="Cambria Math"/>
                  </w:rPr>
                  <m:t>}</m:t>
                </m:r>
              </m:oMath>
            </m:oMathPara>
          </w:p>
        </w:tc>
        <w:tc>
          <w:tcPr>
            <w:tcW w:w="600" w:type="pct"/>
            <w:vAlign w:val="center"/>
          </w:tcPr>
          <w:p w14:paraId="2342CB83" w14:textId="2B305449" w:rsidR="000E1725" w:rsidRPr="00BA1179" w:rsidRDefault="00000000" w:rsidP="006F13A1">
            <w:pPr>
              <w:jc w:val="right"/>
            </w:pPr>
            <w:bookmarkStart w:id="243" w:name="_RefEqB4202"/>
            <w:r w:rsidRPr="00BA1179">
              <w:t xml:space="preserve">( </w:t>
            </w:r>
            <w:r w:rsidRPr="00BA1179">
              <w:fldChar w:fldCharType="begin"/>
            </w:r>
            <w:r w:rsidRPr="00BA1179">
              <w:instrText xml:space="preserve"> SEQ ( \* ARABIC </w:instrText>
            </w:r>
            <w:r w:rsidRPr="00BA1179">
              <w:fldChar w:fldCharType="separate"/>
            </w:r>
            <w:r w:rsidR="008B09EB">
              <w:rPr>
                <w:noProof/>
              </w:rPr>
              <w:t>38</w:t>
            </w:r>
            <w:r w:rsidRPr="00BA1179">
              <w:fldChar w:fldCharType="end"/>
            </w:r>
            <w:r w:rsidRPr="00BA1179">
              <w:t xml:space="preserve"> )</w:t>
            </w:r>
            <w:bookmarkEnd w:id="243"/>
          </w:p>
        </w:tc>
      </w:tr>
    </w:tbl>
    <w:p w14:paraId="2B4460DE" w14:textId="16D31671" w:rsidR="000E1725" w:rsidRPr="00BA1179" w:rsidRDefault="00000000">
      <w:pPr>
        <w:pStyle w:val="ParText"/>
      </w:pPr>
      <w:r w:rsidRPr="00BA1179">
        <w:t xml:space="preserve">Confidence bounds the disturbance instead of describing it statistically. The observation error magnitude is limited by the complement of the confidence, as expressed in </w:t>
      </w:r>
      <w:r w:rsidRPr="00BA1179">
        <w:fldChar w:fldCharType="begin"/>
      </w:r>
      <w:r w:rsidRPr="00BA1179">
        <w:instrText xml:space="preserve"> REF _RefEqB4203 \h </w:instrText>
      </w:r>
      <w:r w:rsidRPr="00BA1179">
        <w:fldChar w:fldCharType="separate"/>
      </w:r>
      <w:r w:rsidR="008B09EB" w:rsidRPr="00BA1179">
        <w:t xml:space="preserve">( </w:t>
      </w:r>
      <w:r w:rsidR="008B09EB">
        <w:rPr>
          <w:noProof/>
        </w:rPr>
        <w:t>39</w:t>
      </w:r>
      <w:r w:rsidR="008B09EB" w:rsidRPr="00BA1179">
        <w:t xml:space="preserve"> )</w:t>
      </w:r>
      <w:r w:rsidRPr="00BA1179">
        <w:fldChar w:fldCharType="end"/>
      </w:r>
      <w:r w:rsidRPr="00BA1179">
        <w:t>; a fully confident observation is exact, a vanishing confidence admits the worst-case disturbance, and intermediate values degrade gracefully between these poles. Missing observations are bridged by the persistence prior of the concept layer rather than by imputation.</w:t>
      </w:r>
    </w:p>
    <w:tbl>
      <w:tblPr>
        <w:tblW w:w="5000" w:type="pct"/>
        <w:tblLook w:val="04A0" w:firstRow="1" w:lastRow="0" w:firstColumn="1" w:lastColumn="0" w:noHBand="0" w:noVBand="1"/>
      </w:tblPr>
      <w:tblGrid>
        <w:gridCol w:w="7081"/>
        <w:gridCol w:w="966"/>
      </w:tblGrid>
      <w:tr w:rsidR="000018F4" w:rsidRPr="00BA1179" w14:paraId="0BC9ACCA" w14:textId="77777777">
        <w:tc>
          <w:tcPr>
            <w:tcW w:w="4400" w:type="pct"/>
            <w:vAlign w:val="center"/>
          </w:tcPr>
          <w:p w14:paraId="7944E682" w14:textId="77777777" w:rsidR="000E1725" w:rsidRPr="00BA1179" w:rsidRDefault="00000000">
            <w:pPr>
              <w:jc w:val="center"/>
            </w:pPr>
            <m:oMathPara>
              <m:oMath>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max</m:t>
                    </m:r>
                  </m:sub>
                </m:sSub>
              </m:oMath>
            </m:oMathPara>
          </w:p>
        </w:tc>
        <w:tc>
          <w:tcPr>
            <w:tcW w:w="600" w:type="pct"/>
            <w:vAlign w:val="center"/>
          </w:tcPr>
          <w:p w14:paraId="3283F7E4" w14:textId="33FE902C" w:rsidR="000E1725" w:rsidRPr="00BA1179" w:rsidRDefault="00000000">
            <w:pPr>
              <w:jc w:val="right"/>
            </w:pPr>
            <w:bookmarkStart w:id="244" w:name="_RefEqB4203"/>
            <w:r w:rsidRPr="00BA1179">
              <w:t xml:space="preserve">( </w:t>
            </w:r>
            <w:r w:rsidRPr="00BA1179">
              <w:fldChar w:fldCharType="begin"/>
            </w:r>
            <w:r w:rsidRPr="00BA1179">
              <w:instrText xml:space="preserve"> SEQ ( \* ARABIC </w:instrText>
            </w:r>
            <w:r w:rsidRPr="00BA1179">
              <w:fldChar w:fldCharType="separate"/>
            </w:r>
            <w:r w:rsidR="008B09EB">
              <w:rPr>
                <w:noProof/>
              </w:rPr>
              <w:t>39</w:t>
            </w:r>
            <w:r w:rsidRPr="00BA1179">
              <w:fldChar w:fldCharType="end"/>
            </w:r>
            <w:r w:rsidRPr="00BA1179">
              <w:t xml:space="preserve"> )</w:t>
            </w:r>
            <w:bookmarkEnd w:id="244"/>
          </w:p>
        </w:tc>
      </w:tr>
    </w:tbl>
    <w:p w14:paraId="52F67562" w14:textId="5D5C29B8" w:rsidR="000E1725" w:rsidRPr="00BA1179" w:rsidRDefault="00000000">
      <w:pPr>
        <w:pStyle w:val="ParText"/>
      </w:pPr>
      <w:r w:rsidRPr="00BA1179">
        <w:t xml:space="preserve">From the regional observation, the agent computes the ten features of the input space through bounded extraction maps, as in </w:t>
      </w:r>
      <w:r w:rsidRPr="00BA1179">
        <w:fldChar w:fldCharType="begin"/>
      </w:r>
      <w:r w:rsidRPr="00BA1179">
        <w:instrText xml:space="preserve"> REF _RefEqB4204 \h </w:instrText>
      </w:r>
      <w:r w:rsidRPr="00BA1179">
        <w:fldChar w:fldCharType="separate"/>
      </w:r>
      <w:r w:rsidR="008B09EB" w:rsidRPr="00BA1179">
        <w:t xml:space="preserve">( </w:t>
      </w:r>
      <w:r w:rsidR="008B09EB">
        <w:rPr>
          <w:noProof/>
        </w:rPr>
        <w:t>40</w:t>
      </w:r>
      <w:r w:rsidR="008B09EB" w:rsidRPr="00BA1179">
        <w:t xml:space="preserve"> )</w:t>
      </w:r>
      <w:r w:rsidRPr="00BA1179">
        <w:fldChar w:fldCharType="end"/>
      </w:r>
      <w:r w:rsidRPr="00BA1179">
        <w:t>. Each feature inherits a feature-level confidence from the observation fields its extraction map consumes, so the pair of feature value and feature confidence is the complete interface between perception and reasoning.</w:t>
      </w:r>
    </w:p>
    <w:tbl>
      <w:tblPr>
        <w:tblW w:w="5000" w:type="pct"/>
        <w:tblLook w:val="04A0" w:firstRow="1" w:lastRow="0" w:firstColumn="1" w:lastColumn="0" w:noHBand="0" w:noVBand="1"/>
      </w:tblPr>
      <w:tblGrid>
        <w:gridCol w:w="7081"/>
        <w:gridCol w:w="966"/>
      </w:tblGrid>
      <w:tr w:rsidR="00EF1662" w:rsidRPr="00BA1179" w14:paraId="533E5860" w14:textId="77777777" w:rsidTr="006F13A1">
        <w:tc>
          <w:tcPr>
            <w:tcW w:w="4400" w:type="pct"/>
            <w:vAlign w:val="center"/>
          </w:tcPr>
          <w:p w14:paraId="5236673F"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w:rPr>
                    <w:rFonts w:ascii="Cambria Math" w:hAnsi="Cambria Math"/>
                  </w:rPr>
                  <m:t>∈[0,1], f=1,…,</m:t>
                </m:r>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600" w:type="pct"/>
            <w:vAlign w:val="center"/>
          </w:tcPr>
          <w:p w14:paraId="0C23C4B7" w14:textId="01C0743B" w:rsidR="000E1725" w:rsidRPr="00BA1179" w:rsidRDefault="00000000" w:rsidP="006F13A1">
            <w:pPr>
              <w:jc w:val="right"/>
            </w:pPr>
            <w:bookmarkStart w:id="245" w:name="_RefEqB4204"/>
            <w:r w:rsidRPr="00BA1179">
              <w:t xml:space="preserve">( </w:t>
            </w:r>
            <w:r w:rsidRPr="00BA1179">
              <w:fldChar w:fldCharType="begin"/>
            </w:r>
            <w:r w:rsidRPr="00BA1179">
              <w:instrText xml:space="preserve"> SEQ ( \* ARABIC </w:instrText>
            </w:r>
            <w:r w:rsidRPr="00BA1179">
              <w:fldChar w:fldCharType="separate"/>
            </w:r>
            <w:r w:rsidR="008B09EB">
              <w:rPr>
                <w:noProof/>
              </w:rPr>
              <w:t>40</w:t>
            </w:r>
            <w:r w:rsidRPr="00BA1179">
              <w:fldChar w:fldCharType="end"/>
            </w:r>
            <w:r w:rsidRPr="00BA1179">
              <w:t xml:space="preserve"> )</w:t>
            </w:r>
            <w:bookmarkEnd w:id="245"/>
          </w:p>
        </w:tc>
      </w:tr>
    </w:tbl>
    <w:p w14:paraId="0D05C8F1" w14:textId="51EEE518" w:rsidR="000E1725" w:rsidRPr="00BA1179" w:rsidRDefault="00000000">
      <w:pPr>
        <w:pStyle w:val="ParText"/>
      </w:pPr>
      <w:r w:rsidRPr="00BA1179">
        <w:lastRenderedPageBreak/>
        <w:t xml:space="preserve">The ten features are listed in </w:t>
      </w:r>
      <w:r w:rsidRPr="00BA1179">
        <w:fldChar w:fldCharType="begin"/>
      </w:r>
      <w:r w:rsidRPr="00BA1179">
        <w:instrText xml:space="preserve"> REF _RefTblF \h </w:instrText>
      </w:r>
      <w:r w:rsidRPr="00BA1179">
        <w:fldChar w:fldCharType="separate"/>
      </w:r>
      <w:r w:rsidR="008B09EB" w:rsidRPr="00BA1179">
        <w:t xml:space="preserve">Table </w:t>
      </w:r>
      <w:r w:rsidR="008B09EB">
        <w:rPr>
          <w:noProof/>
        </w:rPr>
        <w:t>2</w:t>
      </w:r>
      <w:r w:rsidR="008B09EB">
        <w:t>.</w:t>
      </w:r>
      <w:r w:rsidR="008B09EB">
        <w:rPr>
          <w:noProof/>
        </w:rPr>
        <w:t>1</w:t>
      </w:r>
      <w:r w:rsidRPr="00BA1179">
        <w:fldChar w:fldCharType="end"/>
      </w:r>
      <w:r w:rsidRPr="00BA1179">
        <w:t xml:space="preserve">: Fire intensity, spread potential, weather severity, ignition proximity, fuel load, asset exposure, resource accessibility, access and road status, suppression availability, and temporal urgency. Each feature carries established wildfire-science grounding rather than convenience, as documented source by source in the background chapter; by construction the ten features span the threat, exposure, feasibility, and timing dimensions of the operational questions, so no question lacks a supporting feature; and none duplicates information carried by the others, since each is admitted only under the observability, boundedness, operational meaning, and non-redundancy conditions. </w:t>
      </w:r>
      <w:r w:rsidRPr="00BA1179">
        <w:rPr>
          <w:b/>
          <w:bCs/>
        </w:rPr>
        <w:t>A larger set would not add discriminative information but would enlarge the antecedent space of every downstream mapping, and the sensitivity analysis of the evaluation chapter confirms empirically that the decision output responds to every feature and is dominated by none</w:t>
      </w:r>
      <w:r w:rsidRPr="00BA1179">
        <w:t>. The set is therefore critical, in that removing a feature leaves an operational question unsupported, and sufficient, in that adding one is not justified by any unanswered question.</w:t>
      </w:r>
    </w:p>
    <w:p w14:paraId="2136A031" w14:textId="501C067B" w:rsidR="000E1725" w:rsidRPr="00BA1179" w:rsidRDefault="00000000" w:rsidP="00461B14">
      <w:pPr>
        <w:pStyle w:val="Heading2"/>
      </w:pPr>
      <w:bookmarkStart w:id="246" w:name="_Toc236342170"/>
      <w:r w:rsidRPr="00BA1179">
        <w:t>Layer 3: Concept Space and the Feature</w:t>
      </w:r>
      <w:r w:rsidR="0042437E">
        <w:t>-</w:t>
      </w:r>
      <w:r w:rsidRPr="00BA1179">
        <w:t>Concept Hierarchy</w:t>
      </w:r>
      <w:bookmarkEnd w:id="246"/>
    </w:p>
    <w:p w14:paraId="7CCD1D63" w14:textId="0A773975" w:rsidR="000E1725" w:rsidRPr="00BA1179" w:rsidRDefault="00882033" w:rsidP="00BD34CA">
      <w:pPr>
        <w:pStyle w:val="ParText"/>
      </w:pPr>
      <w:r>
        <w:t>Rules cannot be written over the features directly</w:t>
      </w:r>
      <w:r w:rsidR="00000000" w:rsidRPr="00BA1179">
        <w:t xml:space="preserve">. With ten features and five linguistic terms per feature, a flat rule base spans 9.765.625 antecedent combinations, which can neither be elicited from experts nor audited by operators. </w:t>
      </w:r>
    </w:p>
    <w:p w14:paraId="3736A34C" w14:textId="6A98C1D9" w:rsidR="000E1725" w:rsidRPr="00BA1179" w:rsidRDefault="00000000">
      <w:pPr>
        <w:pStyle w:val="ParText"/>
      </w:pPr>
      <w:r w:rsidRPr="00BA1179">
        <w:t xml:space="preserve">The conceptualization layer maps physically related features into six base concepts, the base concepts into three mid-level and two higher-level decision concepts, and finally into the single coordination concept; decision rules are then written over the five decision concepts only, whose antecedent space contains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of which the evolving rule base instantiates only the small subset that observed situations activate. </w:t>
      </w:r>
      <w:r w:rsidR="0023256C" w:rsidRPr="00BA1179">
        <w:fldChar w:fldCharType="begin"/>
      </w:r>
      <w:r w:rsidR="0023256C" w:rsidRPr="00BA1179">
        <w:instrText xml:space="preserve"> REF _Ref234436536 \h </w:instrText>
      </w:r>
      <w:r w:rsidR="0023256C" w:rsidRPr="00BA1179">
        <w:fldChar w:fldCharType="separate"/>
      </w:r>
      <w:r w:rsidR="008B09EB" w:rsidRPr="00BA1179">
        <w:t xml:space="preserve">Figure </w:t>
      </w:r>
      <w:r w:rsidR="008B09EB">
        <w:rPr>
          <w:noProof/>
        </w:rPr>
        <w:t>4</w:t>
      </w:r>
      <w:r w:rsidR="008B09EB">
        <w:t>.</w:t>
      </w:r>
      <w:r w:rsidR="008B09EB">
        <w:rPr>
          <w:noProof/>
        </w:rPr>
        <w:t>2</w:t>
      </w:r>
      <w:r w:rsidR="0023256C" w:rsidRPr="00BA1179">
        <w:fldChar w:fldCharType="end"/>
      </w:r>
      <w:r w:rsidR="0023256C" w:rsidRPr="00BA1179">
        <w:t xml:space="preserve"> illustrates the solution of this problem by hierarchical conceptualization.</w:t>
      </w:r>
    </w:p>
    <w:p w14:paraId="39F0FBE9" w14:textId="77777777" w:rsidR="0023256C" w:rsidRPr="00BA1179" w:rsidRDefault="0023256C" w:rsidP="0023256C">
      <w:pPr>
        <w:pStyle w:val="ParText"/>
        <w:jc w:val="center"/>
      </w:pPr>
      <w:r w:rsidRPr="00BA1179">
        <w:rPr>
          <w:noProof/>
        </w:rPr>
        <w:lastRenderedPageBreak/>
        <w:drawing>
          <wp:inline distT="0" distB="0" distL="0" distR="0" wp14:anchorId="3D2743F7" wp14:editId="26672031">
            <wp:extent cx="5139959" cy="3664527"/>
            <wp:effectExtent l="0" t="0" r="3810" b="0"/>
            <wp:docPr id="694407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76333" cy="3690460"/>
                    </a:xfrm>
                    <a:prstGeom prst="rect">
                      <a:avLst/>
                    </a:prstGeom>
                    <a:noFill/>
                  </pic:spPr>
                </pic:pic>
              </a:graphicData>
            </a:graphic>
          </wp:inline>
        </w:drawing>
      </w:r>
    </w:p>
    <w:p w14:paraId="6CFCE698" w14:textId="34E9C977" w:rsidR="0023256C" w:rsidRPr="00BA1179" w:rsidRDefault="0023256C" w:rsidP="0023256C">
      <w:pPr>
        <w:pStyle w:val="Caption"/>
      </w:pPr>
      <w:bookmarkStart w:id="247" w:name="_Ref234436536"/>
      <w:bookmarkStart w:id="248" w:name="_RefFig42"/>
      <w:bookmarkStart w:id="249" w:name="_Toc236342241"/>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247"/>
      <w:r w:rsidRPr="00BA1179">
        <w:t xml:space="preserve"> Feature-concept hierarchy</w:t>
      </w:r>
      <w:bookmarkEnd w:id="248"/>
      <w:bookmarkEnd w:id="249"/>
    </w:p>
    <w:p w14:paraId="5928B0AE" w14:textId="5F60E906" w:rsidR="000E1725" w:rsidRPr="00BA1179" w:rsidRDefault="00000000" w:rsidP="007F6974">
      <w:pPr>
        <w:pStyle w:val="ParText"/>
      </w:pPr>
      <w:r w:rsidRPr="00BA1179">
        <w:t xml:space="preserve">The recognition-primed decision literature shows that experienced commanders reason over exactly such condensed situation descriptors rather than over raw measurements. The concept set is sufficient for management because the five decision concepts answer the five canonical questions completely and non-redundantly: </w:t>
      </w:r>
      <w:r w:rsidRPr="00BA1179">
        <w:rPr>
          <w:b/>
          <w:bCs/>
        </w:rPr>
        <w:t>How severe is the threat</w:t>
      </w:r>
      <w:r w:rsidRPr="00BA1179">
        <w:t xml:space="preserve">, </w:t>
      </w:r>
      <w:r w:rsidRPr="00BA1179">
        <w:rPr>
          <w:b/>
          <w:bCs/>
        </w:rPr>
        <w:t>how exposed are the assets</w:t>
      </w:r>
      <w:r w:rsidRPr="00BA1179">
        <w:t xml:space="preserve">, </w:t>
      </w:r>
      <w:r w:rsidRPr="00BA1179">
        <w:rPr>
          <w:b/>
          <w:bCs/>
        </w:rPr>
        <w:t>whether an intervention can feasibly be mounted</w:t>
      </w:r>
      <w:r w:rsidRPr="00BA1179">
        <w:t xml:space="preserve">, </w:t>
      </w:r>
      <w:r w:rsidRPr="00BA1179">
        <w:rPr>
          <w:b/>
          <w:bCs/>
        </w:rPr>
        <w:t>how urgent action is</w:t>
      </w:r>
      <w:r w:rsidRPr="00BA1179">
        <w:t xml:space="preserve">, and </w:t>
      </w:r>
      <w:r w:rsidRPr="00BA1179">
        <w:rPr>
          <w:b/>
          <w:bCs/>
        </w:rPr>
        <w:t xml:space="preserve">whether evacuation pressure is building </w:t>
      </w:r>
      <w:r w:rsidRPr="00BA1179">
        <w:t xml:space="preserve">as listed in </w:t>
      </w:r>
      <w:r w:rsidRPr="00BA1179">
        <w:fldChar w:fldCharType="begin"/>
      </w:r>
      <w:r w:rsidRPr="00BA1179">
        <w:instrText xml:space="preserve"> REF _RefTblQ \h </w:instrText>
      </w:r>
      <w:r w:rsidRPr="00BA1179">
        <w:fldChar w:fldCharType="separate"/>
      </w:r>
      <w:r w:rsidR="008B09EB" w:rsidRPr="00BA1179">
        <w:t xml:space="preserve">Table </w:t>
      </w:r>
      <w:r w:rsidR="008B09EB">
        <w:rPr>
          <w:noProof/>
        </w:rPr>
        <w:t>2</w:t>
      </w:r>
      <w:r w:rsidR="008B09EB">
        <w:t>.</w:t>
      </w:r>
      <w:r w:rsidR="008B09EB">
        <w:rPr>
          <w:noProof/>
        </w:rPr>
        <w:t>3</w:t>
      </w:r>
      <w:r w:rsidRPr="00BA1179">
        <w:fldChar w:fldCharType="end"/>
      </w:r>
      <w:r w:rsidRPr="00BA1179">
        <w:t xml:space="preserve">. </w:t>
      </w:r>
    </w:p>
    <w:p w14:paraId="36C59CC6" w14:textId="2E6EEC7A" w:rsidR="000E1725" w:rsidRPr="00BA1179" w:rsidRDefault="00000000">
      <w:pPr>
        <w:pStyle w:val="ParText"/>
      </w:pPr>
      <w:r w:rsidRPr="00BA1179">
        <w:t xml:space="preserve">The mapping between features and concepts is fully specified by the sets of </w:t>
      </w:r>
      <w:r w:rsidRPr="00BA1179">
        <w:fldChar w:fldCharType="begin"/>
      </w:r>
      <w:r w:rsidRPr="00BA1179">
        <w:instrText xml:space="preserve"> REF _RefEqB5401 \h </w:instrText>
      </w:r>
      <w:r w:rsidRPr="00BA1179">
        <w:fldChar w:fldCharType="separate"/>
      </w:r>
      <w:r w:rsidR="008B09EB" w:rsidRPr="00BA1179">
        <w:t xml:space="preserve">( </w:t>
      </w:r>
      <w:r w:rsidR="008B09EB">
        <w:rPr>
          <w:noProof/>
        </w:rPr>
        <w:t>41</w:t>
      </w:r>
      <w:r w:rsidR="008B09EB" w:rsidRPr="00BA1179">
        <w:t xml:space="preserve"> )</w:t>
      </w:r>
      <w:r w:rsidRPr="00BA1179">
        <w:fldChar w:fldCharType="end"/>
      </w:r>
      <w:r w:rsidRPr="00BA1179">
        <w:t xml:space="preserve"> Each concept is written in the positional notation c with a lower index for its place within a level and an upper index for its level, so that fire severity, spread hazard, fuel hazard, asset value, crew reachability, and logistics support are the six base concepts of level one, fire threat level, asset exposure risk, and suppression feasibility occupy level two, intervention urgency and evacuation pressure occupy level three, and operational priority is the single concept of level four (Appendix </w:t>
      </w:r>
      <w:r w:rsidRPr="00BA1179">
        <w:fldChar w:fldCharType="begin"/>
      </w:r>
      <w:r w:rsidRPr="00BA1179">
        <w:instrText xml:space="preserve"> REF _Ref234617321 \r \h </w:instrText>
      </w:r>
      <w:r w:rsidRPr="00BA1179">
        <w:fldChar w:fldCharType="separate"/>
      </w:r>
      <w:r w:rsidR="008B09EB">
        <w:t>D</w:t>
      </w:r>
      <w:r w:rsidRPr="00BA1179">
        <w:fldChar w:fldCharType="end"/>
      </w:r>
      <w:r w:rsidRPr="00BA1179">
        <w:t xml:space="preserve">). </w:t>
      </w:r>
    </w:p>
    <w:tbl>
      <w:tblPr>
        <w:tblW w:w="5000" w:type="pct"/>
        <w:tblLook w:val="04A0" w:firstRow="1" w:lastRow="0" w:firstColumn="1" w:lastColumn="0" w:noHBand="0" w:noVBand="1"/>
      </w:tblPr>
      <w:tblGrid>
        <w:gridCol w:w="3540"/>
        <w:gridCol w:w="3541"/>
        <w:gridCol w:w="966"/>
      </w:tblGrid>
      <w:tr w:rsidR="00251C33" w:rsidRPr="00BA1179" w14:paraId="14DC3E9F" w14:textId="77777777" w:rsidTr="00251C33">
        <w:tc>
          <w:tcPr>
            <w:tcW w:w="2200" w:type="pct"/>
            <w:vAlign w:val="center"/>
          </w:tcPr>
          <w:p w14:paraId="24681DB9" w14:textId="450B08EC" w:rsidR="000E1725" w:rsidRPr="00BA1179" w:rsidRDefault="00000000" w:rsidP="00251C33">
            <w:pPr>
              <w:spacing w:after="0"/>
              <w:jc w:val="center"/>
              <w:rPr>
                <w:rFonts w:ascii="Cambria Math" w:hAnsi="Cambria Math"/>
                <w:u w:val="single"/>
                <w:oMath/>
              </w:rPr>
            </w:pPr>
            <w:r w:rsidRPr="00BA1179">
              <w:rPr>
                <w:rFonts w:eastAsiaTheme="minorEastAsia"/>
                <w:u w:val="single"/>
              </w:rPr>
              <w:lastRenderedPageBreak/>
              <w:t>Base Concepts</w:t>
            </w:r>
          </w:p>
        </w:tc>
        <w:tc>
          <w:tcPr>
            <w:tcW w:w="2200" w:type="pct"/>
            <w:vAlign w:val="center"/>
          </w:tcPr>
          <w:p w14:paraId="4949123B" w14:textId="0962697E" w:rsidR="000E1725" w:rsidRPr="00BA1179" w:rsidRDefault="00000000" w:rsidP="00251C33">
            <w:pPr>
              <w:spacing w:after="0"/>
              <w:jc w:val="center"/>
              <w:rPr>
                <w:rFonts w:ascii="Cambria Math" w:hAnsi="Cambria Math"/>
                <w:u w:val="single"/>
                <w:oMath/>
              </w:rPr>
            </w:pPr>
            <w:r w:rsidRPr="00BA1179">
              <w:rPr>
                <w:rFonts w:eastAsiaTheme="minorEastAsia"/>
                <w:u w:val="single"/>
              </w:rPr>
              <w:t>Decisional Concepts</w:t>
            </w:r>
          </w:p>
        </w:tc>
        <w:tc>
          <w:tcPr>
            <w:tcW w:w="600" w:type="pct"/>
            <w:vMerge w:val="restart"/>
            <w:vAlign w:val="center"/>
          </w:tcPr>
          <w:p w14:paraId="134D3AFA" w14:textId="40464EF2" w:rsidR="000E1725" w:rsidRPr="00BA1179" w:rsidRDefault="00000000" w:rsidP="00251C33">
            <w:pPr>
              <w:spacing w:after="0"/>
              <w:jc w:val="right"/>
            </w:pPr>
            <w:bookmarkStart w:id="250" w:name="_RefEqB5401"/>
            <w:r w:rsidRPr="00BA1179">
              <w:t xml:space="preserve">( </w:t>
            </w:r>
            <w:r w:rsidRPr="00BA1179">
              <w:fldChar w:fldCharType="begin"/>
            </w:r>
            <w:r w:rsidRPr="00BA1179">
              <w:instrText xml:space="preserve"> SEQ ( \* ARABIC </w:instrText>
            </w:r>
            <w:r w:rsidRPr="00BA1179">
              <w:fldChar w:fldCharType="separate"/>
            </w:r>
            <w:r w:rsidR="008B09EB">
              <w:rPr>
                <w:noProof/>
              </w:rPr>
              <w:t>41</w:t>
            </w:r>
            <w:r w:rsidRPr="00BA1179">
              <w:fldChar w:fldCharType="end"/>
            </w:r>
            <w:r w:rsidRPr="00BA1179">
              <w:t xml:space="preserve"> )</w:t>
            </w:r>
            <w:bookmarkEnd w:id="250"/>
          </w:p>
        </w:tc>
      </w:tr>
      <w:tr w:rsidR="00251C33" w:rsidRPr="00BA1179" w14:paraId="48F9C631" w14:textId="77777777" w:rsidTr="0096533F">
        <w:tc>
          <w:tcPr>
            <w:tcW w:w="2200" w:type="pct"/>
            <w:vAlign w:val="center"/>
          </w:tcPr>
          <w:p w14:paraId="6DC71E68" w14:textId="63AC6D4B"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w:br/>
                </m:r>
              </m:oMath>
              <m:oMath>
                <m:r>
                  <w:rPr>
                    <w:rFonts w:ascii="Cambria Math" w:hAnsi="Cambria Math"/>
                  </w:rPr>
                  <m:t xml:space="preserve"> </m:t>
                </m:r>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4</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6</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5</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6</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9</m:t>
                        </m:r>
                      </m:sub>
                    </m:sSub>
                  </m:e>
                </m:d>
              </m:oMath>
            </m:oMathPara>
          </w:p>
        </w:tc>
        <w:tc>
          <w:tcPr>
            <w:tcW w:w="2200" w:type="pct"/>
            <w:vAlign w:val="center"/>
          </w:tcPr>
          <w:p w14:paraId="561C294D" w14:textId="72EFC7F9"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(4)</m:t>
                    </m:r>
                  </m:sup>
                </m:sSubSup>
                <m:r>
                  <m:rPr>
                    <m:aln/>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oMath>
            </m:oMathPara>
          </w:p>
        </w:tc>
        <w:tc>
          <w:tcPr>
            <w:tcW w:w="600" w:type="pct"/>
            <w:vMerge/>
            <w:vAlign w:val="center"/>
          </w:tcPr>
          <w:p w14:paraId="0823301F" w14:textId="2E6432E2" w:rsidR="000E1725" w:rsidRPr="00BA1179" w:rsidRDefault="000E1725" w:rsidP="00251C33">
            <w:pPr>
              <w:spacing w:after="0"/>
              <w:jc w:val="right"/>
            </w:pPr>
          </w:p>
        </w:tc>
      </w:tr>
    </w:tbl>
    <w:p w14:paraId="6FD393D4" w14:textId="0C8DECE3" w:rsidR="000E1725" w:rsidRPr="00BA1179" w:rsidRDefault="00000000">
      <w:pPr>
        <w:pStyle w:val="ParText"/>
      </w:pPr>
      <w:r w:rsidRPr="00BA1179">
        <w:t xml:space="preserve">The activation of a base concept is the weighted sum of the term memberships of the features in its set, and the activation of every higher concept is the weighted sum of the activations of the concepts in its set, with the nonnegative weights of each concept normalized to one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w:t>
      </w:r>
    </w:p>
    <w:tbl>
      <w:tblPr>
        <w:tblW w:w="5000" w:type="pct"/>
        <w:tblLook w:val="04A0" w:firstRow="1" w:lastRow="0" w:firstColumn="1" w:lastColumn="0" w:noHBand="0" w:noVBand="1"/>
      </w:tblPr>
      <w:tblGrid>
        <w:gridCol w:w="7081"/>
        <w:gridCol w:w="966"/>
      </w:tblGrid>
      <w:tr w:rsidR="00A71AD4" w:rsidRPr="00BA1179" w14:paraId="6B1FA4A2" w14:textId="77777777" w:rsidTr="0076255E">
        <w:tc>
          <w:tcPr>
            <w:tcW w:w="4400" w:type="pct"/>
            <w:vAlign w:val="center"/>
          </w:tcPr>
          <w:p w14:paraId="4CEDC612" w14:textId="77777777" w:rsidR="000E1725" w:rsidRPr="00BA1179" w:rsidRDefault="00000000" w:rsidP="0076255E">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(1),i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sub>
                  <m:sup/>
                  <m:e>
                    <m:sSub>
                      <m:sSubPr>
                        <m:ctrlPr>
                          <w:rPr>
                            <w:rFonts w:ascii="Cambria Math" w:hAnsi="Cambria Math"/>
                          </w:rPr>
                        </m:ctrlPr>
                      </m:sSubPr>
                      <m:e>
                        <m:r>
                          <w:rPr>
                            <w:rFonts w:ascii="Cambria Math" w:hAnsi="Cambria Math"/>
                          </w:rPr>
                          <m:t>ω</m:t>
                        </m:r>
                      </m:e>
                      <m:sub>
                        <m:r>
                          <w:rPr>
                            <w:rFonts w:ascii="Cambria Math" w:hAnsi="Cambria Math"/>
                          </w:rPr>
                          <m:t>n,f</m:t>
                        </m:r>
                      </m:sub>
                    </m:sSub>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n,f</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(l),i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SubSup>
                      <m:sSubSupPr>
                        <m:ctrlPr>
                          <w:rPr>
                            <w:rFonts w:ascii="Cambria Math" w:hAnsi="Cambria Math"/>
                          </w:rPr>
                        </m:ctrlPr>
                      </m:sSubSupPr>
                      <m:e>
                        <m:r>
                          <m:rPr>
                            <m:scr m:val="script"/>
                          </m:rPr>
                          <w:rPr>
                            <w:rFonts w:ascii="Cambria Math" w:hAnsi="Cambria Math"/>
                          </w:rPr>
                          <m:t>C</m:t>
                        </m:r>
                      </m:e>
                      <m:sub>
                        <m:r>
                          <w:rPr>
                            <w:rFonts w:ascii="Cambria Math" w:hAnsi="Cambria Math"/>
                          </w:rPr>
                          <m:t>n</m:t>
                        </m:r>
                      </m:sub>
                      <m:sup>
                        <m:r>
                          <w:rPr>
                            <w:rFonts w:ascii="Cambria Math" w:hAnsi="Cambria Math"/>
                          </w:rPr>
                          <m:t>(l)</m:t>
                        </m:r>
                      </m:sup>
                    </m:sSubSup>
                  </m:sub>
                  <m:sup/>
                  <m:e>
                    <m:sSubSup>
                      <m:sSubSupPr>
                        <m:ctrlPr>
                          <w:rPr>
                            <w:rFonts w:ascii="Cambria Math" w:hAnsi="Cambria Math"/>
                          </w:rPr>
                        </m:ctrlPr>
                      </m:sSubSupPr>
                      <m:e>
                        <m:r>
                          <w:rPr>
                            <w:rFonts w:ascii="Cambria Math" w:hAnsi="Cambria Math"/>
                          </w:rPr>
                          <m:t>ω</m:t>
                        </m:r>
                      </m:e>
                      <m:sub>
                        <m:r>
                          <w:rPr>
                            <w:rFonts w:ascii="Cambria Math" w:hAnsi="Cambria Math"/>
                          </w:rPr>
                          <m:t>n,m</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m,k</m:t>
                        </m:r>
                      </m:sub>
                      <m:sup>
                        <m:r>
                          <w:rPr>
                            <w:rFonts w:ascii="Cambria Math" w:hAnsi="Cambria Math"/>
                          </w:rPr>
                          <m:t>(l-1),i</m:t>
                        </m:r>
                      </m:sup>
                    </m:sSubSup>
                  </m:e>
                </m:nary>
                <m:r>
                  <w:rPr>
                    <w:rFonts w:ascii="Cambria Math" w:hAnsi="Cambria Math"/>
                  </w:rPr>
                  <m:t>, l=2,3,4</m:t>
                </m:r>
              </m:oMath>
            </m:oMathPara>
          </w:p>
        </w:tc>
        <w:tc>
          <w:tcPr>
            <w:tcW w:w="600" w:type="pct"/>
            <w:vAlign w:val="center"/>
          </w:tcPr>
          <w:p w14:paraId="58D47F2C" w14:textId="75B68DF9" w:rsidR="000E1725" w:rsidRPr="00BA1179" w:rsidRDefault="00000000" w:rsidP="0076255E">
            <w:pPr>
              <w:jc w:val="right"/>
            </w:pPr>
            <w:bookmarkStart w:id="251" w:name="_RefEqB4205"/>
            <w:r w:rsidRPr="00BA1179">
              <w:t xml:space="preserve">( </w:t>
            </w:r>
            <w:r w:rsidRPr="00BA1179">
              <w:fldChar w:fldCharType="begin"/>
            </w:r>
            <w:r w:rsidRPr="00BA1179">
              <w:instrText xml:space="preserve"> SEQ ( \* ARABIC </w:instrText>
            </w:r>
            <w:r w:rsidRPr="00BA1179">
              <w:fldChar w:fldCharType="separate"/>
            </w:r>
            <w:r w:rsidR="008B09EB">
              <w:rPr>
                <w:noProof/>
              </w:rPr>
              <w:t>42</w:t>
            </w:r>
            <w:r w:rsidRPr="00BA1179">
              <w:fldChar w:fldCharType="end"/>
            </w:r>
            <w:r w:rsidRPr="00BA1179">
              <w:t xml:space="preserve"> )</w:t>
            </w:r>
            <w:bookmarkEnd w:id="251"/>
          </w:p>
        </w:tc>
      </w:tr>
    </w:tbl>
    <w:p w14:paraId="546F608E" w14:textId="7E55B00E" w:rsidR="000E1725" w:rsidRDefault="00000000">
      <w:pPr>
        <w:pStyle w:val="ParText"/>
      </w:pPr>
      <w:r w:rsidRPr="00BA1179">
        <w:t xml:space="preserve">In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w:t>
      </w:r>
      <m:oMath>
        <m:r>
          <w:rPr>
            <w:rFonts w:ascii="Cambria Math" w:hAnsi="Cambria Math"/>
          </w:rPr>
          <m:t>a</m:t>
        </m:r>
      </m:oMath>
      <w:r w:rsidRPr="00BA1179">
        <w:t xml:space="preserve"> denotes a concept activation, with the subscripts giving the concept index </w:t>
      </w:r>
      <m:oMath>
        <m:r>
          <w:rPr>
            <w:rFonts w:ascii="Cambria Math" w:hAnsi="Cambria Math"/>
          </w:rPr>
          <m:t>n</m:t>
        </m:r>
      </m:oMath>
      <w:r w:rsidRPr="00BA1179">
        <w:t xml:space="preserve"> and the step </w:t>
      </w:r>
      <m:oMath>
        <m:r>
          <w:rPr>
            <w:rFonts w:ascii="Cambria Math" w:hAnsi="Cambria Math"/>
          </w:rPr>
          <m:t>k</m:t>
        </m:r>
      </m:oMath>
      <w:r w:rsidRPr="00BA1179">
        <w:t xml:space="preserve"> and the superscripts giving the level </w:t>
      </w:r>
      <m:oMath>
        <m:r>
          <w:rPr>
            <w:rFonts w:ascii="Cambria Math" w:hAnsi="Cambria Math"/>
          </w:rPr>
          <m:t>l</m:t>
        </m:r>
      </m:oMath>
      <w:r w:rsidRPr="00BA1179">
        <w:t xml:space="preserve"> and the region </w:t>
      </w:r>
      <m:oMath>
        <m:r>
          <w:rPr>
            <w:rFonts w:ascii="Cambria Math" w:eastAsiaTheme="minorEastAsia" w:hAnsi="Cambria Math"/>
          </w:rPr>
          <m:t>i</m:t>
        </m:r>
      </m:oMath>
      <w:r w:rsidRPr="00BA1179">
        <w:rPr>
          <w:rFonts w:eastAsiaTheme="minorEastAsia"/>
        </w:rPr>
        <w:t>;</w:t>
      </w:r>
      <w:r w:rsidRPr="00BA1179">
        <w:t xml:space="preserve"> </w:t>
      </w:r>
      <m:oMath>
        <m:r>
          <w:rPr>
            <w:rFonts w:ascii="Cambria Math" w:hAnsi="Cambria Math"/>
          </w:rPr>
          <m:t>ω</m:t>
        </m:r>
      </m:oMath>
      <w:r w:rsidRPr="00BA1179">
        <w:t xml:space="preserve"> are the nonnegative aggregation weights, normalized to sum to one for each concept; 𝒵 is the index set of the features assigned to a base concept, and 𝒞 the index set of the concepts one level below that feed a higher concept; μ is the term membership of the fuzzified feature introduced in the background chapter; and </w:t>
      </w:r>
      <m:oMath>
        <m:r>
          <w:rPr>
            <w:rFonts w:ascii="Cambria Math" w:hAnsi="Cambria Math"/>
          </w:rPr>
          <m:t>z</m:t>
        </m:r>
      </m:oMath>
      <w:r w:rsidRPr="00BA1179">
        <w:t xml:space="preserve"> is the feature value. </w:t>
      </w:r>
    </w:p>
    <w:p w14:paraId="7E8B0BFF" w14:textId="018CB584" w:rsidR="0023256C" w:rsidRPr="00BA1179" w:rsidRDefault="0023256C" w:rsidP="0023256C">
      <w:pPr>
        <w:pStyle w:val="ParText"/>
      </w:pPr>
      <w:r w:rsidRPr="00BA1179">
        <w:t xml:space="preserve">An example is illustrated in </w:t>
      </w:r>
      <w:r w:rsidRPr="00BA1179">
        <w:fldChar w:fldCharType="begin"/>
      </w:r>
      <w:r w:rsidRPr="00BA1179">
        <w:instrText xml:space="preserve"> REF _Ref234606488 \h </w:instrText>
      </w:r>
      <w:r w:rsidRPr="00BA1179">
        <w:fldChar w:fldCharType="separate"/>
      </w:r>
      <w:r w:rsidR="008B09EB" w:rsidRPr="00BA1179">
        <w:t xml:space="preserve">Figure </w:t>
      </w:r>
      <w:r w:rsidR="008B09EB">
        <w:rPr>
          <w:noProof/>
        </w:rPr>
        <w:t>4</w:t>
      </w:r>
      <w:r w:rsidR="008B09EB">
        <w:t>.</w:t>
      </w:r>
      <w:r w:rsidR="008B09EB">
        <w:rPr>
          <w:noProof/>
        </w:rPr>
        <w:t>3</w:t>
      </w:r>
      <w:r w:rsidRPr="00BA1179">
        <w:fldChar w:fldCharType="end"/>
      </w:r>
      <w:r w:rsidRPr="00BA1179">
        <w:t xml:space="preserve">. At level one, consider fire severity with feature set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r w:rsidRPr="00BA1179">
        <w:t xml:space="preserve">, aggregation weights </w:t>
      </w:r>
      <m:oMath>
        <m:r>
          <w:rPr>
            <w:rFonts w:ascii="Cambria Math" w:hAnsi="Cambria Math"/>
          </w:rPr>
          <m:t>0.6</m:t>
        </m:r>
      </m:oMath>
      <w:r w:rsidRPr="00BA1179">
        <w:t xml:space="preserve"> and </w:t>
      </w:r>
      <m:oMath>
        <m:r>
          <w:rPr>
            <w:rFonts w:ascii="Cambria Math" w:hAnsi="Cambria Math"/>
          </w:rPr>
          <m:t>0.4</m:t>
        </m:r>
      </m:oMath>
      <w:r w:rsidRPr="00BA1179">
        <w:t xml:space="preserve">, and the severity-oriented term high of each feature. A fire intensity reading of </w:t>
      </w:r>
      <m:oMath>
        <m:r>
          <w:rPr>
            <w:rFonts w:ascii="Cambria Math" w:hAnsi="Cambria Math"/>
          </w:rPr>
          <m:t>0.70</m:t>
        </m:r>
      </m:oMath>
      <w:r w:rsidRPr="00BA1179">
        <w:t xml:space="preserve"> lies on the core of high, giving membership 1.00, and a spread potential reading of </w:t>
      </w:r>
      <m:oMath>
        <m:r>
          <w:rPr>
            <w:rFonts w:ascii="Cambria Math" w:hAnsi="Cambria Math"/>
          </w:rPr>
          <m:t>0.62</m:t>
        </m:r>
      </m:oMath>
      <w:r w:rsidRPr="00BA1179">
        <w:t xml:space="preserve"> lies on its lower shoulder, giving membership </w:t>
      </w:r>
      <m:oMath>
        <m:r>
          <w:rPr>
            <w:rFonts w:ascii="Cambria Math" w:hAnsi="Cambria Math"/>
          </w:rPr>
          <m:t>0.47</m:t>
        </m:r>
      </m:oMath>
      <w:r w:rsidRPr="00BA1179">
        <w:t xml:space="preserve">; the aggregation of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therefore yields the activation</w:t>
      </w:r>
      <m:oMath>
        <m:r>
          <w:rPr>
            <w:rFonts w:ascii="Cambria Math" w:hAnsi="Cambria Math"/>
          </w:rPr>
          <m:t xml:space="preserve"> 0.6 × 1.00 + 0.4 × 0.47=0.79</m:t>
        </m:r>
      </m:oMath>
      <w:r w:rsidRPr="00BA1179">
        <w:t xml:space="preserve">. Level two repeats the same </w:t>
      </w:r>
      <w:r w:rsidRPr="00BA1179">
        <w:lastRenderedPageBreak/>
        <w:t xml:space="preserve">operation over activations instead of memberships. Fire threat level draws on fire severity, spread hazard, and fuel hazard with weights </w:t>
      </w:r>
      <m:oMath>
        <m:r>
          <w:rPr>
            <w:rFonts w:ascii="Cambria Math" w:hAnsi="Cambria Math"/>
          </w:rPr>
          <m:t>0.5</m:t>
        </m:r>
      </m:oMath>
      <w:r w:rsidRPr="00BA1179">
        <w:t xml:space="preserve">, </w:t>
      </w:r>
      <m:oMath>
        <m:r>
          <w:rPr>
            <w:rFonts w:ascii="Cambria Math" w:hAnsi="Cambria Math"/>
          </w:rPr>
          <m:t>0.3</m:t>
        </m:r>
      </m:oMath>
      <w:r w:rsidRPr="00BA1179">
        <w:t xml:space="preserve">, and </w:t>
      </w:r>
      <m:oMath>
        <m:r>
          <w:rPr>
            <w:rFonts w:ascii="Cambria Math" w:hAnsi="Cambria Math"/>
          </w:rPr>
          <m:t>0.2</m:t>
        </m:r>
      </m:oMath>
      <w:r w:rsidRPr="00BA1179">
        <w:t xml:space="preserve">; with the fire severity of </w:t>
      </w:r>
      <m:oMath>
        <m:r>
          <w:rPr>
            <w:rFonts w:ascii="Cambria Math" w:hAnsi="Cambria Math"/>
          </w:rPr>
          <m:t>0.79</m:t>
        </m:r>
      </m:oMath>
      <w:r w:rsidRPr="00BA1179">
        <w:t xml:space="preserve"> just computed, a spread hazard of </w:t>
      </w:r>
      <m:oMath>
        <m:r>
          <w:rPr>
            <w:rFonts w:ascii="Cambria Math" w:hAnsi="Cambria Math"/>
          </w:rPr>
          <m:t>0.55</m:t>
        </m:r>
      </m:oMath>
      <w:r w:rsidRPr="00BA1179">
        <w:t xml:space="preserve">, and a fuel hazard of </w:t>
      </w:r>
      <m:oMath>
        <m:r>
          <w:rPr>
            <w:rFonts w:ascii="Cambria Math" w:hAnsi="Cambria Math"/>
          </w:rPr>
          <m:t>0.30</m:t>
        </m:r>
      </m:oMath>
      <w:r w:rsidRPr="00BA1179">
        <w:t xml:space="preserve">, the activation is </w:t>
      </w:r>
      <m:oMath>
        <m:r>
          <w:rPr>
            <w:rFonts w:ascii="Cambria Math" w:eastAsiaTheme="minorEastAsia" w:hAnsi="Cambria Math"/>
          </w:rPr>
          <m:t>0.5 ×0.79+ 0.3 ×0.55+ 0.2 ×0.30=0.62</m:t>
        </m:r>
      </m:oMath>
      <w:r w:rsidRPr="00BA1179">
        <w:t xml:space="preserve">. Intervention urgency draws on fire threat level, asset exposure risk, and the feature temporal urgency with weights </w:t>
      </w:r>
      <m:oMath>
        <m:r>
          <w:rPr>
            <w:rFonts w:ascii="Cambria Math" w:hAnsi="Cambria Math"/>
          </w:rPr>
          <m:t>0.4</m:t>
        </m:r>
      </m:oMath>
      <w:r w:rsidRPr="00BA1179">
        <w:t xml:space="preserve">, </w:t>
      </w:r>
      <m:oMath>
        <m:r>
          <w:rPr>
            <w:rFonts w:ascii="Cambria Math" w:hAnsi="Cambria Math"/>
          </w:rPr>
          <m:t>0.35</m:t>
        </m:r>
      </m:oMath>
      <w:r w:rsidRPr="00BA1179">
        <w:t xml:space="preserve">, and </w:t>
      </w:r>
      <m:oMath>
        <m:r>
          <w:rPr>
            <w:rFonts w:ascii="Cambria Math" w:hAnsi="Cambria Math"/>
          </w:rPr>
          <m:t>0.25</m:t>
        </m:r>
      </m:oMath>
      <w:r w:rsidRPr="00BA1179">
        <w:t xml:space="preserve">; with the </w:t>
      </w:r>
      <m:oMath>
        <m:r>
          <w:rPr>
            <w:rFonts w:ascii="Cambria Math" w:hAnsi="Cambria Math"/>
          </w:rPr>
          <m:t>0.62</m:t>
        </m:r>
      </m:oMath>
      <w:r w:rsidRPr="00BA1179">
        <w:t xml:space="preserve"> just computed, an asset exposure risk of </w:t>
      </w:r>
      <m:oMath>
        <m:r>
          <w:rPr>
            <w:rFonts w:ascii="Cambria Math" w:hAnsi="Cambria Math"/>
          </w:rPr>
          <m:t>0.61</m:t>
        </m:r>
      </m:oMath>
      <w:r w:rsidRPr="00BA1179">
        <w:t xml:space="preserve">, and a temporal urgency reading of </w:t>
      </w:r>
      <m:oMath>
        <m:r>
          <w:rPr>
            <w:rFonts w:ascii="Cambria Math" w:hAnsi="Cambria Math"/>
          </w:rPr>
          <m:t>0.72</m:t>
        </m:r>
      </m:oMath>
      <w:r w:rsidRPr="00BA1179">
        <w:t xml:space="preserve"> whose high membership is </w:t>
      </w:r>
      <m:oMath>
        <m:r>
          <w:rPr>
            <w:rFonts w:ascii="Cambria Math" w:hAnsi="Cambria Math"/>
          </w:rPr>
          <m:t>1.00</m:t>
        </m:r>
      </m:oMath>
      <w:r w:rsidRPr="00BA1179">
        <w:t xml:space="preserve">, the activation is </w:t>
      </w:r>
      <m:oMath>
        <m:r>
          <w:rPr>
            <w:rFonts w:ascii="Cambria Math" w:hAnsi="Cambria Math"/>
          </w:rPr>
          <m:t>0.71</m:t>
        </m:r>
      </m:oMath>
      <w:r w:rsidRPr="00BA1179">
        <w:t>. One sensor-level number has now propagated through three levels, and at every step the intermediate value remains readable as an operational statement.</w:t>
      </w:r>
    </w:p>
    <w:p w14:paraId="4FDA96F3" w14:textId="299CC44B" w:rsidR="000E1725" w:rsidRPr="00BA1179" w:rsidRDefault="00E1177D" w:rsidP="00BE53B2">
      <w:pPr>
        <w:pStyle w:val="ParText"/>
        <w:keepNext/>
      </w:pPr>
      <w:r>
        <w:rPr>
          <w:noProof/>
        </w:rPr>
        <w:drawing>
          <wp:inline distT="0" distB="0" distL="0" distR="0" wp14:anchorId="595F7AFE" wp14:editId="69F8DA9C">
            <wp:extent cx="5040000" cy="2047706"/>
            <wp:effectExtent l="0" t="0" r="8255" b="0"/>
            <wp:docPr id="88200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40000" cy="2047706"/>
                    </a:xfrm>
                    <a:prstGeom prst="rect">
                      <a:avLst/>
                    </a:prstGeom>
                    <a:noFill/>
                  </pic:spPr>
                </pic:pic>
              </a:graphicData>
            </a:graphic>
          </wp:inline>
        </w:drawing>
      </w:r>
    </w:p>
    <w:p w14:paraId="4BE35821" w14:textId="75964F49" w:rsidR="000E1725" w:rsidRPr="00BA1179" w:rsidRDefault="00000000" w:rsidP="00BE53B2">
      <w:pPr>
        <w:pStyle w:val="Caption"/>
      </w:pPr>
      <w:bookmarkStart w:id="252" w:name="_Ref234606488"/>
      <w:bookmarkStart w:id="253" w:name="_Toc236342242"/>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3</w:t>
      </w:r>
      <w:r w:rsidR="00AF4F14">
        <w:fldChar w:fldCharType="end"/>
      </w:r>
      <w:bookmarkEnd w:id="252"/>
      <w:r w:rsidRPr="00BA1179">
        <w:t xml:space="preserve"> Hierarchical concept activation example</w:t>
      </w:r>
      <w:bookmarkEnd w:id="253"/>
    </w:p>
    <w:p w14:paraId="596C8306" w14:textId="31AF1581" w:rsidR="000E1725" w:rsidRPr="00BA1179" w:rsidRDefault="00000000" w:rsidP="00892A23">
      <w:pPr>
        <w:pStyle w:val="ParText"/>
      </w:pPr>
      <w:r w:rsidRPr="00BA1179">
        <w:t xml:space="preserve">Raw activations are never consumed directly. Every activation is gated by its observation confidence and blended with a persistence-carried prior </w:t>
      </w:r>
      <w:r w:rsidRPr="00BA1179">
        <w:fldChar w:fldCharType="begin"/>
      </w:r>
      <w:r w:rsidRPr="00BA1179">
        <w:instrText xml:space="preserve"> REF _Ref234616199 \h </w:instrText>
      </w:r>
      <w:r w:rsidRPr="00BA1179">
        <w:fldChar w:fldCharType="separate"/>
      </w:r>
      <w:r w:rsidR="008B09EB" w:rsidRPr="00BA1179">
        <w:t xml:space="preserve">( </w:t>
      </w:r>
      <w:r w:rsidR="008B09EB">
        <w:rPr>
          <w:noProof/>
        </w:rPr>
        <w:t>43</w:t>
      </w:r>
      <w:r w:rsidR="008B09EB" w:rsidRPr="00BA1179">
        <w:t xml:space="preserve"> )</w:t>
      </w:r>
      <w:r w:rsidRPr="00BA1179">
        <w:fldChar w:fldCharType="end"/>
      </w:r>
      <w:r w:rsidR="0042437E">
        <w:t>.</w:t>
      </w:r>
      <w:r w:rsidRPr="00BA1179">
        <w:t xml:space="preserve"> A reliable observation passes through essentially unchanged, while an uninformative one falls back to the decayed previous estimate.</w:t>
      </w:r>
    </w:p>
    <w:tbl>
      <w:tblPr>
        <w:tblW w:w="5000" w:type="pct"/>
        <w:tblLook w:val="04A0" w:firstRow="1" w:lastRow="0" w:firstColumn="1" w:lastColumn="0" w:noHBand="0" w:noVBand="1"/>
      </w:tblPr>
      <w:tblGrid>
        <w:gridCol w:w="7081"/>
        <w:gridCol w:w="966"/>
      </w:tblGrid>
      <w:tr w:rsidR="00892A23" w:rsidRPr="00BA1179" w14:paraId="06378F34" w14:textId="77777777" w:rsidTr="00E32FA6">
        <w:tc>
          <w:tcPr>
            <w:tcW w:w="4400" w:type="pct"/>
            <w:vAlign w:val="center"/>
          </w:tcPr>
          <w:p w14:paraId="074F77DF" w14:textId="77777777" w:rsidR="000E1725" w:rsidRPr="00BA1179" w:rsidRDefault="00000000" w:rsidP="00E32FA6">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eff,i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obs,i</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e>
                </m:d>
                <m:r>
                  <w:rPr>
                    <w:rFonts w:ascii="Cambria Math" w:hAnsi="Cambria Math"/>
                  </w:rPr>
                  <m:t>⋅ρ⋅</m:t>
                </m:r>
                <m:sSubSup>
                  <m:sSubSupPr>
                    <m:ctrlPr>
                      <w:rPr>
                        <w:rFonts w:ascii="Cambria Math" w:hAnsi="Cambria Math"/>
                      </w:rPr>
                    </m:ctrlPr>
                  </m:sSubSupPr>
                  <m:e>
                    <m:r>
                      <w:rPr>
                        <w:rFonts w:ascii="Cambria Math" w:hAnsi="Cambria Math"/>
                      </w:rPr>
                      <m:t>a</m:t>
                    </m:r>
                  </m:e>
                  <m:sub>
                    <m:r>
                      <w:rPr>
                        <w:rFonts w:ascii="Cambria Math" w:hAnsi="Cambria Math"/>
                      </w:rPr>
                      <m:t>n,k-1</m:t>
                    </m:r>
                  </m:sub>
                  <m:sup>
                    <m:r>
                      <w:rPr>
                        <w:rFonts w:ascii="Cambria Math" w:hAnsi="Cambria Math"/>
                      </w:rPr>
                      <m:t>eff,i</m:t>
                    </m:r>
                  </m:sup>
                </m:sSubSup>
                <m:r>
                  <w:rPr>
                    <w:rFonts w:ascii="Cambria Math" w:hAnsi="Cambria Math"/>
                  </w:rPr>
                  <m:t>,</m:t>
                </m:r>
                <m:r>
                  <m:rPr>
                    <m:sty m:val="p"/>
                  </m:rPr>
                  <w:rPr>
                    <w:rFonts w:ascii="Cambria Math" w:hAnsi="Cambria Math"/>
                  </w:rPr>
                  <w:br/>
                </m:r>
              </m:oMath>
              <m:oMath>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m:rPr>
                    <m:aln/>
                  </m:rPr>
                  <w:rPr>
                    <w:rFonts w:ascii="Cambria Math" w:hAnsi="Cambria Math"/>
                  </w:rPr>
                  <m:t>=min⁡{</m:t>
                </m:r>
                <m:sSubSup>
                  <m:sSubSupPr>
                    <m:ctrlPr>
                      <w:rPr>
                        <w:rFonts w:ascii="Cambria Math" w:hAnsi="Cambria Math"/>
                      </w:rPr>
                    </m:ctrlPr>
                  </m:sSubSupPr>
                  <m:e>
                    <m:r>
                      <w:rPr>
                        <w:rFonts w:ascii="Cambria Math" w:hAnsi="Cambria Math"/>
                      </w:rPr>
                      <m:t>γ</m:t>
                    </m:r>
                  </m:e>
                  <m:sub>
                    <m:r>
                      <w:rPr>
                        <w:rFonts w:ascii="Cambria Math" w:hAnsi="Cambria Math"/>
                      </w:rPr>
                      <m:t>f,k</m:t>
                    </m:r>
                  </m:sub>
                  <m:sup>
                    <m:r>
                      <w:rPr>
                        <w:rFonts w:ascii="Cambria Math" w:hAnsi="Cambria Math"/>
                      </w:rPr>
                      <m:t>i</m:t>
                    </m:r>
                  </m:sup>
                </m:sSubSup>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r>
                  <w:rPr>
                    <w:rFonts w:ascii="Cambria Math" w:hAnsi="Cambria Math"/>
                  </w:rPr>
                  <m:t>}</m:t>
                </m:r>
              </m:oMath>
            </m:oMathPara>
          </w:p>
        </w:tc>
        <w:tc>
          <w:tcPr>
            <w:tcW w:w="600" w:type="pct"/>
            <w:vAlign w:val="center"/>
          </w:tcPr>
          <w:p w14:paraId="0EB6646E" w14:textId="63C8FA5B" w:rsidR="000E1725" w:rsidRPr="00BA1179" w:rsidRDefault="00000000" w:rsidP="00E32FA6">
            <w:pPr>
              <w:jc w:val="right"/>
            </w:pPr>
            <w:bookmarkStart w:id="254" w:name="_Ref234616199"/>
            <w:r w:rsidRPr="00BA1179">
              <w:t xml:space="preserve">( </w:t>
            </w:r>
            <w:r w:rsidRPr="00BA1179">
              <w:fldChar w:fldCharType="begin"/>
            </w:r>
            <w:r w:rsidRPr="00BA1179">
              <w:instrText xml:space="preserve"> SEQ ( \* ARABIC </w:instrText>
            </w:r>
            <w:r w:rsidRPr="00BA1179">
              <w:fldChar w:fldCharType="separate"/>
            </w:r>
            <w:r w:rsidR="008B09EB">
              <w:rPr>
                <w:noProof/>
              </w:rPr>
              <w:t>43</w:t>
            </w:r>
            <w:r w:rsidRPr="00BA1179">
              <w:fldChar w:fldCharType="end"/>
            </w:r>
            <w:r w:rsidRPr="00BA1179">
              <w:t xml:space="preserve"> )</w:t>
            </w:r>
            <w:bookmarkEnd w:id="254"/>
          </w:p>
        </w:tc>
      </w:tr>
    </w:tbl>
    <w:p w14:paraId="08D533BC" w14:textId="08CB5C1F" w:rsidR="000E1725" w:rsidRPr="00BA1179" w:rsidRDefault="00000000" w:rsidP="00892A23">
      <w:pPr>
        <w:pStyle w:val="ParText"/>
      </w:pPr>
      <w:r w:rsidRPr="00BA1179">
        <w:t xml:space="preserve">In </w:t>
      </w:r>
      <w:r w:rsidRPr="00BA1179">
        <w:fldChar w:fldCharType="begin"/>
      </w:r>
      <w:r w:rsidRPr="00BA1179">
        <w:instrText xml:space="preserve"> REF _Ref234616199 \h </w:instrText>
      </w:r>
      <w:r w:rsidRPr="00BA1179">
        <w:fldChar w:fldCharType="separate"/>
      </w:r>
      <w:r w:rsidR="008B09EB" w:rsidRPr="00BA1179">
        <w:t xml:space="preserve">( </w:t>
      </w:r>
      <w:r w:rsidR="008B09EB">
        <w:rPr>
          <w:noProof/>
        </w:rPr>
        <w:t>43</w:t>
      </w:r>
      <w:r w:rsidR="008B09EB" w:rsidRPr="00BA1179">
        <w:t xml:space="preserve"> )</w:t>
      </w:r>
      <w:r w:rsidRPr="00BA1179">
        <w:fldChar w:fldCharType="end"/>
      </w:r>
      <w:r w:rsidRPr="00BA1179">
        <w:t xml:space="preserve">, the superscripts distinguish three activations of the same concept: The observed activation computed through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the persistence prior carried from the previous step, and the effective activation that the decision rules consume. The gate </w:t>
      </w:r>
      <w:r w:rsidRPr="00BA1179">
        <w:lastRenderedPageBreak/>
        <w:t xml:space="preserve">γ is the observation confidence of </w:t>
      </w:r>
      <w:r w:rsidRPr="00BA1179">
        <w:fldChar w:fldCharType="begin"/>
      </w:r>
      <w:r w:rsidRPr="00BA1179">
        <w:instrText xml:space="preserve"> REF _RefEqB4202 \h </w:instrText>
      </w:r>
      <w:r w:rsidRPr="00BA1179">
        <w:fldChar w:fldCharType="separate"/>
      </w:r>
      <w:r w:rsidR="008B09EB" w:rsidRPr="00BA1179">
        <w:t xml:space="preserve">( </w:t>
      </w:r>
      <w:r w:rsidR="008B09EB">
        <w:rPr>
          <w:noProof/>
        </w:rPr>
        <w:t>38</w:t>
      </w:r>
      <w:r w:rsidR="008B09EB" w:rsidRPr="00BA1179">
        <w:t xml:space="preserve"> )</w:t>
      </w:r>
      <w:r w:rsidRPr="00BA1179">
        <w:fldChar w:fldCharType="end"/>
      </w:r>
      <w:r w:rsidRPr="00BA1179">
        <w:t xml:space="preserve">, composed at concept level as the minimum of the feature confidences feeding the concept, and the decay factor </w:t>
      </w:r>
      <m:oMath>
        <m:r>
          <w:rPr>
            <w:rFonts w:ascii="Cambria Math" w:hAnsi="Cambria Math"/>
          </w:rPr>
          <m:t xml:space="preserve">ρ </m:t>
        </m:r>
        <m:r>
          <w:rPr>
            <w:rFonts w:ascii="Cambria Math" w:hAnsi="Cambria Math" w:cs="Cambria Math"/>
          </w:rPr>
          <m:t>∈</m:t>
        </m:r>
        <m:r>
          <w:rPr>
            <w:rFonts w:ascii="Cambria Math" w:hAnsi="Cambria Math"/>
          </w:rPr>
          <m:t xml:space="preserve"> [0, 1)</m:t>
        </m:r>
      </m:oMath>
      <w:r w:rsidRPr="00BA1179">
        <w:t xml:space="preserve"> discounts the previous effective activation, so a concept that ceases to be observed fades over successive steps instead of persisting indefinitely.</w:t>
      </w:r>
    </w:p>
    <w:p w14:paraId="762E66EB" w14:textId="5DACF87F" w:rsidR="000E1725" w:rsidRPr="00BA1179" w:rsidRDefault="00000000" w:rsidP="00892A23">
      <w:pPr>
        <w:pStyle w:val="ParText"/>
      </w:pPr>
      <w:r w:rsidRPr="00BA1179">
        <w:t xml:space="preserve">In </w:t>
      </w:r>
      <w:r w:rsidRPr="00BA1179">
        <w:fldChar w:fldCharType="begin"/>
      </w:r>
      <w:r w:rsidRPr="00BA1179">
        <w:instrText xml:space="preserve"> REF _RefFigL3gate \h </w:instrText>
      </w:r>
      <w:r w:rsidRPr="00BA1179">
        <w:fldChar w:fldCharType="separate"/>
      </w:r>
      <w:r w:rsidR="008B09EB" w:rsidRPr="00BA1179">
        <w:t xml:space="preserve">Figure </w:t>
      </w:r>
      <w:r w:rsidR="008B09EB">
        <w:rPr>
          <w:noProof/>
        </w:rPr>
        <w:t>4</w:t>
      </w:r>
      <w:r w:rsidR="008B09EB">
        <w:t>.</w:t>
      </w:r>
      <w:r w:rsidR="008B09EB">
        <w:rPr>
          <w:noProof/>
        </w:rPr>
        <w:t>4</w:t>
      </w:r>
      <w:r w:rsidRPr="00BA1179">
        <w:fldChar w:fldCharType="end"/>
      </w:r>
      <w:r w:rsidRPr="00BA1179">
        <w:t xml:space="preserve">, the plot (a) shows the effective activation against the confidence for an observed activation of </w:t>
      </w:r>
      <m:oMath>
        <m:r>
          <w:rPr>
            <w:rFonts w:ascii="Cambria Math" w:hAnsi="Cambria Math"/>
          </w:rPr>
          <m:t>0.80</m:t>
        </m:r>
      </m:oMath>
      <w:r w:rsidRPr="00BA1179">
        <w:t xml:space="preserve">, a carried prior of </w:t>
      </w:r>
      <m:oMath>
        <m:r>
          <w:rPr>
            <w:rFonts w:ascii="Cambria Math" w:hAnsi="Cambria Math"/>
          </w:rPr>
          <m:t>0.72</m:t>
        </m:r>
      </m:oMath>
      <w:r w:rsidRPr="00BA1179">
        <w:t xml:space="preserve">, and </w:t>
      </w:r>
      <m:oMath>
        <m:r>
          <w:rPr>
            <w:rFonts w:ascii="Cambria Math" w:hAnsi="Cambria Math"/>
          </w:rPr>
          <m:t>ρ = 0.9</m:t>
        </m:r>
      </m:oMath>
      <w:r w:rsidRPr="00BA1179">
        <w:t xml:space="preserve">: At </w:t>
      </w:r>
      <m:oMath>
        <m:r>
          <w:rPr>
            <w:rFonts w:ascii="Cambria Math" w:hAnsi="Cambria Math"/>
          </w:rPr>
          <m:t>γ = 0.9</m:t>
        </m:r>
      </m:oMath>
      <w:r w:rsidRPr="00BA1179">
        <w:t xml:space="preserve"> the effective value is </w:t>
      </w:r>
      <m:oMath>
        <m:r>
          <w:rPr>
            <w:rFonts w:ascii="Cambria Math" w:hAnsi="Cambria Math"/>
          </w:rPr>
          <m:t>0.78</m:t>
        </m:r>
      </m:oMath>
      <w:r w:rsidRPr="00BA1179">
        <w:t xml:space="preserve">, at </w:t>
      </w:r>
      <m:oMath>
        <m:r>
          <w:rPr>
            <w:rFonts w:ascii="Cambria Math" w:hAnsi="Cambria Math"/>
          </w:rPr>
          <m:t>γ = 0.2</m:t>
        </m:r>
      </m:oMath>
      <w:r w:rsidRPr="00BA1179">
        <w:t xml:space="preserve"> it is </w:t>
      </w:r>
      <m:oMath>
        <m:r>
          <w:rPr>
            <w:rFonts w:ascii="Cambria Math" w:hAnsi="Cambria Math"/>
          </w:rPr>
          <m:t>0.68</m:t>
        </m:r>
      </m:oMath>
      <w:r w:rsidRPr="00BA1179">
        <w:t>, and the transition between trust and caution is linear, with no threshold to tune. The plot (b) shows the temporal role of the prior</w:t>
      </w:r>
      <w:r w:rsidR="0042437E">
        <w:t>.</w:t>
      </w:r>
      <w:r w:rsidRPr="00BA1179">
        <w:t xml:space="preserve"> When observation is lost, the effective activation decays geometrically by </w:t>
      </w:r>
      <m:oMath>
        <m:r>
          <w:rPr>
            <w:rFonts w:ascii="Cambria Math" w:hAnsi="Cambria Math"/>
          </w:rPr>
          <m:t>ρ</m:t>
        </m:r>
      </m:oMath>
      <w:r w:rsidRPr="00BA1179">
        <w:t xml:space="preserve"> per step and snaps back to the observation as soon as confidence returns.</w:t>
      </w:r>
    </w:p>
    <w:p w14:paraId="7BF79435" w14:textId="1F102ABA" w:rsidR="000E1725" w:rsidRPr="00BA1179" w:rsidRDefault="000F3283" w:rsidP="00F47126">
      <w:pPr>
        <w:pStyle w:val="ParText"/>
        <w:jc w:val="center"/>
      </w:pPr>
      <w:r>
        <w:rPr>
          <w:noProof/>
        </w:rPr>
        <w:drawing>
          <wp:inline distT="0" distB="0" distL="0" distR="0" wp14:anchorId="58E7730D" wp14:editId="0F4731A0">
            <wp:extent cx="3881591" cy="4768850"/>
            <wp:effectExtent l="0" t="0" r="0" b="0"/>
            <wp:docPr id="2047851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6737" r="19171"/>
                    <a:stretch>
                      <a:fillRect/>
                    </a:stretch>
                  </pic:blipFill>
                  <pic:spPr bwMode="auto">
                    <a:xfrm>
                      <a:off x="0" y="0"/>
                      <a:ext cx="3898036" cy="4789054"/>
                    </a:xfrm>
                    <a:prstGeom prst="rect">
                      <a:avLst/>
                    </a:prstGeom>
                    <a:noFill/>
                    <a:ln>
                      <a:noFill/>
                    </a:ln>
                    <a:extLst>
                      <a:ext uri="{53640926-AAD7-44D8-BBD7-CCE9431645EC}">
                        <a14:shadowObscured xmlns:a14="http://schemas.microsoft.com/office/drawing/2010/main"/>
                      </a:ext>
                    </a:extLst>
                  </pic:spPr>
                </pic:pic>
              </a:graphicData>
            </a:graphic>
          </wp:inline>
        </w:drawing>
      </w:r>
    </w:p>
    <w:p w14:paraId="0802D649" w14:textId="73E4ED8E" w:rsidR="000E1725" w:rsidRPr="002C20B0" w:rsidRDefault="00000000" w:rsidP="00C64FAF">
      <w:pPr>
        <w:pStyle w:val="Caption"/>
        <w:rPr>
          <w:b/>
          <w:bCs/>
        </w:rPr>
      </w:pPr>
      <w:bookmarkStart w:id="255" w:name="_RefFigL3gate"/>
      <w:bookmarkStart w:id="256" w:name="_Toc236342243"/>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4</w:t>
      </w:r>
      <w:r w:rsidR="00AF4F14">
        <w:fldChar w:fldCharType="end"/>
      </w:r>
      <w:bookmarkEnd w:id="255"/>
      <w:r w:rsidRPr="00BA1179">
        <w:t xml:space="preserve"> </w:t>
      </w:r>
      <w:r w:rsidR="00191B5D" w:rsidRPr="00BA1179">
        <w:t>Confidence gating</w:t>
      </w:r>
      <w:r w:rsidR="002C20B0">
        <w:t xml:space="preserve"> </w:t>
      </w:r>
      <w:r w:rsidR="002C20B0" w:rsidRPr="00BA1179">
        <w:t xml:space="preserve">(a) </w:t>
      </w:r>
      <w:r w:rsidRPr="00BA1179">
        <w:t>persistence decay</w:t>
      </w:r>
      <w:r w:rsidR="002C20B0">
        <w:t xml:space="preserve"> (b)</w:t>
      </w:r>
      <w:bookmarkEnd w:id="256"/>
    </w:p>
    <w:p w14:paraId="47AC4EDE" w14:textId="06331D21" w:rsidR="000E1725" w:rsidRPr="00BA1179" w:rsidRDefault="00000000">
      <w:pPr>
        <w:pStyle w:val="Heading2"/>
      </w:pPr>
      <w:bookmarkStart w:id="257" w:name="_Ref236090998"/>
      <w:bookmarkStart w:id="258" w:name="_Toc236342171"/>
      <w:r w:rsidRPr="00BA1179">
        <w:lastRenderedPageBreak/>
        <w:t>Layer 4: Decision Generation and Coordination</w:t>
      </w:r>
      <w:bookmarkEnd w:id="257"/>
      <w:bookmarkEnd w:id="258"/>
    </w:p>
    <w:p w14:paraId="4E0111F6" w14:textId="779E90E6" w:rsidR="0086103F" w:rsidRPr="00BA1179" w:rsidRDefault="009D5192" w:rsidP="0086103F">
      <w:pPr>
        <w:pStyle w:val="ParText"/>
      </w:pPr>
      <w:r>
        <w:rPr>
          <w:noProof/>
        </w:rPr>
        <w:drawing>
          <wp:inline distT="0" distB="0" distL="0" distR="0" wp14:anchorId="52AA7C0B" wp14:editId="41DA860F">
            <wp:extent cx="5040000" cy="4448616"/>
            <wp:effectExtent l="0" t="0" r="0" b="0"/>
            <wp:docPr id="7898463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40000" cy="4448616"/>
                    </a:xfrm>
                    <a:prstGeom prst="rect">
                      <a:avLst/>
                    </a:prstGeom>
                    <a:noFill/>
                  </pic:spPr>
                </pic:pic>
              </a:graphicData>
            </a:graphic>
          </wp:inline>
        </w:drawing>
      </w:r>
    </w:p>
    <w:p w14:paraId="1A1AF66B" w14:textId="6B44AC07" w:rsidR="0086103F" w:rsidRPr="00BA1179" w:rsidRDefault="0086103F" w:rsidP="0086103F">
      <w:pPr>
        <w:pStyle w:val="ParText"/>
      </w:pPr>
      <w:bookmarkStart w:id="259" w:name="_RefFig43"/>
      <w:bookmarkStart w:id="260" w:name="_Toc236342244"/>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5</w:t>
      </w:r>
      <w:r w:rsidR="00AF4F14">
        <w:fldChar w:fldCharType="end"/>
      </w:r>
      <w:bookmarkEnd w:id="259"/>
      <w:r w:rsidRPr="00BA1179">
        <w:t xml:space="preserve"> Layer 4 decision and adaptation flow</w:t>
      </w:r>
      <w:bookmarkEnd w:id="260"/>
    </w:p>
    <w:p w14:paraId="5E510001" w14:textId="58F5AEAF" w:rsidR="000E1725" w:rsidRPr="00BA1179" w:rsidRDefault="00000000">
      <w:pPr>
        <w:pStyle w:val="ParText"/>
      </w:pPr>
      <w:r w:rsidRPr="00BA1179">
        <w:t xml:space="preserve">The decision space is where the gated concept activations of </w:t>
      </w:r>
      <w:r w:rsidRPr="00BA1179">
        <w:fldChar w:fldCharType="begin"/>
      </w:r>
      <w:r w:rsidRPr="00BA1179">
        <w:instrText xml:space="preserve"> REF _RefTblQ \h </w:instrText>
      </w:r>
      <w:r w:rsidRPr="00BA1179">
        <w:fldChar w:fldCharType="separate"/>
      </w:r>
      <w:r w:rsidR="008B09EB" w:rsidRPr="00BA1179">
        <w:t xml:space="preserve">Table </w:t>
      </w:r>
      <w:r w:rsidR="008B09EB">
        <w:rPr>
          <w:noProof/>
        </w:rPr>
        <w:t>2</w:t>
      </w:r>
      <w:r w:rsidR="008B09EB">
        <w:t>.</w:t>
      </w:r>
      <w:r w:rsidR="008B09EB">
        <w:rPr>
          <w:noProof/>
        </w:rPr>
        <w:t>3</w:t>
      </w:r>
      <w:r w:rsidRPr="00BA1179">
        <w:fldChar w:fldCharType="end"/>
      </w:r>
      <w:r w:rsidRPr="00BA1179">
        <w:t xml:space="preserve"> become the executable interventions of </w:t>
      </w:r>
      <w:r w:rsidRPr="00BA1179">
        <w:fldChar w:fldCharType="begin"/>
      </w:r>
      <w:r w:rsidRPr="00BA1179">
        <w:instrText xml:space="preserve"> REF _Ref300000202 \h </w:instrText>
      </w:r>
      <w:r w:rsidRPr="00BA1179">
        <w:fldChar w:fldCharType="separate"/>
      </w:r>
      <w:r w:rsidR="008B09EB" w:rsidRPr="00BA1179">
        <w:t xml:space="preserve">Table </w:t>
      </w:r>
      <w:r w:rsidR="008B09EB">
        <w:rPr>
          <w:noProof/>
        </w:rPr>
        <w:t>2</w:t>
      </w:r>
      <w:r w:rsidR="008B09EB">
        <w:t>.</w:t>
      </w:r>
      <w:r w:rsidR="008B09EB">
        <w:rPr>
          <w:noProof/>
        </w:rPr>
        <w:t>4</w:t>
      </w:r>
      <w:r w:rsidRPr="00BA1179">
        <w:fldChar w:fldCharType="end"/>
      </w:r>
      <w:r w:rsidRPr="00BA1179">
        <w:t xml:space="preserve">. The layer operates once per decision cycle and follows a fixed order. The rule base fires on the gated activations and produces a candidate intensity vector per region; the quality measure checks the candidate against the concepts that demanded it, and the graduated fail-safe attenuates an unbalanced candidate; the coordinator converts the regional operational priorities into attention shares; the composed allocation is forecast on a shadow copy of the simulation and accepted if it satisfices; a rejected forecast engages exactly one stage of the staged adaptation loop, selected by a learned controller; and a no-harm rule </w:t>
      </w:r>
      <w:r w:rsidRPr="00BA1179">
        <w:lastRenderedPageBreak/>
        <w:t>withholds the offensive part of any allocation that is forecast to worsen the physical outcome. Each element is developed in the following subsections, and the value of every threshold is stated where its mechanism is defined.</w:t>
      </w:r>
    </w:p>
    <w:p w14:paraId="5E510002" w14:textId="2340CB7B" w:rsidR="000E1725" w:rsidRPr="00BA1179" w:rsidRDefault="00000000">
      <w:pPr>
        <w:pStyle w:val="ParText"/>
      </w:pPr>
      <w:r w:rsidRPr="00BA1179">
        <w:t xml:space="preserve">As illustrated in </w:t>
      </w:r>
      <w:r w:rsidRPr="00BA1179">
        <w:fldChar w:fldCharType="begin"/>
      </w:r>
      <w:r w:rsidRPr="00BA1179">
        <w:instrText xml:space="preserve"> REF _RefFig43 \h </w:instrText>
      </w:r>
      <w:r w:rsidRPr="00BA1179">
        <w:fldChar w:fldCharType="separate"/>
      </w:r>
      <w:r w:rsidR="008B09EB" w:rsidRPr="00BA1179">
        <w:t xml:space="preserve">Figure </w:t>
      </w:r>
      <w:r w:rsidR="008B09EB">
        <w:rPr>
          <w:noProof/>
        </w:rPr>
        <w:t>4</w:t>
      </w:r>
      <w:r w:rsidR="008B09EB">
        <w:t>.</w:t>
      </w:r>
      <w:r w:rsidR="008B09EB">
        <w:rPr>
          <w:noProof/>
        </w:rPr>
        <w:t>5</w:t>
      </w:r>
      <w:r w:rsidRPr="00BA1179">
        <w:fldChar w:fldCharType="end"/>
      </w:r>
      <w:r w:rsidRPr="00BA1179">
        <w:t xml:space="preserve">, Layer 4 receives the gated decision-concept activations </w:t>
      </w:r>
      <m:oMath>
        <m:sSup>
          <m:sSupPr>
            <m:ctrlPr>
              <w:rPr>
                <w:rFonts w:ascii="Cambria Math" w:hAnsi="Cambria Math"/>
                <w:i/>
              </w:rPr>
            </m:ctrlPr>
          </m:sSupPr>
          <m:e>
            <m:r>
              <w:rPr>
                <w:rFonts w:ascii="Cambria Math" w:hAnsi="Cambria Math"/>
              </w:rPr>
              <m:t>a</m:t>
            </m:r>
          </m:e>
          <m:sup>
            <m:r>
              <w:rPr>
                <w:rFonts w:ascii="Cambria Math" w:hAnsi="Cambria Math"/>
              </w:rPr>
              <m:t>eff</m:t>
            </m:r>
          </m:sup>
        </m:sSup>
      </m:oMath>
      <w:r w:rsidRPr="00BA1179">
        <w:t xml:space="preserve"> of Layer 3, five bounded values in [0,1] that already carry the confidence gating and the persistence prior of the concept layer, and it returns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m:t>
        </m:r>
      </m:oMath>
      <w:r w:rsidRPr="00BA1179">
        <w:t xml:space="preserve"> an intensity vector over the six intervention families for region </w:t>
      </w:r>
      <m:oMath>
        <m:r>
          <w:rPr>
            <w:rFonts w:ascii="Cambria Math" w:hAnsi="Cambria Math"/>
          </w:rPr>
          <m:t>i</m:t>
        </m:r>
      </m:oMath>
      <w:r w:rsidRPr="00BA1179">
        <w:t xml:space="preserve"> at cycle </w:t>
      </w:r>
      <m:oMath>
        <m:r>
          <w:rPr>
            <w:rFonts w:ascii="Cambria Math" w:hAnsi="Cambria Math"/>
          </w:rPr>
          <m:t>k</m:t>
        </m:r>
      </m:oMath>
      <w:r w:rsidRPr="00BA1179">
        <w:t>. Nothing else crosses the boundary</w:t>
      </w:r>
      <w:r w:rsidR="0042437E">
        <w:t>.</w:t>
      </w:r>
      <w:r w:rsidRPr="00BA1179">
        <w:t xml:space="preserve"> </w:t>
      </w:r>
      <w:r w:rsidR="0042437E">
        <w:t>T</w:t>
      </w:r>
      <w:r w:rsidRPr="00BA1179">
        <w:t xml:space="preserve">he layer never reads the physical state directly and never writes to it. </w:t>
      </w:r>
    </w:p>
    <w:p w14:paraId="689B4B93" w14:textId="77777777" w:rsidR="006F3AE9" w:rsidRDefault="00000000">
      <w:pPr>
        <w:pStyle w:val="ParText"/>
      </w:pPr>
      <w:r w:rsidRPr="00BA1179">
        <w:rPr>
          <w:b/>
          <w:bCs/>
        </w:rPr>
        <w:t>The rule base fires first.</w:t>
      </w:r>
      <w:r w:rsidRPr="00BA1179">
        <w:t xml:space="preserve"> Antecedents are written over the five gated decision concepts, each partitioned into the five linguistic terms of Layer 3, and consequents are numeric intervention intensities in </w:t>
      </w:r>
      <m:oMath>
        <m:r>
          <w:rPr>
            <w:rFonts w:ascii="Cambria Math" w:hAnsi="Cambria Math"/>
          </w:rPr>
          <m:t>[0,1]</m:t>
        </m:r>
      </m:oMath>
      <w:r w:rsidRPr="00BA1179">
        <w:t xml:space="preserve">, that is, zero-order Takagi-Sugeno singletons, which is the form the adaptation loop can tune. Intensities are combined per intervention family by an activation-weighted average with a unit floor on the denominator, so a weakly supported conclusion yields a weak order and only a fully fired rule delivers its full intensity. </w:t>
      </w:r>
    </w:p>
    <w:p w14:paraId="464491F1" w14:textId="0EC4E135" w:rsidR="000E1725" w:rsidRPr="00BA1179" w:rsidRDefault="00000000">
      <w:pPr>
        <w:pStyle w:val="ParText"/>
      </w:pPr>
      <w:r w:rsidRPr="00BA1179">
        <w:t>The base is deliberately sparse and evolving</w:t>
      </w:r>
      <w:r w:rsidR="0042437E">
        <w:t>. T</w:t>
      </w:r>
      <w:r w:rsidRPr="00BA1179">
        <w:t xml:space="preserve">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rsidRPr="00BA1179">
        <w:t xml:space="preserve"> combinations, yet only situation-activated rules are ever instantiated, and the base grows through the adaptation loop instead of being enumerated in advance. The seed rules, the adaptation-born rules and their provenance are catalogued in Appendix </w:t>
      </w:r>
      <w:r w:rsidRPr="00BA1179">
        <w:fldChar w:fldCharType="begin"/>
      </w:r>
      <w:r w:rsidRPr="00BA1179">
        <w:instrText xml:space="preserve"> REF _RefAppE1 \r \h </w:instrText>
      </w:r>
      <w:r w:rsidRPr="00BA1179">
        <w:fldChar w:fldCharType="separate"/>
      </w:r>
      <w:r w:rsidR="008B09EB">
        <w:t>E</w:t>
      </w:r>
      <w:r w:rsidRPr="00BA1179">
        <w:fldChar w:fldCharType="end"/>
      </w:r>
      <w:r w:rsidRPr="00BA1179">
        <w:t xml:space="preserve">. A situation whose strongest firing stays below the coverage floor </w:t>
      </w:r>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 0.05</m:t>
        </m:r>
      </m:oMath>
      <w:r w:rsidRPr="00BA1179">
        <w:t xml:space="preserve"> is flagged as a coverage gap, which falls back to the watchful posture and at the same time triggers adaptation.</w:t>
      </w:r>
    </w:p>
    <w:p w14:paraId="4F9F9388" w14:textId="0985666E" w:rsidR="000E1725" w:rsidRPr="00BA1179" w:rsidRDefault="00000000">
      <w:pPr>
        <w:pStyle w:val="ParText"/>
      </w:pPr>
      <w:r w:rsidRPr="00BA1179">
        <w:rPr>
          <w:b/>
          <w:bCs/>
        </w:rPr>
        <w:t>The candidate is then judged by what it is expected to cost.</w:t>
      </w:r>
      <w:r w:rsidRPr="00BA1179">
        <w:t xml:space="preserve"> The candidate allocation is applied over the forecast horizon, and the normalized decision cost </w:t>
      </w:r>
      <m:oMath>
        <m:r>
          <w:rPr>
            <w:rFonts w:ascii="Cambria Math" w:hAnsi="Cambria Math"/>
          </w:rPr>
          <m:t>J</m:t>
        </m:r>
      </m:oMath>
      <w:r w:rsidRPr="00BA1179">
        <w:t xml:space="preserve"> of the end state is compared against a no-action shadow run started from the same state. The acceptance threshold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is not entered by hand for an individual decision. It is recomputed every cycle as the tighter of a fixed normalized ceiling of </w:t>
      </w:r>
      <m:oMath>
        <m:r>
          <w:rPr>
            <w:rFonts w:ascii="Cambria Math" w:hAnsi="Cambria Math"/>
          </w:rPr>
          <m:t>0.35</m:t>
        </m:r>
      </m:oMath>
      <w:r w:rsidRPr="00BA1179">
        <w:t xml:space="preserve"> and a required relative gain over the no-action forecast, so a situation in which doing </w:t>
      </w:r>
      <w:r w:rsidRPr="00BA1179">
        <w:lastRenderedPageBreak/>
        <w:t xml:space="preserve">nothing is already cheap automatically demands a stronger candidate. If </w:t>
      </w:r>
      <m:oMath>
        <m:r>
          <w:rPr>
            <w:rFonts w:ascii="Cambria Math" w:hAnsi="Cambria Math"/>
          </w:rPr>
          <m:t xml:space="preserve">J ≤ </m:t>
        </m:r>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the cycle proceeds to the quality gate, and if not it enters the staged adaptation loop.</w:t>
      </w:r>
    </w:p>
    <w:p w14:paraId="37EB9F19" w14:textId="669CE1F0" w:rsidR="000E1725" w:rsidRPr="00BA1179" w:rsidRDefault="00000000">
      <w:pPr>
        <w:pStyle w:val="ParText"/>
      </w:pPr>
      <w:r w:rsidRPr="00BA1179">
        <w:rPr>
          <w:b/>
          <w:bCs/>
        </w:rPr>
        <w:t>The quality gate measures not how much the candidate costs but whether it serves the concepts that demanded it.</w:t>
      </w:r>
      <w:r w:rsidRPr="00BA1179">
        <w:t xml:space="preserve"> Each scored decision concept is paired with the intervention family that answers it, fire threat level with suppression effort, asset exposure risk with asset protection, intervention urgency with resource deployment, and evacuation pressure with evacuation and public warning. Suppression feasibility is the gatekeeper concept and modulates the others rather than being scored against a family of its own.</w:t>
      </w:r>
    </w:p>
    <w:p w14:paraId="7231D91B" w14:textId="77777777" w:rsidR="0086103F" w:rsidRDefault="00000000">
      <w:pPr>
        <w:pStyle w:val="ParText"/>
      </w:pPr>
      <w:r w:rsidRPr="00BA1179">
        <w:t xml:space="preserve">A failed cost test hands the cycle to the </w:t>
      </w:r>
      <w:r w:rsidR="0086103F">
        <w:t>value based stage</w:t>
      </w:r>
      <w:r w:rsidRPr="00BA1179">
        <w:t xml:space="preserve"> controller, which invokes exactly one stage per cycle, selected from three</w:t>
      </w:r>
      <w:r w:rsidR="0086103F">
        <w:t>:</w:t>
      </w:r>
    </w:p>
    <w:p w14:paraId="7013C557" w14:textId="77777777" w:rsidR="0086103F" w:rsidRDefault="00000000" w:rsidP="0086103F">
      <w:pPr>
        <w:pStyle w:val="ParText"/>
        <w:numPr>
          <w:ilvl w:val="0"/>
          <w:numId w:val="22"/>
        </w:numPr>
      </w:pPr>
      <w:r w:rsidRPr="00BA1179">
        <w:rPr>
          <w:b/>
          <w:bCs/>
        </w:rPr>
        <w:t xml:space="preserve">The first stage is evFIS membership modification, </w:t>
      </w:r>
      <w:r w:rsidRPr="00BA1179">
        <w:t xml:space="preserve">which shifts the trapezoidal parameters (a, b, c, d) of the active terms together with the rule consequents. </w:t>
      </w:r>
    </w:p>
    <w:p w14:paraId="6FCCB054" w14:textId="77777777" w:rsidR="0086103F" w:rsidRDefault="00000000" w:rsidP="0086103F">
      <w:pPr>
        <w:pStyle w:val="ParText"/>
        <w:numPr>
          <w:ilvl w:val="0"/>
          <w:numId w:val="22"/>
        </w:numPr>
      </w:pPr>
      <w:r w:rsidRPr="00BA1179">
        <w:rPr>
          <w:b/>
          <w:bCs/>
        </w:rPr>
        <w:t>The second grows the rule base</w:t>
      </w:r>
      <w:r w:rsidR="00D53770">
        <w:rPr>
          <w:b/>
          <w:bCs/>
        </w:rPr>
        <w:t>.</w:t>
      </w:r>
      <w:r w:rsidRPr="00BA1179">
        <w:t xml:space="preserve"> </w:t>
      </w:r>
      <w:r w:rsidR="00D53770">
        <w:t>I</w:t>
      </w:r>
      <w:r w:rsidRPr="00BA1179">
        <w:t xml:space="preserve">t writes a rule on an antecedent combination that no rule covers and, where a covered combination is linguistically ambiguous, it inserts a narrow term to separate the two situations that share the combination. </w:t>
      </w:r>
    </w:p>
    <w:p w14:paraId="64A0D96A" w14:textId="77777777" w:rsidR="0086103F" w:rsidRDefault="00000000" w:rsidP="0086103F">
      <w:pPr>
        <w:pStyle w:val="ParText"/>
        <w:numPr>
          <w:ilvl w:val="0"/>
          <w:numId w:val="22"/>
        </w:numPr>
      </w:pPr>
      <w:r w:rsidRPr="00BA1179">
        <w:rPr>
          <w:b/>
          <w:bCs/>
        </w:rPr>
        <w:t>The third is the generative proposal</w:t>
      </w:r>
      <w:r w:rsidRPr="00BA1179">
        <w:t xml:space="preserve">, in which a language model drafts one new rule in the framework's own vocabulary of concepts, terms and admissible interventions. </w:t>
      </w:r>
    </w:p>
    <w:p w14:paraId="654361FD" w14:textId="3DAAE5F0" w:rsidR="000E1725" w:rsidRPr="00BA1179" w:rsidRDefault="00000000" w:rsidP="0086103F">
      <w:pPr>
        <w:pStyle w:val="ParText"/>
      </w:pPr>
      <w:r w:rsidRPr="00BA1179">
        <w:t xml:space="preserve">The </w:t>
      </w:r>
      <w:r w:rsidR="0086103F">
        <w:t xml:space="preserve">value based stage </w:t>
      </w:r>
      <w:r w:rsidRPr="00BA1179">
        <w:t xml:space="preserve">controller is epsilon-greedy over a state that buckets the cost deficit and flags a coverage gap, its reward is the realized improvement of the physical forecast, and it therefore learns which stage pays off in which situation. </w:t>
      </w:r>
      <w:r w:rsidRPr="00BA1179">
        <w:rPr>
          <w:b/>
          <w:bCs/>
        </w:rPr>
        <w:t>The result of a trial is kept only when the shadow forecast improves.</w:t>
      </w:r>
    </w:p>
    <w:p w14:paraId="651313EE" w14:textId="522B2631" w:rsidR="000E1725" w:rsidRPr="00BA1179" w:rsidRDefault="00000000">
      <w:pPr>
        <w:pStyle w:val="ParText"/>
      </w:pPr>
      <w:r w:rsidRPr="00BA1179">
        <w:rPr>
          <w:b/>
          <w:bCs/>
        </w:rPr>
        <w:t>A generated rule is a suggestion and never acts on its own.</w:t>
      </w:r>
      <w:r w:rsidRPr="00BA1179">
        <w:t xml:space="preserve"> </w:t>
      </w:r>
      <w:r w:rsidR="008220C2">
        <w:t xml:space="preserve">It must pass six verification gates before it can enter the base. </w:t>
      </w:r>
      <m:oMath>
        <m:r>
          <w:rPr>
            <w:rFonts w:ascii="Cambria Math" w:hAnsi="Cambria Math"/>
          </w:rPr>
          <m:t>G1</m:t>
        </m:r>
      </m:oMath>
      <w:r w:rsidR="008220C2" w:rsidRPr="00BA1179">
        <w:t xml:space="preserve"> checks format, that the antecedent </w:t>
      </w:r>
      <w:r w:rsidR="008220C2" w:rsidRPr="00BA1179">
        <w:lastRenderedPageBreak/>
        <w:t xml:space="preserve">and the consequent are well formed. </w:t>
      </w:r>
      <m:oMath>
        <m:r>
          <w:rPr>
            <w:rFonts w:ascii="Cambria Math" w:hAnsi="Cambria Math"/>
          </w:rPr>
          <m:t>G2</m:t>
        </m:r>
      </m:oMath>
      <w:r w:rsidR="008220C2" w:rsidRPr="00BA1179">
        <w:t xml:space="preserve"> checks constraints, that the arity, the vocabulary and the numeric ranges are admissible and that the rule does not duplicate an antecedent combination that is already occupied. </w:t>
      </w:r>
      <w:r w:rsidR="008220C2">
        <w:t xml:space="preserve">G2c checks relevance, that every antecedent of the rule fires in the present situation. G2d checks pool economy, that the rule does not order capacity beyond the funded budget. </w:t>
      </w:r>
      <m:oMath>
        <m:r>
          <w:rPr>
            <w:rFonts w:ascii="Cambria Math" w:hAnsi="Cambria Math"/>
          </w:rPr>
          <m:t>G3</m:t>
        </m:r>
      </m:oMath>
      <w:r w:rsidR="008220C2" w:rsidRPr="00BA1179">
        <w:t xml:space="preserve"> checks simulation, that the rule lowers the forecast cost, </w:t>
      </w:r>
      <m:oMath>
        <m:r>
          <w:rPr>
            <w:rFonts w:ascii="Cambria Math" w:hAnsi="Cambria Math"/>
          </w:rPr>
          <m:t>ΔJ &lt; 0</m:t>
        </m:r>
      </m:oMath>
      <w:r w:rsidR="008220C2" w:rsidRPr="00BA1179">
        <w:t xml:space="preserve">, on the shadow copy. </w:t>
      </w:r>
      <m:oMath>
        <m:r>
          <w:rPr>
            <w:rFonts w:ascii="Cambria Math" w:hAnsi="Cambria Math"/>
          </w:rPr>
          <m:t>G4</m:t>
        </m:r>
      </m:oMath>
      <w:r w:rsidR="008220C2" w:rsidRPr="00BA1179">
        <w:t xml:space="preserve"> is an </w:t>
      </w:r>
      <m:oMath>
        <m:r>
          <w:rPr>
            <w:rFonts w:ascii="Cambria Math" w:hAnsi="Cambria Math"/>
          </w:rPr>
          <m:t>A/B</m:t>
        </m:r>
      </m:oMath>
      <w:r w:rsidR="008220C2" w:rsidRPr="00BA1179">
        <w:t xml:space="preserve"> check that the improvement holds on two independent seeds rather than on a single lucky draw. A proposal that fails any gate is discarded and the failing gate is recorded, so a rejected suggestion remains auditable. </w:t>
      </w:r>
      <w:r w:rsidR="008220C2">
        <w:t>If a rule that clears all six gates (with two further gates, G2b and G5, for packages)</w:t>
      </w:r>
      <w:r w:rsidR="008220C2" w:rsidRPr="00BA1179">
        <w:t xml:space="preserve"> is admitted, with its provenance, into the base of </w:t>
      </w:r>
      <w:r w:rsidRPr="00BA1179">
        <w:t xml:space="preserve">Appendix </w:t>
      </w:r>
      <w:r w:rsidRPr="00BA1179">
        <w:fldChar w:fldCharType="begin"/>
      </w:r>
      <w:r w:rsidRPr="00BA1179">
        <w:instrText xml:space="preserve"> REF _RefAppE1 \r \h </w:instrText>
      </w:r>
      <w:r w:rsidRPr="00BA1179">
        <w:fldChar w:fldCharType="separate"/>
      </w:r>
      <w:r w:rsidR="008B09EB">
        <w:t>E</w:t>
      </w:r>
      <w:r w:rsidRPr="00BA1179">
        <w:fldChar w:fldCharType="end"/>
      </w:r>
      <w:r w:rsidRPr="00BA1179">
        <w:t>.</w:t>
      </w:r>
    </w:p>
    <w:p w14:paraId="27F07651" w14:textId="33613001" w:rsidR="000E1725" w:rsidRPr="00BA1179" w:rsidRDefault="00000000">
      <w:pPr>
        <w:pStyle w:val="ParText"/>
      </w:pPr>
      <w:r w:rsidRPr="00BA1179">
        <w:t xml:space="preserve">The loop then returns the possibly repaired candidate to the same two tests. If </w:t>
      </w:r>
      <m:oMath>
        <m:r>
          <w:rPr>
            <w:rFonts w:ascii="Cambria Math" w:hAnsi="Cambria Math"/>
          </w:rPr>
          <m:t>ΔJ &lt; 0</m:t>
        </m:r>
      </m:oMath>
      <w:r w:rsidRPr="00BA1179">
        <w:t xml:space="preserve"> and </w:t>
      </w:r>
      <m:oMath>
        <m:r>
          <w:rPr>
            <w:rFonts w:ascii="Cambria Math" w:hAnsi="Cambria Math"/>
          </w:rPr>
          <m:t>Q ≥ η</m:t>
        </m:r>
      </m:oMath>
      <w:r w:rsidRPr="00BA1179">
        <w:t xml:space="preserve">, the candidate is applied. Otherwise, or when the adaptation budget is exhausted, the graduated fail-safe blends the candidate toward </w:t>
      </w:r>
      <m:oMath>
        <m:sSub>
          <m:sSubPr>
            <m:ctrlPr>
              <w:rPr>
                <w:rFonts w:ascii="Cambria Math" w:hAnsi="Cambria Math"/>
                <w:i/>
              </w:rPr>
            </m:ctrlPr>
          </m:sSubPr>
          <m:e>
            <m:r>
              <w:rPr>
                <w:rFonts w:ascii="Cambria Math" w:hAnsi="Cambria Math"/>
              </w:rPr>
              <m:t>U</m:t>
            </m:r>
          </m:e>
          <m:sub>
            <m:r>
              <w:rPr>
                <w:rFonts w:ascii="Cambria Math" w:hAnsi="Cambria Math"/>
              </w:rPr>
              <m:t>DSS,safe</m:t>
            </m:r>
          </m:sub>
        </m:sSub>
      </m:oMath>
      <w:r w:rsidRPr="00BA1179">
        <w:t xml:space="preserve"> in proportion to the quality deficit</w:t>
      </w:r>
      <w:r w:rsidR="00D53770">
        <w:t>.</w:t>
      </w:r>
      <w:r w:rsidRPr="00BA1179">
        <w:t xml:space="preserve"> </w:t>
      </w:r>
      <w:r w:rsidR="00D53770">
        <w:t>T</w:t>
      </w:r>
      <w:r w:rsidRPr="00BA1179">
        <w:t xml:space="preserve">he offensive families, suppression effort, resource deployment, containment line and asset protection, are attenuated by the factor </w:t>
      </w:r>
      <m:oMath>
        <m:r>
          <w:rPr>
            <w:rFonts w:ascii="Cambria Math" w:hAnsi="Cambria Math"/>
          </w:rPr>
          <m:t>Q/η</m:t>
        </m:r>
      </m:oMath>
      <w:r w:rsidRPr="00BA1179">
        <w:t xml:space="preserve">, while the life-safety orders, evacuation and public warning, are never reduced. </w:t>
      </w:r>
    </w:p>
    <w:p w14:paraId="4EF7C7A2" w14:textId="65EAED06" w:rsidR="000E1725" w:rsidRPr="00BA1179" w:rsidRDefault="00000000">
      <w:pPr>
        <w:pStyle w:val="ParText"/>
      </w:pPr>
      <w:r w:rsidRPr="00BA1179">
        <w:t xml:space="preserve">If even the adapted candidate is forecast to end worse than doing nothing on the physical part of the cost, that is, burned area, asset loss and population exposure, without crediting the response and delay bookkeeping, the no-harm rule withholds the offensive allocation for the cycle. No capacity is fielded, no response cost is paid, and only the life-safety orders stand. </w:t>
      </w:r>
      <w:r w:rsidR="00597F50">
        <w:t>W</w:t>
      </w:r>
      <w:r w:rsidRPr="00BA1179">
        <w:t>etting and line construction take effect thirty to sixty minutes ahead</w:t>
      </w:r>
      <w:r w:rsidR="00597F50">
        <w:t>; hence,</w:t>
      </w:r>
      <w:r w:rsidRPr="00BA1179">
        <w:t xml:space="preserve"> this comparison is always re-run over a lookahead, and orders are withheld only when the candidate is forecast clearly worse rather than merely equal. Whichever exit is taken, the enacted field re-enters the simulation core only through the external input layer </w:t>
      </w:r>
      <m:oMath>
        <m:sSub>
          <m:sSubPr>
            <m:ctrlPr>
              <w:rPr>
                <w:rFonts w:ascii="Cambria Math" w:hAnsi="Cambria Math"/>
                <w:i/>
              </w:rPr>
            </m:ctrlPr>
          </m:sSubPr>
          <m:e>
            <m:r>
              <w:rPr>
                <w:rFonts w:ascii="Cambria Math" w:hAnsi="Cambria Math"/>
              </w:rPr>
              <m:t>F</m:t>
            </m:r>
          </m:e>
          <m:sub>
            <m:r>
              <w:rPr>
                <w:rFonts w:ascii="Cambria Math" w:hAnsi="Cambria Math"/>
              </w:rPr>
              <m:t>in,k</m:t>
            </m:r>
          </m:sub>
        </m:sSub>
      </m:oMath>
      <w:r w:rsidRPr="00BA1179">
        <w:t>, and the realized cost of the step feeds the next cycle.</w:t>
      </w:r>
    </w:p>
    <w:p w14:paraId="385A7709" w14:textId="77777777" w:rsidR="000E1725" w:rsidRPr="00BA1179" w:rsidRDefault="00000000">
      <w:pPr>
        <w:pStyle w:val="Heading3"/>
      </w:pPr>
      <w:bookmarkStart w:id="261" w:name="_Toc236342172"/>
      <w:r w:rsidRPr="00BA1179">
        <w:lastRenderedPageBreak/>
        <w:t>Rule Base and Candidate Intervention</w:t>
      </w:r>
      <w:bookmarkEnd w:id="261"/>
    </w:p>
    <w:p w14:paraId="2EBE5B9C" w14:textId="5E716986" w:rsidR="000E1725" w:rsidRPr="00BA1179" w:rsidRDefault="00000000" w:rsidP="00775E03">
      <w:pPr>
        <w:pStyle w:val="ParText"/>
      </w:pPr>
      <w:r w:rsidRPr="00BA1179">
        <w:t xml:space="preserve">Layer 4 converts concept activations into orders through a rule base written exclusively over the five gated decision concepts. Every rule takes the canonical conjunctive form of </w:t>
      </w:r>
      <w:r w:rsidRPr="00BA1179">
        <w:fldChar w:fldCharType="begin"/>
      </w:r>
      <w:r w:rsidRPr="00BA1179">
        <w:instrText xml:space="preserve"> REF _RefEqB4501 \h </w:instrText>
      </w:r>
      <w:r w:rsidRPr="00BA1179">
        <w:fldChar w:fldCharType="separate"/>
      </w:r>
      <w:r w:rsidR="008B09EB" w:rsidRPr="00BA1179">
        <w:t xml:space="preserve">( </w:t>
      </w:r>
      <w:r w:rsidR="008B09EB">
        <w:rPr>
          <w:noProof/>
        </w:rPr>
        <w:t>44</w:t>
      </w:r>
      <w:r w:rsidR="008B09EB" w:rsidRPr="00BA1179">
        <w:t xml:space="preserve"> )</w:t>
      </w:r>
      <w:r w:rsidRPr="00BA1179">
        <w:fldChar w:fldCharType="end"/>
      </w:r>
      <w:r w:rsidRPr="00BA1179">
        <w:t>. Each antecedent clause tests one decision concept against one linguistic term, and the consequent assigns a singleton intensity to each intervention family, so a concept triggers an intervention precisely by the degree to which it satisfies the clause that names it.</w:t>
      </w:r>
    </w:p>
    <w:tbl>
      <w:tblPr>
        <w:tblW w:w="5000" w:type="pct"/>
        <w:tblLook w:val="04A0" w:firstRow="1" w:lastRow="0" w:firstColumn="1" w:lastColumn="0" w:noHBand="0" w:noVBand="1"/>
      </w:tblPr>
      <w:tblGrid>
        <w:gridCol w:w="7081"/>
        <w:gridCol w:w="966"/>
      </w:tblGrid>
      <w:tr w:rsidR="00775E03" w:rsidRPr="00BA1179" w14:paraId="1D4CF2C6" w14:textId="77777777" w:rsidTr="00775E03">
        <w:tc>
          <w:tcPr>
            <w:tcW w:w="4400" w:type="pct"/>
            <w:vAlign w:val="center"/>
          </w:tcPr>
          <w:p w14:paraId="0676433F" w14:textId="77777777" w:rsidR="000E1725" w:rsidRPr="00BA1179" w:rsidRDefault="00000000" w:rsidP="000310BC">
            <w:pPr>
              <w:jc w:val="center"/>
              <w:rPr>
                <w:rFonts w:ascii="Cambria Math" w:hAnsi="Cambria Math"/>
                <w:oMath/>
              </w:rP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xml:space="preserve"> </m:t>
                </m:r>
                <m:r>
                  <w:rPr>
                    <w:rFonts w:ascii="Cambria Math" w:hAnsi="Cambria Math"/>
                  </w:rPr>
                  <m:t>AND</m:t>
                </m:r>
                <m:r>
                  <m:rPr>
                    <m:sty m:val="p"/>
                  </m:rPr>
                  <w:rPr>
                    <w:rFonts w:ascii="Cambria Math" w:hAnsi="Cambria Math"/>
                  </w:rPr>
                  <m:t xml:space="preserve"> … </m:t>
                </m:r>
                <m:r>
                  <w:rPr>
                    <w:rFonts w:ascii="Cambria Math" w:hAnsi="Cambria Math"/>
                  </w:rPr>
                  <m:t>AND</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5,</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,5</m:t>
                    </m:r>
                  </m:sub>
                </m:sSub>
                <m:r>
                  <m:rPr>
                    <m:sty m:val="p"/>
                  </m:rPr>
                  <w:rPr>
                    <w:rFonts w:ascii="Cambria Math" w:hAnsi="Cambria Math"/>
                  </w:rPr>
                  <m:t xml:space="preserve"> </m:t>
                </m:r>
                <m:r>
                  <w:rPr>
                    <w:rFonts w:ascii="Cambria Math" w:hAnsi="Cambria Math"/>
                  </w:rPr>
                  <m:t>THEN</m:t>
                </m:r>
                <m:r>
                  <m:rPr>
                    <m:sty m:val="p"/>
                  </m:rP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B</m:t>
                    </m:r>
                  </m:e>
                  <m:sub>
                    <m:r>
                      <w:rPr>
                        <w:rFonts w:ascii="Cambria Math" w:hAnsi="Cambria Math"/>
                      </w:rPr>
                      <m:t>r</m:t>
                    </m:r>
                  </m:sub>
                </m:sSub>
              </m:oMath>
            </m:oMathPara>
          </w:p>
        </w:tc>
        <w:tc>
          <w:tcPr>
            <w:tcW w:w="600" w:type="pct"/>
            <w:vAlign w:val="center"/>
          </w:tcPr>
          <w:p w14:paraId="01FE8BFC" w14:textId="614237D9" w:rsidR="000E1725" w:rsidRPr="00BA1179" w:rsidRDefault="00000000" w:rsidP="000310BC">
            <w:pPr>
              <w:jc w:val="right"/>
            </w:pPr>
            <w:bookmarkStart w:id="262" w:name="_RefEqB4501"/>
            <w:r w:rsidRPr="00BA1179">
              <w:t xml:space="preserve">( </w:t>
            </w:r>
            <w:r w:rsidRPr="00BA1179">
              <w:fldChar w:fldCharType="begin"/>
            </w:r>
            <w:r w:rsidRPr="00BA1179">
              <w:instrText xml:space="preserve"> SEQ ( \* ARABIC </w:instrText>
            </w:r>
            <w:r w:rsidRPr="00BA1179">
              <w:fldChar w:fldCharType="separate"/>
            </w:r>
            <w:r w:rsidR="008B09EB">
              <w:rPr>
                <w:noProof/>
              </w:rPr>
              <w:t>44</w:t>
            </w:r>
            <w:r w:rsidRPr="00BA1179">
              <w:fldChar w:fldCharType="end"/>
            </w:r>
            <w:r w:rsidRPr="00BA1179">
              <w:t xml:space="preserve"> )</w:t>
            </w:r>
            <w:bookmarkEnd w:id="262"/>
          </w:p>
        </w:tc>
      </w:tr>
    </w:tbl>
    <w:p w14:paraId="4A6CAC80" w14:textId="502DFAF4" w:rsidR="000E1725" w:rsidRPr="00BA1179" w:rsidRDefault="00000000" w:rsidP="00775E03">
      <w:pPr>
        <w:pStyle w:val="ParText"/>
      </w:pPr>
      <w:r w:rsidRPr="00BA1179">
        <w:t xml:space="preserve">In </w:t>
      </w:r>
      <w:r w:rsidRPr="00BA1179">
        <w:fldChar w:fldCharType="begin"/>
      </w:r>
      <w:r w:rsidRPr="00BA1179">
        <w:instrText xml:space="preserve"> REF _RefEqB4501 \h </w:instrText>
      </w:r>
      <w:r w:rsidRPr="00BA1179">
        <w:fldChar w:fldCharType="separate"/>
      </w:r>
      <w:r w:rsidR="008B09EB" w:rsidRPr="00BA1179">
        <w:t xml:space="preserve">( </w:t>
      </w:r>
      <w:r w:rsidR="008B09EB">
        <w:rPr>
          <w:noProof/>
        </w:rPr>
        <w:t>44</w:t>
      </w:r>
      <w:r w:rsidR="008B09EB"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R</m:t>
            </m:r>
          </m:e>
          <m:sub>
            <m:r>
              <w:rPr>
                <w:rFonts w:ascii="Cambria Math" w:hAnsi="Cambria Math"/>
              </w:rPr>
              <m:t>r</m:t>
            </m:r>
          </m:sub>
        </m:sSub>
      </m:oMath>
      <w:r w:rsidRPr="00BA1179">
        <w:t xml:space="preserve"> denotes rule r, </w:t>
      </w:r>
      <m:oMath>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oMath>
      <w:r w:rsidRPr="00BA1179">
        <w:t xml:space="preserve"> the gated activation of decision concept </w:t>
      </w:r>
      <m:oMath>
        <m:r>
          <w:rPr>
            <w:rFonts w:ascii="Cambria Math" w:hAnsi="Cambria Math"/>
          </w:rPr>
          <m:t>n</m:t>
        </m:r>
      </m:oMath>
      <w:r w:rsidRPr="00BA1179">
        <w:t xml:space="preserve"> in region </w:t>
      </w:r>
      <m:oMath>
        <m:r>
          <w:rPr>
            <w:rFonts w:ascii="Cambria Math" w:hAnsi="Cambria Math"/>
          </w:rPr>
          <m:t>i</m:t>
        </m:r>
      </m:oMath>
      <w:r w:rsidRPr="00BA1179">
        <w:t xml:space="preserve"> at cycle </w:t>
      </w:r>
      <m:oMath>
        <m:r>
          <w:rPr>
            <w:rFonts w:ascii="Cambria Math" w:hAnsi="Cambria Math"/>
          </w:rPr>
          <m:t>k</m:t>
        </m:r>
      </m:oMath>
      <w:r w:rsidRPr="00BA1179">
        <w:t xml:space="preserve">, </w:t>
      </w:r>
      <m:oMath>
        <m:sSub>
          <m:sSubPr>
            <m:ctrlPr>
              <w:rPr>
                <w:rFonts w:ascii="Cambria Math" w:hAnsi="Cambria Math"/>
                <w:i/>
              </w:rPr>
            </m:ctrlPr>
          </m:sSubPr>
          <m:e>
            <m:r>
              <w:rPr>
                <w:rFonts w:ascii="Cambria Math" w:hAnsi="Cambria Math"/>
              </w:rPr>
              <m:t>A</m:t>
            </m:r>
          </m:e>
          <m:sub>
            <m:r>
              <w:rPr>
                <w:rFonts w:ascii="Cambria Math" w:hAnsi="Cambria Math"/>
              </w:rPr>
              <m:t>r,n</m:t>
            </m:r>
          </m:sub>
        </m:sSub>
      </m:oMath>
      <w:r w:rsidRPr="00BA1179">
        <w:t xml:space="preserve"> the linguistic term the rule requires of that concept, and </w:t>
      </w:r>
      <m:oMath>
        <m:sSub>
          <m:sSubPr>
            <m:ctrlPr>
              <w:rPr>
                <w:rFonts w:ascii="Cambria Math" w:hAnsi="Cambria Math"/>
                <w:i/>
              </w:rPr>
            </m:ctrlPr>
          </m:sSubPr>
          <m:e>
            <m:r>
              <w:rPr>
                <w:rFonts w:ascii="Cambria Math" w:hAnsi="Cambria Math"/>
              </w:rPr>
              <m:t>B</m:t>
            </m:r>
          </m:e>
          <m:sub>
            <m:r>
              <w:rPr>
                <w:rFonts w:ascii="Cambria Math" w:hAnsi="Cambria Math"/>
              </w:rPr>
              <m:t>r</m:t>
            </m:r>
          </m:sub>
        </m:sSub>
      </m:oMath>
      <w:r w:rsidRPr="00BA1179">
        <w:t xml:space="preserve"> the consequent, read as the singleton intensity profile of the rule together with its optional effects. The candidate of the region is the vector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rsidRPr="00BA1179">
        <w:t xml:space="preserve">, whose components </w:t>
      </w:r>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oMath>
      <w:r w:rsidRPr="00BA1179">
        <w:t xml:space="preserve"> are the intensities ordered for the six intervention families indexed by m. A concept absent from an antecedent is left unconstrained, so a rule may refer to a single concept or about all five.</w:t>
      </w:r>
    </w:p>
    <w:p w14:paraId="79F56565" w14:textId="53E7AC57" w:rsidR="000E1725" w:rsidRPr="00BA1179" w:rsidRDefault="00000000" w:rsidP="00E416C3">
      <w:pPr>
        <w:pStyle w:val="ParText"/>
      </w:pPr>
      <w:r w:rsidRPr="00BA1179">
        <w:t xml:space="preserve">A rule fires with the strength of its weakest satisfied clause, and the candidate is assembled family by family from every rule that fires, as stated in </w:t>
      </w:r>
      <w:r w:rsidRPr="00BA1179">
        <w:fldChar w:fldCharType="begin"/>
      </w:r>
      <w:r w:rsidRPr="00BA1179">
        <w:instrText xml:space="preserve"> REF _Ref234769029 \h </w:instrText>
      </w:r>
      <w:r w:rsidRPr="00BA1179">
        <w:fldChar w:fldCharType="separate"/>
      </w:r>
      <w:r w:rsidR="008B09EB" w:rsidRPr="00BA1179">
        <w:t xml:space="preserve">( </w:t>
      </w:r>
      <w:r w:rsidR="008B09EB">
        <w:rPr>
          <w:noProof/>
        </w:rPr>
        <w:t>45</w:t>
      </w:r>
      <w:r w:rsidR="008B09EB" w:rsidRPr="00BA1179">
        <w:t xml:space="preserve"> )</w:t>
      </w:r>
      <w:r w:rsidRPr="00BA1179">
        <w:fldChar w:fldCharType="end"/>
      </w:r>
      <w:r w:rsidRPr="00BA1179">
        <w:t xml:space="preserve">. Here </w:t>
      </w:r>
      <m:oMath>
        <m:sSub>
          <m:sSubPr>
            <m:ctrlPr>
              <w:rPr>
                <w:rFonts w:ascii="Cambria Math" w:hAnsi="Cambria Math"/>
                <w:i/>
              </w:rPr>
            </m:ctrlPr>
          </m:sSubPr>
          <m:e>
            <m:r>
              <w:rPr>
                <w:rFonts w:ascii="Cambria Math" w:hAnsi="Cambria Math"/>
              </w:rPr>
              <m:t>w</m:t>
            </m:r>
          </m:e>
          <m:sub>
            <m:r>
              <w:rPr>
                <w:rFonts w:ascii="Cambria Math" w:hAnsi="Cambria Math"/>
              </w:rPr>
              <m:t>r</m:t>
            </m:r>
          </m:sub>
        </m:sSub>
      </m:oMath>
      <w:r w:rsidRPr="00BA1179">
        <w:t xml:space="preserve"> is the firing strength of rule </w:t>
      </w:r>
      <m:oMath>
        <m:r>
          <w:rPr>
            <w:rFonts w:ascii="Cambria Math" w:hAnsi="Cambria Math"/>
          </w:rPr>
          <m:t>r</m:t>
        </m:r>
      </m:oMath>
      <w:r w:rsidRPr="00BA1179">
        <w:t xml:space="preserve">, taken as the minimum membership over its antecedent clauses, </w:t>
      </w:r>
      <m:oMath>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oMath>
      <w:r w:rsidRPr="00BA1179">
        <w:t xml:space="preserve"> is the membership function of the term the clause names, and </w:t>
      </w:r>
      <m:oMath>
        <m:sSub>
          <m:sSubPr>
            <m:ctrlPr>
              <w:rPr>
                <w:rFonts w:ascii="Cambria Math" w:hAnsi="Cambria Math"/>
                <w:i/>
              </w:rPr>
            </m:ctrlPr>
          </m:sSubPr>
          <m:e>
            <m:r>
              <w:rPr>
                <w:rFonts w:ascii="Cambria Math" w:hAnsi="Cambria Math"/>
              </w:rPr>
              <m:t>v</m:t>
            </m:r>
          </m:e>
          <m:sub>
            <m:r>
              <w:rPr>
                <w:rFonts w:ascii="Cambria Math" w:hAnsi="Cambria Math"/>
              </w:rPr>
              <m:t>r,m</m:t>
            </m:r>
          </m:sub>
        </m:sSub>
      </m:oMath>
      <w:r w:rsidRPr="00BA1179">
        <w:t xml:space="preserve"> is the intensity that the rule assigns to family </w:t>
      </w:r>
      <m:oMath>
        <m:r>
          <w:rPr>
            <w:rFonts w:ascii="Cambria Math" w:hAnsi="Cambria Math"/>
          </w:rPr>
          <m:t>m</m:t>
        </m:r>
      </m:oMath>
      <w:r w:rsidRPr="00BA1179">
        <w:t>. The denominator is floored at one, so a weakly supported conclusion yields a weak order rather than a full-strength one, and only rules that together fire with unit strength deliver their full intensity.</w:t>
      </w:r>
    </w:p>
    <w:tbl>
      <w:tblPr>
        <w:tblW w:w="5000" w:type="pct"/>
        <w:tblLook w:val="04A0" w:firstRow="1" w:lastRow="0" w:firstColumn="1" w:lastColumn="0" w:noHBand="0" w:noVBand="1"/>
      </w:tblPr>
      <w:tblGrid>
        <w:gridCol w:w="7081"/>
        <w:gridCol w:w="966"/>
      </w:tblGrid>
      <w:tr w:rsidR="00E416C3" w:rsidRPr="00BA1179" w14:paraId="6DAFF073" w14:textId="77777777" w:rsidTr="000310BC">
        <w:tc>
          <w:tcPr>
            <w:tcW w:w="4400" w:type="pct"/>
            <w:vAlign w:val="center"/>
          </w:tcPr>
          <w:p w14:paraId="2A22AF0F" w14:textId="30549A5B" w:rsidR="000E1725" w:rsidRPr="00BA1179" w:rsidRDefault="00000000" w:rsidP="000310BC">
            <w:pPr>
              <w:pStyle w:val="TableText"/>
            </w:pPr>
            <m:oMathPara>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r>
                  <w:rPr>
                    <w:rFonts w:ascii="Cambria Math" w:hAnsi="Cambria Math"/>
                  </w:rPr>
                  <m:t xml:space="preserve"> =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m:t>
                            </m:r>
                          </m:sub>
                        </m:sSub>
                      </m:e>
                    </m:nary>
                  </m:num>
                  <m:den>
                    <m:r>
                      <w:rPr>
                        <w:rFonts w:ascii="Cambria Math" w:hAnsi="Cambria Math"/>
                      </w:rPr>
                      <m:t xml:space="preserve">max(1, </m:t>
                    </m:r>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e>
                    </m:nary>
                    <m:r>
                      <w:rPr>
                        <w:rFonts w:ascii="Cambria Math" w:hAnsi="Cambria Math"/>
                      </w:rPr>
                      <m:t>)</m:t>
                    </m:r>
                  </m:den>
                </m:f>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 </m:t>
                </m:r>
                <m:sSub>
                  <m:sSubPr>
                    <m:ctrlPr>
                      <w:rPr>
                        <w:rFonts w:ascii="Cambria Math" w:hAnsi="Cambria Math"/>
                        <w:i/>
                      </w:rPr>
                    </m:ctrlPr>
                  </m:sSubPr>
                  <m:e>
                    <m:r>
                      <m:rPr>
                        <m:sty m:val="p"/>
                      </m:rPr>
                      <w:rPr>
                        <w:rFonts w:ascii="Cambria Math" w:hAnsi="Cambria Math"/>
                      </w:rPr>
                      <m:t>min</m:t>
                    </m:r>
                  </m:e>
                  <m:sub>
                    <m:r>
                      <w:rPr>
                        <w:rFonts w:ascii="Cambria Math" w:hAnsi="Cambria Math"/>
                      </w:rPr>
                      <m:t>n ∈ ant(r)</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r>
                  <w:rPr>
                    <w:rFonts w:ascii="Cambria Math" w:hAnsi="Cambria Math"/>
                  </w:rPr>
                  <m:t>)</m:t>
                </m:r>
              </m:oMath>
            </m:oMathPara>
          </w:p>
        </w:tc>
        <w:tc>
          <w:tcPr>
            <w:tcW w:w="600" w:type="pct"/>
            <w:vAlign w:val="center"/>
          </w:tcPr>
          <w:p w14:paraId="0FA2A566" w14:textId="6A99853F" w:rsidR="000E1725" w:rsidRPr="00BA1179" w:rsidRDefault="00000000" w:rsidP="000310BC">
            <w:pPr>
              <w:jc w:val="right"/>
            </w:pPr>
            <w:bookmarkStart w:id="263" w:name="_Ref234769029"/>
            <w:bookmarkStart w:id="264" w:name="_RefEqB4502"/>
            <w:r w:rsidRPr="00BA1179">
              <w:t xml:space="preserve">( </w:t>
            </w:r>
            <w:r w:rsidRPr="00BA1179">
              <w:fldChar w:fldCharType="begin"/>
            </w:r>
            <w:r w:rsidRPr="00BA1179">
              <w:instrText xml:space="preserve"> SEQ ( \* ARABIC </w:instrText>
            </w:r>
            <w:r w:rsidRPr="00BA1179">
              <w:fldChar w:fldCharType="separate"/>
            </w:r>
            <w:r w:rsidR="008B09EB">
              <w:rPr>
                <w:noProof/>
              </w:rPr>
              <w:t>45</w:t>
            </w:r>
            <w:r w:rsidRPr="00BA1179">
              <w:fldChar w:fldCharType="end"/>
            </w:r>
            <w:r w:rsidRPr="00BA1179">
              <w:t xml:space="preserve"> )</w:t>
            </w:r>
            <w:bookmarkEnd w:id="263"/>
            <w:bookmarkEnd w:id="264"/>
          </w:p>
        </w:tc>
      </w:tr>
    </w:tbl>
    <w:p w14:paraId="7C8B17DA" w14:textId="41B6965E" w:rsidR="000E1725" w:rsidRPr="00BA1179" w:rsidRDefault="00000000" w:rsidP="00003802">
      <w:pPr>
        <w:pStyle w:val="ParText"/>
      </w:pPr>
      <w:r w:rsidRPr="00BA1179">
        <w:t xml:space="preserve">The base is sparse by construction.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oMath>
      <w:r w:rsidRPr="00BA1179">
        <w:t xml:space="preserve"> = 3125 combinations, but this is the catalogue of conditions the vocabulary can express, not a list of rules to be authored. The base holds the seeded doctrine and whatever the </w:t>
      </w:r>
      <w:r w:rsidRPr="00BA1179">
        <w:lastRenderedPageBreak/>
        <w:t xml:space="preserve">adaptation loop later adds. Sparsity costs no coverage, because adjacent linguistic terms overlap. Equation </w:t>
      </w:r>
      <w:r w:rsidRPr="00BA1179">
        <w:fldChar w:fldCharType="begin"/>
      </w:r>
      <w:r w:rsidRPr="00BA1179">
        <w:instrText xml:space="preserve"> REF _Ref234768948 \h </w:instrText>
      </w:r>
      <w:r w:rsidRPr="00BA1179">
        <w:fldChar w:fldCharType="separate"/>
      </w:r>
      <w:r w:rsidR="008B09EB" w:rsidRPr="00BA1179">
        <w:t xml:space="preserve">( </w:t>
      </w:r>
      <w:r w:rsidR="008B09EB">
        <w:rPr>
          <w:noProof/>
        </w:rPr>
        <w:t>46</w:t>
      </w:r>
      <w:r w:rsidR="008B09EB" w:rsidRPr="00BA1179">
        <w:t xml:space="preserve"> )</w:t>
      </w:r>
      <w:r w:rsidRPr="00BA1179">
        <w:fldChar w:fldCharType="end"/>
      </w:r>
      <w:r w:rsidRPr="00BA1179">
        <w:t xml:space="preserve"> counts what a single rule already covers, where </w:t>
      </w:r>
      <m:oMath>
        <m:sSub>
          <m:sSubPr>
            <m:ctrlPr>
              <w:rPr>
                <w:rFonts w:ascii="Cambria Math" w:hAnsi="Cambria Math"/>
                <w:i/>
              </w:rPr>
            </m:ctrlPr>
          </m:sSubPr>
          <m:e>
            <m:r>
              <w:rPr>
                <w:rFonts w:ascii="Cambria Math" w:hAnsi="Cambria Math"/>
              </w:rPr>
              <m:t>N</m:t>
            </m:r>
          </m:e>
          <m:sub>
            <m:r>
              <w:rPr>
                <w:rFonts w:ascii="Cambria Math" w:hAnsi="Cambria Math"/>
              </w:rPr>
              <m:t>term</m:t>
            </m:r>
          </m:sub>
        </m:sSub>
      </m:oMath>
      <w:r w:rsidRPr="00BA1179">
        <w:t xml:space="preserve"> is the number of linguistic terms partitioning each concept, </w:t>
      </w:r>
      <m:oMath>
        <m:sSub>
          <m:sSubPr>
            <m:ctrlPr>
              <w:rPr>
                <w:rFonts w:ascii="Cambria Math" w:hAnsi="Cambria Math"/>
                <w:i/>
              </w:rPr>
            </m:ctrlPr>
          </m:sSubPr>
          <m:e>
            <m:r>
              <w:rPr>
                <w:rFonts w:ascii="Cambria Math" w:hAnsi="Cambria Math"/>
              </w:rPr>
              <m:t>N</m:t>
            </m:r>
          </m:e>
          <m:sub>
            <m:r>
              <w:rPr>
                <w:rFonts w:ascii="Cambria Math" w:hAnsi="Cambria Math"/>
              </w:rPr>
              <m:t>concept</m:t>
            </m:r>
          </m:sub>
        </m:sSub>
      </m:oMath>
      <w:r w:rsidRPr="00BA1179">
        <w:t xml:space="preserve"> is the number of decision concepts and</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is the number of antecedent clauses of rule </w:t>
      </w:r>
      <m:oMath>
        <m:r>
          <w:rPr>
            <w:rFonts w:ascii="Cambria Math" w:hAnsi="Cambria Math"/>
          </w:rPr>
          <m:t>r</m:t>
        </m:r>
      </m:oMath>
      <w:r w:rsidRPr="00BA1179">
        <w:t xml:space="preserve">. While 2-clause rule covers </w:t>
      </w:r>
      <m:oMath>
        <m:sSup>
          <m:sSupPr>
            <m:ctrlPr>
              <w:rPr>
                <w:rFonts w:ascii="Cambria Math" w:hAnsi="Cambria Math"/>
                <w:i/>
              </w:rPr>
            </m:ctrlPr>
          </m:sSupPr>
          <m:e>
            <m:r>
              <w:rPr>
                <w:rFonts w:ascii="Cambria Math" w:hAnsi="Cambria Math"/>
              </w:rPr>
              <m:t>5</m:t>
            </m:r>
          </m:e>
          <m:sup>
            <m:r>
              <w:rPr>
                <w:rFonts w:ascii="Cambria Math" w:hAnsi="Cambria Math"/>
              </w:rPr>
              <m:t>5-2</m:t>
            </m:r>
          </m:sup>
        </m:sSup>
        <m:r>
          <w:rPr>
            <w:rFonts w:ascii="Cambria Math" w:hAnsi="Cambria Math"/>
          </w:rPr>
          <m:t>=125</m:t>
        </m:r>
      </m:oMath>
      <w:r w:rsidRPr="00BA1179">
        <w:t xml:space="preserve"> combinations, full-clause covers </w:t>
      </w:r>
      <m:oMath>
        <m:sSup>
          <m:sSupPr>
            <m:ctrlPr>
              <w:rPr>
                <w:rFonts w:ascii="Cambria Math" w:hAnsi="Cambria Math"/>
                <w:i/>
              </w:rPr>
            </m:ctrlPr>
          </m:sSupPr>
          <m:e>
            <m:r>
              <w:rPr>
                <w:rFonts w:ascii="Cambria Math" w:hAnsi="Cambria Math"/>
              </w:rPr>
              <m:t>5</m:t>
            </m:r>
          </m:e>
          <m:sup>
            <m:r>
              <w:rPr>
                <w:rFonts w:ascii="Cambria Math" w:hAnsi="Cambria Math"/>
              </w:rPr>
              <m:t>5-5</m:t>
            </m:r>
          </m:sup>
        </m:sSup>
        <m:r>
          <w:rPr>
            <w:rFonts w:ascii="Cambria Math" w:hAnsi="Cambria Math"/>
          </w:rPr>
          <m:t xml:space="preserve"> = 1</m:t>
        </m:r>
      </m:oMath>
      <w:r w:rsidRPr="00BA1179">
        <w:t>.</w:t>
      </w:r>
    </w:p>
    <w:tbl>
      <w:tblPr>
        <w:tblW w:w="5000" w:type="pct"/>
        <w:tblLook w:val="04A0" w:firstRow="1" w:lastRow="0" w:firstColumn="1" w:lastColumn="0" w:noHBand="0" w:noVBand="1"/>
      </w:tblPr>
      <w:tblGrid>
        <w:gridCol w:w="7081"/>
        <w:gridCol w:w="966"/>
      </w:tblGrid>
      <w:tr w:rsidR="00C4055D" w:rsidRPr="00BA1179" w14:paraId="07926490" w14:textId="77777777" w:rsidTr="000310BC">
        <w:tc>
          <w:tcPr>
            <w:tcW w:w="4400" w:type="pct"/>
            <w:vAlign w:val="center"/>
          </w:tcPr>
          <w:p w14:paraId="240E0488"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N</m:t>
                    </m:r>
                  </m:e>
                  <m:sub>
                    <m:r>
                      <w:rPr>
                        <w:rFonts w:ascii="Cambria Math" w:hAnsi="Cambria Math"/>
                      </w:rPr>
                      <m:t>cover</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m:t>
                        </m:r>
                      </m:sub>
                    </m:sSub>
                  </m:e>
                </m:d>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term</m:t>
                    </m:r>
                  </m:sub>
                  <m:sup>
                    <m:sSub>
                      <m:sSubPr>
                        <m:ctrlPr>
                          <w:rPr>
                            <w:rFonts w:ascii="Cambria Math" w:hAnsi="Cambria Math"/>
                          </w:rPr>
                        </m:ctrlPr>
                      </m:sSubPr>
                      <m:e>
                        <m:r>
                          <w:rPr>
                            <w:rFonts w:ascii="Cambria Math" w:hAnsi="Cambria Math"/>
                          </w:rPr>
                          <m:t>N</m:t>
                        </m:r>
                      </m:e>
                      <m:sub>
                        <m:r>
                          <w:rPr>
                            <w:rFonts w:ascii="Cambria Math" w:hAnsi="Cambria Math"/>
                          </w:rPr>
                          <m:t>concept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antecedent,r</m:t>
                        </m:r>
                      </m:sub>
                    </m:sSub>
                  </m:sup>
                </m:sSubSup>
              </m:oMath>
            </m:oMathPara>
          </w:p>
        </w:tc>
        <w:tc>
          <w:tcPr>
            <w:tcW w:w="600" w:type="pct"/>
            <w:vAlign w:val="center"/>
          </w:tcPr>
          <w:p w14:paraId="48D0A68E" w14:textId="7E32E66D" w:rsidR="000E1725" w:rsidRPr="00BA1179" w:rsidRDefault="00000000" w:rsidP="000310BC">
            <w:pPr>
              <w:jc w:val="right"/>
            </w:pPr>
            <w:bookmarkStart w:id="265" w:name="_Ref234768948"/>
            <w:r w:rsidRPr="00BA1179">
              <w:t xml:space="preserve">( </w:t>
            </w:r>
            <w:r w:rsidRPr="00BA1179">
              <w:fldChar w:fldCharType="begin"/>
            </w:r>
            <w:r w:rsidRPr="00BA1179">
              <w:instrText xml:space="preserve"> SEQ ( \* ARABIC </w:instrText>
            </w:r>
            <w:r w:rsidRPr="00BA1179">
              <w:fldChar w:fldCharType="separate"/>
            </w:r>
            <w:r w:rsidR="008B09EB">
              <w:rPr>
                <w:noProof/>
              </w:rPr>
              <w:t>46</w:t>
            </w:r>
            <w:r w:rsidRPr="00BA1179">
              <w:fldChar w:fldCharType="end"/>
            </w:r>
            <w:r w:rsidRPr="00BA1179">
              <w:t xml:space="preserve"> )</w:t>
            </w:r>
            <w:bookmarkEnd w:id="265"/>
          </w:p>
        </w:tc>
      </w:tr>
    </w:tbl>
    <w:p w14:paraId="3E5DDAAC" w14:textId="16981645" w:rsidR="000E1725" w:rsidRPr="00BA1179" w:rsidRDefault="00000000" w:rsidP="00003802">
      <w:pPr>
        <w:pStyle w:val="ParText"/>
      </w:pPr>
      <w:r w:rsidRPr="00BA1179">
        <w:t xml:space="preserve">The seeded base must satisfy, where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eff</m:t>
            </m:r>
          </m:sup>
        </m:sSup>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[0,1]⁵ </m:t>
        </m:r>
      </m:oMath>
      <w:r w:rsidRPr="00BA1179">
        <w:t xml:space="preserve">is any reachable vector of gated concept activations,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eff</m:t>
            </m:r>
          </m:sup>
        </m:sSup>
        <m:r>
          <w:rPr>
            <w:rFonts w:ascii="Cambria Math" w:hAnsi="Cambria Math"/>
          </w:rPr>
          <m:t>)</m:t>
        </m:r>
      </m:oMath>
      <w:r w:rsidRPr="00BA1179">
        <w:t xml:space="preserve"> is the firing strength of rule </w:t>
      </w:r>
      <m:oMath>
        <m:r>
          <w:rPr>
            <w:rFonts w:ascii="Cambria Math" w:hAnsi="Cambria Math"/>
          </w:rPr>
          <m:t>r</m:t>
        </m:r>
      </m:oMath>
      <w:r w:rsidRPr="00BA1179">
        <w:t xml:space="preserve"> at that reading, and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min</m:t>
            </m:r>
          </m:sub>
        </m:sSub>
        <m:r>
          <w:rPr>
            <w:rFonts w:ascii="Cambria Math" w:hAnsi="Cambria Math"/>
          </w:rPr>
          <m:t>=0.05</m:t>
        </m:r>
      </m:oMath>
      <w:r w:rsidRPr="00BA1179">
        <w:t xml:space="preserve"> is the coverage floor. The condition requires that even the worst reading of the whole space still leave some rule firing with strength at least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min</m:t>
            </m:r>
          </m:sub>
        </m:sSub>
      </m:oMath>
      <w:r w:rsidRPr="00BA1179">
        <w:t>, so no reachable situation is met with silence. A reading that falls below the floor marks a coverage gap</w:t>
      </w:r>
      <w:r w:rsidR="00D53770">
        <w:t>.</w:t>
      </w:r>
      <w:r w:rsidRPr="00BA1179">
        <w:t xml:space="preserve"> </w:t>
      </w:r>
      <w:r w:rsidR="00D53770">
        <w:t>T</w:t>
      </w:r>
      <w:r w:rsidRPr="00BA1179">
        <w:t>he layer falls back to the watchful posture and adaptation is triggered.</w:t>
      </w:r>
    </w:p>
    <w:p w14:paraId="7984AF24" w14:textId="182936E7" w:rsidR="000E1725" w:rsidRPr="00BA1179" w:rsidRDefault="00000000" w:rsidP="00003802">
      <w:pPr>
        <w:pStyle w:val="ParText"/>
      </w:pPr>
      <w:r w:rsidRPr="00BA1179">
        <w:t xml:space="preserve">A rule with </w:t>
      </w:r>
      <m:oMath>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clauses refer to the combinations of the catalogue counted in </w:t>
      </w:r>
      <w:r w:rsidRPr="00BA1179">
        <w:fldChar w:fldCharType="begin"/>
      </w:r>
      <w:r w:rsidRPr="00BA1179">
        <w:instrText xml:space="preserve"> REF _Ref234768948 \h </w:instrText>
      </w:r>
      <w:r w:rsidRPr="00BA1179">
        <w:fldChar w:fldCharType="separate"/>
      </w:r>
      <w:r w:rsidR="008B09EB" w:rsidRPr="00BA1179">
        <w:t xml:space="preserve">( </w:t>
      </w:r>
      <w:r w:rsidR="008B09EB">
        <w:rPr>
          <w:noProof/>
        </w:rPr>
        <w:t>46</w:t>
      </w:r>
      <w:r w:rsidR="008B09EB" w:rsidRPr="00BA1179">
        <w:t xml:space="preserve"> )</w:t>
      </w:r>
      <w:r w:rsidRPr="00BA1179">
        <w:fldChar w:fldCharType="end"/>
      </w:r>
      <w:r w:rsidRPr="00BA1179">
        <w:t xml:space="preserve">, those that agree with it on its clauses and are free on the rest, and the seeded base satisfies the coverage condition of </w:t>
      </w:r>
      <w:r w:rsidRPr="00BA1179">
        <w:fldChar w:fldCharType="begin"/>
      </w:r>
      <w:r w:rsidRPr="00BA1179">
        <w:instrText xml:space="preserve"> REF _Ref234769001 \h </w:instrText>
      </w:r>
      <w:r w:rsidRPr="00BA1179">
        <w:fldChar w:fldCharType="separate"/>
      </w:r>
      <w:r w:rsidR="008B09EB" w:rsidRPr="00BA1179">
        <w:t xml:space="preserve">( </w:t>
      </w:r>
      <w:r w:rsidR="008B09EB">
        <w:rPr>
          <w:noProof/>
        </w:rPr>
        <w:t>47</w:t>
      </w:r>
      <w:r w:rsidR="008B09EB" w:rsidRPr="00BA1179">
        <w:t xml:space="preserve"> )</w:t>
      </w:r>
      <w:r w:rsidRPr="00BA1179">
        <w:fldChar w:fldCharType="end"/>
      </w:r>
      <w:r w:rsidRPr="00BA1179">
        <w:t xml:space="preserve">, so at every reachable reading some rule fires with strength at least </w:t>
      </w:r>
      <m:oMath>
        <m:sSub>
          <m:sSubPr>
            <m:ctrlPr>
              <w:rPr>
                <w:rFonts w:ascii="Cambria Math" w:hAnsi="Cambria Math"/>
                <w:i/>
              </w:rPr>
            </m:ctrlPr>
          </m:sSubPr>
          <m:e>
            <m:r>
              <w:rPr>
                <w:rFonts w:ascii="Cambria Math" w:hAnsi="Cambria Math"/>
              </w:rPr>
              <m:t>α</m:t>
            </m:r>
          </m:e>
          <m:sub>
            <m:r>
              <w:rPr>
                <w:rFonts w:ascii="Cambria Math" w:hAnsi="Cambria Math"/>
              </w:rPr>
              <m:t>min</m:t>
            </m:r>
          </m:sub>
        </m:sSub>
      </m:oMath>
      <w:r w:rsidRPr="00BA1179">
        <w:t xml:space="preserve"> = 0.05.</w:t>
      </w:r>
    </w:p>
    <w:tbl>
      <w:tblPr>
        <w:tblW w:w="5000" w:type="pct"/>
        <w:tblLook w:val="04A0" w:firstRow="1" w:lastRow="0" w:firstColumn="1" w:lastColumn="0" w:noHBand="0" w:noVBand="1"/>
      </w:tblPr>
      <w:tblGrid>
        <w:gridCol w:w="7081"/>
        <w:gridCol w:w="966"/>
      </w:tblGrid>
      <w:tr w:rsidR="00EA76EA" w:rsidRPr="00BA1179" w14:paraId="64D8FE1A" w14:textId="77777777" w:rsidTr="000310BC">
        <w:tc>
          <w:tcPr>
            <w:tcW w:w="4400" w:type="pct"/>
            <w:vAlign w:val="center"/>
          </w:tcPr>
          <w:p w14:paraId="63EBA55A"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min</m:t>
                    </m:r>
                  </m:e>
                  <m:sub>
                    <m:sSup>
                      <m:sSupPr>
                        <m:ctrlPr>
                          <w:rPr>
                            <w:rFonts w:ascii="Cambria Math" w:hAnsi="Cambria Math"/>
                          </w:rPr>
                        </m:ctrlPr>
                      </m:sSupPr>
                      <m:e>
                        <m:r>
                          <w:rPr>
                            <w:rFonts w:ascii="Cambria Math" w:hAnsi="Cambria Math"/>
                          </w:rPr>
                          <m:t>a</m:t>
                        </m:r>
                      </m:e>
                      <m:sup>
                        <m:r>
                          <w:rPr>
                            <w:rFonts w:ascii="Cambria Math" w:hAnsi="Cambria Math"/>
                          </w:rPr>
                          <m:t>eff</m:t>
                        </m:r>
                      </m:sup>
                    </m:s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5</m:t>
                        </m:r>
                      </m:sup>
                    </m:sSup>
                  </m:sub>
                </m:sSub>
                <m:r>
                  <w:rPr>
                    <w:rFonts w:ascii="Cambria Math" w:hAnsi="Cambria Math"/>
                  </w:rPr>
                  <m:t xml:space="preserve"> </m:t>
                </m:r>
                <m:sSub>
                  <m:sSubPr>
                    <m:ctrlPr>
                      <w:rPr>
                        <w:rFonts w:ascii="Cambria Math" w:hAnsi="Cambria Math"/>
                      </w:rPr>
                    </m:ctrlPr>
                  </m:sSubPr>
                  <m:e>
                    <m:r>
                      <w:rPr>
                        <w:rFonts w:ascii="Cambria Math" w:hAnsi="Cambria Math"/>
                      </w:rPr>
                      <m:t>max</m:t>
                    </m:r>
                  </m:e>
                  <m:sub>
                    <m:r>
                      <w:rPr>
                        <w:rFonts w:ascii="Cambria Math" w:hAnsi="Cambria Math"/>
                      </w:rPr>
                      <m:t>r</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&gt;0</m:t>
                </m:r>
              </m:oMath>
            </m:oMathPara>
          </w:p>
        </w:tc>
        <w:tc>
          <w:tcPr>
            <w:tcW w:w="600" w:type="pct"/>
            <w:vAlign w:val="center"/>
          </w:tcPr>
          <w:p w14:paraId="62334B34" w14:textId="39D9CA7F" w:rsidR="000E1725" w:rsidRPr="00BA1179" w:rsidRDefault="00000000" w:rsidP="000310BC">
            <w:pPr>
              <w:jc w:val="right"/>
            </w:pPr>
            <w:bookmarkStart w:id="266" w:name="_Ref234769001"/>
            <w:bookmarkStart w:id="267" w:name="_RefEqB5202"/>
            <w:r w:rsidRPr="00BA1179">
              <w:t xml:space="preserve">( </w:t>
            </w:r>
            <w:r w:rsidRPr="00BA1179">
              <w:fldChar w:fldCharType="begin"/>
            </w:r>
            <w:r w:rsidRPr="00BA1179">
              <w:instrText xml:space="preserve"> SEQ ( \* ARABIC </w:instrText>
            </w:r>
            <w:r w:rsidRPr="00BA1179">
              <w:fldChar w:fldCharType="separate"/>
            </w:r>
            <w:r w:rsidR="008B09EB">
              <w:rPr>
                <w:noProof/>
              </w:rPr>
              <w:t>47</w:t>
            </w:r>
            <w:r w:rsidRPr="00BA1179">
              <w:fldChar w:fldCharType="end"/>
            </w:r>
            <w:r w:rsidRPr="00BA1179">
              <w:t xml:space="preserve"> )</w:t>
            </w:r>
            <w:bookmarkEnd w:id="266"/>
            <w:bookmarkEnd w:id="267"/>
          </w:p>
        </w:tc>
      </w:tr>
    </w:tbl>
    <w:p w14:paraId="6122C6A0" w14:textId="6171FD6B" w:rsidR="000E1725" w:rsidRPr="00BA1179" w:rsidRDefault="00000000" w:rsidP="003128FD">
      <w:pPr>
        <w:pStyle w:val="ParText"/>
      </w:pPr>
      <w:r w:rsidRPr="00BA1179">
        <w:t xml:space="preserve">As an example for illustration is that a fire threat activation of </w:t>
      </w:r>
      <m:oMath>
        <m:r>
          <w:rPr>
            <w:rFonts w:ascii="Cambria Math" w:hAnsi="Cambria Math"/>
          </w:rPr>
          <m:t>0.55</m:t>
        </m:r>
      </m:oMath>
      <w:r w:rsidRPr="00BA1179">
        <w:t xml:space="preserve"> belongs to the term medium with membership </w:t>
      </w:r>
      <m:oMath>
        <m:r>
          <w:rPr>
            <w:rFonts w:ascii="Cambria Math" w:hAnsi="Cambria Math"/>
          </w:rPr>
          <m:t>0.75</m:t>
        </m:r>
      </m:oMath>
      <w:r w:rsidRPr="00BA1179">
        <w:t xml:space="preserve"> and to the term high with membership </w:t>
      </w:r>
      <m:oMath>
        <m:r>
          <w:rPr>
            <w:rFonts w:ascii="Cambria Math" w:hAnsi="Cambria Math"/>
          </w:rPr>
          <m:t>0.25</m:t>
        </m:r>
      </m:oMath>
      <w:r w:rsidRPr="00BA1179">
        <w:t xml:space="preserve">. If the base prescribes suppression effort </w:t>
      </w:r>
      <m:oMath>
        <m:r>
          <w:rPr>
            <w:rFonts w:ascii="Cambria Math" w:hAnsi="Cambria Math"/>
          </w:rPr>
          <m:t>0.5</m:t>
        </m:r>
      </m:oMath>
      <w:r w:rsidRPr="00BA1179">
        <w:t xml:space="preserve"> for the first and </w:t>
      </w:r>
      <m:oMath>
        <m:r>
          <w:rPr>
            <w:rFonts w:ascii="Cambria Math" w:hAnsi="Cambria Math"/>
          </w:rPr>
          <m:t>0.8</m:t>
        </m:r>
      </m:oMath>
      <w:r w:rsidRPr="00BA1179">
        <w:t xml:space="preserve"> for the second, both rules fire and </w:t>
      </w:r>
      <w:r w:rsidRPr="00BA1179">
        <w:fldChar w:fldCharType="begin"/>
      </w:r>
      <w:r w:rsidRPr="00BA1179">
        <w:instrText xml:space="preserve"> REF _Ref234769029 \h </w:instrText>
      </w:r>
      <w:r w:rsidRPr="00BA1179">
        <w:fldChar w:fldCharType="separate"/>
      </w:r>
      <w:r w:rsidR="008B09EB" w:rsidRPr="00BA1179">
        <w:t xml:space="preserve">( </w:t>
      </w:r>
      <w:r w:rsidR="008B09EB">
        <w:rPr>
          <w:noProof/>
        </w:rPr>
        <w:t>45</w:t>
      </w:r>
      <w:r w:rsidR="008B09EB" w:rsidRPr="00BA1179">
        <w:t xml:space="preserve"> )</w:t>
      </w:r>
      <w:r w:rsidRPr="00BA1179">
        <w:fldChar w:fldCharType="end"/>
      </w:r>
      <w:r w:rsidRPr="00BA1179">
        <w:t xml:space="preserve"> returns </w:t>
      </w:r>
      <m:oMath>
        <m:r>
          <w:rPr>
            <w:rFonts w:ascii="Cambria Math" w:hAnsi="Cambria Math"/>
          </w:rPr>
          <m:t>0.575</m:t>
        </m:r>
      </m:oMath>
      <w:r w:rsidRPr="00BA1179">
        <w:t xml:space="preserve">, a value no rule states explicitly. Coverage is therefore graded rather than binary, and it carries two calibrated thresholds. Below the floor of </w:t>
      </w:r>
      <m:oMath>
        <m:r>
          <w:rPr>
            <w:rFonts w:ascii="Cambria Math" w:hAnsi="Cambria Math"/>
          </w:rPr>
          <m:t>0.05</m:t>
        </m:r>
      </m:oMath>
      <w:r w:rsidRPr="00BA1179">
        <w:t xml:space="preserve"> no rule runs meaningfully and the layer falls back to the watchful posture, while a strongest firing that stays under the gap threshold marks a coverage gap and triggers adaptation.</w:t>
      </w:r>
    </w:p>
    <w:p w14:paraId="4450C93A" w14:textId="4F431BAE" w:rsidR="000E1725" w:rsidRPr="00BA1179" w:rsidRDefault="00000000" w:rsidP="00DD04B7">
      <w:pPr>
        <w:pStyle w:val="ParText"/>
      </w:pPr>
      <w:r w:rsidRPr="00BA1179">
        <w:t xml:space="preserve">Full enumeration is rejected on principle, and the comparison of </w:t>
      </w:r>
      <w:r w:rsidRPr="00BA1179">
        <w:fldChar w:fldCharType="begin"/>
      </w:r>
      <w:r w:rsidRPr="00BA1179">
        <w:instrText xml:space="preserve"> REF _Ref234770844 \h </w:instrText>
      </w:r>
      <w:r w:rsidRPr="00BA1179">
        <w:fldChar w:fldCharType="separate"/>
      </w:r>
      <w:r w:rsidR="008B09EB" w:rsidRPr="00BA1179">
        <w:t xml:space="preserve">Table </w:t>
      </w:r>
      <w:r w:rsidR="008B09EB">
        <w:rPr>
          <w:noProof/>
        </w:rPr>
        <w:t>4</w:t>
      </w:r>
      <w:r w:rsidR="008B09EB">
        <w:t>.</w:t>
      </w:r>
      <w:r w:rsidR="008B09EB">
        <w:rPr>
          <w:noProof/>
        </w:rPr>
        <w:t>2</w:t>
      </w:r>
      <w:r w:rsidRPr="00BA1179">
        <w:fldChar w:fldCharType="end"/>
      </w:r>
      <w:r w:rsidRPr="00BA1179">
        <w:t xml:space="preserve"> is the argument. A catalogue of 3125 rules cannot be audited from an expert and freezes a </w:t>
      </w:r>
      <w:r w:rsidRPr="00BA1179">
        <w:lastRenderedPageBreak/>
        <w:t>guess into every combination that operations have never visited. It also fixes the alternatives in advance, which is precisely the closed decision space this thesis sets out to leave behind. The sparse base is authored where doctrine exists, interpolates where it does not, and grows only where realized cost proves that it must.</w:t>
      </w:r>
    </w:p>
    <w:p w14:paraId="6A44880A" w14:textId="2579B51F" w:rsidR="000E1725" w:rsidRPr="00BA1179" w:rsidRDefault="00000000" w:rsidP="00DD04B7">
      <w:pPr>
        <w:pStyle w:val="Caption"/>
        <w:keepNext/>
      </w:pPr>
      <w:bookmarkStart w:id="268" w:name="_Ref234770844"/>
      <w:bookmarkStart w:id="269" w:name="_Toc236342213"/>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268"/>
      <w:r w:rsidRPr="00BA1179">
        <w:t xml:space="preserve"> Full enumeration versus the sparse evolving base</w:t>
      </w:r>
      <w:bookmarkEnd w:id="269"/>
    </w:p>
    <w:tbl>
      <w:tblPr>
        <w:tblStyle w:val="PlainTable2"/>
        <w:tblW w:w="5000" w:type="pct"/>
        <w:tblLook w:val="04A0" w:firstRow="1" w:lastRow="0" w:firstColumn="1" w:lastColumn="0" w:noHBand="0" w:noVBand="1"/>
      </w:tblPr>
      <w:tblGrid>
        <w:gridCol w:w="1559"/>
        <w:gridCol w:w="2976"/>
        <w:gridCol w:w="3512"/>
      </w:tblGrid>
      <w:tr w:rsidR="00DD04B7" w:rsidRPr="00BA1179" w14:paraId="5FF0DA89" w14:textId="77777777" w:rsidTr="003E21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223DCE5" w14:textId="77777777" w:rsidR="000E1725" w:rsidRPr="00BA1179" w:rsidRDefault="00000000" w:rsidP="000310BC">
            <w:pPr>
              <w:pStyle w:val="TableText"/>
            </w:pPr>
            <w:r w:rsidRPr="00BA1179">
              <w:t>Property</w:t>
            </w:r>
          </w:p>
        </w:tc>
        <w:tc>
          <w:tcPr>
            <w:tcW w:w="1849" w:type="pct"/>
          </w:tcPr>
          <w:p w14:paraId="28B02DDD" w14:textId="0EC50428"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 xml:space="preserve">Full enumeration </w:t>
            </w:r>
          </w:p>
        </w:tc>
        <w:tc>
          <w:tcPr>
            <w:tcW w:w="2182" w:type="pct"/>
          </w:tcPr>
          <w:p w14:paraId="09DC352E" w14:textId="77777777"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pPr>
            <w:r w:rsidRPr="00BA1179">
              <w:t>Sparse evolving base</w:t>
            </w:r>
          </w:p>
        </w:tc>
      </w:tr>
      <w:tr w:rsidR="00DD04B7" w:rsidRPr="00BA1179" w14:paraId="10A71388"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5FC95C8" w14:textId="77777777" w:rsidR="000E1725" w:rsidRPr="00BA1179" w:rsidRDefault="00000000" w:rsidP="000310BC">
            <w:pPr>
              <w:pStyle w:val="TableText"/>
            </w:pPr>
            <w:r w:rsidRPr="00BA1179">
              <w:t>Authorship</w:t>
            </w:r>
          </w:p>
        </w:tc>
        <w:tc>
          <w:tcPr>
            <w:tcW w:w="1849" w:type="pct"/>
          </w:tcPr>
          <w:p w14:paraId="360AF598" w14:textId="4034F4E5"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Cannot be elicited </w:t>
            </w:r>
            <w:r w:rsidR="00621D1B" w:rsidRPr="00BA1179">
              <w:t>by</w:t>
            </w:r>
            <w:r w:rsidRPr="00BA1179">
              <w:t xml:space="preserve"> experts; most rows describe unrealizable situations</w:t>
            </w:r>
          </w:p>
        </w:tc>
        <w:tc>
          <w:tcPr>
            <w:tcW w:w="2182" w:type="pct"/>
          </w:tcPr>
          <w:p w14:paraId="5D7C9D30"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Expert-seeded doctrine plus adaptation-born rules, each individually validated</w:t>
            </w:r>
          </w:p>
        </w:tc>
      </w:tr>
      <w:tr w:rsidR="00DD04B7" w:rsidRPr="00BA1179" w14:paraId="03FEE3EC"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74A4FAC1" w14:textId="77777777" w:rsidR="000E1725" w:rsidRPr="00BA1179" w:rsidRDefault="00000000" w:rsidP="000310BC">
            <w:pPr>
              <w:pStyle w:val="TableText"/>
            </w:pPr>
            <w:r w:rsidRPr="00BA1179">
              <w:t>Auditability</w:t>
            </w:r>
          </w:p>
        </w:tc>
        <w:tc>
          <w:tcPr>
            <w:tcW w:w="1849" w:type="pct"/>
          </w:tcPr>
          <w:p w14:paraId="7834C0B6"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Thousands of rows, no operator can inspect them</w:t>
            </w:r>
          </w:p>
        </w:tc>
        <w:tc>
          <w:tcPr>
            <w:tcW w:w="2182" w:type="pct"/>
          </w:tcPr>
          <w:p w14:paraId="1AD1F709" w14:textId="165F3F99" w:rsidR="000E1725" w:rsidRPr="00BA1179" w:rsidRDefault="00F600DE" w:rsidP="000310BC">
            <w:pPr>
              <w:pStyle w:val="TableText"/>
              <w:cnfStyle w:val="000000000000" w:firstRow="0" w:lastRow="0" w:firstColumn="0" w:lastColumn="0" w:oddVBand="0" w:evenVBand="0" w:oddHBand="0" w:evenHBand="0" w:firstRowFirstColumn="0" w:firstRowLastColumn="0" w:lastRowFirstColumn="0" w:lastRowLastColumn="0"/>
            </w:pPr>
            <w:r w:rsidRPr="00BA1179">
              <w:t>Ten</w:t>
            </w:r>
            <w:r>
              <w:t>s of</w:t>
            </w:r>
            <w:r w:rsidRPr="00BA1179">
              <w:t xml:space="preserve"> rules, every one traceable and readable</w:t>
            </w:r>
          </w:p>
        </w:tc>
      </w:tr>
      <w:tr w:rsidR="00DD04B7" w:rsidRPr="00BA1179" w14:paraId="614F8D5F"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47A8B6E" w14:textId="77777777" w:rsidR="000E1725" w:rsidRPr="00BA1179" w:rsidRDefault="00000000" w:rsidP="000310BC">
            <w:pPr>
              <w:pStyle w:val="TableText"/>
            </w:pPr>
            <w:r w:rsidRPr="00BA1179">
              <w:t>Coverage</w:t>
            </w:r>
          </w:p>
        </w:tc>
        <w:tc>
          <w:tcPr>
            <w:tcW w:w="1849" w:type="pct"/>
          </w:tcPr>
          <w:p w14:paraId="4C43EBBA" w14:textId="54C9836D" w:rsidR="000E1725" w:rsidRPr="00BA1179" w:rsidRDefault="00621D1B" w:rsidP="000310BC">
            <w:pPr>
              <w:pStyle w:val="TableText"/>
              <w:cnfStyle w:val="000000100000" w:firstRow="0" w:lastRow="0" w:firstColumn="0" w:lastColumn="0" w:oddVBand="0" w:evenVBand="0" w:oddHBand="1" w:evenHBand="0" w:firstRowFirstColumn="0" w:firstRowLastColumn="0" w:lastRowFirstColumn="0" w:lastRowLastColumn="0"/>
            </w:pPr>
            <w:r w:rsidRPr="00BA1179">
              <w:t>Exhaustion by construction</w:t>
            </w:r>
          </w:p>
        </w:tc>
        <w:tc>
          <w:tcPr>
            <w:tcW w:w="2182" w:type="pct"/>
          </w:tcPr>
          <w:p w14:paraId="64B72692" w14:textId="23985113"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Complete through overlap and interpolation, guaranteed by </w:t>
            </w:r>
          </w:p>
        </w:tc>
      </w:tr>
      <w:tr w:rsidR="00DD04B7" w:rsidRPr="00BA1179" w14:paraId="44A80F87"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43EF69A7" w14:textId="77777777" w:rsidR="000E1725" w:rsidRPr="00BA1179" w:rsidRDefault="00000000" w:rsidP="000310BC">
            <w:pPr>
              <w:pStyle w:val="TableText"/>
            </w:pPr>
            <w:r w:rsidRPr="00BA1179">
              <w:t>Unvisited regions</w:t>
            </w:r>
          </w:p>
        </w:tc>
        <w:tc>
          <w:tcPr>
            <w:tcW w:w="1849" w:type="pct"/>
          </w:tcPr>
          <w:p w14:paraId="52B4F3F9"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Frozen guesses written in advance</w:t>
            </w:r>
          </w:p>
        </w:tc>
        <w:tc>
          <w:tcPr>
            <w:tcW w:w="2182" w:type="pct"/>
          </w:tcPr>
          <w:p w14:paraId="03007C2A"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Left to interpolation until the field demands a rule there</w:t>
            </w:r>
          </w:p>
        </w:tc>
      </w:tr>
      <w:tr w:rsidR="00DD04B7" w:rsidRPr="00BA1179" w14:paraId="05FD8A3C"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7E6897B1" w14:textId="77777777" w:rsidR="000E1725" w:rsidRPr="00BA1179" w:rsidRDefault="00000000" w:rsidP="000310BC">
            <w:pPr>
              <w:pStyle w:val="TableText"/>
            </w:pPr>
            <w:r w:rsidRPr="00BA1179">
              <w:t>Novel situations</w:t>
            </w:r>
          </w:p>
        </w:tc>
        <w:tc>
          <w:tcPr>
            <w:tcW w:w="1849" w:type="pct"/>
          </w:tcPr>
          <w:p w14:paraId="0D90567E"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Cannot be represented; the catalog is closed</w:t>
            </w:r>
          </w:p>
        </w:tc>
        <w:tc>
          <w:tcPr>
            <w:tcW w:w="2182" w:type="pct"/>
          </w:tcPr>
          <w:p w14:paraId="7552D68B"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Adjusted, refined, or generated on demand through Algorithm 1</w:t>
            </w:r>
          </w:p>
        </w:tc>
      </w:tr>
    </w:tbl>
    <w:p w14:paraId="38B1AD63" w14:textId="77777777" w:rsidR="000F3283" w:rsidRDefault="000F3283" w:rsidP="00DD04B7">
      <w:pPr>
        <w:pStyle w:val="ParText"/>
      </w:pPr>
    </w:p>
    <w:p w14:paraId="04B8E484" w14:textId="528E5076" w:rsidR="000E1725" w:rsidRPr="00BA1179" w:rsidRDefault="00000000" w:rsidP="00DD04B7">
      <w:pPr>
        <w:pStyle w:val="ParText"/>
      </w:pPr>
      <w:r w:rsidRPr="00BA1179">
        <w:t xml:space="preserve">Table 4.3 states how each concept has a primary family that answers its operational question and a set of secondary families that it modulates. </w:t>
      </w:r>
    </w:p>
    <w:p w14:paraId="44235DF7" w14:textId="697B3B55" w:rsidR="000E1725" w:rsidRPr="00BA1179" w:rsidRDefault="00000000" w:rsidP="00DD04B7">
      <w:pPr>
        <w:pStyle w:val="Caption"/>
        <w:keepNext/>
      </w:pPr>
      <w:bookmarkStart w:id="270" w:name="_Toc236342214"/>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r w:rsidRPr="00BA1179">
        <w:t xml:space="preserve"> Designated mapping between decision concepts and intervention types</w:t>
      </w:r>
      <w:bookmarkEnd w:id="270"/>
    </w:p>
    <w:tbl>
      <w:tblPr>
        <w:tblStyle w:val="PlainTable2"/>
        <w:tblW w:w="5000" w:type="pct"/>
        <w:tblLook w:val="04A0" w:firstRow="1" w:lastRow="0" w:firstColumn="1" w:lastColumn="0" w:noHBand="0" w:noVBand="1"/>
      </w:tblPr>
      <w:tblGrid>
        <w:gridCol w:w="1496"/>
        <w:gridCol w:w="1470"/>
        <w:gridCol w:w="5081"/>
      </w:tblGrid>
      <w:tr w:rsidR="00DD04B7" w:rsidRPr="00BA1179" w14:paraId="70C09F16" w14:textId="77777777" w:rsidTr="006F3AE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1" w:type="pct"/>
          </w:tcPr>
          <w:p w14:paraId="1BD8A78C" w14:textId="7C88F9DB" w:rsidR="000E1725" w:rsidRPr="00BA1179" w:rsidRDefault="00000000" w:rsidP="000310BC">
            <w:pPr>
              <w:rPr>
                <w:szCs w:val="24"/>
              </w:rPr>
            </w:pPr>
            <w:r w:rsidRPr="00BA1179">
              <w:rPr>
                <w:szCs w:val="24"/>
              </w:rPr>
              <w:t>Concept</w:t>
            </w:r>
          </w:p>
        </w:tc>
        <w:tc>
          <w:tcPr>
            <w:tcW w:w="830" w:type="pct"/>
          </w:tcPr>
          <w:p w14:paraId="61A05F07"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Primary intervention</w:t>
            </w:r>
          </w:p>
        </w:tc>
        <w:tc>
          <w:tcPr>
            <w:tcW w:w="3239" w:type="pct"/>
          </w:tcPr>
          <w:p w14:paraId="606A8015"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Secondary interventions and modulation role</w:t>
            </w:r>
          </w:p>
        </w:tc>
      </w:tr>
      <w:tr w:rsidR="00DD04B7" w:rsidRPr="00BA1179" w14:paraId="78E8AD61"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28A3F9B1" w14:textId="77777777" w:rsidR="000E1725" w:rsidRPr="00BA1179" w:rsidRDefault="00000000" w:rsidP="000310BC">
            <w:pPr>
              <w:rPr>
                <w:szCs w:val="24"/>
              </w:rPr>
            </w:pPr>
            <w:r w:rsidRPr="00BA1179">
              <w:rPr>
                <w:szCs w:val="24"/>
              </w:rPr>
              <w:t>Fire threat level</w:t>
            </w:r>
          </w:p>
        </w:tc>
        <w:tc>
          <w:tcPr>
            <w:tcW w:w="830" w:type="pct"/>
          </w:tcPr>
          <w:p w14:paraId="35AEC7F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Suppression effort</w:t>
            </w:r>
          </w:p>
        </w:tc>
        <w:tc>
          <w:tcPr>
            <w:tcW w:w="3239" w:type="pct"/>
          </w:tcPr>
          <w:p w14:paraId="0D39AE8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Containment line when direct attack is insufficient; resource deployment scaled with the threat level</w:t>
            </w:r>
          </w:p>
        </w:tc>
      </w:tr>
      <w:tr w:rsidR="00DD04B7" w:rsidRPr="00BA1179" w14:paraId="4482FD94"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1150619F" w14:textId="77777777" w:rsidR="000E1725" w:rsidRPr="00BA1179" w:rsidRDefault="00000000" w:rsidP="000310BC">
            <w:pPr>
              <w:rPr>
                <w:szCs w:val="24"/>
              </w:rPr>
            </w:pPr>
            <w:r w:rsidRPr="00BA1179">
              <w:rPr>
                <w:szCs w:val="24"/>
              </w:rPr>
              <w:t>Asset exposure risk</w:t>
            </w:r>
          </w:p>
        </w:tc>
        <w:tc>
          <w:tcPr>
            <w:tcW w:w="830" w:type="pct"/>
          </w:tcPr>
          <w:p w14:paraId="53BDBC25"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w:t>
            </w:r>
          </w:p>
        </w:tc>
        <w:tc>
          <w:tcPr>
            <w:tcW w:w="3239" w:type="pct"/>
          </w:tcPr>
          <w:p w14:paraId="30E7B7CD"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placed to shield exposed assets; evacuation when exposure combines with high threat</w:t>
            </w:r>
          </w:p>
        </w:tc>
      </w:tr>
      <w:tr w:rsidR="00DD04B7" w:rsidRPr="00BA1179" w14:paraId="2BBF9165"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7046E2E4" w14:textId="77777777" w:rsidR="000E1725" w:rsidRPr="00BA1179" w:rsidRDefault="00000000" w:rsidP="000310BC">
            <w:pPr>
              <w:rPr>
                <w:szCs w:val="24"/>
              </w:rPr>
            </w:pPr>
            <w:r w:rsidRPr="00BA1179">
              <w:rPr>
                <w:szCs w:val="24"/>
              </w:rPr>
              <w:lastRenderedPageBreak/>
              <w:t>Suppression feasibility</w:t>
            </w:r>
          </w:p>
        </w:tc>
        <w:tc>
          <w:tcPr>
            <w:tcW w:w="830" w:type="pct"/>
          </w:tcPr>
          <w:p w14:paraId="6A7B33A5" w14:textId="33EEC71D"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Resource deployment</w:t>
            </w:r>
          </w:p>
        </w:tc>
        <w:tc>
          <w:tcPr>
            <w:tcW w:w="3239" w:type="pct"/>
          </w:tcPr>
          <w:p w14:paraId="137933A9" w14:textId="7FEC9610" w:rsidR="000E1725" w:rsidRPr="00BA1179" w:rsidRDefault="00D53770" w:rsidP="000310BC">
            <w:pPr>
              <w:cnfStyle w:val="000000100000" w:firstRow="0" w:lastRow="0" w:firstColumn="0" w:lastColumn="0" w:oddVBand="0" w:evenVBand="0" w:oddHBand="1" w:evenHBand="0" w:firstRowFirstColumn="0" w:firstRowLastColumn="0" w:lastRowFirstColumn="0" w:lastRowLastColumn="0"/>
              <w:rPr>
                <w:szCs w:val="24"/>
              </w:rPr>
            </w:pPr>
            <w:r>
              <w:t>In the gatekeeper role, high feasibility commands resource deployment toward the front, while low feasibility caps suppression effort and shifts intensity toward containment line and evacuation.</w:t>
            </w:r>
          </w:p>
        </w:tc>
      </w:tr>
      <w:tr w:rsidR="00DD04B7" w:rsidRPr="00BA1179" w14:paraId="34B3651A"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6F398F9A" w14:textId="77777777" w:rsidR="000E1725" w:rsidRPr="00BA1179" w:rsidRDefault="00000000" w:rsidP="000310BC">
            <w:pPr>
              <w:rPr>
                <w:szCs w:val="24"/>
              </w:rPr>
            </w:pPr>
            <w:r w:rsidRPr="00BA1179">
              <w:rPr>
                <w:szCs w:val="24"/>
              </w:rPr>
              <w:t>Intervention urgency</w:t>
            </w:r>
          </w:p>
        </w:tc>
        <w:tc>
          <w:tcPr>
            <w:tcW w:w="830" w:type="pct"/>
          </w:tcPr>
          <w:p w14:paraId="0E4704D4" w14:textId="0FC0CBC6"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Resource deployment </w:t>
            </w:r>
          </w:p>
        </w:tc>
        <w:tc>
          <w:tcPr>
            <w:tcW w:w="3239" w:type="pct"/>
          </w:tcPr>
          <w:p w14:paraId="5590F27C"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Scales the intensities of all active families; triggers cross-region priority preemption at very high activation</w:t>
            </w:r>
          </w:p>
        </w:tc>
      </w:tr>
      <w:tr w:rsidR="00DD04B7" w:rsidRPr="00BA1179" w14:paraId="5DCC562B"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613A590E" w14:textId="77777777" w:rsidR="000E1725" w:rsidRPr="00BA1179" w:rsidRDefault="00000000" w:rsidP="000310BC">
            <w:pPr>
              <w:rPr>
                <w:szCs w:val="24"/>
              </w:rPr>
            </w:pPr>
            <w:r w:rsidRPr="00BA1179">
              <w:rPr>
                <w:szCs w:val="24"/>
              </w:rPr>
              <w:t>Evacuation pressure</w:t>
            </w:r>
          </w:p>
        </w:tc>
        <w:tc>
          <w:tcPr>
            <w:tcW w:w="830" w:type="pct"/>
          </w:tcPr>
          <w:p w14:paraId="16775A49"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Evacuation</w:t>
            </w:r>
          </w:p>
        </w:tc>
        <w:tc>
          <w:tcPr>
            <w:tcW w:w="3239" w:type="pct"/>
          </w:tcPr>
          <w:p w14:paraId="7BCF6115"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Public warning raised jointly; offensive intensities withdrawn at very high activation</w:t>
            </w:r>
          </w:p>
        </w:tc>
      </w:tr>
    </w:tbl>
    <w:p w14:paraId="033465F3" w14:textId="77777777" w:rsidR="000E1725" w:rsidRPr="00BA1179" w:rsidRDefault="000E1725" w:rsidP="00DD04B7">
      <w:pPr>
        <w:pStyle w:val="ParText"/>
      </w:pPr>
    </w:p>
    <w:p w14:paraId="25BA2C8B" w14:textId="58DD261C" w:rsidR="002604DC" w:rsidRPr="00BA1179" w:rsidRDefault="00AF64F6" w:rsidP="002604DC">
      <w:pPr>
        <w:pStyle w:val="ParText"/>
      </w:pPr>
      <w:r w:rsidRPr="00AF64F6">
        <w:t>A run starts from the minimal profile of that base in Appendix E: five seed rules that together cover the six intervention families, so the system starts almost without doctrine and must learn its base by trial.</w:t>
      </w:r>
    </w:p>
    <w:p w14:paraId="01956CB0" w14:textId="412E7432" w:rsidR="000E1725" w:rsidRPr="00BA1179" w:rsidRDefault="00000000">
      <w:pPr>
        <w:pStyle w:val="Heading3"/>
      </w:pPr>
      <w:bookmarkStart w:id="271" w:name="_Toc236342173"/>
      <w:r w:rsidRPr="00BA1179">
        <w:t>Cost, Quality, and the Satisficing Test</w:t>
      </w:r>
      <w:bookmarkEnd w:id="271"/>
    </w:p>
    <w:p w14:paraId="7CC7DCAD" w14:textId="71DF675A" w:rsidR="000E1725" w:rsidRPr="00BA1179" w:rsidRDefault="00000000" w:rsidP="0075260A">
      <w:pPr>
        <w:spacing w:after="120"/>
        <w:ind w:firstLine="360"/>
      </w:pPr>
      <w:r w:rsidRPr="00BA1179">
        <w:t xml:space="preserve">Every candidate is judged by two complementary measures, both computed on a shadow copy of the simulation before anything reaches the field. The cost asks what the candidate is expected to cost the incident. The quality asks whether it serves the concepts that demanded it. A candidate must clear both, and the two tests appear as the two decision diamonds of </w:t>
      </w:r>
      <w:r w:rsidRPr="00BA1179">
        <w:fldChar w:fldCharType="begin"/>
      </w:r>
      <w:r w:rsidRPr="00BA1179">
        <w:instrText xml:space="preserve"> REF _RefFig43 \h </w:instrText>
      </w:r>
      <w:r w:rsidRPr="00BA1179">
        <w:fldChar w:fldCharType="separate"/>
      </w:r>
      <w:r w:rsidR="008B09EB" w:rsidRPr="00BA1179">
        <w:t xml:space="preserve">Figure </w:t>
      </w:r>
      <w:r w:rsidR="008B09EB">
        <w:rPr>
          <w:noProof/>
        </w:rPr>
        <w:t>4</w:t>
      </w:r>
      <w:r w:rsidR="008B09EB">
        <w:t>.</w:t>
      </w:r>
      <w:r w:rsidR="008B09EB">
        <w:rPr>
          <w:noProof/>
        </w:rPr>
        <w:t>5</w:t>
      </w:r>
      <w:r w:rsidRPr="00BA1179">
        <w:fldChar w:fldCharType="end"/>
      </w:r>
      <w:r w:rsidRPr="00BA1179">
        <w:t>.</w:t>
      </w:r>
    </w:p>
    <w:p w14:paraId="42392480" w14:textId="21E609D4" w:rsidR="000E1725" w:rsidRPr="00BA1179" w:rsidRDefault="00000000" w:rsidP="00653E64">
      <w:pPr>
        <w:pStyle w:val="Heading4"/>
      </w:pPr>
      <w:commentRangeStart w:id="272"/>
      <w:r w:rsidRPr="00BA1179">
        <w:t>Cost of an Intervention</w:t>
      </w:r>
      <w:commentRangeEnd w:id="272"/>
      <w:r w:rsidR="00947E90" w:rsidRPr="00BA1179">
        <w:rPr>
          <w:rStyle w:val="CommentReference"/>
          <w:sz w:val="24"/>
          <w:szCs w:val="22"/>
        </w:rPr>
        <w:commentReference w:id="272"/>
      </w:r>
    </w:p>
    <w:p w14:paraId="5E51000A" w14:textId="17F9CE28" w:rsidR="000E1725" w:rsidRPr="00BA1179" w:rsidRDefault="00000000">
      <w:pPr>
        <w:pStyle w:val="ParText"/>
      </w:pPr>
      <w:r w:rsidRPr="00BA1179">
        <w:t xml:space="preserve">The cost measures what the candidate is expected to cost the incident. This is not evaluated on the current state, the candidate allocation is held constant on the simulation over a forecast basis of at least </w:t>
      </w:r>
      <m:oMath>
        <m:sSub>
          <m:sSubPr>
            <m:ctrlPr>
              <w:rPr>
                <w:rFonts w:ascii="Cambria Math" w:hAnsi="Cambria Math"/>
                <w:i/>
              </w:rPr>
            </m:ctrlPr>
          </m:sSubPr>
          <m:e>
            <m:r>
              <w:rPr>
                <w:rFonts w:ascii="Cambria Math" w:hAnsi="Cambria Math"/>
              </w:rPr>
              <m:t>τ</m:t>
            </m:r>
          </m:e>
          <m:sub>
            <m:r>
              <w:rPr>
                <w:rFonts w:ascii="Cambria Math" w:hAnsi="Cambria Math"/>
              </w:rPr>
              <m:t>horizon</m:t>
            </m:r>
          </m:sub>
        </m:sSub>
      </m:oMath>
      <w:r w:rsidRPr="00BA1179">
        <w:t xml:space="preserve"> stepping at </w:t>
      </w:r>
      <m:oMath>
        <m:sSub>
          <m:sSubPr>
            <m:ctrlPr>
              <w:rPr>
                <w:rFonts w:ascii="Cambria Math" w:hAnsi="Cambria Math"/>
                <w:i/>
              </w:rPr>
            </m:ctrlPr>
          </m:sSubPr>
          <m:e>
            <m:r>
              <w:rPr>
                <w:rFonts w:ascii="Cambria Math" w:hAnsi="Cambria Math"/>
              </w:rPr>
              <m:t>τ</m:t>
            </m:r>
          </m:e>
          <m:sub>
            <m:r>
              <w:rPr>
                <w:rFonts w:ascii="Cambria Math" w:hAnsi="Cambria Math"/>
              </w:rPr>
              <m:t>resolution</m:t>
            </m:r>
          </m:sub>
        </m:sSub>
      </m:oMath>
      <w:r w:rsidRPr="00BA1179">
        <w:t xml:space="preserve"> resolution, and the cost of the forecast end state is compared with a no-action shadow run started </w:t>
      </w:r>
      <w:r w:rsidRPr="00BA1179">
        <w:lastRenderedPageBreak/>
        <w:t xml:space="preserve">from the same state. The cost itself is the weighted five-term </w:t>
      </w:r>
      <w:r w:rsidRPr="00BA1179">
        <w:fldChar w:fldCharType="begin"/>
      </w:r>
      <w:r w:rsidRPr="00BA1179">
        <w:instrText xml:space="preserve"> REF _RefEqJcomp \h </w:instrText>
      </w:r>
      <w:r w:rsidRPr="00BA1179">
        <w:fldChar w:fldCharType="separate"/>
      </w:r>
      <w:r w:rsidR="008B09EB" w:rsidRPr="00BA1179">
        <w:t xml:space="preserve">( </w:t>
      </w:r>
      <w:r w:rsidR="008B09EB">
        <w:rPr>
          <w:noProof/>
        </w:rPr>
        <w:t>48</w:t>
      </w:r>
      <w:r w:rsidR="008B09EB" w:rsidRPr="00BA1179">
        <w:t xml:space="preserve"> )</w:t>
      </w:r>
      <w:r w:rsidRPr="00BA1179">
        <w:fldChar w:fldCharType="end"/>
      </w:r>
      <w:r w:rsidRPr="00BA1179">
        <w:t xml:space="preserve"> with the exact normalizations of the implementation</w:t>
      </w:r>
      <w:r w:rsidR="00A659B3">
        <w:t xml:space="preserve"> </w:t>
      </w:r>
      <w:r w:rsidRPr="00BA1179">
        <w:t>so the weighting is a calibration surface rather than an assumption.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724E5B" w:rsidRPr="00BA1179" w14:paraId="5E510012" w14:textId="77777777" w:rsidTr="00F3544E">
        <w:trPr>
          <w:trHeight w:val="4994"/>
        </w:trPr>
        <w:tc>
          <w:tcPr>
            <w:tcW w:w="4497" w:type="pct"/>
            <w:vAlign w:val="center"/>
          </w:tcPr>
          <w:p w14:paraId="5E510010" w14:textId="5B0BCB9F" w:rsidR="00724E5B" w:rsidRPr="00BA1179" w:rsidRDefault="00724E5B" w:rsidP="00724E5B">
            <w:pPr>
              <w:pStyle w:val="TableText"/>
            </w:pPr>
            <m:oMathPara>
              <m:oMath>
                <m:r>
                  <w:rPr>
                    <w:rFonts w:ascii="Cambria Math" w:hAnsi="Cambria Math"/>
                  </w:rPr>
                  <m:t>J</m:t>
                </m:r>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burn</m:t>
                    </m:r>
                  </m:sub>
                </m:sSub>
                <m:r>
                  <m:rPr>
                    <m:aln/>
                  </m:rPr>
                  <w:rPr>
                    <w:rFonts w:ascii="Cambria Math" w:hAnsi="Cambria Math"/>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num>
                  <m:den>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asset</m:t>
                    </m:r>
                  </m:sub>
                </m:sSub>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pop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delay</m:t>
                    </m:r>
                  </m:sub>
                </m:sSub>
                <m:r>
                  <m:rPr>
                    <m:aln/>
                  </m:rPr>
                  <w:rPr>
                    <w:rFonts w:ascii="Cambria Math" w:hAnsi="Cambria Math"/>
                  </w:rPr>
                  <m:t xml:space="preserve">=min(1, </m:t>
                </m:r>
                <m:f>
                  <m:fPr>
                    <m:ctrlPr>
                      <w:rPr>
                        <w:rFonts w:ascii="Cambria Math" w:hAnsi="Cambria Math"/>
                      </w:rPr>
                    </m:ctrlPr>
                  </m:fPr>
                  <m:num>
                    <m:r>
                      <w:rPr>
                        <w:rFonts w:ascii="Cambria Math" w:hAnsi="Cambria Math"/>
                      </w:rPr>
                      <m:t>τ̅</m:t>
                    </m:r>
                  </m:num>
                  <m:den>
                    <m:sSub>
                      <m:sSubPr>
                        <m:ctrlPr>
                          <w:rPr>
                            <w:rFonts w:ascii="Cambria Math" w:hAnsi="Cambria Math"/>
                          </w:rPr>
                        </m:ctrlPr>
                      </m:sSubPr>
                      <m:e>
                        <m:r>
                          <w:rPr>
                            <w:rFonts w:ascii="Cambria Math" w:hAnsi="Cambria Math"/>
                          </w:rPr>
                          <m:t>τ</m:t>
                        </m:r>
                      </m:e>
                      <m:sub>
                        <m:r>
                          <w:rPr>
                            <w:rFonts w:ascii="Cambria Math" w:hAnsi="Cambria Math"/>
                          </w:rPr>
                          <m:t>reference</m:t>
                        </m:r>
                      </m:sub>
                    </m:sSub>
                  </m:den>
                </m:f>
                <m:r>
                  <w:rPr>
                    <w:rFonts w:ascii="Cambria Math" w:hAnsi="Cambria Math"/>
                  </w:rPr>
                  <m:t>)</m:t>
                </m:r>
              </m:oMath>
            </m:oMathPara>
          </w:p>
        </w:tc>
        <w:tc>
          <w:tcPr>
            <w:tcW w:w="503" w:type="pct"/>
            <w:vAlign w:val="center"/>
          </w:tcPr>
          <w:p w14:paraId="5E510011" w14:textId="2CA5F1F6" w:rsidR="00724E5B" w:rsidRPr="00BA1179" w:rsidRDefault="00724E5B" w:rsidP="006601CA">
            <w:pPr>
              <w:pStyle w:val="TableText"/>
            </w:pPr>
            <w:bookmarkStart w:id="273" w:name="_RefEqJcomp"/>
            <w:r w:rsidRPr="00BA1179">
              <w:t xml:space="preserve">( </w:t>
            </w:r>
            <w:r w:rsidRPr="00BA1179">
              <w:fldChar w:fldCharType="begin"/>
            </w:r>
            <w:r w:rsidRPr="00BA1179">
              <w:instrText xml:space="preserve"> SEQ ( \* ARABIC </w:instrText>
            </w:r>
            <w:r w:rsidRPr="00BA1179">
              <w:fldChar w:fldCharType="separate"/>
            </w:r>
            <w:r w:rsidR="008B09EB">
              <w:rPr>
                <w:noProof/>
              </w:rPr>
              <w:t>48</w:t>
            </w:r>
            <w:r w:rsidRPr="00BA1179">
              <w:fldChar w:fldCharType="end"/>
            </w:r>
            <w:r w:rsidRPr="00BA1179">
              <w:t xml:space="preserve"> )</w:t>
            </w:r>
            <w:bookmarkEnd w:id="273"/>
          </w:p>
        </w:tc>
      </w:tr>
    </w:tbl>
    <w:p w14:paraId="313BBFA0" w14:textId="7264C1DE" w:rsidR="000E1725" w:rsidRPr="00BA1179" w:rsidRDefault="00000000" w:rsidP="000E1E79">
      <w:pPr>
        <w:pStyle w:val="ParText"/>
      </w:pPr>
      <w:r w:rsidRPr="00BA1179">
        <w:t xml:space="preserve">In </w:t>
      </w:r>
      <w:r w:rsidRPr="00BA1179">
        <w:fldChar w:fldCharType="begin"/>
      </w:r>
      <w:r w:rsidRPr="00BA1179">
        <w:instrText xml:space="preserve"> REF _RefEqJcomp \h </w:instrText>
      </w:r>
      <w:r w:rsidRPr="00BA1179">
        <w:fldChar w:fldCharType="separate"/>
      </w:r>
      <w:r w:rsidR="008B09EB" w:rsidRPr="00BA1179">
        <w:t xml:space="preserve">( </w:t>
      </w:r>
      <w:r w:rsidR="008B09EB">
        <w:rPr>
          <w:noProof/>
        </w:rPr>
        <w:t>48</w:t>
      </w:r>
      <w:r w:rsidR="008B09EB"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BA1179">
        <w:t xml:space="preserve"> are the non-negative priority weights, and the sum is divided by their total so that </w:t>
      </w:r>
      <m:oMath>
        <m:r>
          <w:rPr>
            <w:rFonts w:ascii="Cambria Math" w:hAnsi="Cambria Math"/>
          </w:rPr>
          <m:t>J</m:t>
        </m:r>
      </m:oMath>
      <w:r w:rsidRPr="00BA1179">
        <w:t xml:space="preserve"> remains in the unit interval and the weights encode relative priority rather than scale. Each term is an actual quantity divided by a scenario reference, which is what makes five quantities of different units summable.</w:t>
      </w:r>
    </w:p>
    <w:p w14:paraId="0DF606F1" w14:textId="031FF4B0"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burn</m:t>
            </m:r>
          </m:sub>
        </m:sSub>
      </m:oMath>
      <w:r w:rsidRPr="00BA1179">
        <w:t xml:space="preserve"> charges the burned area against a major-fire reference rather than against the whole landscape.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Pr="00BA1179">
        <w:t xml:space="preserve"> is the number of cells that have burned and </w:t>
      </w:r>
      <m:oMath>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t xml:space="preserve"> the number of burnable cells of the scenario, with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=0.05</m:t>
        </m:r>
      </m:oMath>
      <w:r w:rsidRPr="00BA1179">
        <w:rPr>
          <w:rFonts w:eastAsiaTheme="minorEastAsia"/>
        </w:rPr>
        <w:t>.</w:t>
      </w:r>
      <w:r w:rsidRPr="00BA1179">
        <w:t xml:space="preserve"> The product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rPr>
          <w:rFonts w:eastAsiaTheme="minorEastAsia"/>
        </w:rPr>
        <w:t xml:space="preserve"> </w:t>
      </w:r>
      <w:r w:rsidRPr="00BA1179">
        <w:t xml:space="preserve">is the reference area whose loss is treated as a full-scale fire. The rational form </w:t>
      </w:r>
      <m:oMath>
        <m:r>
          <w:rPr>
            <w:rFonts w:ascii="Cambria Math" w:hAnsi="Cambria Math"/>
          </w:rPr>
          <m:t>x/(1+x)</m:t>
        </m:r>
      </m:oMath>
      <w:r w:rsidRPr="00BA1179">
        <w:t xml:space="preserve"> with </w:t>
      </w:r>
      <m:oMath>
        <m:r>
          <w:rPr>
            <w:rFonts w:ascii="Cambria Math" w:hAnsi="Cambria Math"/>
          </w:rPr>
          <m:t xml:space="preserve">x = </m:t>
        </m:r>
        <m:sSub>
          <m:sSubPr>
            <m:ctrlPr>
              <w:rPr>
                <w:rFonts w:ascii="Cambria Math" w:hAnsi="Cambria Math"/>
                <w:i/>
              </w:rPr>
            </m:ctrlPr>
          </m:sSubPr>
          <m:e>
            <m:r>
              <w:rPr>
                <w:rFonts w:ascii="Cambria Math" w:hAnsi="Cambria Math"/>
              </w:rPr>
              <m:t>N</m:t>
            </m:r>
          </m:e>
          <m:sub>
            <m:r>
              <w:rPr>
                <w:rFonts w:ascii="Cambria Math" w:hAnsi="Cambria Math"/>
              </w:rPr>
              <m:t>burned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r>
          <w:rPr>
            <w:rFonts w:ascii="Cambria Math" w:hAnsi="Cambria Math"/>
          </w:rPr>
          <m:t>)</m:t>
        </m:r>
      </m:oMath>
      <w:r w:rsidRPr="00BA1179">
        <w:t xml:space="preserve"> is nearly linear near the origin, reads exactly 0.5 at the reference fire, and approaches one without reaching it; its slope decays only quadratically, so every saved cell keeps a measurable worth at any fire size.</w:t>
      </w:r>
      <w:r w:rsidR="00947E90" w:rsidRPr="00947E90">
        <w:t xml:space="preserve"> </w:t>
      </w:r>
    </w:p>
    <w:p w14:paraId="34C7A848"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asset</m:t>
            </m:r>
          </m:sub>
        </m:sSub>
      </m:oMath>
      <w:r w:rsidRPr="00BA1179">
        <w:t xml:space="preserve"> is the fraction of exposed value that the fire has taken, where </w:t>
      </w:r>
      <m:oMath>
        <m:sSub>
          <m:sSubPr>
            <m:ctrlPr>
              <w:rPr>
                <w:rFonts w:ascii="Cambria Math" w:hAnsi="Cambria Math"/>
                <w:i/>
              </w:rPr>
            </m:ctrlPr>
          </m:sSubPr>
          <m:e>
            <m:r>
              <w:rPr>
                <w:rFonts w:ascii="Cambria Math" w:hAnsi="Cambria Math"/>
              </w:rPr>
              <m:t>V</m:t>
            </m:r>
          </m:e>
          <m:sub>
            <m:r>
              <w:rPr>
                <w:rFonts w:ascii="Cambria Math" w:hAnsi="Cambria Math"/>
              </w:rPr>
              <m:t>lost</m:t>
            </m:r>
          </m:sub>
        </m:sSub>
      </m:oMath>
      <w:r w:rsidRPr="00BA1179">
        <w:t xml:space="preserve"> is the value of the structures and critical infrastructure standing on burned cells and </w:t>
      </w:r>
      <m:oMath>
        <m:sSub>
          <m:sSubPr>
            <m:ctrlPr>
              <w:rPr>
                <w:rFonts w:ascii="Cambria Math" w:hAnsi="Cambria Math"/>
                <w:i/>
              </w:rPr>
            </m:ctrlPr>
          </m:sSubPr>
          <m:e>
            <m:r>
              <w:rPr>
                <w:rFonts w:ascii="Cambria Math" w:hAnsi="Cambria Math"/>
              </w:rPr>
              <m:t>V</m:t>
            </m:r>
          </m:e>
          <m:sub>
            <m:r>
              <w:rPr>
                <w:rFonts w:ascii="Cambria Math" w:hAnsi="Cambria Math"/>
              </w:rPr>
              <m:t>total</m:t>
            </m:r>
          </m:sub>
        </m:sSub>
      </m:oMath>
      <w:r w:rsidRPr="00BA1179">
        <w:t xml:space="preserve"> the total value exposed in the scenario.</w:t>
      </w:r>
    </w:p>
    <w:p w14:paraId="6A8FA267" w14:textId="5C01EA5E"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pop</m:t>
            </m:r>
          </m:sub>
        </m:sSub>
      </m:oMath>
      <w:r w:rsidRPr="00BA1179">
        <w:t xml:space="preserve"> integrates exposure rather than counting heads. </w:t>
      </w:r>
      <m:oMath>
        <m:sSub>
          <m:sSubPr>
            <m:ctrlPr>
              <w:rPr>
                <w:rFonts w:ascii="Cambria Math" w:hAnsi="Cambria Math"/>
                <w:i/>
              </w:rPr>
            </m:ctrlPr>
          </m:sSubPr>
          <m:e>
            <m:r>
              <w:rPr>
                <w:rFonts w:ascii="Cambria Math" w:hAnsi="Cambria Math"/>
              </w:rPr>
              <m:t>P</m:t>
            </m:r>
          </m:e>
          <m:sub>
            <m:r>
              <w:rPr>
                <w:rFonts w:ascii="Cambria Math" w:hAnsi="Cambria Math"/>
              </w:rPr>
              <m:t>steps</m:t>
            </m:r>
          </m:sub>
        </m:sSub>
      </m:oMath>
      <w:r w:rsidRPr="00BA1179">
        <w:t xml:space="preserve"> accumulates the persons present inside actively burning cells (not evacuated people) at every decision step, </w:t>
      </w:r>
      <m:oMath>
        <m:sSub>
          <m:sSubPr>
            <m:ctrlPr>
              <w:rPr>
                <w:rFonts w:ascii="Cambria Math" w:hAnsi="Cambria Math"/>
                <w:i/>
              </w:rPr>
            </m:ctrlPr>
          </m:sSubPr>
          <m:e>
            <m:r>
              <w:rPr>
                <w:rFonts w:ascii="Cambria Math" w:hAnsi="Cambria Math"/>
              </w:rPr>
              <m:t>P</m:t>
            </m:r>
          </m:e>
          <m:sub>
            <m:r>
              <w:rPr>
                <w:rFonts w:ascii="Cambria Math" w:hAnsi="Cambria Math"/>
              </w:rPr>
              <m:t>total</m:t>
            </m:r>
          </m:sub>
        </m:sSub>
      </m:oMath>
      <w:r w:rsidRPr="00BA1179">
        <w:t xml:space="preserve"> is the total population of the scenario at risk and </w:t>
      </w:r>
      <m:oMath>
        <m:sSub>
          <m:sSubPr>
            <m:ctrlPr>
              <w:rPr>
                <w:rFonts w:ascii="Cambria Math" w:hAnsi="Cambria Math"/>
                <w:i/>
              </w:rPr>
            </m:ctrlPr>
          </m:sSubPr>
          <m:e>
            <m:r>
              <w:rPr>
                <w:rFonts w:ascii="Cambria Math" w:hAnsi="Cambria Math"/>
              </w:rPr>
              <m:t>N</m:t>
            </m:r>
          </m:e>
          <m:sub>
            <m:r>
              <w:rPr>
                <w:rFonts w:ascii="Cambria Math" w:hAnsi="Cambria Math"/>
              </w:rPr>
              <m:t>decisions</m:t>
            </m:r>
          </m:sub>
        </m:sSub>
      </m:oMath>
      <w:r w:rsidRPr="00BA1179">
        <w:t xml:space="preserve"> the number of decision steps of the horizon, so the denominator is the worst case in which the entire population is exposed for the whole horizon. A brief exposure of many people and a long exposure of a few therefore become commensurable.</w:t>
      </w:r>
    </w:p>
    <w:p w14:paraId="235637DD"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resp</m:t>
            </m:r>
          </m:sub>
        </m:sSub>
      </m:oMath>
      <w:r w:rsidRPr="00BA1179">
        <w:t xml:space="preserve"> prices effort in the same way. </w:t>
      </w:r>
      <m:oMath>
        <m:sSub>
          <m:sSubPr>
            <m:ctrlPr>
              <w:rPr>
                <w:rFonts w:ascii="Cambria Math" w:hAnsi="Cambria Math"/>
                <w:i/>
              </w:rPr>
            </m:ctrlPr>
          </m:sSubPr>
          <m:e>
            <m:r>
              <w:rPr>
                <w:rFonts w:ascii="Cambria Math" w:hAnsi="Cambria Math"/>
              </w:rPr>
              <m:t>C</m:t>
            </m:r>
          </m:e>
          <m:sub>
            <m:r>
              <w:rPr>
                <w:rFonts w:ascii="Cambria Math" w:hAnsi="Cambria Math"/>
              </w:rPr>
              <m:t>steps</m:t>
            </m:r>
          </m:sub>
        </m:sSub>
      </m:oMath>
      <w:r w:rsidRPr="00BA1179">
        <w:t xml:space="preserve"> is the fielded capacity summed over the decision steps, that is the time integral of the committed force, and </w:t>
      </w:r>
      <m:oMath>
        <m:sSub>
          <m:sSubPr>
            <m:ctrlPr>
              <w:rPr>
                <w:rFonts w:ascii="Cambria Math" w:hAnsi="Cambria Math"/>
                <w:i/>
              </w:rPr>
            </m:ctrlPr>
          </m:sSubPr>
          <m:e>
            <m:r>
              <w:rPr>
                <w:rFonts w:ascii="Cambria Math" w:hAnsi="Cambria Math"/>
              </w:rPr>
              <m:t>C</m:t>
            </m:r>
          </m:e>
          <m:sub>
            <m:r>
              <w:rPr>
                <w:rFonts w:ascii="Cambria Math" w:hAnsi="Cambria Math"/>
              </w:rPr>
              <m:t>ref</m:t>
            </m:r>
          </m:sub>
        </m:sSub>
      </m:oMath>
      <w:r w:rsidRPr="00BA1179">
        <w:t xml:space="preserve"> is the reference capacity of the scenario, so the denominator is the reference force kept in the field for the whole horizon. An army held on the line for hours is therefore charged more than a short decisive strike of the same size.</w:t>
      </w:r>
    </w:p>
    <w:p w14:paraId="3DA9E916" w14:textId="77777777" w:rsidR="000E1725"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delay</m:t>
            </m:r>
          </m:sub>
        </m:sSub>
      </m:oMath>
      <w:r w:rsidRPr="00BA1179">
        <w:t xml:space="preserve"> prices timeliness. </w:t>
      </w:r>
      <m:oMath>
        <m:bar>
          <m:barPr>
            <m:pos m:val="top"/>
            <m:ctrlPr>
              <w:rPr>
                <w:rFonts w:ascii="Cambria Math" w:hAnsi="Cambria Math"/>
                <w:i/>
              </w:rPr>
            </m:ctrlPr>
          </m:barPr>
          <m:e>
            <m:r>
              <w:rPr>
                <w:rFonts w:ascii="Cambria Math" w:hAnsi="Cambria Math"/>
              </w:rPr>
              <m:t>τ</m:t>
            </m:r>
          </m:e>
        </m:bar>
      </m:oMath>
      <w:r w:rsidRPr="00BA1179">
        <w:t xml:space="preserve"> is the capacity-weighted mean dispatch time of the resources actually fielded, so a large force that arrives late weighs more than a single late unit, and </w:t>
      </w:r>
      <m:oMath>
        <m:sSub>
          <m:sSubPr>
            <m:ctrlPr>
              <w:rPr>
                <w:rFonts w:ascii="Cambria Math" w:hAnsi="Cambria Math"/>
                <w:i/>
              </w:rPr>
            </m:ctrlPr>
          </m:sSubPr>
          <m:e>
            <m:r>
              <w:rPr>
                <w:rFonts w:ascii="Cambria Math" w:hAnsi="Cambria Math"/>
              </w:rPr>
              <m:t>τ</m:t>
            </m:r>
          </m:e>
          <m:sub>
            <m:r>
              <w:rPr>
                <w:rFonts w:ascii="Cambria Math" w:hAnsi="Cambria Math"/>
              </w:rPr>
              <m:t>reference</m:t>
            </m:r>
          </m:sub>
        </m:sSub>
      </m:oMath>
      <w:r w:rsidRPr="00BA1179">
        <w:t xml:space="preserve"> is the reference response time of sixty minutes. Each of the last three terms is capped at one, so no single term can dominate the sum once its reference is exceeded.</w:t>
      </w:r>
    </w:p>
    <w:p w14:paraId="19660FC3" w14:textId="77777777" w:rsidR="000C0B9E" w:rsidRDefault="000C0B9E" w:rsidP="000C0B9E">
      <w:pPr>
        <w:pStyle w:val="ParText"/>
      </w:pPr>
      <w:r>
        <w:t>The five-term sum is the criterion by which a candidate is accepted, but it is not the measure by which two runs are compared. The response and delay terms price the decision itself, so a run that never intervenes carries neither of them, and a comparison on the total cost would reward inaction. Cross-run comparisons, the with and without DSS studies of Chapter 5 and the trial verdicts of the adaptation stages, therefore read the physical cost, the burned-area, asset, and population terms with their weights renormalized. The physical cost measures only what the fire did to the land, the assets, and the people, and it is indifferent to how much effort the decision spent, which makes it a fair basis between a run that fought and a run that watched.</w:t>
      </w:r>
    </w:p>
    <w:p w14:paraId="6F226255" w14:textId="3721A8BD" w:rsidR="000E1725" w:rsidRPr="00BA1179" w:rsidRDefault="00000000" w:rsidP="00393753">
      <w:pPr>
        <w:pStyle w:val="Heading4"/>
      </w:pPr>
      <w:commentRangeStart w:id="274"/>
      <w:r w:rsidRPr="00BA1179">
        <w:lastRenderedPageBreak/>
        <w:t>Acceptance Tests</w:t>
      </w:r>
      <w:commentRangeEnd w:id="274"/>
      <w:r w:rsidR="00503360" w:rsidRPr="00BA1179">
        <w:rPr>
          <w:rStyle w:val="CommentReference"/>
          <w:sz w:val="24"/>
          <w:szCs w:val="22"/>
        </w:rPr>
        <w:commentReference w:id="274"/>
      </w:r>
    </w:p>
    <w:p w14:paraId="3323AA40" w14:textId="70A06D46" w:rsidR="000E1725" w:rsidRPr="00BA1179" w:rsidRDefault="00000000" w:rsidP="00653E64">
      <w:pPr>
        <w:spacing w:after="120"/>
        <w:ind w:firstLine="360"/>
      </w:pPr>
      <w:r w:rsidRPr="00BA1179">
        <w:t xml:space="preserve">Acceptance on cost is satisficing rather than optimizing. The candidate is held on the shadow copy over the forecast horizon, and the resulting cost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DSS,k</m:t>
                </m:r>
              </m:sub>
            </m:sSub>
          </m:e>
        </m:d>
      </m:oMath>
      <w:r w:rsidRPr="00BA1179">
        <w:t xml:space="preserve"> is compared with the forecast of taking no action from the same state,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oMath>
      <w:r w:rsidRPr="00BA1179">
        <w:t>.</w:t>
      </w:r>
    </w:p>
    <w:tbl>
      <w:tblPr>
        <w:tblW w:w="5000" w:type="pct"/>
        <w:tblLook w:val="04A0" w:firstRow="1" w:lastRow="0" w:firstColumn="1" w:lastColumn="0" w:noHBand="0" w:noVBand="1"/>
      </w:tblPr>
      <w:tblGrid>
        <w:gridCol w:w="7081"/>
        <w:gridCol w:w="966"/>
      </w:tblGrid>
      <w:tr w:rsidR="00EF5177" w:rsidRPr="00BA1179" w14:paraId="00A606EF" w14:textId="77777777" w:rsidTr="000310BC">
        <w:tc>
          <w:tcPr>
            <w:tcW w:w="4400" w:type="pct"/>
            <w:vAlign w:val="center"/>
          </w:tcPr>
          <w:p w14:paraId="0AE480F2" w14:textId="652722C7" w:rsidR="000E1725" w:rsidRPr="00BA1179" w:rsidRDefault="00000000" w:rsidP="009D0DA0">
            <w:pPr>
              <w:pStyle w:val="ParEq"/>
            </w:pPr>
            <m:oMathPara>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 xml:space="preserve"> ≤ </m:t>
                </m:r>
                <m:r>
                  <w:rPr>
                    <w:rFonts w:ascii="Cambria Math" w:hAnsi="Cambria Math"/>
                  </w:rPr>
                  <m:t>min</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r>
                      <w:rPr>
                        <w:rFonts w:ascii="Cambria Math" w:hAnsi="Cambria Math"/>
                      </w:rPr>
                      <m:t>J</m:t>
                    </m:r>
                    <m:r>
                      <m:rPr>
                        <m:sty m:val="p"/>
                      </m:rPr>
                      <w:rPr>
                        <w:rFonts w:ascii="Cambria Math" w:hAnsi="Cambria Math"/>
                      </w:rPr>
                      <m:t>̂</m:t>
                    </m:r>
                  </m:e>
                  <m:sub>
                    <m:r>
                      <w:rPr>
                        <w:rFonts w:ascii="Cambria Math" w:hAnsi="Cambria Math"/>
                      </w:rPr>
                      <m:t>k</m:t>
                    </m:r>
                  </m:sub>
                </m:sSub>
                <m:r>
                  <m:rPr>
                    <m:sty m:val="p"/>
                  </m:rPr>
                  <w:rPr>
                    <w:rFonts w:ascii="Cambria Math" w:hAnsi="Cambria Math"/>
                  </w:rPr>
                  <m:t>(0))</m:t>
                </m:r>
              </m:oMath>
            </m:oMathPara>
          </w:p>
        </w:tc>
        <w:tc>
          <w:tcPr>
            <w:tcW w:w="600" w:type="pct"/>
            <w:vAlign w:val="center"/>
          </w:tcPr>
          <w:p w14:paraId="7B337896" w14:textId="39DD5B78" w:rsidR="000E1725" w:rsidRPr="00BA1179" w:rsidRDefault="00000000" w:rsidP="009D0DA0">
            <w:pPr>
              <w:pStyle w:val="ParEq"/>
            </w:pPr>
            <w:bookmarkStart w:id="275" w:name="_RefEqB4503"/>
            <w:r w:rsidRPr="00BA1179">
              <w:t xml:space="preserve">( </w:t>
            </w:r>
            <w:r w:rsidRPr="00BA1179">
              <w:fldChar w:fldCharType="begin"/>
            </w:r>
            <w:r w:rsidRPr="00BA1179">
              <w:instrText xml:space="preserve"> SEQ ( \* ARABIC </w:instrText>
            </w:r>
            <w:r w:rsidRPr="00BA1179">
              <w:fldChar w:fldCharType="separate"/>
            </w:r>
            <w:r w:rsidR="008B09EB">
              <w:rPr>
                <w:noProof/>
              </w:rPr>
              <w:t>49</w:t>
            </w:r>
            <w:r w:rsidRPr="00BA1179">
              <w:fldChar w:fldCharType="end"/>
            </w:r>
            <w:r w:rsidRPr="00BA1179">
              <w:t xml:space="preserve"> )</w:t>
            </w:r>
            <w:bookmarkEnd w:id="275"/>
          </w:p>
        </w:tc>
      </w:tr>
    </w:tbl>
    <w:p w14:paraId="2B62C44B" w14:textId="1917BBE2" w:rsidR="000E1725" w:rsidRPr="00BA1179" w:rsidRDefault="00000000" w:rsidP="00F44F69">
      <w:pPr>
        <w:pStyle w:val="ParText"/>
      </w:pPr>
      <w:r w:rsidRPr="00BA1179">
        <w:t xml:space="preserve">The acceptance bound is the smaller of two quantities, and each one protects against a different mistake. The first is the fixed ceiling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It sets the highest cost at which the incident may be left. On a large fire this is the binding condition. A candidate is rejected if it leaves the incident expensive, even when it is far better than doing nothing. The second is </w:t>
      </w:r>
      <m:oMath>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m:t>
        </m:r>
        <m:sSub>
          <m:sSubPr>
            <m:ctrlPr>
              <w:rPr>
                <w:rFonts w:ascii="Cambria Math" w:hAnsi="Cambria Math"/>
                <w:i/>
              </w:rPr>
            </m:ctrlPr>
          </m:sSubPr>
          <m:e>
            <m:r>
              <w:rPr>
                <w:rFonts w:ascii="Cambria Math" w:hAnsi="Cambria Math"/>
              </w:rPr>
              <m:t>Ĵ</m:t>
            </m:r>
          </m:e>
          <m:sub>
            <m:r>
              <w:rPr>
                <w:rFonts w:ascii="Cambria Math" w:hAnsi="Cambria Math"/>
              </w:rPr>
              <m:t>k</m:t>
            </m:r>
          </m:sub>
        </m:sSub>
        <m:r>
          <w:rPr>
            <w:rFonts w:ascii="Cambria Math" w:hAnsi="Cambria Math"/>
          </w:rPr>
          <m:t>(0)</m:t>
        </m:r>
      </m:oMath>
      <w:r w:rsidRPr="00BA1179">
        <w:t xml:space="preserve">, a fixed fraction of the no-action forecast. On a small fire this is the binding condition. When doing nothing already costs less than the ceiling, the ceiling alone would accept every candidate, including one that changes nothing. The margin </w:t>
      </w:r>
      <m:oMath>
        <m:sSub>
          <m:sSubPr>
            <m:ctrlPr>
              <w:rPr>
                <w:rFonts w:ascii="Cambria Math" w:hAnsi="Cambria Math"/>
                <w:i/>
              </w:rPr>
            </m:ctrlPr>
          </m:sSubPr>
          <m:e>
            <m:r>
              <w:rPr>
                <w:rFonts w:ascii="Cambria Math" w:hAnsi="Cambria Math"/>
              </w:rPr>
              <m:t>δ</m:t>
            </m:r>
          </m:e>
          <m:sub>
            <m:r>
              <w:rPr>
                <w:rFonts w:ascii="Cambria Math" w:hAnsi="Cambria Math"/>
              </w:rPr>
              <m:t>gain</m:t>
            </m:r>
          </m:sub>
        </m:sSub>
      </m:oMath>
      <w:r w:rsidRPr="00BA1179">
        <w:t xml:space="preserve"> prevents this by requiring the candidate to beat the no-action forecast. Without it, the incidents that are easiest to improve would be the ones the adaptation stages never touch.</w:t>
      </w:r>
    </w:p>
    <w:p w14:paraId="6957909C" w14:textId="58E86DBC" w:rsidR="000E1725" w:rsidRPr="00BA1179" w:rsidRDefault="00000000" w:rsidP="00F44F69">
      <w:pPr>
        <w:pStyle w:val="ParText"/>
      </w:pPr>
      <w:r w:rsidRPr="00BA1179">
        <w:t>Failing the cost test does not suspend action. The orders already produced by the standing rule base remain in force and are applied while adaptation runs, so an acceptable decision is never withdrawn in the hope of a better one.</w:t>
      </w:r>
    </w:p>
    <w:p w14:paraId="6AA8E847" w14:textId="37E4606D" w:rsidR="000E1725" w:rsidRPr="00BA1179" w:rsidRDefault="00000000" w:rsidP="00F44F69">
      <w:pPr>
        <w:pStyle w:val="ParText"/>
      </w:pPr>
      <w:r w:rsidRPr="00BA1179">
        <w:rPr>
          <w:b/>
          <w:bCs/>
        </w:rPr>
        <w:t>The quality measures what the cost cannot.</w:t>
      </w:r>
      <w:r w:rsidRPr="00BA1179">
        <w:t xml:space="preserve"> A concept demands an action; the quality asks whether the candidate supplied it. For each scored concept, the gated activation is compared with the strongest intensity the candidate assigns to the intervention family that answers that concept, and the quality is one minus the mean of these mismatches </w:t>
      </w:r>
      <w:r w:rsidRPr="00BA1179">
        <w:fldChar w:fldCharType="begin"/>
      </w:r>
      <w:r w:rsidRPr="00BA1179">
        <w:instrText xml:space="preserve"> REF _RefEqB4504 \h </w:instrText>
      </w:r>
      <w:r w:rsidRPr="00BA1179">
        <w:fldChar w:fldCharType="separate"/>
      </w:r>
      <w:r w:rsidR="008B09EB" w:rsidRPr="00BA1179">
        <w:t xml:space="preserve">( </w:t>
      </w:r>
      <w:r w:rsidR="008B09EB">
        <w:rPr>
          <w:noProof/>
        </w:rPr>
        <w:t>50</w:t>
      </w:r>
      <w:r w:rsidR="008B09EB" w:rsidRPr="00BA1179">
        <w:t xml:space="preserve"> )</w:t>
      </w:r>
      <w:r w:rsidRPr="00BA1179">
        <w:fldChar w:fldCharType="end"/>
      </w:r>
      <w:r w:rsidRPr="00BA1179">
        <w:t xml:space="preserve">. </w:t>
      </w:r>
      <m:oMath>
        <m:r>
          <w:rPr>
            <w:rFonts w:ascii="Cambria Math" w:hAnsi="Cambria Math"/>
          </w:rPr>
          <m:t>F</m:t>
        </m:r>
        <m:d>
          <m:dPr>
            <m:ctrlPr>
              <w:rPr>
                <w:rFonts w:ascii="Cambria Math" w:hAnsi="Cambria Math"/>
                <w:i/>
              </w:rPr>
            </m:ctrlPr>
          </m:dPr>
          <m:e>
            <m:r>
              <w:rPr>
                <w:rFonts w:ascii="Cambria Math" w:hAnsi="Cambria Math"/>
              </w:rPr>
              <m:t>n</m:t>
            </m:r>
          </m:e>
        </m:d>
      </m:oMath>
      <w:r w:rsidRPr="00BA1179">
        <w:t xml:space="preserve"> is the intervention family that answers concept </w:t>
      </w:r>
      <m:oMath>
        <m:r>
          <w:rPr>
            <w:rFonts w:ascii="Cambria Math" w:hAnsi="Cambria Math"/>
          </w:rPr>
          <m:t>n</m:t>
        </m:r>
      </m:oMath>
      <w:r w:rsidRPr="00BA1179">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eff</m:t>
            </m:r>
          </m:sup>
        </m:sSup>
      </m:oMath>
      <w:r w:rsidRPr="00BA1179">
        <w:t xml:space="preserve"> is the gated activation of that concept and </w:t>
      </w:r>
      <m:oMath>
        <m:sSub>
          <m:sSubPr>
            <m:ctrlPr>
              <w:rPr>
                <w:rFonts w:ascii="Cambria Math" w:hAnsi="Cambria Math"/>
                <w:i/>
              </w:rPr>
            </m:ctrlPr>
          </m:sSubPr>
          <m:e>
            <m:r>
              <w:rPr>
                <w:rFonts w:ascii="Cambria Math" w:hAnsi="Cambria Math"/>
              </w:rPr>
              <m:t>u</m:t>
            </m:r>
          </m:e>
          <m:sub>
            <m:r>
              <w:rPr>
                <w:rFonts w:ascii="Cambria Math" w:hAnsi="Cambria Math"/>
              </w:rPr>
              <m:t>f</m:t>
            </m:r>
          </m:sub>
        </m:sSub>
      </m:oMath>
      <w:r w:rsidRPr="00BA1179">
        <w:t xml:space="preserve"> the intensity the candidate orders for family </w:t>
      </w:r>
      <m:oMath>
        <m:r>
          <w:rPr>
            <w:rFonts w:ascii="Cambria Math" w:hAnsi="Cambria Math"/>
          </w:rPr>
          <m:t>f</m:t>
        </m:r>
      </m:oMath>
      <w:r w:rsidRPr="00BA1179">
        <w:t>.</w:t>
      </w:r>
    </w:p>
    <w:tbl>
      <w:tblPr>
        <w:tblW w:w="5000" w:type="pct"/>
        <w:tblLook w:val="04A0" w:firstRow="1" w:lastRow="0" w:firstColumn="1" w:lastColumn="0" w:noHBand="0" w:noVBand="1"/>
      </w:tblPr>
      <w:tblGrid>
        <w:gridCol w:w="7081"/>
        <w:gridCol w:w="966"/>
      </w:tblGrid>
      <w:tr w:rsidR="00266CD7" w:rsidRPr="00BA1179" w14:paraId="4C324CA6" w14:textId="77777777" w:rsidTr="000310BC">
        <w:tc>
          <w:tcPr>
            <w:tcW w:w="4400" w:type="pct"/>
            <w:vAlign w:val="center"/>
          </w:tcPr>
          <w:p w14:paraId="386E88CC" w14:textId="69BEC88F" w:rsidR="000E1725" w:rsidRPr="00BA1179" w:rsidRDefault="00000000" w:rsidP="009D0DA0">
            <w:pPr>
              <w:pStyle w:val="ParEq"/>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sub>
                  <m:sup/>
                  <m:e>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n</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e>
                </m:nary>
                <m:r>
                  <m:rPr>
                    <m:sty m:val="p"/>
                  </m:rPr>
                  <w:rPr>
                    <w:rFonts w:ascii="Cambria Math" w:hAnsi="Cambria Math"/>
                  </w:rPr>
                  <m:t xml:space="preserve">,   </m:t>
                </m:r>
                <m:r>
                  <w:rPr>
                    <w:rFonts w:ascii="Cambria Math" w:hAnsi="Cambria Math"/>
                  </w:rPr>
                  <m:t>accept</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oMath>
            </m:oMathPara>
          </w:p>
        </w:tc>
        <w:tc>
          <w:tcPr>
            <w:tcW w:w="600" w:type="pct"/>
            <w:vAlign w:val="center"/>
          </w:tcPr>
          <w:p w14:paraId="0382CE55" w14:textId="36A091B2" w:rsidR="000E1725" w:rsidRPr="00BA1179" w:rsidRDefault="00000000" w:rsidP="009D0DA0">
            <w:pPr>
              <w:pStyle w:val="ParEq"/>
            </w:pPr>
            <w:bookmarkStart w:id="276" w:name="_RefEqB4504"/>
            <w:r w:rsidRPr="00BA1179">
              <w:t xml:space="preserve">( </w:t>
            </w:r>
            <w:r w:rsidRPr="00BA1179">
              <w:fldChar w:fldCharType="begin"/>
            </w:r>
            <w:r w:rsidRPr="00BA1179">
              <w:instrText xml:space="preserve"> SEQ ( \* ARABIC </w:instrText>
            </w:r>
            <w:r w:rsidRPr="00BA1179">
              <w:fldChar w:fldCharType="separate"/>
            </w:r>
            <w:r w:rsidR="008B09EB">
              <w:rPr>
                <w:noProof/>
              </w:rPr>
              <w:t>50</w:t>
            </w:r>
            <w:r w:rsidRPr="00BA1179">
              <w:fldChar w:fldCharType="end"/>
            </w:r>
            <w:r w:rsidRPr="00BA1179">
              <w:t xml:space="preserve"> )</w:t>
            </w:r>
            <w:bookmarkEnd w:id="276"/>
          </w:p>
        </w:tc>
      </w:tr>
    </w:tbl>
    <w:p w14:paraId="41B46DA8" w14:textId="1EB96484" w:rsidR="000E1725" w:rsidRPr="00BA1179" w:rsidRDefault="00000000" w:rsidP="00C700AB">
      <w:pPr>
        <w:pStyle w:val="ParText"/>
      </w:pP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is the set of the four scored decision concepts. Suppression feasibility is excluded from </w:t>
      </w: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although it does issue orders of its own. It is a modulator rather than a demander. </w:t>
      </w:r>
      <w:r w:rsidR="00F049D1">
        <w:t>Its activation states</w:t>
      </w:r>
      <w:r w:rsidR="00F049D1" w:rsidRPr="00BA1179">
        <w:t xml:space="preserve"> </w:t>
      </w:r>
      <w:r w:rsidRPr="00BA1179">
        <w:t xml:space="preserve">whether action is possible, not how much action is required. A high feasibility permits a strong response without calling for one, so a region with workable terrain and no fire would be penalized by a match test even though a null response is correct. A low feasibility calls instead for a reduction of the intensities that the other concepts demand, and a reduction is not something a match test can score. The family through which it acts, resource deployment, already answers intervention urgency in </w:t>
      </w:r>
      <w:r w:rsidRPr="00BA1179">
        <w:fldChar w:fldCharType="begin"/>
      </w:r>
      <w:r w:rsidRPr="00BA1179">
        <w:instrText xml:space="preserve"> REF _RefEqB4504 \h </w:instrText>
      </w:r>
      <w:r w:rsidRPr="00BA1179">
        <w:fldChar w:fldCharType="separate"/>
      </w:r>
      <w:r w:rsidR="008B09EB" w:rsidRPr="00BA1179">
        <w:t xml:space="preserve">( </w:t>
      </w:r>
      <w:r w:rsidR="008B09EB">
        <w:rPr>
          <w:noProof/>
        </w:rPr>
        <w:t>50</w:t>
      </w:r>
      <w:r w:rsidR="008B09EB" w:rsidRPr="00BA1179">
        <w:t xml:space="preserve"> )</w:t>
      </w:r>
      <w:r w:rsidRPr="00BA1179">
        <w:fldChar w:fldCharType="end"/>
      </w:r>
      <w:r w:rsidRPr="00BA1179">
        <w:t>.</w:t>
      </w:r>
    </w:p>
    <w:p w14:paraId="733AF36B" w14:textId="2226CA7D" w:rsidR="000E1725" w:rsidRPr="00BA1179" w:rsidRDefault="00000000" w:rsidP="00DD3275">
      <w:pPr>
        <w:pStyle w:val="ParText"/>
      </w:pPr>
      <w:bookmarkStart w:id="277" w:name="_Ref234778091"/>
      <w:r w:rsidRPr="005B5A69">
        <w:rPr>
          <w:b/>
          <w:bCs/>
        </w:rPr>
        <w:t xml:space="preserve">A candidate that </w:t>
      </w:r>
      <w:r w:rsidR="005B5A69" w:rsidRPr="005B5A69">
        <w:rPr>
          <w:b/>
          <w:bCs/>
        </w:rPr>
        <w:t>“</w:t>
      </w:r>
      <w:r w:rsidRPr="005B5A69">
        <w:rPr>
          <w:b/>
          <w:bCs/>
        </w:rPr>
        <w:t>suppresses heavily while the fire threat is low</w:t>
      </w:r>
      <w:r w:rsidR="005B5A69" w:rsidRPr="005B5A69">
        <w:rPr>
          <w:b/>
          <w:bCs/>
        </w:rPr>
        <w:t>”</w:t>
      </w:r>
      <w:r w:rsidRPr="005B5A69">
        <w:rPr>
          <w:b/>
          <w:bCs/>
        </w:rPr>
        <w:t xml:space="preserve"> is penalized as much as one that ignores a high evacuation pressure, even though only the second failure would raise the cost within the horizon.</w:t>
      </w:r>
      <w:r w:rsidRPr="00BA1179">
        <w:t xml:space="preserve"> </w:t>
      </w:r>
      <w:r w:rsidR="00F049D1">
        <w:t>Quality is kept separate from cost</w:t>
      </w:r>
      <w:r w:rsidR="005B5A69">
        <w:t>.</w:t>
      </w:r>
      <w:r w:rsidRPr="00BA1179">
        <w:t xml:space="preserve"> </w:t>
      </w:r>
      <w:r w:rsidR="005B5A69">
        <w:t>I</w:t>
      </w:r>
      <w:r w:rsidRPr="00BA1179">
        <w:t>t detects a misdirected response before its consequences appear. The two tests</w:t>
      </w:r>
      <w:r w:rsidR="00D122E3">
        <w:t xml:space="preserve"> </w:t>
      </w:r>
      <w:r w:rsidRPr="00BA1179">
        <w:t xml:space="preserve">are in </w:t>
      </w:r>
      <w:r w:rsidRPr="00BA1179">
        <w:fldChar w:fldCharType="begin"/>
      </w:r>
      <w:r w:rsidRPr="00BA1179">
        <w:instrText xml:space="preserve"> REF _Ref234778593 \h </w:instrText>
      </w:r>
      <w:r w:rsidRPr="00BA1179">
        <w:fldChar w:fldCharType="separate"/>
      </w:r>
      <w:r w:rsidR="008B09EB" w:rsidRPr="00BA1179">
        <w:t xml:space="preserve">Table </w:t>
      </w:r>
      <w:r w:rsidR="008B09EB">
        <w:rPr>
          <w:noProof/>
        </w:rPr>
        <w:t>4</w:t>
      </w:r>
      <w:r w:rsidR="008B09EB">
        <w:t>.</w:t>
      </w:r>
      <w:r w:rsidR="008B09EB">
        <w:rPr>
          <w:noProof/>
        </w:rPr>
        <w:t>4</w:t>
      </w:r>
      <w:r w:rsidRPr="00BA1179">
        <w:fldChar w:fldCharType="end"/>
      </w:r>
      <w:r w:rsidRPr="00BA1179">
        <w:t>. When the quality falls below the gate, the graduated fail-safe attenuates the offensive intensities in proportion to the deficit, and a quality failure is itself one of the symptoms that summon adaptation.</w:t>
      </w:r>
    </w:p>
    <w:p w14:paraId="3F21AB4C" w14:textId="14A5D6EA" w:rsidR="000E1725" w:rsidRPr="00BA1179" w:rsidRDefault="00000000" w:rsidP="006C6E7A">
      <w:pPr>
        <w:pStyle w:val="Caption"/>
        <w:keepNext/>
      </w:pPr>
      <w:bookmarkStart w:id="278" w:name="_Ref234778593"/>
      <w:bookmarkStart w:id="279" w:name="_Toc236342215"/>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277"/>
      <w:bookmarkEnd w:id="278"/>
      <w:r w:rsidRPr="00BA1179">
        <w:t xml:space="preserve"> The two acceptance tests and the consequence of failure</w:t>
      </w:r>
      <w:bookmarkEnd w:id="279"/>
    </w:p>
    <w:p>
      <w:pPr>
        <w:pStyle w:val="Heading4"/>
        <w:rPr>
          <w:ins w:id="9002" w:author="Claude" w:date="2026-07-30T21:47:58Z"/>
        </w:rPr>
      </w:pPr>
      <w:ins w:id="9001" w:author="Claude" w:date="2026-07-30T21:47:58Z">
        <w:r>
          <w:t xml:space="preserve">A Worked Example</w:t>
        </w:r>
      </w:ins>
    </w:p>
    <w:p>
      <w:pPr>
        <w:rPr>
          <w:ins w:id="9004" w:author="Claude" w:date="2026-07-30T21:47:58Z"/>
        </w:rPr>
      </w:pPr>
      <w:ins w:id="9003" w:author="Claude" w:date="2026-07-30T21:47:58Z">
        <w:r>
          <w:t xml:space="preserve">The two tests are easier to tell apart on one cycle. The cycle below is taken 24 minutes into an incident. Four fires are burning at once, a quarter of the suggested resources is available, and the decision layer is running its five seed rules. Three outcomes are possible: the candidate fails the cost test, or it passes the cost test and the quality test, or it passes the cost test and fails the quality test. This cycle contains the last two, one in each of two regions.</w:t>
        </w:r>
      </w:ins>
    </w:p>
    <w:p>
      <w:pPr>
        <w:rPr>
          <w:ins w:id="9007" w:author="Claude" w:date="2026-07-30T21:47:58Z"/>
        </w:rPr>
      </w:pPr>
      <w:ins w:id="9005" w:author="Claude" w:date="2026-07-30T21:47:58Z">
        <w:r>
          <w:rPr>
            <w:b/>
          </w:rPr>
          <w:t xml:space="preserve">Step 1, the cost test. </w:t>
        </w:r>
      </w:ins>
      <w:ins w:id="9006" w:author="Claude" w:date="2026-07-30T21:47:58Z">
        <w:r>
          <w:t xml:space="preserve">The candidate is priced first. The acceptance bound is the smaller of a fixed ceiling and a margin below the forecast cost of doing nothing.</w:t>
        </w:r>
      </w:ins>
    </w:p>
    <w:p>
      <w:pPr>
        <w:jc w:val="center"/>
      </w:pPr>
      <w:ins w:id="9008" w:author="Claude" w:date="2026-07-30T21:47:58Z">
        <m:oMath>
          <m:acc>
            <m:accPr>
              <m:chr m:val="̂"/>
              <m:ctrlPr>
                <w:rPr>
                  <w:rFonts w:ascii="Cambria Math" w:hAnsi="Cambria Math"/>
                </w:rPr>
              </m:ctrlPr>
            </m:accPr>
            <m:e>
              <m:sSub>
                <m:sSubPr>
                  <m:ctrlPr>
                    <w:rPr>
                      <w:rFonts w:ascii="Cambria Math" w:hAnsi="Cambria Math"/>
                    </w:rPr>
                  </m:ctrlPr>
                </m:sSubPr>
                <m:e>
                  <m:r>
                    <m:rPr/>
                    <w:rPr>
                      <w:rFonts w:ascii="Cambria Math" w:hAnsi="Cambria Math"/>
                    </w:rPr>
                    <m:t xml:space="preserve">J</m:t>
                  </m:r>
                </m:e>
                <m:sub>
                  <m:r>
                    <m:rPr>
                      <m:sty m:val="p"/>
                    </m:rPr>
                    <w:rPr>
                      <w:rFonts w:ascii="Cambria Math" w:hAnsi="Cambria Math"/>
                    </w:rPr>
                    <m:t xml:space="preserve">k</m:t>
                  </m:r>
                </m:sub>
              </m:sSub>
            </m:e>
          </m:acc>
          <m:r>
            <m:rPr>
              <m:sty m:val="p"/>
            </m:rPr>
            <w:rPr>
              <w:rFonts w:ascii="Cambria Math" w:hAnsi="Cambria Math"/>
            </w:rPr>
            <m:t xml:space="preserve">(U)</m:t>
          </m:r>
          <m:r>
            <m:rPr>
              <m:sty m:val="p"/>
            </m:rPr>
            <w:rPr>
              <w:rFonts w:ascii="Cambria Math" w:hAnsi="Cambria Math"/>
            </w:rPr>
            <m:t xml:space="preserve"> ≤ min(</m:t>
          </m:r>
          <m:sSub>
            <m:sSubPr>
              <m:ctrlPr>
                <w:rPr>
                  <w:rFonts w:ascii="Cambria Math" w:hAnsi="Cambria Math"/>
                </w:rPr>
              </m:ctrlPr>
            </m:sSubPr>
            <m:e>
              <m:r>
                <m:rPr/>
                <w:rPr>
                  <w:rFonts w:ascii="Cambria Math" w:hAnsi="Cambria Math"/>
                </w:rPr>
                <m:t xml:space="preserve">J</m:t>
              </m:r>
            </m:e>
            <m:sub>
              <m:r>
                <m:rPr>
                  <m:sty m:val="p"/>
                </m:rPr>
                <w:rPr>
                  <w:rFonts w:ascii="Cambria Math" w:hAnsi="Cambria Math"/>
                </w:rPr>
                <m:t xml:space="preserve">TH</m:t>
              </m:r>
            </m:sub>
          </m:sSub>
          <m:r>
            <m:rPr>
              <m:sty m:val="p"/>
            </m:rPr>
            <w:rPr>
              <w:rFonts w:ascii="Cambria Math" w:hAnsi="Cambria Math"/>
            </w:rPr>
            <m:t xml:space="preserve">, (</m:t>
          </m:r>
          <m:r>
            <m:rPr>
              <m:sty m:val="p"/>
            </m:rPr>
            <w:rPr>
              <w:rFonts w:ascii="Cambria Math" w:hAnsi="Cambria Math"/>
            </w:rPr>
            <m:t xml:space="preserve">1</m:t>
          </m:r>
          <m:r>
            <m:rPr>
              <m:sty m:val="p"/>
            </m:rPr>
            <w:rPr>
              <w:rFonts w:ascii="Cambria Math" w:hAnsi="Cambria Math"/>
            </w:rPr>
            <m:t xml:space="preserve"> − </m:t>
          </m:r>
          <m:sSub>
            <m:sSubPr>
              <m:ctrlPr>
                <w:rPr>
                  <w:rFonts w:ascii="Cambria Math" w:hAnsi="Cambria Math"/>
                </w:rPr>
              </m:ctrlPr>
            </m:sSubPr>
            <m:e>
              <m:r>
                <m:rPr/>
                <w:rPr>
                  <w:rFonts w:ascii="Cambria Math" w:hAnsi="Cambria Math"/>
                </w:rPr>
                <m:t xml:space="preserve">δ</m:t>
              </m:r>
            </m:e>
            <m:sub>
              <m:r>
                <m:rPr>
                  <m:sty m:val="p"/>
                </m:rPr>
                <w:rPr>
                  <w:rFonts w:ascii="Cambria Math" w:hAnsi="Cambria Math"/>
                </w:rPr>
                <m:t xml:space="preserve">gain</m:t>
              </m:r>
            </m:sub>
          </m:sSub>
          <m:r>
            <m:rPr>
              <m:sty m:val="p"/>
            </m:rPr>
            <w:rPr>
              <w:rFonts w:ascii="Cambria Math" w:hAnsi="Cambria Math"/>
            </w:rPr>
            <m:t xml:space="preserve">) · </m:t>
          </m:r>
          <m:acc>
            <m:accPr>
              <m:chr m:val="̂"/>
              <m:ctrlPr>
                <w:rPr>
                  <w:rFonts w:ascii="Cambria Math" w:hAnsi="Cambria Math"/>
                </w:rPr>
              </m:ctrlPr>
            </m:accPr>
            <m:e>
              <m:sSub>
                <m:sSubPr>
                  <m:ctrlPr>
                    <w:rPr>
                      <w:rFonts w:ascii="Cambria Math" w:hAnsi="Cambria Math"/>
                    </w:rPr>
                  </m:ctrlPr>
                </m:sSubPr>
                <m:e>
                  <m:r>
                    <m:rPr/>
                    <w:rPr>
                      <w:rFonts w:ascii="Cambria Math" w:hAnsi="Cambria Math"/>
                    </w:rPr>
                    <m:t xml:space="preserve">J</m:t>
                  </m:r>
                </m:e>
                <m:sub>
                  <m:r>
                    <m:rPr>
                      <m:sty m:val="p"/>
                    </m:rPr>
                    <w:rPr>
                      <w:rFonts w:ascii="Cambria Math" w:hAnsi="Cambria Math"/>
                    </w:rPr>
                    <m:t xml:space="preserve">k</m:t>
                  </m:r>
                </m:sub>
              </m:sSub>
            </m:e>
          </m:acc>
          <m:r>
            <m:rPr>
              <m:sty m:val="p"/>
            </m:rPr>
            <w:rPr>
              <w:rFonts w:ascii="Cambria Math" w:hAnsi="Cambria Math"/>
            </w:rPr>
            <m:t xml:space="preserve">(0)</m:t>
          </m:r>
          <m:r>
            <m:rPr>
              <m:sty m:val="p"/>
            </m:rPr>
            <w:rPr>
              <w:rFonts w:ascii="Cambria Math" w:hAnsi="Cambria Math"/>
            </w:rPr>
            <m:t xml:space="preserve">)</m:t>
          </m:r>
        </m:oMath>
      </w:ins>
    </w:p>
    <w:p>
      <w:pPr>
        <w:jc w:val="center"/>
      </w:pPr>
      <w:ins w:id="9009" w:author="Claude" w:date="2026-07-30T21:47:58Z">
        <m:oMath>
          <m:r>
            <m:rPr>
              <m:sty m:val="p"/>
            </m:rPr>
            <w:rPr>
              <w:rFonts w:ascii="Cambria Math" w:hAnsi="Cambria Math"/>
            </w:rPr>
            <m:t xml:space="preserve">0.2354</m:t>
          </m:r>
          <m:r>
            <m:rPr>
              <m:sty m:val="p"/>
            </m:rPr>
            <w:rPr>
              <w:rFonts w:ascii="Cambria Math" w:hAnsi="Cambria Math"/>
            </w:rPr>
            <m:t xml:space="preserve"> ≤ min(</m:t>
          </m:r>
          <m:r>
            <m:rPr>
              <m:sty m:val="p"/>
            </m:rPr>
            <w:rPr>
              <w:rFonts w:ascii="Cambria Math" w:hAnsi="Cambria Math"/>
            </w:rPr>
            <m:t xml:space="preserve">0.35</m:t>
          </m:r>
          <m:r>
            <m:rPr>
              <m:sty m:val="p"/>
            </m:rPr>
            <w:rPr>
              <w:rFonts w:ascii="Cambria Math" w:hAnsi="Cambria Math"/>
            </w:rPr>
            <m:t xml:space="preserve">, (</m:t>
          </m:r>
          <m:r>
            <m:rPr>
              <m:sty m:val="p"/>
            </m:rPr>
            <w:rPr>
              <w:rFonts w:ascii="Cambria Math" w:hAnsi="Cambria Math"/>
            </w:rPr>
            <m:t xml:space="preserve">1</m:t>
          </m:r>
          <m:r>
            <m:rPr>
              <m:sty m:val="p"/>
            </m:rPr>
            <w:rPr>
              <w:rFonts w:ascii="Cambria Math" w:hAnsi="Cambria Math"/>
            </w:rPr>
            <m:t xml:space="preserve"> − </m:t>
          </m:r>
          <m:r>
            <m:rPr>
              <m:sty m:val="p"/>
            </m:rPr>
            <w:rPr>
              <w:rFonts w:ascii="Cambria Math" w:hAnsi="Cambria Math"/>
            </w:rPr>
            <m:t xml:space="preserve">0.05</m:t>
          </m:r>
          <m:r>
            <m:rPr>
              <m:sty m:val="p"/>
            </m:rPr>
            <w:rPr>
              <w:rFonts w:ascii="Cambria Math" w:hAnsi="Cambria Math"/>
            </w:rPr>
            <m:t xml:space="preserve">) × </m:t>
          </m:r>
          <m:r>
            <m:rPr>
              <m:sty m:val="p"/>
            </m:rPr>
            <w:rPr>
              <w:rFonts w:ascii="Cambria Math" w:hAnsi="Cambria Math"/>
            </w:rPr>
            <m:t xml:space="preserve">0.2502</m:t>
          </m:r>
          <m:r>
            <m:rPr>
              <m:sty m:val="p"/>
            </m:rPr>
            <w:rPr>
              <w:rFonts w:ascii="Cambria Math" w:hAnsi="Cambria Math"/>
            </w:rPr>
            <m:t xml:space="preserve">) = min(</m:t>
          </m:r>
          <m:r>
            <m:rPr>
              <m:sty m:val="p"/>
            </m:rPr>
            <w:rPr>
              <w:rFonts w:ascii="Cambria Math" w:hAnsi="Cambria Math"/>
            </w:rPr>
            <m:t xml:space="preserve">0.35</m:t>
          </m:r>
          <m:r>
            <m:rPr>
              <m:sty m:val="p"/>
            </m:rPr>
            <w:rPr>
              <w:rFonts w:ascii="Cambria Math" w:hAnsi="Cambria Math"/>
            </w:rPr>
            <m:t xml:space="preserve">, </m:t>
          </m:r>
          <m:r>
            <m:rPr>
              <m:sty m:val="p"/>
            </m:rPr>
            <w:rPr>
              <w:rFonts w:ascii="Cambria Math" w:hAnsi="Cambria Math"/>
            </w:rPr>
            <m:t xml:space="preserve">0.2377</m:t>
          </m:r>
          <m:r>
            <m:rPr>
              <m:sty m:val="p"/>
            </m:rPr>
            <w:rPr>
              <w:rFonts w:ascii="Cambria Math" w:hAnsi="Cambria Math"/>
            </w:rPr>
            <m:t xml:space="preserve">)</m:t>
          </m:r>
        </m:oMath>
      </w:ins>
    </w:p>
    <w:p>
      <w:pPr>
        <w:rPr>
          <w:ins w:id="9011" w:author="Claude" w:date="2026-07-30T21:47:58Z"/>
        </w:rPr>
      </w:pPr>
      <w:ins w:id="9010" w:author="Claude" w:date="2026-07-30T21:47:58Z">
        <w:r>
          <w:t xml:space="preserve">The ceiling is not the binding condition here. The forecast cost of no action, 0.2502, already lies below the ceiling of 0.35. A ceiling alone would therefore accept every candidate, including one that changes nothing. The binding requirement is the margin, and the candidate meets it.</w:t>
        </w:r>
      </w:ins>
    </w:p>
    <w:p>
      <w:pPr>
        <w:jc w:val="center"/>
      </w:pPr>
      <w:ins w:id="9012" w:author="Claude" w:date="2026-07-30T21:47:58Z">
        <m:oMath>
          <m:r>
            <m:rPr>
              <m:sty m:val="p"/>
            </m:rPr>
            <w:rPr>
              <w:rFonts w:ascii="Cambria Math" w:hAnsi="Cambria Math"/>
            </w:rPr>
            <m:t xml:space="preserve">0.2354</m:t>
          </m:r>
          <m:r>
            <m:rPr>
              <m:sty m:val="p"/>
            </m:rPr>
            <w:rPr>
              <w:rFonts w:ascii="Cambria Math" w:hAnsi="Cambria Math"/>
            </w:rPr>
            <m:t xml:space="preserve"> ≤ </m:t>
          </m:r>
          <m:r>
            <m:rPr>
              <m:sty m:val="p"/>
            </m:rPr>
            <w:rPr>
              <w:rFonts w:ascii="Cambria Math" w:hAnsi="Cambria Math"/>
            </w:rPr>
            <m:t xml:space="preserve">0.2377</m:t>
          </m:r>
          <m:r>
            <m:rPr>
              <m:sty m:val="p"/>
            </m:rPr>
            <w:rPr>
              <w:rFonts w:ascii="Cambria Math" w:hAnsi="Cambria Math"/>
            </w:rPr>
            <m:t xml:space="preserve">    accepted</m:t>
          </m:r>
        </m:oMath>
      </w:ins>
    </w:p>
    <w:p>
      <w:pPr>
        <w:rPr>
          <w:ins w:id="9014" w:author="Claude" w:date="2026-07-30T21:47:58Z"/>
        </w:rPr>
      </w:pPr>
      <w:ins w:id="9013" w:author="Claude" w:date="2026-07-30T21:47:58Z">
        <w:r>
          <w:t xml:space="preserve">A candidate that fails this test is not withdrawn. The orders of the standing rule base remain in force, and the adaptation stages of Section 4.5.3 search for a better candidate while they are applied.</w:t>
        </w:r>
      </w:ins>
    </w:p>
    <w:p>
      <w:pPr>
        <w:rPr>
          <w:ins w:id="9017" w:author="Claude" w:date="2026-07-30T21:47:58Z"/>
        </w:rPr>
      </w:pPr>
      <w:ins w:id="9015" w:author="Claude" w:date="2026-07-30T21:47:58Z">
        <w:r>
          <w:rPr>
            <w:b/>
          </w:rPr>
          <w:t xml:space="preserve">Step 2, the quality test. </w:t>
        </w:r>
      </w:ins>
      <w:ins w:id="9016" w:author="Claude" w:date="2026-07-30T21:47:58Z">
        <w:r>
          <w:t xml:space="preserve">An accepted candidate is not yet an applied one. The cost is one number for the whole incident, and it cannot say whether the orders answer the concepts that asked for them. That is asked separately, in each region, over the four scored concepts.</w:t>
        </w:r>
      </w:ins>
    </w:p>
    <w:p>
      <w:pPr>
        <w:jc w:val="center"/>
      </w:pPr>
      <w:ins w:id="9018" w:author="Claude" w:date="2026-07-30T21:47:58Z">
        <m:oMath>
          <m:sSub>
            <m:sSubPr>
              <m:ctrlPr>
                <w:rPr>
                  <w:rFonts w:ascii="Cambria Math" w:hAnsi="Cambria Math"/>
                </w:rPr>
              </m:ctrlPr>
            </m:sSubPr>
            <m:e>
              <m:r>
                <m:rPr/>
                <w:rPr>
                  <w:rFonts w:ascii="Cambria Math" w:hAnsi="Cambria Math"/>
                </w:rPr>
                <m:t xml:space="preserve">Q</m:t>
              </m:r>
            </m:e>
            <m:sub>
              <m:r>
                <m:rPr>
                  <m:sty m:val="p"/>
                </m:rPr>
                <w:rPr>
                  <w:rFonts w:ascii="Cambria Math" w:hAnsi="Cambria Math"/>
                </w:rPr>
                <m:t xml:space="preserve">k</m:t>
              </m:r>
            </m:sub>
          </m:sSub>
          <m:r>
            <m:rPr>
              <m:sty m:val="p"/>
            </m:rPr>
            <w:rPr>
              <w:rFonts w:ascii="Cambria Math" w:hAnsi="Cambria Math"/>
            </w:rPr>
            <m:t xml:space="preserve"> = </m:t>
          </m:r>
          <m:r>
            <m:rPr>
              <m:sty m:val="p"/>
            </m:rPr>
            <w:rPr>
              <w:rFonts w:ascii="Cambria Math" w:hAnsi="Cambria Math"/>
            </w:rPr>
            <m:t xml:space="preserve">1</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 xml:space="preserve">1</m:t>
              </m:r>
            </m:num>
            <m:den>
              <m:r>
                <m:rPr>
                  <m:sty m:val="p"/>
                </m:rPr>
                <w:rPr>
                  <w:rFonts w:ascii="Cambria Math" w:hAnsi="Cambria Math"/>
                </w:rPr>
                <m:t xml:space="preserve">4</m:t>
              </m:r>
            </m:den>
          </m:f>
          <m:r>
            <m:rPr>
              <m:sty m:val="p"/>
            </m:rPr>
            <w:rPr>
              <w:rFonts w:ascii="Cambria Math" w:hAnsi="Cambria Math"/>
            </w:rPr>
            <m:t xml:space="preserve"> ∑ |</m:t>
          </m:r>
          <m:sSubSup>
            <m:sSubSupPr>
              <m:ctrlPr>
                <w:rPr>
                  <w:rFonts w:ascii="Cambria Math" w:hAnsi="Cambria Math"/>
                </w:rPr>
              </m:ctrlPr>
            </m:sSubSupPr>
            <m:e>
              <m:r>
                <m:rPr/>
                <w:rPr>
                  <w:rFonts w:ascii="Cambria Math" w:hAnsi="Cambria Math"/>
                </w:rPr>
                <m:t xml:space="preserve">a</m:t>
              </m:r>
            </m:e>
            <m:sub>
              <m:r>
                <m:rPr>
                  <m:sty m:val="p"/>
                </m:rPr>
                <w:rPr>
                  <w:rFonts w:ascii="Cambria Math" w:hAnsi="Cambria Math"/>
                </w:rPr>
                <m:t xml:space="preserve">n</m:t>
              </m:r>
            </m:sub>
            <m:sup>
              <m:r>
                <m:rPr>
                  <m:sty m:val="p"/>
                </m:rPr>
                <w:rPr>
                  <w:rFonts w:ascii="Cambria Math" w:hAnsi="Cambria Math"/>
                </w:rPr>
                <m:t xml:space="preserve">eff</m:t>
              </m:r>
            </m:sup>
          </m:sSubSup>
          <m:r>
            <m:rPr>
              <m:sty m:val="p"/>
            </m:rPr>
            <w:rPr>
              <w:rFonts w:ascii="Cambria Math" w:hAnsi="Cambria Math"/>
            </w:rPr>
            <m:t xml:space="preserve"> − </m:t>
          </m:r>
          <m:sSub>
            <m:sSubPr>
              <m:ctrlPr>
                <w:rPr>
                  <w:rFonts w:ascii="Cambria Math" w:hAnsi="Cambria Math"/>
                </w:rPr>
              </m:ctrlPr>
            </m:sSubPr>
            <m:e>
              <m:r>
                <m:rPr/>
                <w:rPr>
                  <w:rFonts w:ascii="Cambria Math" w:hAnsi="Cambria Math"/>
                </w:rPr>
                <m:t xml:space="preserve">u</m:t>
              </m:r>
            </m:e>
            <m:sub>
              <m:r>
                <m:rPr>
                  <m:sty m:val="p"/>
                </m:rPr>
                <w:rPr>
                  <w:rFonts w:ascii="Cambria Math" w:hAnsi="Cambria Math"/>
                </w:rPr>
                <m:t xml:space="preserve">f</m:t>
              </m:r>
            </m:sub>
          </m:sSub>
          <m:r>
            <m:rPr>
              <m:sty m:val="p"/>
            </m:rPr>
            <w:rPr>
              <w:rFonts w:ascii="Cambria Math" w:hAnsi="Cambria Math"/>
            </w:rPr>
            <m:t xml:space="preserve">|</m:t>
          </m:r>
        </m:oMath>
      </w:ins>
    </w:p>
    <w:p>
      <w:pPr>
        <w:rPr>
          <w:ins w:id="9020" w:author="Claude" w:date="2026-07-30T21:47:58Z"/>
        </w:rPr>
      </w:pPr>
      <w:ins w:id="9019" w:author="Claude" w:date="2026-07-30T21:47:58Z">
        <w:r>
          <w:t xml:space="preserve">Each row of Table 4.5 is one term of that sum. The activation is what the concept demanded, the intensity is what the candidate ordered from the intervention family that answers it, and the mismatch is the distance between them. Ordering more than was asked for counts as much as ordering less.</w:t>
        </w:r>
      </w:ins>
    </w:p>
    <w:tbl>
      <w:tblPr>
        <w:tblStyle w:val="TableGrid"/>
        <w:tblW w:type="auto" w:w="0"/>
        <w:tblLook w:firstColumn="1" w:firstRow="1" w:lastColumn="0" w:lastRow="0" w:noHBand="0" w:noVBand="1" w:val="04A0"/>
      </w:tblPr>
      <w:tblGrid>
        <w:gridCol w:w="1609"/>
        <w:gridCol w:w="1609"/>
        <w:gridCol w:w="1609"/>
        <w:gridCol w:w="1609"/>
        <w:gridCol w:w="1609"/>
      </w:tblGrid>
      <w:tr>
        <w:trPr>
          <w:ins w:id="9072" w:author="Claude" w:date="2026-07-30T21:47:58Z"/>
        </w:trPr>
        <w:tc>
          <w:tcPr>
            <w:tcW w:type="dxa" w:w="1609"/>
          </w:tcPr>
          <w:p>
            <w:ins w:id="9021" w:author="Claude" w:date="2026-07-30T21:47:58Z">
              <w:r>
                <w:t xml:space="preserve">Region</w:t>
              </w:r>
            </w:ins>
          </w:p>
        </w:tc>
        <w:tc>
          <w:tcPr>
            <w:tcW w:type="dxa" w:w="1609"/>
          </w:tcPr>
          <w:p>
            <w:ins w:id="9022" w:author="Claude" w:date="2026-07-30T21:47:58Z">
              <w:r>
                <w:t xml:space="preserve">Concept</w:t>
              </w:r>
            </w:ins>
          </w:p>
        </w:tc>
        <w:tc>
          <w:tcPr>
            <w:tcW w:type="dxa" w:w="1609"/>
          </w:tcPr>
          <w:p>
            <w:ins w:id="9023" w:author="Claude" w:date="2026-07-30T21:47:58Z">
              <w:r>
                <w:t xml:space="preserve">Activation </w:t>
              </w:r>
            </w:ins>
            <w:ins w:id="9024" w:author="Claude" w:date="2026-07-30T21:47:58Z">
              <m:oMath>
                <m:sSubSup>
                  <m:sSubSupPr>
                    <m:ctrlPr>
                      <w:rPr>
                        <w:rFonts w:ascii="Cambria Math" w:hAnsi="Cambria Math"/>
                      </w:rPr>
                    </m:ctrlPr>
                  </m:sSubSupPr>
                  <m:e>
                    <m:r>
                      <m:rPr/>
                      <w:rPr>
                        <w:rFonts w:ascii="Cambria Math" w:hAnsi="Cambria Math"/>
                      </w:rPr>
                      <m:t xml:space="preserve">a</m:t>
                    </m:r>
                  </m:e>
                  <m:sub>
                    <m:r>
                      <m:rPr>
                        <m:sty m:val="p"/>
                      </m:rPr>
                      <w:rPr>
                        <w:rFonts w:ascii="Cambria Math" w:hAnsi="Cambria Math"/>
                      </w:rPr>
                      <m:t xml:space="preserve">n</m:t>
                    </m:r>
                  </m:sub>
                  <m:sup>
                    <m:r>
                      <m:rPr>
                        <m:sty m:val="p"/>
                      </m:rPr>
                      <w:rPr>
                        <w:rFonts w:ascii="Cambria Math" w:hAnsi="Cambria Math"/>
                      </w:rPr>
                      <m:t xml:space="preserve">eff</m:t>
                    </m:r>
                  </m:sup>
                </m:sSubSup>
              </m:oMath>
            </w:ins>
          </w:p>
        </w:tc>
        <w:tc>
          <w:tcPr>
            <w:tcW w:type="dxa" w:w="1609"/>
          </w:tcPr>
          <w:p>
            <w:ins w:id="9025" w:author="Claude" w:date="2026-07-30T21:47:58Z">
              <w:r>
                <w:t xml:space="preserve">Ordered intensity </w:t>
              </w:r>
            </w:ins>
            <w:ins w:id="9026" w:author="Claude" w:date="2026-07-30T21:47:58Z">
              <m:oMath>
                <m:sSub>
                  <m:sSubPr>
                    <m:ctrlPr>
                      <w:rPr>
                        <w:rFonts w:ascii="Cambria Math" w:hAnsi="Cambria Math"/>
                      </w:rPr>
                    </m:ctrlPr>
                  </m:sSubPr>
                  <m:e>
                    <m:r>
                      <m:rPr/>
                      <w:rPr>
                        <w:rFonts w:ascii="Cambria Math" w:hAnsi="Cambria Math"/>
                      </w:rPr>
                      <m:t xml:space="preserve">u</m:t>
                    </m:r>
                  </m:e>
                  <m:sub>
                    <m:r>
                      <m:rPr>
                        <m:sty m:val="p"/>
                      </m:rPr>
                      <w:rPr>
                        <w:rFonts w:ascii="Cambria Math" w:hAnsi="Cambria Math"/>
                      </w:rPr>
                      <m:t xml:space="preserve">f</m:t>
                    </m:r>
                  </m:sub>
                </m:sSub>
              </m:oMath>
            </w:ins>
          </w:p>
        </w:tc>
        <w:tc>
          <w:tcPr>
            <w:tcW w:type="dxa" w:w="1609"/>
          </w:tcPr>
          <w:p>
            <w:ins w:id="9027" w:author="Claude" w:date="2026-07-30T21:47:58Z">
              <w:r>
                <w:t xml:space="preserve">Mismatch |</w:t>
              </w:r>
            </w:ins>
            <w:ins w:id="9028" w:author="Claude" w:date="2026-07-30T21:47:58Z">
              <m:oMath>
                <m:sSubSup>
                  <m:sSubSupPr>
                    <m:ctrlPr>
                      <w:rPr>
                        <w:rFonts w:ascii="Cambria Math" w:hAnsi="Cambria Math"/>
                      </w:rPr>
                    </m:ctrlPr>
                  </m:sSubSupPr>
                  <m:e>
                    <m:r>
                      <m:rPr/>
                      <w:rPr>
                        <w:rFonts w:ascii="Cambria Math" w:hAnsi="Cambria Math"/>
                      </w:rPr>
                      <m:t xml:space="preserve">a</m:t>
                    </m:r>
                  </m:e>
                  <m:sub>
                    <m:r>
                      <m:rPr>
                        <m:sty m:val="p"/>
                      </m:rPr>
                      <w:rPr>
                        <w:rFonts w:ascii="Cambria Math" w:hAnsi="Cambria Math"/>
                      </w:rPr>
                      <m:t xml:space="preserve">n</m:t>
                    </m:r>
                  </m:sub>
                  <m:sup>
                    <m:r>
                      <m:rPr>
                        <m:sty m:val="p"/>
                      </m:rPr>
                      <w:rPr>
                        <w:rFonts w:ascii="Cambria Math" w:hAnsi="Cambria Math"/>
                      </w:rPr>
                      <m:t xml:space="preserve">eff</m:t>
                    </m:r>
                  </m:sup>
                </m:sSubSup>
              </m:oMath>
            </w:ins>
            <w:ins w:id="9029" w:author="Claude" w:date="2026-07-30T21:47:58Z">
              <w:r>
                <w:t xml:space="preserve"> − </w:t>
              </w:r>
            </w:ins>
            <w:ins w:id="9030" w:author="Claude" w:date="2026-07-30T21:47:58Z">
              <m:oMath>
                <m:sSub>
                  <m:sSubPr>
                    <m:ctrlPr>
                      <w:rPr>
                        <w:rFonts w:ascii="Cambria Math" w:hAnsi="Cambria Math"/>
                      </w:rPr>
                    </m:ctrlPr>
                  </m:sSubPr>
                  <m:e>
                    <m:r>
                      <m:rPr/>
                      <w:rPr>
                        <w:rFonts w:ascii="Cambria Math" w:hAnsi="Cambria Math"/>
                      </w:rPr>
                      <m:t xml:space="preserve">u</m:t>
                    </m:r>
                  </m:e>
                  <m:sub>
                    <m:r>
                      <m:rPr>
                        <m:sty m:val="p"/>
                      </m:rPr>
                      <w:rPr>
                        <w:rFonts w:ascii="Cambria Math" w:hAnsi="Cambria Math"/>
                      </w:rPr>
                      <m:t xml:space="preserve">f</m:t>
                    </m:r>
                  </m:sub>
                </m:sSub>
              </m:oMath>
            </w:ins>
            <w:ins w:id="9031" w:author="Claude" w:date="2026-07-30T21:47:58Z">
              <w:r>
                <w:t xml:space="preserve">|</w:t>
              </w:r>
            </w:ins>
          </w:p>
        </w:tc>
      </w:tr>
      <w:tr>
        <w:trPr>
          <w:ins w:id="9073" w:author="Claude" w:date="2026-07-30T21:47:58Z"/>
        </w:trPr>
        <w:tc>
          <w:tcPr>
            <w:tcW w:type="dxa" w:w="1609"/>
          </w:tcPr>
          <w:p>
            <w:ins w:id="9032" w:author="Claude" w:date="2026-07-30T21:47:58Z">
              <w:r>
                <w:t xml:space="preserve">Region 1</w:t>
              </w:r>
            </w:ins>
          </w:p>
        </w:tc>
        <w:tc>
          <w:tcPr>
            <w:tcW w:type="dxa" w:w="1609"/>
          </w:tcPr>
          <w:p>
            <w:ins w:id="9033" w:author="Claude" w:date="2026-07-30T21:47:58Z">
              <w:r>
                <w:t xml:space="preserve">fire threat</w:t>
              </w:r>
            </w:ins>
          </w:p>
        </w:tc>
        <w:tc>
          <w:tcPr>
            <w:tcW w:type="dxa" w:w="1609"/>
          </w:tcPr>
          <w:p>
            <w:ins w:id="9034" w:author="Claude" w:date="2026-07-30T21:47:58Z">
              <w:r>
                <w:t xml:space="preserve">0.597</w:t>
              </w:r>
            </w:ins>
          </w:p>
        </w:tc>
        <w:tc>
          <w:tcPr>
            <w:tcW w:type="dxa" w:w="1609"/>
          </w:tcPr>
          <w:p>
            <w:ins w:id="9035" w:author="Claude" w:date="2026-07-30T21:47:58Z">
              <w:r>
                <w:t xml:space="preserve">0.360</w:t>
              </w:r>
            </w:ins>
          </w:p>
        </w:tc>
        <w:tc>
          <w:tcPr>
            <w:tcW w:type="dxa" w:w="1609"/>
          </w:tcPr>
          <w:p>
            <w:ins w:id="9036" w:author="Claude" w:date="2026-07-30T21:47:58Z">
              <w:r>
                <w:t xml:space="preserve">0.237</w:t>
              </w:r>
            </w:ins>
          </w:p>
        </w:tc>
      </w:tr>
      <w:tr>
        <w:trPr>
          <w:ins w:id="9074" w:author="Claude" w:date="2026-07-30T21:47:58Z"/>
        </w:trPr>
        <w:tc>
          <w:tcPr>
            <w:tcW w:type="dxa" w:w="1609"/>
          </w:tcPr>
          <w:p>
            <w:ins w:id="9037" w:author="Claude" w:date="2026-07-30T21:47:58Z">
              <w:r>
                <w:t xml:space="preserve">Region 1</w:t>
              </w:r>
            </w:ins>
          </w:p>
        </w:tc>
        <w:tc>
          <w:tcPr>
            <w:tcW w:type="dxa" w:w="1609"/>
          </w:tcPr>
          <w:p>
            <w:ins w:id="9038" w:author="Claude" w:date="2026-07-30T21:47:58Z">
              <w:r>
                <w:t xml:space="preserve">asset exposure</w:t>
              </w:r>
            </w:ins>
          </w:p>
        </w:tc>
        <w:tc>
          <w:tcPr>
            <w:tcW w:type="dxa" w:w="1609"/>
          </w:tcPr>
          <w:p>
            <w:ins w:id="9039" w:author="Claude" w:date="2026-07-30T21:47:58Z">
              <w:r>
                <w:t xml:space="preserve">0.541</w:t>
              </w:r>
            </w:ins>
          </w:p>
        </w:tc>
        <w:tc>
          <w:tcPr>
            <w:tcW w:type="dxa" w:w="1609"/>
          </w:tcPr>
          <w:p>
            <w:ins w:id="9040" w:author="Claude" w:date="2026-07-30T21:47:58Z">
              <w:r>
                <w:t xml:space="preserve">0.049</w:t>
              </w:r>
            </w:ins>
          </w:p>
        </w:tc>
        <w:tc>
          <w:tcPr>
            <w:tcW w:type="dxa" w:w="1609"/>
          </w:tcPr>
          <w:p>
            <w:ins w:id="9041" w:author="Claude" w:date="2026-07-30T21:47:58Z">
              <w:r>
                <w:t xml:space="preserve">0.492</w:t>
              </w:r>
            </w:ins>
          </w:p>
        </w:tc>
      </w:tr>
      <w:tr>
        <w:trPr>
          <w:ins w:id="9075" w:author="Claude" w:date="2026-07-30T21:47:58Z"/>
        </w:trPr>
        <w:tc>
          <w:tcPr>
            <w:tcW w:type="dxa" w:w="1609"/>
          </w:tcPr>
          <w:p>
            <w:ins w:id="9042" w:author="Claude" w:date="2026-07-30T21:47:58Z">
              <w:r>
                <w:t xml:space="preserve">Region 1</w:t>
              </w:r>
            </w:ins>
          </w:p>
        </w:tc>
        <w:tc>
          <w:tcPr>
            <w:tcW w:type="dxa" w:w="1609"/>
          </w:tcPr>
          <w:p>
            <w:ins w:id="9043" w:author="Claude" w:date="2026-07-30T21:47:58Z">
              <w:r>
                <w:t xml:space="preserve">intervention urgency</w:t>
              </w:r>
            </w:ins>
          </w:p>
        </w:tc>
        <w:tc>
          <w:tcPr>
            <w:tcW w:type="dxa" w:w="1609"/>
          </w:tcPr>
          <w:p>
            <w:ins w:id="9044" w:author="Claude" w:date="2026-07-30T21:47:58Z">
              <w:r>
                <w:t xml:space="preserve">0.639</w:t>
              </w:r>
            </w:ins>
          </w:p>
        </w:tc>
        <w:tc>
          <w:tcPr>
            <w:tcW w:type="dxa" w:w="1609"/>
          </w:tcPr>
          <w:p>
            <w:ins w:id="9045" w:author="Claude" w:date="2026-07-30T21:47:58Z">
              <w:r>
                <w:t xml:space="preserve">0.554</w:t>
              </w:r>
            </w:ins>
          </w:p>
        </w:tc>
        <w:tc>
          <w:tcPr>
            <w:tcW w:type="dxa" w:w="1609"/>
          </w:tcPr>
          <w:p>
            <w:ins w:id="9046" w:author="Claude" w:date="2026-07-30T21:47:58Z">
              <w:r>
                <w:t xml:space="preserve">0.085</w:t>
              </w:r>
            </w:ins>
          </w:p>
        </w:tc>
      </w:tr>
      <w:tr>
        <w:trPr>
          <w:ins w:id="9076" w:author="Claude" w:date="2026-07-30T21:47:58Z"/>
        </w:trPr>
        <w:tc>
          <w:tcPr>
            <w:tcW w:type="dxa" w:w="1609"/>
          </w:tcPr>
          <w:p>
            <w:ins w:id="9047" w:author="Claude" w:date="2026-07-30T21:47:58Z">
              <w:r>
                <w:t xml:space="preserve">Region 1</w:t>
              </w:r>
            </w:ins>
          </w:p>
        </w:tc>
        <w:tc>
          <w:tcPr>
            <w:tcW w:type="dxa" w:w="1609"/>
          </w:tcPr>
          <w:p>
            <w:ins w:id="9048" w:author="Claude" w:date="2026-07-30T21:47:58Z">
              <w:r>
                <w:t xml:space="preserve">evacuation pressure</w:t>
              </w:r>
            </w:ins>
          </w:p>
        </w:tc>
        <w:tc>
          <w:tcPr>
            <w:tcW w:type="dxa" w:w="1609"/>
          </w:tcPr>
          <w:p>
            <w:ins w:id="9049" w:author="Claude" w:date="2026-07-30T21:47:58Z">
              <w:r>
                <w:t xml:space="preserve">0.497</w:t>
              </w:r>
            </w:ins>
          </w:p>
        </w:tc>
        <w:tc>
          <w:tcPr>
            <w:tcW w:type="dxa" w:w="1609"/>
          </w:tcPr>
          <w:p>
            <w:ins w:id="9050" w:author="Claude" w:date="2026-07-30T21:47:58Z">
              <w:r>
                <w:t xml:space="preserve">0.000</w:t>
              </w:r>
            </w:ins>
          </w:p>
        </w:tc>
        <w:tc>
          <w:tcPr>
            <w:tcW w:type="dxa" w:w="1609"/>
          </w:tcPr>
          <w:p>
            <w:ins w:id="9051" w:author="Claude" w:date="2026-07-30T21:47:58Z">
              <w:r>
                <w:t xml:space="preserve">0.497</w:t>
              </w:r>
            </w:ins>
          </w:p>
        </w:tc>
      </w:tr>
      <w:tr>
        <w:trPr>
          <w:ins w:id="9077" w:author="Claude" w:date="2026-07-30T21:47:58Z"/>
        </w:trPr>
        <w:tc>
          <w:tcPr>
            <w:tcW w:type="dxa" w:w="1609"/>
          </w:tcPr>
          <w:p>
            <w:ins w:id="9052" w:author="Claude" w:date="2026-07-30T21:47:58Z">
              <w:r>
                <w:t xml:space="preserve">Region 2</w:t>
              </w:r>
            </w:ins>
          </w:p>
        </w:tc>
        <w:tc>
          <w:tcPr>
            <w:tcW w:type="dxa" w:w="1609"/>
          </w:tcPr>
          <w:p>
            <w:ins w:id="9053" w:author="Claude" w:date="2026-07-30T21:47:58Z">
              <w:r>
                <w:t xml:space="preserve">fire threat</w:t>
              </w:r>
            </w:ins>
          </w:p>
        </w:tc>
        <w:tc>
          <w:tcPr>
            <w:tcW w:type="dxa" w:w="1609"/>
          </w:tcPr>
          <w:p>
            <w:ins w:id="9054" w:author="Claude" w:date="2026-07-30T21:47:58Z">
              <w:r>
                <w:t xml:space="preserve">0.687</w:t>
              </w:r>
            </w:ins>
          </w:p>
        </w:tc>
        <w:tc>
          <w:tcPr>
            <w:tcW w:type="dxa" w:w="1609"/>
          </w:tcPr>
          <w:p>
            <w:ins w:id="9055" w:author="Claude" w:date="2026-07-30T21:47:58Z">
              <w:r>
                <w:t xml:space="preserve">0.360</w:t>
              </w:r>
            </w:ins>
          </w:p>
        </w:tc>
        <w:tc>
          <w:tcPr>
            <w:tcW w:type="dxa" w:w="1609"/>
          </w:tcPr>
          <w:p>
            <w:ins w:id="9056" w:author="Claude" w:date="2026-07-30T21:47:58Z">
              <w:r>
                <w:t xml:space="preserve">0.327</w:t>
              </w:r>
            </w:ins>
          </w:p>
        </w:tc>
      </w:tr>
      <w:tr>
        <w:trPr>
          <w:ins w:id="9078" w:author="Claude" w:date="2026-07-30T21:47:58Z"/>
        </w:trPr>
        <w:tc>
          <w:tcPr>
            <w:tcW w:type="dxa" w:w="1609"/>
          </w:tcPr>
          <w:p>
            <w:ins w:id="9057" w:author="Claude" w:date="2026-07-30T21:47:58Z">
              <w:r>
                <w:t xml:space="preserve">Region 2</w:t>
              </w:r>
            </w:ins>
          </w:p>
        </w:tc>
        <w:tc>
          <w:tcPr>
            <w:tcW w:type="dxa" w:w="1609"/>
          </w:tcPr>
          <w:p>
            <w:ins w:id="9058" w:author="Claude" w:date="2026-07-30T21:47:58Z">
              <w:r>
                <w:t xml:space="preserve">asset exposure</w:t>
              </w:r>
            </w:ins>
          </w:p>
        </w:tc>
        <w:tc>
          <w:tcPr>
            <w:tcW w:type="dxa" w:w="1609"/>
          </w:tcPr>
          <w:p>
            <w:ins w:id="9059" w:author="Claude" w:date="2026-07-30T21:47:58Z">
              <w:r>
                <w:t xml:space="preserve">0.831</w:t>
              </w:r>
            </w:ins>
          </w:p>
        </w:tc>
        <w:tc>
          <w:tcPr>
            <w:tcW w:type="dxa" w:w="1609"/>
          </w:tcPr>
          <w:p>
            <w:ins w:id="9060" w:author="Claude" w:date="2026-07-30T21:47:58Z">
              <w:r>
                <w:t xml:space="preserve">0.000</w:t>
              </w:r>
            </w:ins>
          </w:p>
        </w:tc>
        <w:tc>
          <w:tcPr>
            <w:tcW w:type="dxa" w:w="1609"/>
          </w:tcPr>
          <w:p>
            <w:ins w:id="9061" w:author="Claude" w:date="2026-07-30T21:47:58Z">
              <w:r>
                <w:t xml:space="preserve">0.831</w:t>
              </w:r>
            </w:ins>
          </w:p>
        </w:tc>
      </w:tr>
      <w:tr>
        <w:trPr>
          <w:ins w:id="9079" w:author="Claude" w:date="2026-07-30T21:47:58Z"/>
        </w:trPr>
        <w:tc>
          <w:tcPr>
            <w:tcW w:type="dxa" w:w="1609"/>
          </w:tcPr>
          <w:p>
            <w:ins w:id="9062" w:author="Claude" w:date="2026-07-30T21:47:58Z">
              <w:r>
                <w:t xml:space="preserve">Region 2</w:t>
              </w:r>
            </w:ins>
          </w:p>
        </w:tc>
        <w:tc>
          <w:tcPr>
            <w:tcW w:type="dxa" w:w="1609"/>
          </w:tcPr>
          <w:p>
            <w:ins w:id="9063" w:author="Claude" w:date="2026-07-30T21:47:58Z">
              <w:r>
                <w:t xml:space="preserve">intervention urgency</w:t>
              </w:r>
            </w:ins>
          </w:p>
        </w:tc>
        <w:tc>
          <w:tcPr>
            <w:tcW w:type="dxa" w:w="1609"/>
          </w:tcPr>
          <w:p>
            <w:ins w:id="9064" w:author="Claude" w:date="2026-07-30T21:47:58Z">
              <w:r>
                <w:t xml:space="preserve">0.816</w:t>
              </w:r>
            </w:ins>
          </w:p>
        </w:tc>
        <w:tc>
          <w:tcPr>
            <w:tcW w:type="dxa" w:w="1609"/>
          </w:tcPr>
          <w:p>
            <w:ins w:id="9065" w:author="Claude" w:date="2026-07-30T21:47:58Z">
              <w:r>
                <w:t xml:space="preserve">0.920</w:t>
              </w:r>
            </w:ins>
          </w:p>
        </w:tc>
        <w:tc>
          <w:tcPr>
            <w:tcW w:type="dxa" w:w="1609"/>
          </w:tcPr>
          <w:p>
            <w:ins w:id="9066" w:author="Claude" w:date="2026-07-30T21:47:58Z">
              <w:r>
                <w:t xml:space="preserve">0.104</w:t>
              </w:r>
            </w:ins>
          </w:p>
        </w:tc>
      </w:tr>
      <w:tr>
        <w:trPr>
          <w:ins w:id="9080" w:author="Claude" w:date="2026-07-30T21:47:58Z"/>
        </w:trPr>
        <w:tc>
          <w:tcPr>
            <w:tcW w:type="dxa" w:w="1609"/>
          </w:tcPr>
          <w:p>
            <w:ins w:id="9067" w:author="Claude" w:date="2026-07-30T21:47:58Z">
              <w:r>
                <w:t xml:space="preserve">Region 2</w:t>
              </w:r>
            </w:ins>
          </w:p>
        </w:tc>
        <w:tc>
          <w:tcPr>
            <w:tcW w:type="dxa" w:w="1609"/>
          </w:tcPr>
          <w:p>
            <w:ins w:id="9068" w:author="Claude" w:date="2026-07-30T21:47:58Z">
              <w:r>
                <w:t xml:space="preserve">evacuation pressure</w:t>
              </w:r>
            </w:ins>
          </w:p>
        </w:tc>
        <w:tc>
          <w:tcPr>
            <w:tcW w:type="dxa" w:w="1609"/>
          </w:tcPr>
          <w:p>
            <w:ins w:id="9069" w:author="Claude" w:date="2026-07-30T21:47:58Z">
              <w:r>
                <w:t xml:space="preserve">0.674</w:t>
              </w:r>
            </w:ins>
          </w:p>
        </w:tc>
        <w:tc>
          <w:tcPr>
            <w:tcW w:type="dxa" w:w="1609"/>
          </w:tcPr>
          <w:p>
            <w:ins w:id="9070" w:author="Claude" w:date="2026-07-30T21:47:58Z">
              <w:r>
                <w:t xml:space="preserve">0.000</w:t>
              </w:r>
            </w:ins>
          </w:p>
        </w:tc>
        <w:tc>
          <w:tcPr>
            <w:tcW w:type="dxa" w:w="1609"/>
          </w:tcPr>
          <w:p>
            <w:ins w:id="9071" w:author="Claude" w:date="2026-07-30T21:47:58Z">
              <w:r>
                <w:t xml:space="preserve">0.674</w:t>
              </w:r>
            </w:ins>
          </w:p>
        </w:tc>
      </w:tr>
    </w:tbl>
    <w:p>
      <w:pPr>
        <w:pStyle w:val="Caption"/>
        <w:rPr>
          <w:ins w:id="9086" w:author="Claude" w:date="2026-07-30T21:47:58Z"/>
        </w:rPr>
      </w:pPr>
      <w:ins w:id="9081" w:author="Claude" w:date="2026-07-30T21:47:58Z">
        <w:r>
          <w:t xml:space="preserve">Table </w:t>
        </w:r>
      </w:ins>
      <w:ins w:id="9082" w:author="Claude" w:date="2026-07-30T21:47:58Z">
        <w:r>
          <w:fldChar w:fldCharType="begin"/>
        </w:r>
        <w:r>
          <w:instrText xml:space="preserve"> STYLEREF 1 \s </w:instrText>
        </w:r>
        <w:r>
          <w:fldChar w:fldCharType="separate"/>
        </w:r>
        <w:r>
          <w:t>4</w:t>
        </w:r>
        <w:r>
          <w:fldChar w:fldCharType="end"/>
        </w:r>
      </w:ins>
      <w:ins w:id="9083" w:author="Claude" w:date="2026-07-30T21:47:58Z">
        <w:r>
          <w:t xml:space="preserve">.</w:t>
        </w:r>
      </w:ins>
      <w:ins w:id="9084" w:author="Claude" w:date="2026-07-30T21:47:58Z">
        <w:r>
          <w:fldChar w:fldCharType="begin"/>
        </w:r>
        <w:r>
          <w:instrText xml:space="preserve"> SEQ Table \* ARABIC \s 1 </w:instrText>
        </w:r>
        <w:r>
          <w:fldChar w:fldCharType="separate"/>
        </w:r>
        <w:r>
          <w:t>5</w:t>
        </w:r>
        <w:r>
          <w:fldChar w:fldCharType="end"/>
        </w:r>
      </w:ins>
      <w:ins w:id="9085" w:author="Claude" w:date="2026-07-30T21:47:58Z">
        <w:r>
          <w:t xml:space="preserve"> The four terms of the quality, for both regions of the cycle</w:t>
        </w:r>
      </w:ins>
    </w:p>
    <w:p>
      <w:pPr>
        <w:rPr>
          <w:ins w:id="9089" w:author="Claude" w:date="2026-07-30T21:47:58Z"/>
        </w:rPr>
      </w:pPr>
      <w:ins w:id="9087" w:author="Claude" w:date="2026-07-30T21:47:58Z">
        <w:r>
          <w:rPr>
            <w:b/>
          </w:rPr>
          <w:t xml:space="preserve">Region 1, the quality passes. </w:t>
        </w:r>
      </w:ins>
      <w:ins w:id="9088" w:author="Claude" w:date="2026-07-30T21:47:58Z">
        <w:r>
          <w:t xml:space="preserve">The four mismatches of the first region sum to a small number, so its quality stands above the gate and its orders are applied exactly as the rules wrote them.</w:t>
        </w:r>
      </w:ins>
    </w:p>
    <w:p>
      <w:pPr>
        <w:jc w:val="center"/>
      </w:pPr>
      <w:ins w:id="9090" w:author="Claude" w:date="2026-07-30T21:47:58Z">
        <m:oMath>
          <m:sSub>
            <m:sSubPr>
              <m:ctrlPr>
                <w:rPr>
                  <w:rFonts w:ascii="Cambria Math" w:hAnsi="Cambria Math"/>
                </w:rPr>
              </m:ctrlPr>
            </m:sSubPr>
            <m:e>
              <m:r>
                <m:rPr/>
                <w:rPr>
                  <w:rFonts w:ascii="Cambria Math" w:hAnsi="Cambria Math"/>
                </w:rPr>
                <m:t xml:space="preserve">Q</m:t>
              </m:r>
            </m:e>
            <m:sub>
              <m:r>
                <m:rPr>
                  <m:sty m:val="p"/>
                </m:rPr>
                <w:rPr>
                  <w:rFonts w:ascii="Cambria Math" w:hAnsi="Cambria Math"/>
                </w:rPr>
                <m:t xml:space="preserve">1</m:t>
              </m:r>
            </m:sub>
          </m:sSub>
          <m:r>
            <m:rPr>
              <m:sty m:val="p"/>
            </m:rPr>
            <w:rPr>
              <w:rFonts w:ascii="Cambria Math" w:hAnsi="Cambria Math"/>
            </w:rPr>
            <m:t xml:space="preserve"> = </m:t>
          </m:r>
          <m:r>
            <m:rPr>
              <m:sty m:val="p"/>
            </m:rPr>
            <w:rPr>
              <w:rFonts w:ascii="Cambria Math" w:hAnsi="Cambria Math"/>
            </w:rPr>
            <m:t xml:space="preserve">1</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 xml:space="preserve">1</m:t>
              </m:r>
            </m:num>
            <m:den>
              <m:r>
                <m:rPr>
                  <m:sty m:val="p"/>
                </m:rPr>
                <w:rPr>
                  <w:rFonts w:ascii="Cambria Math" w:hAnsi="Cambria Math"/>
                </w:rPr>
                <m:t xml:space="preserve">4</m:t>
              </m:r>
            </m:den>
          </m:f>
          <m:r>
            <m:rPr>
              <m:sty m:val="p"/>
            </m:rPr>
            <w:rPr>
              <w:rFonts w:ascii="Cambria Math" w:hAnsi="Cambria Math"/>
            </w:rPr>
            <m:t xml:space="preserve">(</m:t>
          </m:r>
          <m:r>
            <m:rPr>
              <m:sty m:val="p"/>
            </m:rPr>
            <w:rPr>
              <w:rFonts w:ascii="Cambria Math" w:hAnsi="Cambria Math"/>
            </w:rPr>
            <m:t xml:space="preserve">0.237</m:t>
          </m:r>
          <m:r>
            <m:rPr>
              <m:sty m:val="p"/>
            </m:rPr>
            <w:rPr>
              <w:rFonts w:ascii="Cambria Math" w:hAnsi="Cambria Math"/>
            </w:rPr>
            <m:t xml:space="preserve"> + </m:t>
          </m:r>
          <m:r>
            <m:rPr>
              <m:sty m:val="p"/>
            </m:rPr>
            <w:rPr>
              <w:rFonts w:ascii="Cambria Math" w:hAnsi="Cambria Math"/>
            </w:rPr>
            <m:t xml:space="preserve">0.492</m:t>
          </m:r>
          <m:r>
            <m:rPr>
              <m:sty m:val="p"/>
            </m:rPr>
            <w:rPr>
              <w:rFonts w:ascii="Cambria Math" w:hAnsi="Cambria Math"/>
            </w:rPr>
            <m:t xml:space="preserve"> + </m:t>
          </m:r>
          <m:r>
            <m:rPr>
              <m:sty m:val="p"/>
            </m:rPr>
            <w:rPr>
              <w:rFonts w:ascii="Cambria Math" w:hAnsi="Cambria Math"/>
            </w:rPr>
            <m:t xml:space="preserve">0.085</m:t>
          </m:r>
          <m:r>
            <m:rPr>
              <m:sty m:val="p"/>
            </m:rPr>
            <w:rPr>
              <w:rFonts w:ascii="Cambria Math" w:hAnsi="Cambria Math"/>
            </w:rPr>
            <m:t xml:space="preserve"> + </m:t>
          </m:r>
          <m:r>
            <m:rPr>
              <m:sty m:val="p"/>
            </m:rPr>
            <w:rPr>
              <w:rFonts w:ascii="Cambria Math" w:hAnsi="Cambria Math"/>
            </w:rPr>
            <m:t xml:space="preserve">0.497</m:t>
          </m:r>
          <m:r>
            <m:rPr>
              <m:sty m:val="p"/>
            </m:rPr>
            <w:rPr>
              <w:rFonts w:ascii="Cambria Math" w:hAnsi="Cambria Math"/>
            </w:rPr>
            <m:t xml:space="preserve">) = </m:t>
          </m:r>
          <m:r>
            <m:rPr>
              <m:sty m:val="p"/>
            </m:rPr>
            <w:rPr>
              <w:rFonts w:ascii="Cambria Math" w:hAnsi="Cambria Math"/>
            </w:rPr>
            <m:t xml:space="preserve">1</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 xml:space="preserve">1.311</m:t>
              </m:r>
            </m:num>
            <m:den>
              <m:r>
                <m:rPr>
                  <m:sty m:val="p"/>
                </m:rPr>
                <w:rPr>
                  <w:rFonts w:ascii="Cambria Math" w:hAnsi="Cambria Math"/>
                </w:rPr>
                <m:t xml:space="preserve">4</m:t>
              </m:r>
            </m:den>
          </m:f>
          <m:r>
            <m:rPr>
              <m:sty m:val="p"/>
            </m:rPr>
            <w:rPr>
              <w:rFonts w:ascii="Cambria Math" w:hAnsi="Cambria Math"/>
            </w:rPr>
            <m:t xml:space="preserve"> = </m:t>
          </m:r>
          <m:r>
            <m:rPr>
              <m:sty m:val="p"/>
            </m:rPr>
            <w:rPr>
              <w:rFonts w:ascii="Cambria Math" w:hAnsi="Cambria Math"/>
            </w:rPr>
            <m:t xml:space="preserve">1</m:t>
          </m:r>
          <m:r>
            <m:rPr>
              <m:sty m:val="p"/>
            </m:rPr>
            <w:rPr>
              <w:rFonts w:ascii="Cambria Math" w:hAnsi="Cambria Math"/>
            </w:rPr>
            <m:t xml:space="preserve"> − </m:t>
          </m:r>
          <m:r>
            <m:rPr>
              <m:sty m:val="p"/>
            </m:rPr>
            <w:rPr>
              <w:rFonts w:ascii="Cambria Math" w:hAnsi="Cambria Math"/>
            </w:rPr>
            <m:t xml:space="preserve">0.328</m:t>
          </m:r>
          <m:r>
            <m:rPr>
              <m:sty m:val="p"/>
            </m:rPr>
            <w:rPr>
              <w:rFonts w:ascii="Cambria Math" w:hAnsi="Cambria Math"/>
            </w:rPr>
            <m:t xml:space="preserve"> = </m:t>
          </m:r>
          <m:r>
            <m:rPr>
              <m:sty m:val="p"/>
            </m:rPr>
            <w:rPr>
              <w:rFonts w:ascii="Cambria Math" w:hAnsi="Cambria Math"/>
            </w:rPr>
            <m:t xml:space="preserve">0.672</m:t>
          </m:r>
        </m:oMath>
      </w:ins>
    </w:p>
    <w:p>
      <w:pPr>
        <w:jc w:val="center"/>
      </w:pPr>
      <w:ins w:id="9091" w:author="Claude" w:date="2026-07-30T21:47:58Z">
        <m:oMath>
          <m:sSub>
            <m:sSubPr>
              <m:ctrlPr>
                <w:rPr>
                  <w:rFonts w:ascii="Cambria Math" w:hAnsi="Cambria Math"/>
                </w:rPr>
              </m:ctrlPr>
            </m:sSubPr>
            <m:e>
              <m:r>
                <m:rPr/>
                <w:rPr>
                  <w:rFonts w:ascii="Cambria Math" w:hAnsi="Cambria Math"/>
                </w:rPr>
                <m:t xml:space="preserve">Q</m:t>
              </m:r>
            </m:e>
            <m:sub>
              <m:r>
                <m:rPr>
                  <m:sty m:val="p"/>
                </m:rPr>
                <w:rPr>
                  <w:rFonts w:ascii="Cambria Math" w:hAnsi="Cambria Math"/>
                </w:rPr>
                <m:t xml:space="preserve">1</m:t>
              </m:r>
            </m:sub>
          </m:sSub>
          <m:r>
            <m:rPr>
              <m:sty m:val="p"/>
            </m:rPr>
            <w:rPr>
              <w:rFonts w:ascii="Cambria Math" w:hAnsi="Cambria Math"/>
            </w:rPr>
            <m:t xml:space="preserve"> = </m:t>
          </m:r>
          <m:r>
            <m:rPr>
              <m:sty m:val="p"/>
            </m:rPr>
            <w:rPr>
              <w:rFonts w:ascii="Cambria Math" w:hAnsi="Cambria Math"/>
            </w:rPr>
            <m:t xml:space="preserve">0.672</m:t>
          </m:r>
          <m:r>
            <m:rPr>
              <m:sty m:val="p"/>
            </m:rPr>
            <w:rPr>
              <w:rFonts w:ascii="Cambria Math" w:hAnsi="Cambria Math"/>
            </w:rPr>
            <m:t xml:space="preserve"> ≥ </m:t>
          </m:r>
          <m:r>
            <m:rPr/>
            <w:rPr>
              <w:rFonts w:ascii="Cambria Math" w:hAnsi="Cambria Math"/>
            </w:rPr>
            <m:t xml:space="preserve">η</m:t>
          </m:r>
          <m:r>
            <m:rPr>
              <m:sty m:val="p"/>
            </m:rPr>
            <w:rPr>
              <w:rFonts w:ascii="Cambria Math" w:hAnsi="Cambria Math"/>
            </w:rPr>
            <m:t xml:space="preserve"> = </m:t>
          </m:r>
          <m:r>
            <m:rPr>
              <m:sty m:val="p"/>
            </m:rPr>
            <w:rPr>
              <w:rFonts w:ascii="Cambria Math" w:hAnsi="Cambria Math"/>
            </w:rPr>
            <m:t xml:space="preserve">0.60</m:t>
          </m:r>
          <m:r>
            <m:rPr>
              <m:sty m:val="p"/>
            </m:rPr>
            <w:rPr>
              <w:rFonts w:ascii="Cambria Math" w:hAnsi="Cambria Math"/>
            </w:rPr>
            <m:t xml:space="preserve">    applied unchanged</m:t>
          </m:r>
        </m:oMath>
      </w:ins>
    </w:p>
    <w:p>
      <w:pPr>
        <w:rPr>
          <w:ins w:id="9094" w:author="Claude" w:date="2026-07-30T21:47:58Z"/>
        </w:rPr>
      </w:pPr>
      <w:ins w:id="9092" w:author="Claude" w:date="2026-07-30T21:47:58Z">
        <w:r>
          <w:rPr>
            <w:b/>
          </w:rPr>
          <w:t xml:space="preserve">Region 2, the quality fails. </w:t>
        </w:r>
      </w:ins>
      <w:ins w:id="9093" w:author="Claude" w:date="2026-07-30T21:47:58Z">
        <w:r>
          <w:t xml:space="preserve">The second region is a different case. It orders slightly more than intervention urgency asked for, and it answers two other demands with nothing at all: asset exposure asked for 0.831, and evacuation pressure asked for 0.674. The cost test could not see this. The assets are not burning yet and the people are not exposed yet, so ignoring them costs nothing inside the forecast horizon.</w:t>
        </w:r>
      </w:ins>
    </w:p>
    <w:p>
      <w:pPr>
        <w:jc w:val="center"/>
      </w:pPr>
      <w:ins w:id="9095" w:author="Claude" w:date="2026-07-30T21:47:58Z">
        <m:oMath>
          <m:sSub>
            <m:sSubPr>
              <m:ctrlPr>
                <w:rPr>
                  <w:rFonts w:ascii="Cambria Math" w:hAnsi="Cambria Math"/>
                </w:rPr>
              </m:ctrlPr>
            </m:sSubPr>
            <m:e>
              <m:r>
                <m:rPr/>
                <w:rPr>
                  <w:rFonts w:ascii="Cambria Math" w:hAnsi="Cambria Math"/>
                </w:rPr>
                <m:t xml:space="preserve">Q</m:t>
              </m:r>
            </m:e>
            <m:sub>
              <m:r>
                <m:rPr>
                  <m:sty m:val="p"/>
                </m:rPr>
                <w:rPr>
                  <w:rFonts w:ascii="Cambria Math" w:hAnsi="Cambria Math"/>
                </w:rPr>
                <m:t xml:space="preserve">2</m:t>
              </m:r>
            </m:sub>
          </m:sSub>
          <m:r>
            <m:rPr>
              <m:sty m:val="p"/>
            </m:rPr>
            <w:rPr>
              <w:rFonts w:ascii="Cambria Math" w:hAnsi="Cambria Math"/>
            </w:rPr>
            <m:t xml:space="preserve"> = </m:t>
          </m:r>
          <m:r>
            <m:rPr>
              <m:sty m:val="p"/>
            </m:rPr>
            <w:rPr>
              <w:rFonts w:ascii="Cambria Math" w:hAnsi="Cambria Math"/>
            </w:rPr>
            <m:t xml:space="preserve">1</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 xml:space="preserve">1</m:t>
              </m:r>
            </m:num>
            <m:den>
              <m:r>
                <m:rPr>
                  <m:sty m:val="p"/>
                </m:rPr>
                <w:rPr>
                  <w:rFonts w:ascii="Cambria Math" w:hAnsi="Cambria Math"/>
                </w:rPr>
                <m:t xml:space="preserve">4</m:t>
              </m:r>
            </m:den>
          </m:f>
          <m:r>
            <m:rPr>
              <m:sty m:val="p"/>
            </m:rPr>
            <w:rPr>
              <w:rFonts w:ascii="Cambria Math" w:hAnsi="Cambria Math"/>
            </w:rPr>
            <m:t xml:space="preserve">(</m:t>
          </m:r>
          <m:r>
            <m:rPr>
              <m:sty m:val="p"/>
            </m:rPr>
            <w:rPr>
              <w:rFonts w:ascii="Cambria Math" w:hAnsi="Cambria Math"/>
            </w:rPr>
            <m:t xml:space="preserve">0.327</m:t>
          </m:r>
          <m:r>
            <m:rPr>
              <m:sty m:val="p"/>
            </m:rPr>
            <w:rPr>
              <w:rFonts w:ascii="Cambria Math" w:hAnsi="Cambria Math"/>
            </w:rPr>
            <m:t xml:space="preserve"> + </m:t>
          </m:r>
          <m:r>
            <m:rPr>
              <m:sty m:val="p"/>
            </m:rPr>
            <w:rPr>
              <w:rFonts w:ascii="Cambria Math" w:hAnsi="Cambria Math"/>
            </w:rPr>
            <m:t xml:space="preserve">0.831</m:t>
          </m:r>
          <m:r>
            <m:rPr>
              <m:sty m:val="p"/>
            </m:rPr>
            <w:rPr>
              <w:rFonts w:ascii="Cambria Math" w:hAnsi="Cambria Math"/>
            </w:rPr>
            <m:t xml:space="preserve"> + </m:t>
          </m:r>
          <m:r>
            <m:rPr>
              <m:sty m:val="p"/>
            </m:rPr>
            <w:rPr>
              <w:rFonts w:ascii="Cambria Math" w:hAnsi="Cambria Math"/>
            </w:rPr>
            <m:t xml:space="preserve">0.104</m:t>
          </m:r>
          <m:r>
            <m:rPr>
              <m:sty m:val="p"/>
            </m:rPr>
            <w:rPr>
              <w:rFonts w:ascii="Cambria Math" w:hAnsi="Cambria Math"/>
            </w:rPr>
            <m:t xml:space="preserve"> + </m:t>
          </m:r>
          <m:r>
            <m:rPr>
              <m:sty m:val="p"/>
            </m:rPr>
            <w:rPr>
              <w:rFonts w:ascii="Cambria Math" w:hAnsi="Cambria Math"/>
            </w:rPr>
            <m:t xml:space="preserve">0.674</m:t>
          </m:r>
          <m:r>
            <m:rPr>
              <m:sty m:val="p"/>
            </m:rPr>
            <w:rPr>
              <w:rFonts w:ascii="Cambria Math" w:hAnsi="Cambria Math"/>
            </w:rPr>
            <m:t xml:space="preserve">) = </m:t>
          </m:r>
          <m:r>
            <m:rPr>
              <m:sty m:val="p"/>
            </m:rPr>
            <w:rPr>
              <w:rFonts w:ascii="Cambria Math" w:hAnsi="Cambria Math"/>
            </w:rPr>
            <m:t xml:space="preserve">1</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 xml:space="preserve">1.936</m:t>
              </m:r>
            </m:num>
            <m:den>
              <m:r>
                <m:rPr>
                  <m:sty m:val="p"/>
                </m:rPr>
                <w:rPr>
                  <w:rFonts w:ascii="Cambria Math" w:hAnsi="Cambria Math"/>
                </w:rPr>
                <m:t xml:space="preserve">4</m:t>
              </m:r>
            </m:den>
          </m:f>
          <m:r>
            <m:rPr>
              <m:sty m:val="p"/>
            </m:rPr>
            <w:rPr>
              <w:rFonts w:ascii="Cambria Math" w:hAnsi="Cambria Math"/>
            </w:rPr>
            <m:t xml:space="preserve"> = </m:t>
          </m:r>
          <m:r>
            <m:rPr>
              <m:sty m:val="p"/>
            </m:rPr>
            <w:rPr>
              <w:rFonts w:ascii="Cambria Math" w:hAnsi="Cambria Math"/>
            </w:rPr>
            <m:t xml:space="preserve">1</m:t>
          </m:r>
          <m:r>
            <m:rPr>
              <m:sty m:val="p"/>
            </m:rPr>
            <w:rPr>
              <w:rFonts w:ascii="Cambria Math" w:hAnsi="Cambria Math"/>
            </w:rPr>
            <m:t xml:space="preserve"> − </m:t>
          </m:r>
          <m:r>
            <m:rPr>
              <m:sty m:val="p"/>
            </m:rPr>
            <w:rPr>
              <w:rFonts w:ascii="Cambria Math" w:hAnsi="Cambria Math"/>
            </w:rPr>
            <m:t xml:space="preserve">0.484</m:t>
          </m:r>
          <m:r>
            <m:rPr>
              <m:sty m:val="p"/>
            </m:rPr>
            <w:rPr>
              <w:rFonts w:ascii="Cambria Math" w:hAnsi="Cambria Math"/>
            </w:rPr>
            <m:t xml:space="preserve"> = </m:t>
          </m:r>
          <m:r>
            <m:rPr>
              <m:sty m:val="p"/>
            </m:rPr>
            <w:rPr>
              <w:rFonts w:ascii="Cambria Math" w:hAnsi="Cambria Math"/>
            </w:rPr>
            <m:t xml:space="preserve">0.516</m:t>
          </m:r>
        </m:oMath>
      </w:ins>
    </w:p>
    <w:p>
      <w:pPr>
        <w:jc w:val="center"/>
      </w:pPr>
      <w:ins w:id="9096" w:author="Claude" w:date="2026-07-30T21:47:58Z">
        <m:oMath>
          <m:sSub>
            <m:sSubPr>
              <m:ctrlPr>
                <w:rPr>
                  <w:rFonts w:ascii="Cambria Math" w:hAnsi="Cambria Math"/>
                </w:rPr>
              </m:ctrlPr>
            </m:sSubPr>
            <m:e>
              <m:r>
                <m:rPr/>
                <w:rPr>
                  <w:rFonts w:ascii="Cambria Math" w:hAnsi="Cambria Math"/>
                </w:rPr>
                <m:t xml:space="preserve">Q</m:t>
              </m:r>
            </m:e>
            <m:sub>
              <m:r>
                <m:rPr>
                  <m:sty m:val="p"/>
                </m:rPr>
                <w:rPr>
                  <w:rFonts w:ascii="Cambria Math" w:hAnsi="Cambria Math"/>
                </w:rPr>
                <m:t xml:space="preserve">2</m:t>
              </m:r>
            </m:sub>
          </m:sSub>
          <m:r>
            <m:rPr>
              <m:sty m:val="p"/>
            </m:rPr>
            <w:rPr>
              <w:rFonts w:ascii="Cambria Math" w:hAnsi="Cambria Math"/>
            </w:rPr>
            <m:t xml:space="preserve"> = </m:t>
          </m:r>
          <m:r>
            <m:rPr>
              <m:sty m:val="p"/>
            </m:rPr>
            <w:rPr>
              <w:rFonts w:ascii="Cambria Math" w:hAnsi="Cambria Math"/>
            </w:rPr>
            <m:t xml:space="preserve">0.516</m:t>
          </m:r>
          <m:r>
            <m:rPr>
              <m:sty m:val="p"/>
            </m:rPr>
            <w:rPr>
              <w:rFonts w:ascii="Cambria Math" w:hAnsi="Cambria Math"/>
            </w:rPr>
            <m:t xml:space="preserve"> &lt; </m:t>
          </m:r>
          <m:r>
            <m:rPr/>
            <w:rPr>
              <w:rFonts w:ascii="Cambria Math" w:hAnsi="Cambria Math"/>
            </w:rPr>
            <m:t xml:space="preserve">η</m:t>
          </m:r>
          <m:r>
            <m:rPr>
              <m:sty m:val="p"/>
            </m:rPr>
            <w:rPr>
              <w:rFonts w:ascii="Cambria Math" w:hAnsi="Cambria Math"/>
            </w:rPr>
            <m:t xml:space="preserve"> = </m:t>
          </m:r>
          <m:r>
            <m:rPr>
              <m:sty m:val="p"/>
            </m:rPr>
            <w:rPr>
              <w:rFonts w:ascii="Cambria Math" w:hAnsi="Cambria Math"/>
            </w:rPr>
            <m:t xml:space="preserve">0.60</m:t>
          </m:r>
          <m:r>
            <m:rPr>
              <m:sty m:val="p"/>
            </m:rPr>
            <w:rPr>
              <w:rFonts w:ascii="Cambria Math" w:hAnsi="Cambria Math"/>
            </w:rPr>
            <m:t xml:space="preserve">    fail-safe engaged</m:t>
          </m:r>
        </m:oMath>
      </w:ins>
    </w:p>
    <w:p>
      <w:pPr>
        <w:rPr>
          <w:ins w:id="9098" w:author="Claude" w:date="2026-07-30T21:47:58Z"/>
        </w:rPr>
      </w:pPr>
      <w:ins w:id="9097" w:author="Claude" w:date="2026-07-30T21:47:58Z">
        <w:r>
          <w:t xml:space="preserve">The fail-safe does not cancel the orders. It attenuates the offensive ones in proportion to the deficit, so a decision the system is less sure of acts less strongly.</w:t>
        </w:r>
      </w:ins>
    </w:p>
    <w:p>
      <w:pPr>
        <w:jc w:val="center"/>
      </w:pPr>
      <w:ins w:id="9099" w:author="Claude" w:date="2026-07-30T21:47:58Z">
        <m:oMath>
          <m:r>
            <m:rPr>
              <m:sty m:val="p"/>
            </m:rPr>
            <w:rPr>
              <w:rFonts w:ascii="Cambria Math" w:hAnsi="Cambria Math"/>
            </w:rPr>
            <m:t xml:space="preserve">scale = </m:t>
          </m:r>
          <m:f>
            <m:fPr>
              <m:ctrlPr>
                <w:rPr>
                  <w:rFonts w:ascii="Cambria Math" w:hAnsi="Cambria Math"/>
                </w:rPr>
              </m:ctrlPr>
            </m:fPr>
            <m:num>
              <m:sSub>
                <m:sSubPr>
                  <m:ctrlPr>
                    <w:rPr>
                      <w:rFonts w:ascii="Cambria Math" w:hAnsi="Cambria Math"/>
                    </w:rPr>
                  </m:ctrlPr>
                </m:sSubPr>
                <m:e>
                  <m:r>
                    <m:rPr/>
                    <w:rPr>
                      <w:rFonts w:ascii="Cambria Math" w:hAnsi="Cambria Math"/>
                    </w:rPr>
                    <m:t xml:space="preserve">Q</m:t>
                  </m:r>
                </m:e>
                <m:sub>
                  <m:r>
                    <m:rPr>
                      <m:sty m:val="p"/>
                    </m:rPr>
                    <w:rPr>
                      <w:rFonts w:ascii="Cambria Math" w:hAnsi="Cambria Math"/>
                    </w:rPr>
                    <m:t xml:space="preserve">2</m:t>
                  </m:r>
                </m:sub>
              </m:sSub>
            </m:num>
            <m:den>
              <m:r>
                <m:rPr/>
                <w:rPr>
                  <w:rFonts w:ascii="Cambria Math" w:hAnsi="Cambria Math"/>
                </w:rPr>
                <m:t xml:space="preserve">η</m:t>
              </m:r>
            </m:den>
          </m:f>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 xml:space="preserve">0.516</m:t>
              </m:r>
            </m:num>
            <m:den>
              <m:r>
                <m:rPr>
                  <m:sty m:val="p"/>
                </m:rPr>
                <w:rPr>
                  <w:rFonts w:ascii="Cambria Math" w:hAnsi="Cambria Math"/>
                </w:rPr>
                <m:t xml:space="preserve">0.60</m:t>
              </m:r>
            </m:den>
          </m:f>
          <m:r>
            <m:rPr>
              <m:sty m:val="p"/>
            </m:rPr>
            <w:rPr>
              <w:rFonts w:ascii="Cambria Math" w:hAnsi="Cambria Math"/>
            </w:rPr>
            <m:t xml:space="preserve"> = </m:t>
          </m:r>
          <m:r>
            <m:rPr>
              <m:sty m:val="p"/>
            </m:rPr>
            <w:rPr>
              <w:rFonts w:ascii="Cambria Math" w:hAnsi="Cambria Math"/>
            </w:rPr>
            <m:t xml:space="preserve">0.86</m:t>
          </m:r>
        </m:oMath>
      </w:ins>
    </w:p>
    <w:p>
      <w:pPr>
        <w:jc w:val="center"/>
      </w:pPr>
      <w:ins w:id="9100" w:author="Claude" w:date="2026-07-30T21:47:58Z">
        <m:oMath>
          <m:sSub>
            <m:sSubPr>
              <m:ctrlPr>
                <w:rPr>
                  <w:rFonts w:ascii="Cambria Math" w:hAnsi="Cambria Math"/>
                </w:rPr>
              </m:ctrlPr>
            </m:sSubPr>
            <m:e>
              <m:r>
                <m:rPr/>
                <w:rPr>
                  <w:rFonts w:ascii="Cambria Math" w:hAnsi="Cambria Math"/>
                </w:rPr>
                <m:t xml:space="preserve">u</m:t>
              </m:r>
            </m:e>
            <m:sub>
              <m:r>
                <m:rPr>
                  <m:sty m:val="p"/>
                </m:rPr>
                <w:rPr>
                  <w:rFonts w:ascii="Cambria Math" w:hAnsi="Cambria Math"/>
                </w:rPr>
                <m:t xml:space="preserve">suppression</m:t>
              </m:r>
            </m:sub>
          </m:sSub>
          <m:r>
            <m:rPr>
              <m:sty m:val="p"/>
            </m:rPr>
            <w:rPr>
              <w:rFonts w:ascii="Cambria Math" w:hAnsi="Cambria Math"/>
            </w:rPr>
            <m:t xml:space="preserve"> = </m:t>
          </m:r>
          <m:r>
            <m:rPr>
              <m:sty m:val="p"/>
            </m:rPr>
            <w:rPr>
              <w:rFonts w:ascii="Cambria Math" w:hAnsi="Cambria Math"/>
            </w:rPr>
            <m:t xml:space="preserve">0.86</m:t>
          </m:r>
          <m:r>
            <m:rPr>
              <m:sty m:val="p"/>
            </m:rPr>
            <w:rPr>
              <w:rFonts w:ascii="Cambria Math" w:hAnsi="Cambria Math"/>
            </w:rPr>
            <m:t xml:space="preserve"> × </m:t>
          </m:r>
          <m:r>
            <m:rPr>
              <m:sty m:val="p"/>
            </m:rPr>
            <w:rPr>
              <w:rFonts w:ascii="Cambria Math" w:hAnsi="Cambria Math"/>
            </w:rPr>
            <m:t xml:space="preserve">0.360</m:t>
          </m:r>
          <m:r>
            <m:rPr>
              <m:sty m:val="p"/>
            </m:rPr>
            <w:rPr>
              <w:rFonts w:ascii="Cambria Math" w:hAnsi="Cambria Math"/>
            </w:rPr>
            <m:t xml:space="preserve"> = </m:t>
          </m:r>
          <m:r>
            <m:rPr>
              <m:sty m:val="p"/>
            </m:rPr>
            <w:rPr>
              <w:rFonts w:ascii="Cambria Math" w:hAnsi="Cambria Math"/>
            </w:rPr>
            <m:t xml:space="preserve">0.310</m:t>
          </m:r>
        </m:oMath>
      </w:ins>
    </w:p>
    <w:p>
      <w:pPr>
        <w:jc w:val="center"/>
      </w:pPr>
      <w:ins w:id="9101" w:author="Claude" w:date="2026-07-30T21:47:58Z">
        <m:oMath>
          <m:sSub>
            <m:sSubPr>
              <m:ctrlPr>
                <w:rPr>
                  <w:rFonts w:ascii="Cambria Math" w:hAnsi="Cambria Math"/>
                </w:rPr>
              </m:ctrlPr>
            </m:sSubPr>
            <m:e>
              <m:r>
                <m:rPr/>
                <w:rPr>
                  <w:rFonts w:ascii="Cambria Math" w:hAnsi="Cambria Math"/>
                </w:rPr>
                <m:t xml:space="preserve">u</m:t>
              </m:r>
            </m:e>
            <m:sub>
              <m:r>
                <m:rPr>
                  <m:sty m:val="p"/>
                </m:rPr>
                <w:rPr>
                  <w:rFonts w:ascii="Cambria Math" w:hAnsi="Cambria Math"/>
                </w:rPr>
                <m:t xml:space="preserve">deployment</m:t>
              </m:r>
            </m:sub>
          </m:sSub>
          <m:r>
            <m:rPr>
              <m:sty m:val="p"/>
            </m:rPr>
            <w:rPr>
              <w:rFonts w:ascii="Cambria Math" w:hAnsi="Cambria Math"/>
            </w:rPr>
            <m:t xml:space="preserve"> = </m:t>
          </m:r>
          <m:r>
            <m:rPr>
              <m:sty m:val="p"/>
            </m:rPr>
            <w:rPr>
              <w:rFonts w:ascii="Cambria Math" w:hAnsi="Cambria Math"/>
            </w:rPr>
            <m:t xml:space="preserve">0.86</m:t>
          </m:r>
          <m:r>
            <m:rPr>
              <m:sty m:val="p"/>
            </m:rPr>
            <w:rPr>
              <w:rFonts w:ascii="Cambria Math" w:hAnsi="Cambria Math"/>
            </w:rPr>
            <m:t xml:space="preserve"> × </m:t>
          </m:r>
          <m:r>
            <m:rPr>
              <m:sty m:val="p"/>
            </m:rPr>
            <w:rPr>
              <w:rFonts w:ascii="Cambria Math" w:hAnsi="Cambria Math"/>
            </w:rPr>
            <m:t xml:space="preserve">0.920</m:t>
          </m:r>
          <m:r>
            <m:rPr>
              <m:sty m:val="p"/>
            </m:rPr>
            <w:rPr>
              <w:rFonts w:ascii="Cambria Math" w:hAnsi="Cambria Math"/>
            </w:rPr>
            <m:t xml:space="preserve"> = </m:t>
          </m:r>
          <m:r>
            <m:rPr>
              <m:sty m:val="p"/>
            </m:rPr>
            <w:rPr>
              <w:rFonts w:ascii="Cambria Math" w:hAnsi="Cambria Math"/>
            </w:rPr>
            <m:t xml:space="preserve">0.791</m:t>
          </m:r>
        </m:oMath>
      </w:ins>
    </w:p>
    <w:p>
      <w:pPr>
        <w:rPr>
          <w:ins w:id="9103" w:author="Claude" w:date="2026-07-30T21:47:58Z"/>
        </w:rPr>
      </w:pPr>
      <w:ins w:id="9102" w:author="Claude" w:date="2026-07-30T21:47:58Z">
        <w:r>
          <w:t xml:space="preserve">Evacuation and public warning are never attenuated, whatever the quality. In this cycle neither was ordered, which is exactly the omission the quality test recorded.</w:t>
        </w:r>
      </w:ins>
    </w:p>
    <w:p>
      <w:pPr>
        <w:rPr>
          <w:ins w:id="9105" w:author="Claude" w:date="2026-07-30T21:47:58Z"/>
        </w:rPr>
      </w:pPr>
      <w:ins w:id="9104" w:author="Claude" w:date="2026-07-30T21:47:58Z">
        <w:r>
          <w:t xml:space="preserve">The cost test judges the incident, and it passed. One number cannot say which part of the incident is being handled badly. The quality test judges each region, and one region failed. The cost asks what the orders are expected to achieve. The quality asks whether they answer what the situation demanded. A candidate has to satisfy both, and the second question is the one that catches a misdirected response before its cost arrives.</w:t>
        </w:r>
      </w:ins>
    </w:p>
    <w:tbl>
      <w:tblPr>
        <w:tblStyle w:val="PlainTable2"/>
        <w:tblW w:w="5000" w:type="pct"/>
        <w:tblLook w:val="04A0" w:firstRow="1" w:lastRow="0" w:firstColumn="1" w:lastColumn="0" w:noHBand="0" w:noVBand="1"/>
      </w:tblPr>
      <w:tblGrid>
        <w:gridCol w:w="993"/>
        <w:gridCol w:w="4440"/>
        <w:gridCol w:w="2614"/>
      </w:tblGrid>
      <w:tr w:rsidR="00540A82" w:rsidRPr="00BA1179" w14:paraId="24EA60DC" w14:textId="77777777" w:rsidTr="001E4A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07D1E1C4" w14:textId="77777777" w:rsidR="000E1725" w:rsidRPr="00BA1179" w:rsidRDefault="00000000" w:rsidP="000310BC">
            <w:r w:rsidRPr="00BA1179">
              <w:t>Test</w:t>
            </w:r>
          </w:p>
        </w:tc>
        <w:tc>
          <w:tcPr>
            <w:tcW w:w="2759" w:type="pct"/>
          </w:tcPr>
          <w:p w14:paraId="19CEC664"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Condition</w:t>
            </w:r>
          </w:p>
        </w:tc>
        <w:tc>
          <w:tcPr>
            <w:tcW w:w="1624" w:type="pct"/>
          </w:tcPr>
          <w:p w14:paraId="373FC80D"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If it fails</w:t>
            </w:r>
          </w:p>
        </w:tc>
      </w:tr>
      <w:tr w:rsidR="00540A82" w:rsidRPr="00BA1179" w14:paraId="20D4E1ED" w14:textId="77777777" w:rsidTr="001E4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4E928BFF" w14:textId="0CA2EDC2" w:rsidR="000E1725" w:rsidRPr="00BA1179" w:rsidRDefault="00000000" w:rsidP="000310BC">
            <w:pPr>
              <w:rPr>
                <w:b w:val="0"/>
                <w:bCs w:val="0"/>
              </w:rPr>
            </w:pPr>
            <w:r w:rsidRPr="00BA1179">
              <w:t xml:space="preserve">Cost </w:t>
            </w:r>
          </w:p>
        </w:tc>
        <w:tc>
          <w:tcPr>
            <w:tcW w:w="2759" w:type="pct"/>
            <w:vAlign w:val="center"/>
          </w:tcPr>
          <w:p w14:paraId="671198B1" w14:textId="32458932" w:rsidR="000E1725" w:rsidRPr="00BA1179" w:rsidRDefault="00000000" w:rsidP="00DD3275">
            <w:pPr>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U</m:t>
                    </m:r>
                  </m:e>
                </m:d>
                <m:r>
                  <w:rPr>
                    <w:rFonts w:ascii="Cambria Math" w:hAnsi="Cambria Math"/>
                  </w:rPr>
                  <m:t xml:space="preserve"> </m:t>
                </m:r>
                <m:r>
                  <m:rPr>
                    <m:aln/>
                  </m:rPr>
                  <w:rPr>
                    <w:rFonts w:ascii="Cambria Math" w:hAnsi="Cambria Math"/>
                  </w:rPr>
                  <m:t xml:space="preserve">≤ </m:t>
                </m:r>
                <m:r>
                  <m:rPr>
                    <m:sty m:val="p"/>
                  </m:rPr>
                  <w:rPr>
                    <w:rFonts w:ascii="Cambria Math" w:hAnsi="Cambria Math"/>
                  </w:rPr>
                  <m:t>min</m:t>
                </m:r>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e>
                </m:d>
                <m:r>
                  <m:rPr>
                    <m:sty m:val="p"/>
                  </m:rPr>
                  <w:rPr>
                    <w:rFonts w:eastAsiaTheme="minorEastAsia"/>
                  </w:rPr>
                  <w:br/>
                </m:r>
              </m:oMath>
            </m:oMathPara>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sidRPr="00BA1179">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1624" w:type="pct"/>
          </w:tcPr>
          <w:p w14:paraId="23662637"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pPr>
            <w:r w:rsidRPr="00BA1179">
              <w:t>Staged adaptation is engaged; the standing orders remain in force.</w:t>
            </w:r>
          </w:p>
        </w:tc>
      </w:tr>
      <w:tr w:rsidR="00540A82" w:rsidRPr="00BA1179" w14:paraId="6D315948" w14:textId="77777777" w:rsidTr="001E4A69">
        <w:tc>
          <w:tcPr>
            <w:cnfStyle w:val="001000000000" w:firstRow="0" w:lastRow="0" w:firstColumn="1" w:lastColumn="0" w:oddVBand="0" w:evenVBand="0" w:oddHBand="0" w:evenHBand="0" w:firstRowFirstColumn="0" w:firstRowLastColumn="0" w:lastRowFirstColumn="0" w:lastRowLastColumn="0"/>
            <w:tcW w:w="617" w:type="pct"/>
          </w:tcPr>
          <w:p w14:paraId="21EC01B0" w14:textId="77777777" w:rsidR="000E1725" w:rsidRPr="00BA1179" w:rsidRDefault="00000000" w:rsidP="000310BC">
            <w:r w:rsidRPr="00BA1179">
              <w:t>Quality</w:t>
            </w:r>
          </w:p>
        </w:tc>
        <w:tc>
          <w:tcPr>
            <w:tcW w:w="2759" w:type="pct"/>
            <w:vAlign w:val="center"/>
          </w:tcPr>
          <w:p w14:paraId="2BF687A6" w14:textId="0612CB0C"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m:t>
              </m:r>
              <m:r>
                <m:rPr>
                  <m:aln/>
                </m:rPr>
                <w:rPr>
                  <w:rFonts w:ascii="Cambria Math" w:hAnsi="Cambria Math"/>
                </w:rPr>
                <m:t>≥ η</m:t>
              </m:r>
            </m:oMath>
            <w:r w:rsidRPr="00BA1179">
              <w:rPr>
                <w:rFonts w:eastAsiaTheme="minorEastAsia"/>
              </w:rPr>
              <w:t xml:space="preserve"> </w:t>
            </w:r>
          </w:p>
          <w:p w14:paraId="76098670" w14:textId="734B5486"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r>
                <w:rPr>
                  <w:rFonts w:ascii="Cambria Math" w:hAnsi="Cambria Math"/>
                </w:rPr>
                <m:t xml:space="preserve">η </m:t>
              </m:r>
              <m:r>
                <m:rPr>
                  <m:aln/>
                </m:rPr>
                <w:rPr>
                  <w:rFonts w:ascii="Cambria Math" w:hAnsi="Cambria Math"/>
                </w:rPr>
                <m:t>= 0.60</m:t>
              </m:r>
            </m:oMath>
            <w:r w:rsidRPr="00BA1179">
              <w:rPr>
                <w:rFonts w:eastAsiaTheme="minorEastAsia"/>
              </w:rPr>
              <w:t xml:space="preserve"> </w:t>
            </w:r>
          </w:p>
        </w:tc>
        <w:tc>
          <w:tcPr>
            <w:tcW w:w="1624" w:type="pct"/>
          </w:tcPr>
          <w:p w14:paraId="112FADF5" w14:textId="0D7A158A"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pPr>
            <w:r w:rsidRPr="00BA1179">
              <w:t xml:space="preserve">The graduated fail-safe attenuates the offensive intensities by </w:t>
            </w:r>
            <m:oMath>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k</m:t>
                      </m:r>
                    </m:sub>
                  </m:sSub>
                </m:num>
                <m:den>
                  <m:r>
                    <w:rPr>
                      <w:rFonts w:ascii="Cambria Math" w:hAnsi="Cambria Math"/>
                    </w:rPr>
                    <m:t>η</m:t>
                  </m:r>
                </m:den>
              </m:f>
            </m:oMath>
            <w:r w:rsidRPr="00BA1179">
              <w:t>.</w:t>
            </w:r>
          </w:p>
        </w:tc>
      </w:tr>
    </w:tbl>
    <w:p w14:paraId="5C775C4D" w14:textId="77777777" w:rsidR="000E1725" w:rsidRPr="00BA1179" w:rsidRDefault="00000000">
      <w:pPr>
        <w:pStyle w:val="Heading3"/>
      </w:pPr>
      <w:bookmarkStart w:id="280" w:name="OLD_Ref226192387"/>
      <w:bookmarkStart w:id="281" w:name="_Toc236342174"/>
      <w:r w:rsidRPr="00BA1179">
        <w:t>Open Decision Space: Staged Adaptation</w:t>
      </w:r>
      <w:bookmarkEnd w:id="281"/>
    </w:p>
    <w:p w14:paraId="7C54C9A6" w14:textId="3E866D4C" w:rsidR="004772D4" w:rsidRDefault="00000000">
      <w:pPr>
        <w:pStyle w:val="ParText"/>
      </w:pPr>
      <w:r w:rsidRPr="00BA1179">
        <w:t xml:space="preserve">Adaptation is organized as three stages of strictly increasing invasiveness, namely </w:t>
      </w:r>
      <w:r w:rsidRPr="001E0EE7">
        <w:rPr>
          <w:b/>
          <w:bCs/>
        </w:rPr>
        <w:t>parameter adjustment inside the existing rules</w:t>
      </w:r>
      <w:r w:rsidRPr="00BA1179">
        <w:t xml:space="preserve">, </w:t>
      </w:r>
      <w:r w:rsidRPr="001E0EE7">
        <w:rPr>
          <w:b/>
          <w:bCs/>
        </w:rPr>
        <w:t xml:space="preserve">growth of the rule base into </w:t>
      </w:r>
      <w:r w:rsidRPr="001E0EE7">
        <w:rPr>
          <w:b/>
          <w:bCs/>
        </w:rPr>
        <w:lastRenderedPageBreak/>
        <w:t>ground it does not cover</w:t>
      </w:r>
      <w:r w:rsidRPr="00BA1179">
        <w:t xml:space="preserve">, and </w:t>
      </w:r>
      <w:r w:rsidRPr="001E0EE7">
        <w:rPr>
          <w:b/>
          <w:bCs/>
        </w:rPr>
        <w:t>generative proposal of a new rule</w:t>
      </w:r>
      <w:r w:rsidRPr="00BA1179">
        <w:t xml:space="preserve"> and, where a package is admitted, of a new element of the vocabulary. A stage engages only when the standing decision demonstrably falls short. Every trial it produces is judged by a single criterion</w:t>
      </w:r>
      <w:r w:rsidR="001E0EE7">
        <w:t>, namely</w:t>
      </w:r>
      <w:r w:rsidRPr="00BA1179">
        <w:t xml:space="preserve"> the physical cost, namely the burned-area, asset and population terms with their weights renormalized, evaluated on a shadow forecast. The total cost of </w:t>
      </w:r>
      <w:r w:rsidRPr="00BA1179">
        <w:fldChar w:fldCharType="begin"/>
      </w:r>
      <w:r w:rsidRPr="00BA1179">
        <w:instrText xml:space="preserve"> REF _RefEqJcomp \h </w:instrText>
      </w:r>
      <w:r w:rsidR="00C1272F" w:rsidRPr="00BA1179">
        <w:instrText xml:space="preserve"> \* MERGEFORMAT </w:instrText>
      </w:r>
      <w:r w:rsidRPr="00BA1179">
        <w:fldChar w:fldCharType="separate"/>
      </w:r>
      <w:r w:rsidR="008B09EB" w:rsidRPr="00BA1179">
        <w:t xml:space="preserve">( </w:t>
      </w:r>
      <w:r w:rsidR="008B09EB">
        <w:t>48</w:t>
      </w:r>
      <w:r w:rsidR="008B09EB" w:rsidRPr="00BA1179">
        <w:t xml:space="preserve"> )</w:t>
      </w:r>
      <w:r w:rsidRPr="00BA1179">
        <w:fldChar w:fldCharType="end"/>
      </w:r>
      <w:r w:rsidRPr="00BA1179">
        <w:t xml:space="preserve"> continues to assess the standing decision, but it is deliberately not the criterion by which a trial is judged. On a small fire the response cost of any additional commitment exceeds the physical gain that a short horizon can reveal, so a trial criterion built on the total cost would reject every proposal at the very moment when the base most needs to grow.</w:t>
      </w:r>
      <w:r w:rsidR="004772D4">
        <w:t xml:space="preserve"> </w:t>
      </w:r>
    </w:p>
    <w:p w14:paraId="7C79417B" w14:textId="79C90D70" w:rsidR="00E23280" w:rsidRDefault="00000000">
      <w:pPr>
        <w:pStyle w:val="ParText"/>
      </w:pPr>
      <w:r w:rsidRPr="00BA1179">
        <w:t xml:space="preserve">Three symptoms engage the stages, and each is measurable on the running incident. The first is a </w:t>
      </w:r>
      <w:r w:rsidRPr="001E0EE7">
        <w:rPr>
          <w:b/>
          <w:bCs/>
        </w:rPr>
        <w:t>cost deficit</w:t>
      </w:r>
      <w:r w:rsidR="001E0EE7">
        <w:t>,</w:t>
      </w:r>
      <w:r w:rsidRPr="00BA1179">
        <w:t xml:space="preserve"> the forecast cost of the candidate exceeds the satisficing bound. The second is a </w:t>
      </w:r>
      <w:r w:rsidRPr="001E0EE7">
        <w:rPr>
          <w:b/>
          <w:bCs/>
        </w:rPr>
        <w:t>coverage gap</w:t>
      </w:r>
      <w:r w:rsidR="001E0EE7">
        <w:t>,</w:t>
      </w:r>
      <w:r w:rsidRPr="00BA1179">
        <w:t xml:space="preserve"> fire is alive on the ground while the strongest firing of the base stays below the gap threshold, so the base does not cover the situation at hand. The third is </w:t>
      </w:r>
      <w:r w:rsidRPr="001E0EE7">
        <w:rPr>
          <w:b/>
          <w:bCs/>
        </w:rPr>
        <w:t>spread</w:t>
      </w:r>
      <w:r w:rsidR="001E0EE7">
        <w:t>,</w:t>
      </w:r>
      <w:r w:rsidRPr="00BA1179">
        <w:t xml:space="preserve"> the burned area grew since the previous decision even though the orders were applied, which means a formally satisficing decision is losing the fire; the growth itself is treated as a coverage gap rather than as a cost deficit. </w:t>
      </w:r>
      <w:r w:rsidR="00E23280" w:rsidRPr="00E23280">
        <w:t xml:space="preserve">Consecutive trials are separated by a cooldown </w:t>
      </w:r>
      <w:r w:rsidR="00E23280">
        <w:t>period</w:t>
      </w:r>
      <w:r w:rsidR="00E23280" w:rsidRPr="00E23280">
        <w:t xml:space="preserve">, so the </w:t>
      </w:r>
      <w:r w:rsidR="00BC5140">
        <w:t>shadow forecasts</w:t>
      </w:r>
      <w:r w:rsidR="00BC5140" w:rsidRPr="00E23280">
        <w:t xml:space="preserve"> </w:t>
      </w:r>
      <w:r w:rsidR="00E23280" w:rsidRPr="00E23280">
        <w:t>do not delay the decision cycle. When a coverage gap appears alone, with no cost deficit and no spread, only the two stages that create rules are allowed. An empty combination has no rule to tune, so a rule must first be made.</w:t>
      </w:r>
    </w:p>
    <w:p w14:paraId="5ADAAC09" w14:textId="5FE11C91" w:rsidR="00EE7190" w:rsidRPr="0024630E" w:rsidRDefault="00B41EEE">
      <w:pPr>
        <w:pStyle w:val="Heading4"/>
      </w:pPr>
      <w:r>
        <w:t>EV</w:t>
      </w:r>
      <w:r w:rsidR="001E10D9" w:rsidRPr="0024630E">
        <w:t xml:space="preserve">FIS: </w:t>
      </w:r>
      <w:r w:rsidR="00101D5E" w:rsidRPr="0024630E">
        <w:t xml:space="preserve">Parameter </w:t>
      </w:r>
      <w:r w:rsidR="001E10D9" w:rsidRPr="0024630E">
        <w:t>Adaptation</w:t>
      </w:r>
    </w:p>
    <w:p w14:paraId="0BD71D6E" w14:textId="7E6DDE4E" w:rsidR="00BA16DE" w:rsidRDefault="0049581E" w:rsidP="00BA16DE">
      <w:r w:rsidRPr="0033566A">
        <w:rPr>
          <w:b/>
          <w:bCs/>
        </w:rPr>
        <w:t>The first stage tunes the rules already in the base and adds none.</w:t>
      </w:r>
      <w:r>
        <w:t xml:space="preserve"> It has two moves</w:t>
      </w:r>
      <w:r w:rsidR="0033566A">
        <w:t>, namely consequent step</w:t>
      </w:r>
      <w:r w:rsidR="00A31FCE">
        <w:t xml:space="preserve"> </w:t>
      </w:r>
      <w:r w:rsidR="0033566A">
        <w:t>and boundary shift</w:t>
      </w:r>
      <w:r>
        <w:t xml:space="preserve">. </w:t>
      </w:r>
      <w:r w:rsidR="00ED14EA">
        <w:t>While t</w:t>
      </w:r>
      <w:r>
        <w:t>he consequent step changes the output value of a rule</w:t>
      </w:r>
      <w:r w:rsidR="00ED14EA">
        <w:t>,</w:t>
      </w:r>
      <w:r>
        <w:t xml:space="preserve"> </w:t>
      </w:r>
      <w:r w:rsidR="00ED14EA">
        <w:t>t</w:t>
      </w:r>
      <w:r>
        <w:t xml:space="preserve">he boundary shift moves the edge that two </w:t>
      </w:r>
      <w:r w:rsidR="0033566A">
        <w:t>neighboring</w:t>
      </w:r>
      <w:r>
        <w:t xml:space="preserve"> antecedent terms share. </w:t>
      </w:r>
    </w:p>
    <w:p w14:paraId="6BA5D5BF" w14:textId="1F076D35" w:rsidR="009D0DA0" w:rsidRDefault="00526294" w:rsidP="00A806EA">
      <w:r>
        <w:rPr>
          <w:b/>
          <w:bCs/>
        </w:rPr>
        <w:lastRenderedPageBreak/>
        <w:t xml:space="preserve">The </w:t>
      </w:r>
      <w:r w:rsidR="00A806EA">
        <w:rPr>
          <w:b/>
          <w:bCs/>
        </w:rPr>
        <w:t>Consequent step</w:t>
      </w:r>
      <w:r>
        <w:rPr>
          <w:b/>
          <w:bCs/>
        </w:rPr>
        <w:t>:</w:t>
      </w:r>
      <w:r w:rsidR="00A806EA">
        <w:rPr>
          <w:b/>
          <w:bCs/>
        </w:rPr>
        <w:t xml:space="preserve"> </w:t>
      </w:r>
      <w:r w:rsidR="00A806EA">
        <w:t xml:space="preserve">The consequent of a rule  </w:t>
      </w:r>
      <m:oMath>
        <m:sSub>
          <m:sSubPr>
            <m:ctrlPr>
              <w:rPr>
                <w:rFonts w:ascii="Cambria Math" w:hAnsi="Cambria Math"/>
              </w:rPr>
            </m:ctrlPr>
          </m:sSubPr>
          <m:e>
            <m:r>
              <w:rPr>
                <w:rFonts w:ascii="Cambria Math" w:hAnsi="Cambria Math"/>
              </w:rPr>
              <m:t>v</m:t>
            </m:r>
          </m:e>
          <m:sub>
            <m:r>
              <w:rPr>
                <w:rFonts w:ascii="Cambria Math" w:hAnsi="Cambria Math"/>
              </w:rPr>
              <m:t>r,m</m:t>
            </m:r>
          </m:sub>
        </m:sSub>
      </m:oMath>
      <w:r w:rsidR="00117E9E">
        <w:t xml:space="preserve"> is </w:t>
      </w:r>
      <w:r w:rsidR="00A806EA">
        <w:t xml:space="preserve">the intensity </w:t>
      </w:r>
      <w:r w:rsidR="00117E9E">
        <w:t xml:space="preserve">that </w:t>
      </w:r>
      <w:r w:rsidR="00D23F5A">
        <w:t xml:space="preserve">the rule assigns to intervention </w:t>
      </w:r>
      <m:oMath>
        <m:r>
          <w:rPr>
            <w:rFonts w:ascii="Cambria Math" w:hAnsi="Cambria Math"/>
          </w:rPr>
          <m:t>m</m:t>
        </m:r>
      </m:oMath>
      <w:r w:rsidR="00D23F5A">
        <w:t xml:space="preserve">. </w:t>
      </w:r>
      <w:r w:rsidR="00A806EA">
        <w:t>The consequent step adds or subtracts δ</w:t>
      </w:r>
      <w:r w:rsidR="0001228B">
        <w:t xml:space="preserve">, fixed at 0.05, </w:t>
      </w:r>
      <w:r w:rsidR="00A806EA">
        <w:t xml:space="preserve"> from that number and clips the result to the unit interval</w:t>
      </w:r>
      <w:r w:rsidR="009D0DA0">
        <w:t xml:space="preserve"> </w:t>
      </w:r>
      <w:r w:rsidR="009D0DA0">
        <w:fldChar w:fldCharType="begin"/>
      </w:r>
      <w:r w:rsidR="009D0DA0">
        <w:instrText xml:space="preserve"> REF _Ref235049901 \h </w:instrText>
      </w:r>
      <w:r w:rsidR="009D0DA0">
        <w:fldChar w:fldCharType="separate"/>
      </w:r>
      <w:r w:rsidR="008B09EB" w:rsidRPr="00BA1179">
        <w:t xml:space="preserve">( </w:t>
      </w:r>
      <w:r w:rsidR="008B09EB">
        <w:rPr>
          <w:noProof/>
        </w:rPr>
        <w:t>51</w:t>
      </w:r>
      <w:r w:rsidR="008B09EB" w:rsidRPr="00BA1179">
        <w:t xml:space="preserve"> )</w:t>
      </w:r>
      <w:r w:rsidR="009D0DA0">
        <w:fldChar w:fldCharType="end"/>
      </w:r>
      <w:r w:rsidR="00A806EA">
        <w:t xml:space="preserve">. </w:t>
      </w:r>
    </w:p>
    <w:tbl>
      <w:tblPr>
        <w:tblW w:w="5000" w:type="pct"/>
        <w:tblLook w:val="04A0" w:firstRow="1" w:lastRow="0" w:firstColumn="1" w:lastColumn="0" w:noHBand="0" w:noVBand="1"/>
      </w:tblPr>
      <w:tblGrid>
        <w:gridCol w:w="7091"/>
        <w:gridCol w:w="956"/>
      </w:tblGrid>
      <w:tr w:rsidR="009D0DA0" w:rsidRPr="00BA1179" w14:paraId="1B7F1EDC" w14:textId="77777777" w:rsidTr="009D0DA0">
        <w:trPr>
          <w:trHeight w:val="454"/>
        </w:trPr>
        <w:tc>
          <w:tcPr>
            <w:tcW w:w="4406" w:type="pct"/>
            <w:vAlign w:val="center"/>
          </w:tcPr>
          <w:p w14:paraId="3FCB195D" w14:textId="77777777" w:rsidR="009D0DA0" w:rsidRPr="00C963FE" w:rsidRDefault="00000000" w:rsidP="009D0DA0">
            <w:pPr>
              <w:pStyle w:val="ParEq"/>
              <w:rPr>
                <w:rFonts w:ascii="Cambria Math" w:hAnsi="Cambria Math"/>
                <w:oMath/>
              </w:rPr>
            </w:pPr>
            <m:oMathPara>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cli</m:t>
                </m:r>
                <m:sSub>
                  <m:sSubPr>
                    <m:ctrlPr>
                      <w:rPr>
                        <w:rFonts w:ascii="Cambria Math" w:hAnsi="Cambria Math"/>
                      </w:rPr>
                    </m:ctrlPr>
                  </m:sSubPr>
                  <m:e>
                    <m:r>
                      <w:rPr>
                        <w:rFonts w:ascii="Cambria Math" w:hAnsi="Cambria Math"/>
                      </w:rPr>
                      <m:t>p</m:t>
                    </m:r>
                  </m:e>
                  <m:sub>
                    <m:r>
                      <m:rPr>
                        <m:sty m:val="p"/>
                      </m:rPr>
                      <w:rPr>
                        <w:rFonts w:ascii="Cambria Math" w:hAnsi="Cambria Math"/>
                      </w:rPr>
                      <m:t>0,1</m:t>
                    </m:r>
                  </m:sub>
                </m:sSub>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r>
                  <w:rPr>
                    <w:rFonts w:ascii="Cambria Math" w:hAnsi="Cambria Math"/>
                  </w:rPr>
                  <m:t>m</m:t>
                </m:r>
                <m:r>
                  <m:rPr>
                    <m:sty m:val="p"/>
                  </m:rPr>
                  <w:rPr>
                    <w:rFonts w:ascii="Cambria Math" w:hAnsi="Cambria Math"/>
                  </w:rPr>
                  <m:t>∈</m:t>
                </m:r>
                <m:r>
                  <w:rPr>
                    <w:rFonts w:ascii="Cambria Math" w:hAnsi="Cambria Math"/>
                  </w:rPr>
                  <m:t>cons</m:t>
                </m:r>
                <m:d>
                  <m:dPr>
                    <m:ctrlPr>
                      <w:rPr>
                        <w:rFonts w:ascii="Cambria Math" w:hAnsi="Cambria Math"/>
                      </w:rPr>
                    </m:ctrlPr>
                  </m:dPr>
                  <m:e>
                    <m:r>
                      <w:rPr>
                        <w:rFonts w:ascii="Cambria Math" w:hAnsi="Cambria Math"/>
                      </w:rPr>
                      <m:t>r</m:t>
                    </m:r>
                  </m:e>
                </m:d>
              </m:oMath>
            </m:oMathPara>
          </w:p>
        </w:tc>
        <w:tc>
          <w:tcPr>
            <w:tcW w:w="594" w:type="pct"/>
            <w:vAlign w:val="center"/>
          </w:tcPr>
          <w:p w14:paraId="6D98D70E" w14:textId="04CC6364" w:rsidR="009D0DA0" w:rsidRPr="00BA1179" w:rsidRDefault="009D0DA0" w:rsidP="009D0DA0">
            <w:pPr>
              <w:pStyle w:val="ParEq"/>
            </w:pPr>
            <w:bookmarkStart w:id="282" w:name="_Ref235049901"/>
            <w:r w:rsidRPr="00BA1179">
              <w:t xml:space="preserve">( </w:t>
            </w:r>
            <w:r w:rsidRPr="00BA1179">
              <w:fldChar w:fldCharType="begin"/>
            </w:r>
            <w:r w:rsidRPr="00BA1179">
              <w:instrText xml:space="preserve"> SEQ ( \* ARABIC </w:instrText>
            </w:r>
            <w:r w:rsidRPr="00BA1179">
              <w:fldChar w:fldCharType="separate"/>
            </w:r>
            <w:r w:rsidR="008B09EB">
              <w:rPr>
                <w:noProof/>
              </w:rPr>
              <w:t>51</w:t>
            </w:r>
            <w:r w:rsidRPr="00BA1179">
              <w:fldChar w:fldCharType="end"/>
            </w:r>
            <w:r w:rsidRPr="00BA1179">
              <w:t xml:space="preserve"> )</w:t>
            </w:r>
            <w:bookmarkEnd w:id="282"/>
          </w:p>
        </w:tc>
      </w:tr>
    </w:tbl>
    <w:p w14:paraId="3DBFC211" w14:textId="0ABC0F5B" w:rsidR="00A806EA" w:rsidRDefault="00A806EA" w:rsidP="00A806EA">
      <w:r>
        <w:t>It changes one rule only and is easy to undo, so it is tried first. It is applied to the two rules with the highest firing strength, not to the strongest rule alone, because with a small base one rule dominates every cycle and the second would otherwise never be tuned. The field decision is the firing-weighted average of the rule consequents, so moving one consequent slides that average toward the new value in proportion to the firing strength of the rule.</w:t>
      </w:r>
    </w:p>
    <w:p w14:paraId="41A0B422" w14:textId="4839BFB0" w:rsidR="00C45A8D" w:rsidRDefault="00C45A8D" w:rsidP="00C45A8D">
      <w:pPr>
        <w:pStyle w:val="ParText"/>
      </w:pPr>
      <w:r>
        <w:rPr>
          <w:b/>
          <w:bCs/>
        </w:rPr>
        <w:t>Boundary shift</w:t>
      </w:r>
      <w:r w:rsidR="00244475">
        <w:rPr>
          <w:b/>
          <w:bCs/>
        </w:rPr>
        <w:t xml:space="preserve"> step:</w:t>
      </w:r>
      <w:r>
        <w:rPr>
          <w:b/>
          <w:bCs/>
        </w:rPr>
        <w:t xml:space="preserve"> </w:t>
      </w:r>
      <w:r>
        <w:t xml:space="preserve">Two </w:t>
      </w:r>
      <w:r w:rsidR="00244475">
        <w:t>neighboring</w:t>
      </w:r>
      <w:r>
        <w:t xml:space="preserve"> antecedent terms share their transition interval</w:t>
      </w:r>
      <w:r w:rsidR="00244475">
        <w:t>.</w:t>
      </w:r>
      <w:r>
        <w:t xml:space="preserve"> where the left term stops being fully true the right one starts, so the falling edge of the left term </w:t>
      </w:r>
      <m:oMath>
        <m:sSup>
          <m:sSupPr>
            <m:ctrlPr>
              <w:rPr>
                <w:rFonts w:ascii="Cambria Math" w:hAnsi="Cambria Math"/>
              </w:rPr>
            </m:ctrlPr>
          </m:sSupPr>
          <m:e>
            <m:r>
              <w:rPr>
                <w:rFonts w:ascii="Cambria Math" w:hAnsi="Cambria Math"/>
              </w:rPr>
              <m:t>A</m:t>
            </m:r>
          </m:e>
          <m:sup>
            <m:r>
              <w:rPr>
                <w:rFonts w:ascii="Cambria Math" w:hAnsi="Cambria Math"/>
              </w:rPr>
              <m:t>-</m:t>
            </m:r>
          </m:sup>
        </m:sSup>
      </m:oMath>
      <w:r>
        <w:t xml:space="preserve"> is the rising edge of the right term </w:t>
      </w:r>
      <m:oMath>
        <m:r>
          <w:rPr>
            <w:rFonts w:ascii="Cambria Math" w:hAnsi="Cambria Math"/>
          </w:rPr>
          <m:t>A</m:t>
        </m:r>
      </m:oMath>
      <w:r>
        <w:t xml:space="preserve">, and the two coincide,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w:rPr>
                        <w:rFonts w:ascii="Cambria Math" w:hAnsi="Cambria Math"/>
                      </w:rPr>
                      <m:t>-</m:t>
                    </m:r>
                  </m:sup>
                </m:sSup>
              </m:sub>
            </m:sSub>
          </m:e>
        </m:d>
      </m:oMath>
      <w:r w:rsidR="004C5B0C">
        <w:rPr>
          <w:rFonts w:eastAsiaTheme="minorEastAsia"/>
        </w:rPr>
        <w:t xml:space="preserve"> </w:t>
      </w:r>
      <w:r w:rsidR="004C5B0C">
        <w:rPr>
          <w:rFonts w:eastAsiaTheme="minorEastAsia"/>
        </w:rPr>
        <w:fldChar w:fldCharType="begin"/>
      </w:r>
      <w:r w:rsidR="004C5B0C">
        <w:rPr>
          <w:rFonts w:eastAsiaTheme="minorEastAsia"/>
        </w:rPr>
        <w:instrText xml:space="preserve"> REF _Ref235049910 \h </w:instrText>
      </w:r>
      <w:r w:rsidR="004C5B0C">
        <w:rPr>
          <w:rFonts w:eastAsiaTheme="minorEastAsia"/>
        </w:rPr>
      </w:r>
      <w:r w:rsidR="004C5B0C">
        <w:rPr>
          <w:rFonts w:eastAsiaTheme="minorEastAsia"/>
        </w:rPr>
        <w:fldChar w:fldCharType="separate"/>
      </w:r>
      <w:r w:rsidR="008B09EB" w:rsidRPr="001E4A69">
        <w:t xml:space="preserve">( </w:t>
      </w:r>
      <w:r w:rsidR="008B09EB">
        <w:rPr>
          <w:noProof/>
        </w:rPr>
        <w:t>52</w:t>
      </w:r>
      <w:r w:rsidR="008B09EB" w:rsidRPr="001E4A69">
        <w:t xml:space="preserve"> )</w:t>
      </w:r>
      <w:r w:rsidR="004C5B0C">
        <w:rPr>
          <w:rFonts w:eastAsiaTheme="minorEastAsia"/>
        </w:rPr>
        <w:fldChar w:fldCharType="end"/>
      </w:r>
      <w:r>
        <w:t xml:space="preserve">. The boundary shift moves this shared edge. </w:t>
      </w:r>
      <w:r w:rsidR="00597F50">
        <w:t>T</w:t>
      </w:r>
      <w:r>
        <w:t xml:space="preserve">he edge belongs to both terms, both move together, so the memberships still sum to one at every reading and the partition of unity required by </w:t>
      </w:r>
      <w:r>
        <w:fldChar w:fldCharType="begin"/>
      </w:r>
      <w:r>
        <w:instrText xml:space="preserve"> REF _Ref234769029 \h </w:instrText>
      </w:r>
      <w:r>
        <w:fldChar w:fldCharType="separate"/>
      </w:r>
      <w:r w:rsidR="008B09EB" w:rsidRPr="00BA1179">
        <w:t xml:space="preserve">( </w:t>
      </w:r>
      <w:r w:rsidR="008B09EB">
        <w:rPr>
          <w:noProof/>
        </w:rPr>
        <w:t>45</w:t>
      </w:r>
      <w:r w:rsidR="008B09EB" w:rsidRPr="00BA1179">
        <w:t xml:space="preserve"> )</w:t>
      </w:r>
      <w:r>
        <w:fldChar w:fldCharType="end"/>
      </w:r>
      <w:r>
        <w:t xml:space="preserve"> is preserved. Moving the edge changes the reading of every rule that uses either term, which is why this move is tried only after the consequent trials are spent. The step is bounded by the width of the core it narrows, </w:t>
      </w:r>
      <m:oMath>
        <m:r>
          <w:rPr>
            <w:rFonts w:ascii="Cambria Math" w:hAnsi="Cambria Math"/>
          </w:rPr>
          <m:t>δ≤</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w:rPr>
                    <w:rFonts w:ascii="Cambria Math" w:hAnsi="Cambria Math"/>
                  </w:rPr>
                  <m:t>-</m:t>
                </m:r>
              </m:sup>
            </m:sSup>
          </m:sub>
        </m:sSub>
      </m:oMath>
      <w:r>
        <w:t>, because a larger step would erase that core and turn the trapezoid inside out.</w:t>
      </w:r>
    </w:p>
    <w:tbl>
      <w:tblPr>
        <w:tblW w:w="5000" w:type="pct"/>
        <w:tblLook w:val="04A0" w:firstRow="1" w:lastRow="0" w:firstColumn="1" w:lastColumn="0" w:noHBand="0" w:noVBand="1"/>
      </w:tblPr>
      <w:tblGrid>
        <w:gridCol w:w="7091"/>
        <w:gridCol w:w="956"/>
      </w:tblGrid>
      <w:tr w:rsidR="004C5B0C" w:rsidRPr="001E4A69" w14:paraId="63412CC7" w14:textId="77777777" w:rsidTr="004C5B0C">
        <w:trPr>
          <w:trHeight w:val="624"/>
        </w:trPr>
        <w:tc>
          <w:tcPr>
            <w:tcW w:w="4406" w:type="pct"/>
            <w:vAlign w:val="center"/>
          </w:tcPr>
          <w:p w14:paraId="078E0976" w14:textId="77777777"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e>
                </m:d>
              </m:oMath>
            </m:oMathPara>
          </w:p>
          <w:p w14:paraId="49266C77" w14:textId="6F0D9BCD"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      0&lt;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m:oMathPara>
          </w:p>
        </w:tc>
        <w:tc>
          <w:tcPr>
            <w:tcW w:w="594" w:type="pct"/>
            <w:vAlign w:val="center"/>
          </w:tcPr>
          <w:p w14:paraId="621BE586" w14:textId="36280B05" w:rsidR="004C5B0C" w:rsidRPr="001E4A69" w:rsidRDefault="004C5B0C" w:rsidP="001E4A69">
            <w:pPr>
              <w:pStyle w:val="ParEq"/>
            </w:pPr>
            <w:bookmarkStart w:id="283" w:name="_Ref235049910"/>
            <w:r w:rsidRPr="001E4A69">
              <w:t xml:space="preserve">( </w:t>
            </w:r>
            <w:r w:rsidRPr="001E4A69">
              <w:fldChar w:fldCharType="begin"/>
            </w:r>
            <w:r w:rsidRPr="001E4A69">
              <w:instrText xml:space="preserve"> SEQ ( \* ARABIC </w:instrText>
            </w:r>
            <w:r w:rsidRPr="001E4A69">
              <w:fldChar w:fldCharType="separate"/>
            </w:r>
            <w:r w:rsidR="008B09EB">
              <w:rPr>
                <w:noProof/>
              </w:rPr>
              <w:t>52</w:t>
            </w:r>
            <w:r w:rsidRPr="001E4A69">
              <w:fldChar w:fldCharType="end"/>
            </w:r>
            <w:r w:rsidRPr="001E4A69">
              <w:t xml:space="preserve"> )</w:t>
            </w:r>
            <w:bookmarkEnd w:id="283"/>
          </w:p>
        </w:tc>
      </w:tr>
    </w:tbl>
    <w:p w14:paraId="1185E5A2" w14:textId="3C00215E" w:rsidR="006966EB" w:rsidRDefault="00BA16DE" w:rsidP="00BA16DE">
      <w:pPr>
        <w:pStyle w:val="ParText"/>
      </w:pPr>
      <w:r>
        <w:t>Every trial is a hypothesis. It is judged on the forecast physical cost at a basis, it is kept only when that cost strictly falls, and it is rolled back otherwise</w:t>
      </w:r>
      <w:r w:rsidR="004C5B0C">
        <w:t xml:space="preserve"> </w:t>
      </w:r>
      <w:r w:rsidR="004C5B0C">
        <w:fldChar w:fldCharType="begin"/>
      </w:r>
      <w:r w:rsidR="004C5B0C">
        <w:instrText xml:space="preserve"> REF _Ref235059424 \h </w:instrText>
      </w:r>
      <w:r w:rsidR="004C5B0C">
        <w:fldChar w:fldCharType="separate"/>
      </w:r>
      <w:r w:rsidR="008B09EB" w:rsidRPr="00B6342D">
        <w:t xml:space="preserve">( </w:t>
      </w:r>
      <w:r w:rsidR="008B09EB">
        <w:rPr>
          <w:noProof/>
        </w:rPr>
        <w:t>53</w:t>
      </w:r>
      <w:r w:rsidR="008B09EB" w:rsidRPr="00B6342D">
        <w:t xml:space="preserve"> )</w:t>
      </w:r>
      <w:r w:rsidR="004C5B0C">
        <w:fldChar w:fldCharType="end"/>
      </w:r>
      <w:r>
        <w:t xml:space="preserve">. </w:t>
      </w:r>
    </w:p>
    <w:tbl>
      <w:tblPr>
        <w:tblW w:w="5000" w:type="pct"/>
        <w:tblLook w:val="04A0" w:firstRow="1" w:lastRow="0" w:firstColumn="1" w:lastColumn="0" w:noHBand="0" w:noVBand="1"/>
      </w:tblPr>
      <w:tblGrid>
        <w:gridCol w:w="7091"/>
        <w:gridCol w:w="956"/>
      </w:tblGrid>
      <w:tr w:rsidR="006966EB" w:rsidRPr="00BA1179" w14:paraId="7A728DE2" w14:textId="77777777" w:rsidTr="00CF084C">
        <w:tc>
          <w:tcPr>
            <w:tcW w:w="4406" w:type="pct"/>
            <w:vAlign w:val="center"/>
          </w:tcPr>
          <w:p w14:paraId="1787BEA5" w14:textId="77777777" w:rsidR="006966EB" w:rsidRDefault="006966EB" w:rsidP="006966EB">
            <w:pPr>
              <w:pStyle w:val="ParEq"/>
              <w:rPr>
                <w:rFonts w:eastAsia="Calibri" w:cs="Arial"/>
              </w:rPr>
            </w:pPr>
            <m:oMathPara>
              <m:oMath>
                <m:r>
                  <w:rPr>
                    <w:rFonts w:ascii="Cambria Math" w:hAnsi="Cambria Math"/>
                  </w:rPr>
                  <m:t>kept</m:t>
                </m:r>
                <m:r>
                  <m:rPr>
                    <m:sty m:val="p"/>
                  </m:rPr>
                  <w:rPr>
                    <w:rFonts w:ascii="Cambria Math" w:hAnsi="Cambria Math"/>
                  </w:rPr>
                  <m:t xml:space="preserve"> ⇔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&lt;0</m:t>
                </m:r>
              </m:oMath>
            </m:oMathPara>
          </w:p>
        </w:tc>
        <w:tc>
          <w:tcPr>
            <w:tcW w:w="594" w:type="pct"/>
          </w:tcPr>
          <w:p w14:paraId="4DA97ECE" w14:textId="2A87E4C3" w:rsidR="006966EB" w:rsidRPr="00BA1179" w:rsidRDefault="006966EB" w:rsidP="006966EB">
            <w:pPr>
              <w:pStyle w:val="ParEq"/>
            </w:pPr>
            <w:bookmarkStart w:id="284" w:name="_Ref235059424"/>
            <w:r w:rsidRPr="00B6342D">
              <w:t xml:space="preserve">( </w:t>
            </w:r>
            <w:r w:rsidRPr="00B6342D">
              <w:fldChar w:fldCharType="begin"/>
            </w:r>
            <w:r w:rsidRPr="00B6342D">
              <w:instrText xml:space="preserve"> SEQ ( \* ARABIC </w:instrText>
            </w:r>
            <w:r w:rsidRPr="00B6342D">
              <w:fldChar w:fldCharType="separate"/>
            </w:r>
            <w:r w:rsidR="008B09EB">
              <w:rPr>
                <w:noProof/>
              </w:rPr>
              <w:t>53</w:t>
            </w:r>
            <w:r w:rsidRPr="00B6342D">
              <w:fldChar w:fldCharType="end"/>
            </w:r>
            <w:r w:rsidRPr="00B6342D">
              <w:t xml:space="preserve"> )</w:t>
            </w:r>
            <w:bookmarkEnd w:id="284"/>
          </w:p>
        </w:tc>
      </w:tr>
    </w:tbl>
    <w:p w14:paraId="0D0C4BA0" w14:textId="56AD31EB" w:rsidR="00BA16DE" w:rsidRPr="00BA1179" w:rsidRDefault="00BA16DE" w:rsidP="00BA16DE">
      <w:pPr>
        <w:pStyle w:val="ParText"/>
      </w:pPr>
      <w:r>
        <w:t xml:space="preserve">All trials act on a working copy of the rule base, so the seed base of Appendix </w:t>
      </w:r>
      <w:r>
        <w:fldChar w:fldCharType="begin"/>
      </w:r>
      <w:r>
        <w:instrText xml:space="preserve"> REF _RefAppE1 \r \h </w:instrText>
      </w:r>
      <w:r>
        <w:fldChar w:fldCharType="separate"/>
      </w:r>
      <w:r w:rsidR="008B09EB">
        <w:t>E</w:t>
      </w:r>
      <w:r>
        <w:fldChar w:fldCharType="end"/>
      </w:r>
      <w:r>
        <w:t xml:space="preserve"> is never modified. Both </w:t>
      </w:r>
      <w:r w:rsidR="001E4A69">
        <w:t>adaptations</w:t>
      </w:r>
      <w:r>
        <w:t xml:space="preserve"> are shown in </w:t>
      </w:r>
      <w:r>
        <w:fldChar w:fldCharType="begin"/>
      </w:r>
      <w:r>
        <w:instrText xml:space="preserve"> REF _RefFigEvFIS \h </w:instrText>
      </w:r>
      <w:r>
        <w:fldChar w:fldCharType="separate"/>
      </w:r>
      <w:r w:rsidR="008B09EB">
        <w:t xml:space="preserve">Figure </w:t>
      </w:r>
      <w:r w:rsidR="008B09EB">
        <w:rPr>
          <w:noProof/>
        </w:rPr>
        <w:t>4</w:t>
      </w:r>
      <w:r w:rsidR="008B09EB">
        <w:t>.</w:t>
      </w:r>
      <w:r w:rsidR="008B09EB">
        <w:rPr>
          <w:noProof/>
        </w:rPr>
        <w:t>6</w:t>
      </w:r>
      <w:r w:rsidR="008B09EB">
        <w:t xml:space="preserve"> </w:t>
      </w:r>
      <w:r>
        <w:fldChar w:fldCharType="end"/>
      </w:r>
      <w:r>
        <w:t>.</w:t>
      </w:r>
    </w:p>
    <w:p w14:paraId="6570EF70" w14:textId="77777777" w:rsidR="00C37A84" w:rsidRPr="00BA1179" w:rsidRDefault="00C37A84" w:rsidP="00C37A84">
      <w:pPr>
        <w:spacing w:after="0"/>
        <w:jc w:val="center"/>
      </w:pPr>
      <w:r>
        <w:rPr>
          <w:noProof/>
        </w:rPr>
        <w:lastRenderedPageBreak/>
        <w:drawing>
          <wp:inline distT="0" distB="0" distL="0" distR="0" wp14:anchorId="32268CAE" wp14:editId="7D357461">
            <wp:extent cx="5040000" cy="2243299"/>
            <wp:effectExtent l="0" t="0" r="8255" b="5080"/>
            <wp:docPr id="126076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r="3881"/>
                    <a:stretch>
                      <a:fillRect/>
                    </a:stretch>
                  </pic:blipFill>
                  <pic:spPr bwMode="auto">
                    <a:xfrm>
                      <a:off x="0" y="0"/>
                      <a:ext cx="5040000" cy="2243299"/>
                    </a:xfrm>
                    <a:prstGeom prst="rect">
                      <a:avLst/>
                    </a:prstGeom>
                    <a:noFill/>
                    <a:ln>
                      <a:noFill/>
                    </a:ln>
                    <a:extLst>
                      <a:ext uri="{53640926-AAD7-44D8-BBD7-CCE9431645EC}">
                        <a14:shadowObscured xmlns:a14="http://schemas.microsoft.com/office/drawing/2010/main"/>
                      </a:ext>
                    </a:extLst>
                  </pic:spPr>
                </pic:pic>
              </a:graphicData>
            </a:graphic>
          </wp:inline>
        </w:drawing>
      </w:r>
    </w:p>
    <w:p w14:paraId="389E7620" w14:textId="69D70731" w:rsidR="00C37A84" w:rsidRPr="00BA1179" w:rsidRDefault="00C37A84" w:rsidP="00C37A84">
      <w:pPr>
        <w:pStyle w:val="Caption"/>
        <w:jc w:val="center"/>
      </w:pPr>
      <w:bookmarkStart w:id="285" w:name="_RefFigEvFIS"/>
      <w:bookmarkStart w:id="286" w:name="_Toc236342245"/>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6</w:t>
      </w:r>
      <w:r w:rsidR="00AF4F14">
        <w:fldChar w:fldCharType="end"/>
      </w:r>
      <w:r>
        <w:t xml:space="preserve"> </w:t>
      </w:r>
      <w:bookmarkEnd w:id="285"/>
      <w:r>
        <w:t>Consequent step and boundary shift</w:t>
      </w:r>
      <w:bookmarkEnd w:id="286"/>
      <w:r>
        <w:t xml:space="preserve"> </w:t>
      </w:r>
    </w:p>
    <w:p w14:paraId="5FE6A605" w14:textId="4DEE77FC" w:rsidR="001E10D9" w:rsidRDefault="00B41EEE" w:rsidP="001E10D9">
      <w:pPr>
        <w:pStyle w:val="Heading4"/>
      </w:pPr>
      <w:r>
        <w:t>EV</w:t>
      </w:r>
      <w:r w:rsidR="001E10D9">
        <w:t xml:space="preserve">FIS: </w:t>
      </w:r>
      <w:r w:rsidR="0024630E" w:rsidRPr="0024630E">
        <w:t>Rule Instantiation and Resolution Increase</w:t>
      </w:r>
    </w:p>
    <w:p w14:paraId="6CE5E075" w14:textId="5A8CD73D" w:rsidR="00B8617A" w:rsidRDefault="00B90B19" w:rsidP="00B90B19">
      <w:pPr>
        <w:pStyle w:val="ParText"/>
      </w:pPr>
      <w:r w:rsidRPr="00BA1179">
        <w:rPr>
          <w:b/>
          <w:bCs/>
        </w:rPr>
        <w:t>The second stage grows the rule base</w:t>
      </w:r>
      <w:r>
        <w:t>. It works in two modes</w:t>
      </w:r>
      <w:r w:rsidR="00B8617A">
        <w:t xml:space="preserve">. The first mode writes a rule on an empty combination. The two decision concepts with the highest activation, </w:t>
      </w:r>
      <m:oMath>
        <m:sSup>
          <m:sSupPr>
            <m:ctrlPr>
              <w:rPr>
                <w:rFonts w:ascii="Cambria Math" w:hAnsi="Cambria Math"/>
              </w:rPr>
            </m:ctrlPr>
          </m:sSupPr>
          <m:e>
            <m:r>
              <w:rPr>
                <w:rFonts w:ascii="Cambria Math" w:hAnsi="Cambria Math"/>
              </w:rPr>
              <m:t>c</m:t>
            </m:r>
          </m:e>
          <m:sup>
            <m:r>
              <w:rPr>
                <w:rFonts w:ascii="Cambria Math" w:hAnsi="Cambria Math"/>
              </w:rPr>
              <m:t>(1)</m:t>
            </m:r>
          </m:sup>
        </m:sSup>
      </m:oMath>
      <w:r w:rsidR="00B8617A">
        <w:t xml:space="preserve"> and </w:t>
      </w:r>
      <m:oMath>
        <m:sSup>
          <m:sSupPr>
            <m:ctrlPr>
              <w:rPr>
                <w:rFonts w:ascii="Cambria Math" w:hAnsi="Cambria Math"/>
              </w:rPr>
            </m:ctrlPr>
          </m:sSupPr>
          <m:e>
            <m:r>
              <w:rPr>
                <w:rFonts w:ascii="Cambria Math" w:hAnsi="Cambria Math"/>
              </w:rPr>
              <m:t>c</m:t>
            </m:r>
          </m:e>
          <m:sup>
            <m:r>
              <w:rPr>
                <w:rFonts w:ascii="Cambria Math" w:hAnsi="Cambria Math"/>
              </w:rPr>
              <m:t>(2)</m:t>
            </m:r>
          </m:sup>
        </m:sSup>
      </m:oMath>
      <w:r w:rsidR="00B8617A">
        <w:t xml:space="preserve">, with their dominant terms </w:t>
      </w:r>
      <m:oMath>
        <m:sSup>
          <m:sSupPr>
            <m:ctrlPr>
              <w:rPr>
                <w:rFonts w:ascii="Cambria Math" w:hAnsi="Cambria Math"/>
              </w:rPr>
            </m:ctrlPr>
          </m:sSupPr>
          <m:e>
            <m:r>
              <w:rPr>
                <w:rFonts w:ascii="Cambria Math" w:hAnsi="Cambria Math"/>
              </w:rPr>
              <m:t>t</m:t>
            </m:r>
          </m:e>
          <m:sup>
            <m:r>
              <w:rPr>
                <w:rFonts w:ascii="Cambria Math" w:hAnsi="Cambria Math"/>
              </w:rPr>
              <m:t>*</m:t>
            </m:r>
          </m:sup>
        </m:sSup>
      </m:oMath>
      <w:r w:rsidR="00B8617A">
        <w:t xml:space="preserve">, define the combination that describes the current situation, as given in </w:t>
      </w:r>
      <w:r w:rsidR="00B8617A">
        <w:fldChar w:fldCharType="begin"/>
      </w:r>
      <w:r w:rsidR="00B8617A">
        <w:instrText xml:space="preserve"> REF _RefEqSplit \h </w:instrText>
      </w:r>
      <w:r w:rsidR="00B8617A">
        <w:fldChar w:fldCharType="separate"/>
      </w:r>
      <w:r w:rsidR="008B09EB" w:rsidRPr="00260E93">
        <w:t xml:space="preserve">( </w:t>
      </w:r>
      <w:r w:rsidR="008B09EB">
        <w:rPr>
          <w:noProof/>
        </w:rPr>
        <w:t>55</w:t>
      </w:r>
      <w:r w:rsidR="008B09EB" w:rsidRPr="00260E93">
        <w:t xml:space="preserve"> )</w:t>
      </w:r>
      <w:r w:rsidR="00B8617A">
        <w:fldChar w:fldCharType="end"/>
      </w:r>
      <w:r w:rsidR="00B8617A">
        <w:t>.</w:t>
      </w:r>
    </w:p>
    <w:tbl>
      <w:tblPr>
        <w:tblW w:w="5000" w:type="pct"/>
        <w:tblLook w:val="04A0" w:firstRow="1" w:lastRow="0" w:firstColumn="1" w:lastColumn="0" w:noHBand="0" w:noVBand="1"/>
      </w:tblPr>
      <w:tblGrid>
        <w:gridCol w:w="7310"/>
        <w:gridCol w:w="737"/>
      </w:tblGrid>
      <w:tr w:rsidR="00B8617A" w:rsidRPr="00BA1179" w14:paraId="393075D8" w14:textId="77777777" w:rsidTr="00957C92">
        <w:tc>
          <w:tcPr>
            <w:tcW w:w="4542" w:type="pct"/>
            <w:vAlign w:val="center"/>
          </w:tcPr>
          <w:p w14:paraId="399F0FC9" w14:textId="205ECA75" w:rsidR="00B8617A" w:rsidRPr="00BF4876" w:rsidRDefault="00000000" w:rsidP="00B8617A">
            <w:pPr>
              <w:pStyle w:val="ParEq"/>
              <w:rPr>
                <w:lang w:val="fr-BE"/>
              </w:rPr>
            </w:pPr>
            <m:oMathPara>
              <m:oMath>
                <m:sSub>
                  <m:sSubPr>
                    <m:ctrlPr>
                      <w:rPr>
                        <w:rFonts w:ascii="Cambria Math" w:hAnsi="Cambria Math"/>
                      </w:rPr>
                    </m:ctrlPr>
                  </m:sSubPr>
                  <m:e>
                    <m:r>
                      <w:rPr>
                        <w:rFonts w:ascii="Cambria Math" w:hAnsi="Cambria Math"/>
                      </w:rPr>
                      <m:t>A</m:t>
                    </m:r>
                  </m:e>
                  <m:sub>
                    <m:r>
                      <w:rPr>
                        <w:rFonts w:ascii="Cambria Math" w:hAnsi="Cambria Math"/>
                      </w:rPr>
                      <m:t>new</m:t>
                    </m:r>
                  </m:sub>
                </m:sSub>
                <m:r>
                  <m:rPr>
                    <m:aln/>
                  </m:rPr>
                  <w:rPr>
                    <w:rFonts w:ascii="Cambria Math" w:hAnsi="Cambria Math"/>
                    <w:lang w:val="fr-BE"/>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e>
                        </m:d>
                      </m:e>
                    </m:d>
                    <m:r>
                      <w:rPr>
                        <w:rFonts w:ascii="Cambria Math" w:hAnsi="Cambria Math"/>
                        <w:lang w:val="fr-BE"/>
                      </w:rPr>
                      <m:t>,</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e>
                        </m:d>
                      </m:e>
                    </m:d>
                  </m:e>
                </m:d>
                <m:r>
                  <m:rPr>
                    <m:sty m:val="p"/>
                  </m:rPr>
                  <w:rPr>
                    <w:rFonts w:ascii="Cambria Math" w:hAnsi="Cambria Math"/>
                    <w:lang w:val="fr-BE"/>
                  </w:rPr>
                  <w:br/>
                </m:r>
              </m:oMath>
              <m:oMath>
                <m:r>
                  <w:rPr>
                    <w:rFonts w:ascii="Cambria Math" w:hAnsi="Cambria Math"/>
                    <w:lang w:val="fr-BE"/>
                  </w:rPr>
                  <m:t xml:space="preserve"> </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r>
                      <w:rPr>
                        <w:rFonts w:ascii="Cambria Math" w:hAnsi="Cambria Math"/>
                      </w:rPr>
                      <m:t>c</m:t>
                    </m:r>
                  </m:e>
                </m:d>
                <m:r>
                  <m:rPr>
                    <m:aln/>
                  </m:rPr>
                  <w:rPr>
                    <w:rFonts w:ascii="Cambria Math" w:hAnsi="Cambria Math"/>
                    <w:lang w:val="fr-BE"/>
                  </w:rPr>
                  <m:t>=</m:t>
                </m:r>
                <m:limLow>
                  <m:limLowPr>
                    <m:ctrlPr>
                      <w:rPr>
                        <w:rFonts w:ascii="Cambria Math" w:hAnsi="Cambria Math"/>
                      </w:rPr>
                    </m:ctrlPr>
                  </m:limLowPr>
                  <m:e>
                    <m:r>
                      <w:rPr>
                        <w:rFonts w:ascii="Cambria Math" w:hAnsi="Cambria Math"/>
                      </w:rPr>
                      <m:t>argmax</m:t>
                    </m:r>
                  </m:e>
                  <m:lim>
                    <m:r>
                      <w:rPr>
                        <w:rFonts w:ascii="Cambria Math" w:hAnsi="Cambria Math"/>
                      </w:rPr>
                      <m:t>t</m:t>
                    </m:r>
                    <m:r>
                      <w:rPr>
                        <w:rFonts w:ascii="Cambria Math" w:hAnsi="Cambria Math"/>
                        <w:lang w:val="fr-BE"/>
                      </w:rPr>
                      <m:t>∈</m:t>
                    </m:r>
                    <m:sSub>
                      <m:sSubPr>
                        <m:ctrlPr>
                          <w:rPr>
                            <w:rFonts w:ascii="Cambria Math" w:hAnsi="Cambria Math"/>
                          </w:rPr>
                        </m:ctrlPr>
                      </m:sSubPr>
                      <m:e>
                        <m:r>
                          <w:rPr>
                            <w:rFonts w:ascii="Cambria Math" w:hAnsi="Cambria Math"/>
                          </w:rPr>
                          <m:t>T</m:t>
                        </m:r>
                      </m:e>
                      <m:sub>
                        <m:r>
                          <w:rPr>
                            <w:rFonts w:ascii="Cambria Math" w:hAnsi="Cambria Math"/>
                          </w:rPr>
                          <m:t>c</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c</m:t>
                            </m:r>
                          </m:sub>
                        </m:sSub>
                      </m:e>
                      <m:sup>
                        <m:r>
                          <w:rPr>
                            <w:rFonts w:ascii="Cambria Math" w:hAnsi="Cambria Math"/>
                          </w:rPr>
                          <m:t>eff</m:t>
                        </m:r>
                      </m:sup>
                    </m:sSup>
                  </m:e>
                </m:d>
              </m:oMath>
            </m:oMathPara>
          </w:p>
        </w:tc>
        <w:tc>
          <w:tcPr>
            <w:tcW w:w="458" w:type="pct"/>
            <w:vAlign w:val="center"/>
          </w:tcPr>
          <w:p w14:paraId="262D76BA" w14:textId="25EB6466" w:rsidR="00B8617A" w:rsidRPr="00B8617A" w:rsidRDefault="00B8617A" w:rsidP="00B8617A">
            <w:pPr>
              <w:pStyle w:val="ParEq"/>
              <w:rPr>
                <w:lang w:val="fr-BE"/>
              </w:rPr>
            </w:pPr>
            <w:r w:rsidRPr="00B66B31">
              <w:rPr>
                <w:lang w:val="fr-BE"/>
              </w:rPr>
              <w:t xml:space="preserve">( </w:t>
            </w:r>
            <w:r w:rsidRPr="00BA1179">
              <w:fldChar w:fldCharType="begin"/>
            </w:r>
            <w:r w:rsidRPr="00B66B31">
              <w:rPr>
                <w:lang w:val="fr-BE"/>
              </w:rPr>
              <w:instrText xml:space="preserve"> SEQ ( \* ARABIC </w:instrText>
            </w:r>
            <w:r w:rsidRPr="00BA1179">
              <w:fldChar w:fldCharType="separate"/>
            </w:r>
            <w:r w:rsidR="008B09EB">
              <w:rPr>
                <w:noProof/>
                <w:lang w:val="fr-BE"/>
              </w:rPr>
              <w:t>54</w:t>
            </w:r>
            <w:r w:rsidRPr="00BA1179">
              <w:fldChar w:fldCharType="end"/>
            </w:r>
            <w:r w:rsidRPr="00B66B31">
              <w:rPr>
                <w:lang w:val="fr-BE"/>
              </w:rPr>
              <w:t xml:space="preserve"> )</w:t>
            </w:r>
          </w:p>
        </w:tc>
      </w:tr>
    </w:tbl>
    <w:p w14:paraId="433C2FA6" w14:textId="6BB000A7" w:rsidR="00260E93" w:rsidRDefault="00260E93" w:rsidP="006E1906">
      <w:pPr>
        <w:pStyle w:val="ParText"/>
      </w:pPr>
      <w:r w:rsidRPr="00260E93">
        <w:t>When a combination of concept values has no active rule, a new rule is added for it, and its outputs are set to what the strongest concepts ask for. Since the slot was empty, the new rule is accepted as long as it does not make the forecast worse, so the rule base grows to cover more cases. If a combination already has a rule, no second rule is added for it. Adjusting the numbers of an existing rule is the job of the first stage, so a proposal of that kind is rejected here.</w:t>
      </w:r>
    </w:p>
    <w:p w14:paraId="2F6B1858" w14:textId="1DF9105E" w:rsidR="006E1906" w:rsidRPr="00BA1179" w:rsidRDefault="006E1906" w:rsidP="006E1906">
      <w:pPr>
        <w:pStyle w:val="ParText"/>
      </w:pPr>
      <w:r>
        <w:t xml:space="preserve">The second mode grows the term set itself. A situation is ambiguous when no term of the strongest concept reaches a membership of 0.62. The reading then lies between two term cores, and no change of consequents can separate the two situations that share the same combination. A narrow term </w:t>
      </w:r>
      <m:oMath>
        <m:r>
          <w:rPr>
            <w:rFonts w:ascii="Cambria Math" w:hAnsi="Cambria Math"/>
          </w:rPr>
          <m:t>X</m:t>
        </m:r>
      </m:oMath>
      <w:r>
        <w:t xml:space="preserve"> is inserted into the partition of that </w:t>
      </w:r>
      <w:r>
        <w:lastRenderedPageBreak/>
        <w:t xml:space="preserve">concept, centred on the crisp reading </w:t>
      </w:r>
      <m:oMath>
        <m:r>
          <w:rPr>
            <w:rFonts w:ascii="Cambria Math" w:hAnsi="Cambria Math"/>
          </w:rPr>
          <m:t>x</m:t>
        </m:r>
      </m:oMath>
      <w:r>
        <w:t>, as given in</w:t>
      </w:r>
      <w:r w:rsidR="004331E5">
        <w:t xml:space="preserve"> </w:t>
      </w:r>
      <w:r w:rsidR="004331E5">
        <w:fldChar w:fldCharType="begin"/>
      </w:r>
      <w:r w:rsidR="004331E5">
        <w:instrText xml:space="preserve"> REF _RefEqSplit \h </w:instrText>
      </w:r>
      <w:r w:rsidR="004331E5">
        <w:fldChar w:fldCharType="separate"/>
      </w:r>
      <w:r w:rsidR="008B09EB" w:rsidRPr="00260E93">
        <w:t xml:space="preserve">( </w:t>
      </w:r>
      <w:r w:rsidR="008B09EB">
        <w:rPr>
          <w:noProof/>
        </w:rPr>
        <w:t>55</w:t>
      </w:r>
      <w:r w:rsidR="008B09EB" w:rsidRPr="00260E93">
        <w:t xml:space="preserve"> )</w:t>
      </w:r>
      <w:r w:rsidR="004331E5">
        <w:fldChar w:fldCharType="end"/>
      </w:r>
      <w:r>
        <w:t>. The rule is then written on the refined combination.</w:t>
      </w:r>
    </w:p>
    <w:tbl>
      <w:tblPr>
        <w:tblW w:w="5000" w:type="pct"/>
        <w:tblLook w:val="04A0" w:firstRow="1" w:lastRow="0" w:firstColumn="1" w:lastColumn="0" w:noHBand="0" w:noVBand="1"/>
      </w:tblPr>
      <w:tblGrid>
        <w:gridCol w:w="7310"/>
        <w:gridCol w:w="737"/>
      </w:tblGrid>
      <w:tr w:rsidR="006E1906" w:rsidRPr="00260E93" w14:paraId="427B0274" w14:textId="77777777" w:rsidTr="00957C92">
        <w:tc>
          <w:tcPr>
            <w:tcW w:w="4542" w:type="pct"/>
            <w:vAlign w:val="center"/>
          </w:tcPr>
          <w:p w14:paraId="0B520D0C" w14:textId="19E80ACD" w:rsidR="006E1906" w:rsidRPr="001F56B0" w:rsidRDefault="00000000" w:rsidP="00260E93">
            <w:pPr>
              <w:pStyle w:val="ParEq"/>
              <w:rPr>
                <w:lang w:val="fr-BE"/>
              </w:rPr>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lang w:val="fr-BE"/>
                          </w:rPr>
                          <m:t>max</m:t>
                        </m:r>
                      </m:e>
                      <m:lim>
                        <m:r>
                          <w:rPr>
                            <w:rFonts w:ascii="Cambria Math" w:hAnsi="Cambria Math"/>
                          </w:rPr>
                          <m:t>t</m:t>
                        </m:r>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lim>
                    </m:limLow>
                  </m:fName>
                  <m:e>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m:rPr>
                                        <m:sty m:val="p"/>
                                      </m:rPr>
                                      <w:rPr>
                                        <w:rFonts w:ascii="Cambria Math" w:hAnsi="Cambria Math"/>
                                        <w:lang w:val="fr-BE"/>
                                      </w:rPr>
                                      <m:t>1</m:t>
                                    </m:r>
                                  </m:e>
                                </m:d>
                              </m:sup>
                            </m:sSup>
                          </m:sub>
                          <m:sup>
                            <m:r>
                              <w:rPr>
                                <w:rFonts w:ascii="Cambria Math" w:hAnsi="Cambria Math"/>
                              </w:rPr>
                              <m:t>eff</m:t>
                            </m:r>
                          </m:sup>
                        </m:sSubSup>
                      </m:e>
                    </m:d>
                  </m:e>
                </m:func>
                <m:r>
                  <m:rPr>
                    <m:sty m:val="p"/>
                  </m:rPr>
                  <w:rPr>
                    <w:rFonts w:ascii="Cambria Math" w:hAnsi="Cambria Math"/>
                    <w:lang w:val="fr-BE"/>
                  </w:rPr>
                  <m:t xml:space="preserve">&lt;0.62     ⇒     </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d>
                  <m:dPr>
                    <m:begChr m:val="{"/>
                    <m:endChr m:val="}"/>
                    <m:ctrlPr>
                      <w:rPr>
                        <w:rFonts w:ascii="Cambria Math" w:hAnsi="Cambria Math"/>
                      </w:rPr>
                    </m:ctrlPr>
                  </m:dPr>
                  <m:e>
                    <m:r>
                      <w:rPr>
                        <w:rFonts w:ascii="Cambria Math" w:hAnsi="Cambria Math"/>
                      </w:rPr>
                      <m:t>X</m:t>
                    </m:r>
                  </m:e>
                </m:d>
                <m:r>
                  <m:rPr>
                    <m:sty m:val="p"/>
                  </m:rPr>
                  <w:rPr>
                    <w:rFonts w:ascii="Cambria Math" w:hAnsi="Cambria Math"/>
                    <w:lang w:val="fr-BE"/>
                  </w:rPr>
                  <w:br/>
                </m:r>
              </m:oMath>
            </m:oMathPara>
            <m:oMath>
              <m:r>
                <w:rPr>
                  <w:rFonts w:ascii="Cambria Math" w:hAnsi="Cambria Math"/>
                </w:rPr>
                <m:t>X</m:t>
              </m:r>
              <m:r>
                <m:rPr>
                  <m:sty m:val="p"/>
                  <m:aln/>
                </m:rPr>
                <w:rPr>
                  <w:rFonts w:ascii="Cambria Math" w:hAnsi="Cambria Math"/>
                  <w:lang w:val="fr-BE"/>
                </w:rPr>
                <m:t>=</m:t>
              </m:r>
              <m:r>
                <m:rPr>
                  <m:nor/>
                </m:rPr>
                <w:rPr>
                  <w:lang w:val="fr-BE"/>
                </w:rPr>
                <m:t>trap</m:t>
              </m:r>
              <m:d>
                <m:dPr>
                  <m:ctrlPr>
                    <w:rPr>
                      <w:rFonts w:ascii="Cambria Math" w:hAnsi="Cambria Math"/>
                    </w:rPr>
                  </m:ctrlPr>
                </m:dPr>
                <m:e>
                  <m:r>
                    <w:rPr>
                      <w:rFonts w:ascii="Cambria Math" w:hAnsi="Cambria Math"/>
                    </w:rPr>
                    <m:t>x</m:t>
                  </m:r>
                  <m:r>
                    <m:rPr>
                      <m:sty m:val="p"/>
                    </m:rPr>
                    <w:rPr>
                      <w:rFonts w:ascii="Cambria Math" w:hAnsi="Cambria Math"/>
                      <w:lang w:val="fr-BE"/>
                    </w:rPr>
                    <m:t xml:space="preserve">-0.12,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+0.12</m:t>
                  </m:r>
                </m:e>
              </m:d>
            </m:oMath>
            <w:r w:rsidR="006E1906" w:rsidRPr="001F56B0">
              <w:rPr>
                <w:lang w:val="fr-BE"/>
              </w:rPr>
              <w:t xml:space="preserve">,    </w:t>
            </w:r>
            <m:oMath>
              <m:r>
                <w:rPr>
                  <w:rFonts w:ascii="Cambria Math" w:hAnsi="Cambria Math"/>
                </w:rPr>
                <m:t>x</m:t>
              </m:r>
              <m:r>
                <m:rPr>
                  <m:sty m:val="p"/>
                  <m:aln/>
                </m:rPr>
                <w:rPr>
                  <w:rFonts w:ascii="Cambria Math" w:hAnsi="Cambria Math"/>
                  <w:lang w:val="fr-BE"/>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e>
                <m:sup>
                  <m:r>
                    <w:rPr>
                      <w:rFonts w:ascii="Cambria Math" w:hAnsi="Cambria Math"/>
                    </w:rPr>
                    <m:t>eff</m:t>
                  </m:r>
                </m:sup>
              </m:sSup>
              <m:r>
                <m:rPr>
                  <m:sty m:val="p"/>
                </m:rPr>
                <w:rPr>
                  <w:rFonts w:ascii="Cambria Math" w:hAnsi="Cambria Math"/>
                  <w:lang w:val="fr-BE"/>
                </w:rPr>
                <m:t xml:space="preserve">     </m:t>
              </m:r>
            </m:oMath>
          </w:p>
        </w:tc>
        <w:tc>
          <w:tcPr>
            <w:tcW w:w="458" w:type="pct"/>
            <w:vAlign w:val="center"/>
          </w:tcPr>
          <w:p w14:paraId="65CB474B" w14:textId="51E5EB3F" w:rsidR="006E1906" w:rsidRPr="00260E93" w:rsidRDefault="006E1906" w:rsidP="00260E93">
            <w:pPr>
              <w:pStyle w:val="ParEq"/>
            </w:pPr>
            <w:bookmarkStart w:id="287" w:name="_RefEqSplit"/>
            <w:r w:rsidRPr="00260E93">
              <w:t xml:space="preserve">( </w:t>
            </w:r>
            <w:r w:rsidRPr="00260E93">
              <w:fldChar w:fldCharType="begin"/>
            </w:r>
            <w:r w:rsidRPr="00260E93">
              <w:instrText xml:space="preserve"> SEQ ( \* ARABIC </w:instrText>
            </w:r>
            <w:r w:rsidRPr="00260E93">
              <w:fldChar w:fldCharType="separate"/>
            </w:r>
            <w:r w:rsidR="008B09EB">
              <w:rPr>
                <w:noProof/>
              </w:rPr>
              <w:t>55</w:t>
            </w:r>
            <w:r w:rsidRPr="00260E93">
              <w:fldChar w:fldCharType="end"/>
            </w:r>
            <w:r w:rsidRPr="00260E93">
              <w:t xml:space="preserve"> )</w:t>
            </w:r>
            <w:bookmarkEnd w:id="287"/>
          </w:p>
        </w:tc>
      </w:tr>
    </w:tbl>
    <w:p w14:paraId="5BA61928" w14:textId="09A0C30F" w:rsidR="00260E93" w:rsidRDefault="00B90B19" w:rsidP="00B90B19">
      <w:pPr>
        <w:pStyle w:val="ParText"/>
      </w:pPr>
      <w:r>
        <w:t>The number of expressible combinations is the product of the term counts of the decision concepts, and the first insertion raises it from 3125 to 3750</w:t>
      </w:r>
      <w:r w:rsidR="002C20B0">
        <w:t xml:space="preserve"> </w:t>
      </w:r>
      <w:r w:rsidR="00C30C9C">
        <w:fldChar w:fldCharType="begin"/>
      </w:r>
      <w:r w:rsidR="00C30C9C">
        <w:instrText xml:space="preserve"> REF _Ref235126772 \h </w:instrText>
      </w:r>
      <w:r w:rsidR="00C30C9C">
        <w:fldChar w:fldCharType="separate"/>
      </w:r>
      <w:r w:rsidR="008B09EB" w:rsidRPr="00260E93">
        <w:t xml:space="preserve">( </w:t>
      </w:r>
      <w:r w:rsidR="008B09EB">
        <w:rPr>
          <w:noProof/>
        </w:rPr>
        <w:t>56</w:t>
      </w:r>
      <w:r w:rsidR="008B09EB" w:rsidRPr="00260E93">
        <w:t xml:space="preserve"> )</w:t>
      </w:r>
      <w:r w:rsidR="00C30C9C">
        <w:fldChar w:fldCharType="end"/>
      </w:r>
      <w:r>
        <w:t xml:space="preserve">. </w:t>
      </w:r>
    </w:p>
    <w:tbl>
      <w:tblPr>
        <w:tblW w:w="5000" w:type="pct"/>
        <w:tblLook w:val="04A0" w:firstRow="1" w:lastRow="0" w:firstColumn="1" w:lastColumn="0" w:noHBand="0" w:noVBand="1"/>
      </w:tblPr>
      <w:tblGrid>
        <w:gridCol w:w="7310"/>
        <w:gridCol w:w="737"/>
      </w:tblGrid>
      <w:tr w:rsidR="00260E93" w:rsidRPr="00260E93" w14:paraId="78D94334" w14:textId="77777777" w:rsidTr="00CF084C">
        <w:tc>
          <w:tcPr>
            <w:tcW w:w="4542" w:type="pct"/>
            <w:vAlign w:val="center"/>
          </w:tcPr>
          <w:p w14:paraId="408EC5F8" w14:textId="77777777" w:rsidR="00260E93" w:rsidRPr="00260E93" w:rsidRDefault="00000000" w:rsidP="00260E93">
            <w:pPr>
              <w:pStyle w:val="ParEq"/>
              <w:rPr>
                <w:rFonts w:ascii="Cambria Math" w:hAnsi="Cambria Math"/>
                <w:oMath/>
              </w:rPr>
            </w:pPr>
            <m:oMathPara>
              <m:oMath>
                <m:d>
                  <m:dPr>
                    <m:begChr m:val="|"/>
                    <m:endChr m:val="|"/>
                    <m:ctrlPr>
                      <w:rPr>
                        <w:rFonts w:ascii="Cambria Math" w:hAnsi="Cambria Math"/>
                      </w:rPr>
                    </m:ctrlPr>
                  </m:dPr>
                  <m:e>
                    <m:r>
                      <w:rPr>
                        <w:rFonts w:ascii="Cambria Math" w:hAnsi="Cambria Math"/>
                      </w:rPr>
                      <m:t>C</m:t>
                    </m:r>
                  </m:e>
                </m:d>
                <m:r>
                  <m:rPr>
                    <m:sty m:val="p"/>
                    <m:aln/>
                  </m:rPr>
                  <w:rPr>
                    <w:rFonts w:ascii="Cambria Math" w:hAnsi="Cambria Math"/>
                  </w:rPr>
                  <m:t>=</m:t>
                </m:r>
                <m:nary>
                  <m:naryPr>
                    <m:chr m:val="∏"/>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dec</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e>
                    </m:d>
                  </m:e>
                </m:nary>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5</m:t>
                    </m:r>
                  </m:sup>
                </m:sSup>
                <m:r>
                  <m:rPr>
                    <m:sty m:val="p"/>
                  </m:rPr>
                  <w:rPr>
                    <w:rFonts w:ascii="Cambria Math" w:hAnsi="Cambria Math"/>
                  </w:rPr>
                  <m:t>=3125     →     6⋅</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4</m:t>
                    </m:r>
                  </m:sup>
                </m:sSup>
                <m:r>
                  <m:rPr>
                    <m:sty m:val="p"/>
                  </m:rPr>
                  <w:rPr>
                    <w:rFonts w:ascii="Cambria Math" w:hAnsi="Cambria Math"/>
                  </w:rPr>
                  <m:t>=3750</m:t>
                </m:r>
              </m:oMath>
            </m:oMathPara>
          </w:p>
        </w:tc>
        <w:tc>
          <w:tcPr>
            <w:tcW w:w="458" w:type="pct"/>
            <w:vAlign w:val="center"/>
          </w:tcPr>
          <w:p w14:paraId="404D844D" w14:textId="23C67AF4" w:rsidR="00260E93" w:rsidRPr="00260E93" w:rsidRDefault="00260E93" w:rsidP="00260E93">
            <w:pPr>
              <w:pStyle w:val="ParEq"/>
            </w:pPr>
            <w:bookmarkStart w:id="288" w:name="_Ref235126772"/>
            <w:r w:rsidRPr="00260E93">
              <w:t xml:space="preserve">( </w:t>
            </w:r>
            <w:r w:rsidRPr="00260E93">
              <w:fldChar w:fldCharType="begin"/>
            </w:r>
            <w:r w:rsidRPr="00260E93">
              <w:instrText xml:space="preserve"> SEQ ( \* ARABIC </w:instrText>
            </w:r>
            <w:r w:rsidRPr="00260E93">
              <w:fldChar w:fldCharType="separate"/>
            </w:r>
            <w:r w:rsidR="008B09EB">
              <w:rPr>
                <w:noProof/>
              </w:rPr>
              <w:t>56</w:t>
            </w:r>
            <w:r w:rsidRPr="00260E93">
              <w:fldChar w:fldCharType="end"/>
            </w:r>
            <w:r w:rsidRPr="00260E93">
              <w:t xml:space="preserve"> )</w:t>
            </w:r>
            <w:bookmarkEnd w:id="288"/>
          </w:p>
        </w:tc>
      </w:tr>
    </w:tbl>
    <w:p w14:paraId="3877F564" w14:textId="4F85568A" w:rsidR="00B90B19" w:rsidRDefault="00B90B19" w:rsidP="00B90B19">
      <w:pPr>
        <w:pStyle w:val="ParText"/>
      </w:pPr>
      <w:r>
        <w:t xml:space="preserve">An inserted term stays outside the aggregation of Layer 3. It never enters the activation vectors, and it is read on the crisp activation of its own concept against its own trapezoid, so the five-term algebra of Layer 3 is untouched, and the growth remains on the rule side. Inserted terms are dropped when the vocabulary is reset and are restored from the lineage store otherwise. Both modes are shown in </w:t>
      </w:r>
      <w:r>
        <w:fldChar w:fldCharType="begin"/>
      </w:r>
      <w:r>
        <w:instrText xml:space="preserve"> REF _RefFigRes \h </w:instrText>
      </w:r>
      <w:r>
        <w:fldChar w:fldCharType="separate"/>
      </w:r>
      <w:r w:rsidR="008B09EB">
        <w:t xml:space="preserve">Figure </w:t>
      </w:r>
      <w:r w:rsidR="008B09EB">
        <w:rPr>
          <w:noProof/>
        </w:rPr>
        <w:t>4</w:t>
      </w:r>
      <w:r w:rsidR="008B09EB">
        <w:t>.</w:t>
      </w:r>
      <w:r w:rsidR="008B09EB">
        <w:rPr>
          <w:noProof/>
        </w:rPr>
        <w:t>7</w:t>
      </w:r>
      <w:r>
        <w:fldChar w:fldCharType="end"/>
      </w:r>
      <w:r>
        <w:t>.</w:t>
      </w:r>
    </w:p>
    <w:p w14:paraId="2C8BEAF4" w14:textId="77777777" w:rsidR="002C20B0" w:rsidRDefault="002C20B0" w:rsidP="002C20B0">
      <w:pPr>
        <w:spacing w:after="0"/>
        <w:jc w:val="center"/>
      </w:pPr>
      <w:r>
        <w:rPr>
          <w:noProof/>
        </w:rPr>
        <w:drawing>
          <wp:inline distT="0" distB="0" distL="0" distR="0" wp14:anchorId="2D9C5A29" wp14:editId="3A94FE22">
            <wp:extent cx="5040000" cy="2276817"/>
            <wp:effectExtent l="0" t="0" r="8255" b="9525"/>
            <wp:docPr id="16773804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9" cstate="print"/>
                    <a:srcRect l="3147" r="2941"/>
                    <a:stretch>
                      <a:fillRect/>
                    </a:stretch>
                  </pic:blipFill>
                  <pic:spPr bwMode="auto">
                    <a:xfrm>
                      <a:off x="0" y="0"/>
                      <a:ext cx="5040000" cy="2276817"/>
                    </a:xfrm>
                    <a:prstGeom prst="rect">
                      <a:avLst/>
                    </a:prstGeom>
                    <a:noFill/>
                    <a:ln>
                      <a:noFill/>
                    </a:ln>
                    <a:extLst>
                      <a:ext uri="{53640926-AAD7-44D8-BBD7-CCE9431645EC}">
                        <a14:shadowObscured xmlns:a14="http://schemas.microsoft.com/office/drawing/2010/main"/>
                      </a:ext>
                    </a:extLst>
                  </pic:spPr>
                </pic:pic>
              </a:graphicData>
            </a:graphic>
          </wp:inline>
        </w:drawing>
      </w:r>
    </w:p>
    <w:p w14:paraId="73633D78" w14:textId="26625693" w:rsidR="002C20B0" w:rsidRDefault="002C20B0" w:rsidP="002C20B0">
      <w:pPr>
        <w:pStyle w:val="Caption"/>
      </w:pPr>
      <w:bookmarkStart w:id="289" w:name="_RefFigRes"/>
      <w:bookmarkStart w:id="290" w:name="_Toc234879586"/>
      <w:bookmarkStart w:id="291" w:name="_Toc236342246"/>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7</w:t>
      </w:r>
      <w:r w:rsidR="00AF4F14">
        <w:fldChar w:fldCharType="end"/>
      </w:r>
      <w:bookmarkEnd w:id="289"/>
      <w:r>
        <w:t xml:space="preserve"> Resolution increase, rule instantiation and term insertion</w:t>
      </w:r>
      <w:bookmarkEnd w:id="290"/>
      <w:bookmarkEnd w:id="291"/>
    </w:p>
    <w:p w14:paraId="4B9DA5AA" w14:textId="5BDAC923" w:rsidR="00EE7190" w:rsidRDefault="00000000">
      <w:pPr>
        <w:pStyle w:val="Heading4"/>
      </w:pPr>
      <w:r w:rsidRPr="00BA1179">
        <w:t>Generative Proposals and Vocabulary Packages</w:t>
      </w:r>
    </w:p>
    <w:p w14:paraId="4ADAC53C" w14:textId="1F2EB511" w:rsidR="0057217D" w:rsidRDefault="008A0510" w:rsidP="00675B21">
      <w:pPr>
        <w:pStyle w:val="ParText"/>
      </w:pPr>
      <w:r w:rsidRPr="008A0510">
        <w:rPr>
          <w:b/>
          <w:bCs/>
        </w:rPr>
        <w:t>The third stage adds knowledge that neither tuning nor instantiation can produce</w:t>
      </w:r>
      <w:r w:rsidRPr="008A0510">
        <w:t xml:space="preserve">. The stage engages when the evidence of the cycle shows that the base itself has fallen short. The standing decision falls short in one of two ways. Either its </w:t>
      </w:r>
      <w:r w:rsidRPr="008A0510">
        <w:lastRenderedPageBreak/>
        <w:t xml:space="preserve">forecast cost exceeds the satisficing bound, or fire is alive while no rule fires above the gap threshold. When one of these </w:t>
      </w:r>
      <w:r w:rsidR="00F01E2F">
        <w:t>is true</w:t>
      </w:r>
      <w:r w:rsidR="0039393E">
        <w:t xml:space="preserve">, </w:t>
      </w:r>
      <w:r w:rsidRPr="008A0510">
        <w:t xml:space="preserve">stage runs </w:t>
      </w:r>
      <w:r w:rsidR="00F01E2F" w:rsidRPr="00F01E2F">
        <w:t>as shown in Figure 4.8</w:t>
      </w:r>
      <w:r w:rsidRPr="00F01E2F">
        <w:t>.</w:t>
      </w:r>
    </w:p>
    <w:p w14:paraId="6BAFEC9C" w14:textId="79C8C8C2" w:rsidR="0057217D" w:rsidRDefault="00631504" w:rsidP="0057217D">
      <w:pPr>
        <w:spacing w:after="0"/>
        <w:jc w:val="center"/>
      </w:pPr>
      <w:r>
        <w:rPr>
          <w:noProof/>
        </w:rPr>
        <w:drawing>
          <wp:inline distT="0" distB="0" distL="0" distR="0" wp14:anchorId="10C6A60E" wp14:editId="6F697960">
            <wp:extent cx="4997406" cy="6749143"/>
            <wp:effectExtent l="0" t="0" r="0" b="0"/>
            <wp:docPr id="10556443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998344" cy="6750410"/>
                    </a:xfrm>
                    <a:prstGeom prst="rect">
                      <a:avLst/>
                    </a:prstGeom>
                    <a:noFill/>
                  </pic:spPr>
                </pic:pic>
              </a:graphicData>
            </a:graphic>
          </wp:inline>
        </w:drawing>
      </w:r>
    </w:p>
    <w:p w14:paraId="57150053" w14:textId="4D9926AA" w:rsidR="0057217D" w:rsidRDefault="0057217D" w:rsidP="0057217D">
      <w:pPr>
        <w:pStyle w:val="Caption"/>
      </w:pPr>
      <w:bookmarkStart w:id="292" w:name="_RefFigGen"/>
      <w:bookmarkStart w:id="293" w:name="_Toc236342247"/>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8</w:t>
      </w:r>
      <w:r w:rsidR="00AF4F14">
        <w:fldChar w:fldCharType="end"/>
      </w:r>
      <w:bookmarkEnd w:id="292"/>
      <w:r>
        <w:t xml:space="preserve"> Generative proposal and the verification gates</w:t>
      </w:r>
      <w:bookmarkEnd w:id="293"/>
    </w:p>
    <w:p w14:paraId="5922808F" w14:textId="75A78655" w:rsidR="00CF2124" w:rsidRDefault="00CF2124" w:rsidP="004B52EC">
      <w:pPr>
        <w:pStyle w:val="ParText"/>
      </w:pPr>
      <w:r>
        <w:lastRenderedPageBreak/>
        <w:t>The large language model (LLM) is the proposer. When this stage runs, the model is given the situation of the cycle, which holds the crisp value of every decision concept, the whole active rule base in its IF</w:t>
      </w:r>
      <w:r w:rsidR="00D53770">
        <w:t>-</w:t>
      </w:r>
      <w:r>
        <w:t xml:space="preserve">THEN form, and the coverage verdict. It is used in context only, with no training and no weight update. From this input it returns exactly one proposal, written in the canonical rule form. </w:t>
      </w:r>
      <w:r w:rsidR="0031694C">
        <w:t>The proposal is untrusted by construction so it passes six gates (G1, G2, G2c, G2d, G3, G4) and two further gates (G2b and G5) for packages before it can act.</w:t>
      </w:r>
    </w:p>
    <w:p w14:paraId="4CDDE247" w14:textId="0F82F4C0" w:rsidR="00A230A3" w:rsidRDefault="00A230A3" w:rsidP="00A230A3">
      <w:pPr>
        <w:pStyle w:val="ParText"/>
      </w:pPr>
      <w:r>
        <w:t xml:space="preserve">The model is a pretrained general-purpose large language model, used without any task-specific training or fine-tuning, and its weights never change. It is conditioned at inference time in three ways, which are a system instruction that fixes its role, the compact structured summary of the decision situation described above, and a schema-constrained tool-use output that forces every proposal into the framework's own vocabulary, that is, the five decision concepts, the six interventions, and the VL to VH terms. The model therefore proposes in a zero-shot, constrained form rather than learning from data. </w:t>
      </w:r>
      <w:r w:rsidR="006C1FF4">
        <w:t>A proposal is used only after it clears the verification gates G1, G2, G2c, G2d, G3, G4 and the satisficing test, so the guarantee comes from validation rather than from training. The domain adaptation of the model is achieved through prompting and output constraints, not through parameter training.</w:t>
      </w:r>
    </w:p>
    <w:p w14:paraId="137EE7AC" w14:textId="77777777" w:rsidR="00134A19" w:rsidRDefault="00916D2C" w:rsidP="00916D2C">
      <w:pPr>
        <w:pStyle w:val="ParText"/>
      </w:pPr>
      <w:r>
        <w:t>A proposal takes one of two forms. It is a single rule, or it is a package, which is one rule together with one new vocabulary object that the rule uses. An object that no rule cites is inert and cannot be verified, so an object is never admitted on its own. Every proposal, whether a rule or a package, enters the gate sequence as a whole.</w:t>
      </w:r>
      <w:r w:rsidR="00134A19">
        <w:t xml:space="preserve"> </w:t>
      </w:r>
    </w:p>
    <w:p w14:paraId="443717BB" w14:textId="67D112E7" w:rsidR="00916D2C" w:rsidRDefault="00F7741B" w:rsidP="00916D2C">
      <w:pPr>
        <w:pStyle w:val="ParText"/>
      </w:pPr>
      <w:r>
        <w:t xml:space="preserve">A package may carry one of three kinds of object, and all of them stay inside the semantics that the simulator can execute, and the cost model can price. </w:t>
      </w:r>
      <w:r w:rsidR="005A4B90">
        <w:t xml:space="preserve">As illustrated in </w:t>
      </w:r>
      <w:r w:rsidR="005A4B90">
        <w:fldChar w:fldCharType="begin"/>
      </w:r>
      <w:r w:rsidR="005A4B90">
        <w:instrText xml:space="preserve"> REF _Ref235186611 \h </w:instrText>
      </w:r>
      <w:r w:rsidR="005A4B90">
        <w:fldChar w:fldCharType="separate"/>
      </w:r>
      <w:r w:rsidR="008B09EB">
        <w:t xml:space="preserve">Figure </w:t>
      </w:r>
      <w:r w:rsidR="008B09EB">
        <w:rPr>
          <w:noProof/>
        </w:rPr>
        <w:t>4</w:t>
      </w:r>
      <w:r w:rsidR="008B09EB">
        <w:t>.</w:t>
      </w:r>
      <w:r w:rsidR="008B09EB">
        <w:rPr>
          <w:noProof/>
        </w:rPr>
        <w:t>9</w:t>
      </w:r>
      <w:r w:rsidR="005A4B90">
        <w:fldChar w:fldCharType="end"/>
      </w:r>
      <w:r w:rsidR="005A4B90">
        <w:t xml:space="preserve"> (a), a</w:t>
      </w:r>
      <w:r w:rsidR="00916D2C">
        <w:t xml:space="preserve"> 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oMath>
      <w:r w:rsidR="00916D2C">
        <w:t xml:space="preserve"> is a named composition of at most three base </w:t>
      </w:r>
      <w:r w:rsidR="004F3B9C">
        <w:t xml:space="preserve">interventions listed in </w:t>
      </w:r>
      <w:r w:rsidR="004F3B9C">
        <w:fldChar w:fldCharType="begin"/>
      </w:r>
      <w:r w:rsidR="004F3B9C">
        <w:instrText xml:space="preserve"> REF _Ref300000202 \h </w:instrText>
      </w:r>
      <w:r w:rsidR="004F3B9C">
        <w:fldChar w:fldCharType="separate"/>
      </w:r>
      <w:r w:rsidR="008B09EB" w:rsidRPr="00BA1179">
        <w:t xml:space="preserve">Table </w:t>
      </w:r>
      <w:r w:rsidR="008B09EB">
        <w:rPr>
          <w:noProof/>
        </w:rPr>
        <w:t>2</w:t>
      </w:r>
      <w:r w:rsidR="008B09EB">
        <w:t>.</w:t>
      </w:r>
      <w:r w:rsidR="008B09EB">
        <w:rPr>
          <w:noProof/>
        </w:rPr>
        <w:t>4</w:t>
      </w:r>
      <w:r w:rsidR="004F3B9C">
        <w:fldChar w:fldCharType="end"/>
      </w:r>
      <w:r w:rsidR="00916D2C">
        <w:t xml:space="preserve">, defined in </w:t>
      </w:r>
      <w:r w:rsidR="00916D2C">
        <w:fldChar w:fldCharType="begin"/>
      </w:r>
      <w:r w:rsidR="00916D2C">
        <w:instrText xml:space="preserve"> REF _RefEqPkg \h </w:instrText>
      </w:r>
      <w:r w:rsidR="00916D2C">
        <w:fldChar w:fldCharType="separate"/>
      </w:r>
      <w:r w:rsidR="008B09EB" w:rsidRPr="003A5ED5">
        <w:t xml:space="preserve">( </w:t>
      </w:r>
      <w:r w:rsidR="008B09EB">
        <w:rPr>
          <w:noProof/>
        </w:rPr>
        <w:t>57</w:t>
      </w:r>
      <w:r w:rsidR="008B09EB" w:rsidRPr="003A5ED5">
        <w:t xml:space="preserve"> )</w:t>
      </w:r>
      <w:r w:rsidR="00916D2C">
        <w:fldChar w:fldCharType="end"/>
      </w:r>
      <w:r w:rsidR="00916D2C">
        <w:t xml:space="preserve">. A consequent on the macro with intensity </w:t>
      </w:r>
      <m:oMath>
        <m:r>
          <w:rPr>
            <w:rFonts w:ascii="Cambria Math" w:hAnsi="Cambria Math"/>
          </w:rPr>
          <m:t>v</m:t>
        </m:r>
      </m:oMath>
      <w:r w:rsidR="00916D2C">
        <w:t xml:space="preserve"> expands, inside the aggregation of </w:t>
      </w:r>
      <w:r w:rsidR="00916D2C">
        <w:fldChar w:fldCharType="begin"/>
      </w:r>
      <w:r w:rsidR="00916D2C">
        <w:instrText xml:space="preserve"> REF _RefEqB4502 \h </w:instrText>
      </w:r>
      <w:r w:rsidR="00916D2C">
        <w:fldChar w:fldCharType="separate"/>
      </w:r>
      <w:r w:rsidR="008B09EB" w:rsidRPr="00BA1179">
        <w:t xml:space="preserve">( </w:t>
      </w:r>
      <w:r w:rsidR="008B09EB">
        <w:rPr>
          <w:noProof/>
        </w:rPr>
        <w:t>45</w:t>
      </w:r>
      <w:r w:rsidR="008B09EB" w:rsidRPr="00BA1179">
        <w:t xml:space="preserve"> )</w:t>
      </w:r>
      <w:r w:rsidR="00916D2C">
        <w:fldChar w:fldCharType="end"/>
      </w:r>
      <w:r w:rsidR="00916D2C">
        <w:t>, into base-</w:t>
      </w:r>
      <w:r w:rsidR="00011BEB">
        <w:t>intervention</w:t>
      </w:r>
      <w:r w:rsidR="00916D2C">
        <w:t xml:space="preserve"> consequents with intensities </w:t>
      </w:r>
      <m:oMath>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oMath>
      <w:r w:rsidR="00916D2C">
        <w:t>.</w:t>
      </w:r>
      <w:r>
        <w:t xml:space="preserve"> </w:t>
      </w:r>
      <w:r>
        <w:t xml:space="preserve">A third kind, the clause actuator, carries its own </w:t>
      </w:r>
      <w:r>
        <w:lastRenderedPageBreak/>
        <w:t>geometry rather than a weight vector and is defined through the verified effect vocabulary described next.</w:t>
      </w:r>
    </w:p>
    <w:tbl>
      <w:tblPr>
        <w:tblW w:w="5000" w:type="pct"/>
        <w:tblLook w:val="04A0" w:firstRow="1" w:lastRow="0" w:firstColumn="1" w:lastColumn="0" w:noHBand="0" w:noVBand="1"/>
      </w:tblPr>
      <w:tblGrid>
        <w:gridCol w:w="7081"/>
        <w:gridCol w:w="966"/>
      </w:tblGrid>
      <w:tr w:rsidR="00A659B3" w:rsidRPr="003A5ED5" w14:paraId="7E6DDF88" w14:textId="77777777" w:rsidTr="00A650FA">
        <w:tc>
          <w:tcPr>
            <w:tcW w:w="4400" w:type="pct"/>
            <w:vAlign w:val="center"/>
          </w:tcPr>
          <w:p w14:paraId="2A4FD83E" w14:textId="77777777" w:rsidR="00A659B3" w:rsidRPr="003A5ED5" w:rsidRDefault="00A659B3" w:rsidP="00A650FA">
            <w:pPr>
              <w:pStyle w:val="ParEq"/>
            </w:pPr>
            <w:r w:rsidRPr="003A5ED5">
              <w:t xml:space="preserve">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e>
                  </m:d>
                </m:e>
              </m:d>
              <m:r>
                <m:rPr>
                  <m:sty m:val="p"/>
                </m:rPr>
                <w:rPr>
                  <w:rFonts w:ascii="Cambria Math" w:hAnsi="Cambria Math"/>
                </w:rPr>
                <m:t xml:space="preserve">, </m:t>
              </m:r>
              <m:r>
                <w:rPr>
                  <w:rFonts w:ascii="Cambria Math" w:hAnsi="Cambria Math"/>
                </w:rPr>
                <m:t>p</m:t>
              </m:r>
              <m:r>
                <m:rPr>
                  <m:sty m:val="p"/>
                </m:rPr>
                <w:rPr>
                  <w:rFonts w:ascii="Cambria Math" w:hAnsi="Cambria Math"/>
                </w:rPr>
                <m:t xml:space="preserve">≤3, </m:t>
              </m:r>
            </m:oMath>
          </w:p>
          <w:p w14:paraId="542789EE" w14:textId="77777777" w:rsidR="00A659B3" w:rsidRPr="003A5ED5" w:rsidRDefault="00A659B3" w:rsidP="00A650FA">
            <w:pPr>
              <w:pStyle w:val="ParEq"/>
            </w:pPr>
            <m:oMathPara>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r>
                  <m:rPr>
                    <m:sty m:val="p"/>
                  </m:rPr>
                  <w:rPr>
                    <w:rFonts w:ascii="Cambria Math" w:hAnsi="Cambria Math"/>
                  </w:rPr>
                  <m:t>)</m:t>
                </m:r>
              </m:oMath>
            </m:oMathPara>
          </w:p>
          <w:p w14:paraId="0BE34D46" w14:textId="77777777" w:rsidR="00A659B3" w:rsidRPr="003A5ED5" w:rsidRDefault="00A659B3" w:rsidP="00A650FA">
            <w:pPr>
              <w:pStyle w:val="ParEq"/>
            </w:pPr>
            <w:r w:rsidRPr="003A5ED5">
              <w:t xml:space="preserve">Intermediate concept: </w:t>
            </w:r>
            <m:oMath>
              <m:sSub>
                <m:sSubPr>
                  <m:ctrlPr>
                    <w:rPr>
                      <w:rFonts w:ascii="Cambria Math" w:hAnsi="Cambria Math"/>
                    </w:rPr>
                  </m:ctrlPr>
                </m:sSubPr>
                <m:e>
                  <m:r>
                    <w:rPr>
                      <w:rFonts w:ascii="Cambria Math" w:hAnsi="Cambria Math"/>
                    </w:rPr>
                    <m:t>a</m:t>
                  </m:r>
                </m:e>
                <m:sub>
                  <m:r>
                    <w:rPr>
                      <w:rFonts w:ascii="Cambria Math" w:hAnsi="Cambria Math"/>
                    </w:rPr>
                    <m:t>c</m:t>
                  </m:r>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 xml:space="preserve">=1,   </m:t>
              </m:r>
              <m:r>
                <w:rPr>
                  <w:rFonts w:ascii="Cambria Math" w:hAnsi="Cambria Math"/>
                </w:rPr>
                <m:t>n</m:t>
              </m:r>
              <m:r>
                <m:rPr>
                  <m:sty m:val="p"/>
                </m:rPr>
                <w:rPr>
                  <w:rFonts w:ascii="Cambria Math" w:hAnsi="Cambria Math"/>
                </w:rPr>
                <m:t>≤4</m:t>
              </m:r>
            </m:oMath>
          </w:p>
        </w:tc>
        <w:tc>
          <w:tcPr>
            <w:tcW w:w="600" w:type="pct"/>
            <w:vAlign w:val="center"/>
          </w:tcPr>
          <w:p w14:paraId="2A1839CB" w14:textId="6CF92196" w:rsidR="00A659B3" w:rsidRPr="003A5ED5" w:rsidRDefault="00A659B3" w:rsidP="00A650FA">
            <w:pPr>
              <w:pStyle w:val="ParEq"/>
            </w:pPr>
            <w:bookmarkStart w:id="294" w:name="_RefEqPkg"/>
            <w:r w:rsidRPr="003A5ED5">
              <w:t xml:space="preserve">( </w:t>
            </w:r>
            <w:r w:rsidRPr="003A5ED5">
              <w:fldChar w:fldCharType="begin"/>
            </w:r>
            <w:r w:rsidRPr="003A5ED5">
              <w:instrText xml:space="preserve"> SEQ ( \* ARABIC </w:instrText>
            </w:r>
            <w:r w:rsidRPr="003A5ED5">
              <w:fldChar w:fldCharType="separate"/>
            </w:r>
            <w:r w:rsidR="008B09EB">
              <w:rPr>
                <w:noProof/>
              </w:rPr>
              <w:t>57</w:t>
            </w:r>
            <w:r w:rsidRPr="003A5ED5">
              <w:fldChar w:fldCharType="end"/>
            </w:r>
            <w:r w:rsidRPr="003A5ED5">
              <w:t xml:space="preserve"> )</w:t>
            </w:r>
            <w:bookmarkEnd w:id="294"/>
          </w:p>
        </w:tc>
      </w:tr>
    </w:tbl>
    <w:p w14:paraId="5260FF41" w14:textId="6E316191" w:rsidR="00F7741B" w:rsidRDefault="00F7741B" w:rsidP="00F7741B">
      <w:pPr>
        <w:pStyle w:val="ParText"/>
      </w:pPr>
      <w:commentRangeStart w:id="295"/>
      <w:r>
        <w:t xml:space="preserve">The vocabulary the generative stage receives is deliberately primitive. It is not a </w:t>
      </w:r>
      <w:commentRangeEnd w:id="295"/>
      <w:r>
        <w:rPr>
          <w:rStyle w:val="CommentReference"/>
          <w:sz w:val="24"/>
          <w:szCs w:val="22"/>
        </w:rPr>
        <w:commentReference w:id="295"/>
      </w:r>
      <w:r>
        <w:t xml:space="preserve">menu of ready tactics but a basis of verified physical effects that a clause may invoke, a small set of them (wet, clear, ignite, coat, draft, evacuate, and prime), a geometry that places an effect at a target sector and a distance band from the front, and a reading of the map that reports the affordances present, such as a nearby water body, the closest asset, and the resources on hand. A new intervention is therefore not selected from a list; it is composed from this basis in response to the situation. When the map reports a lake near the front, the stage can compose a clause actuator that drafts from the water body and wets the fuel ahead of the head, an intervention that no seed rule contains and no menu offers. The discovery lies in the composition and in its grounding to the specific map, not in the invention of a physical effect: every clause invokes an effect the simulator already validates, and the deterministic compiler resolves the actual water body, the resource that supplies it, and the distance to reach it, before any gate is run. </w:t>
      </w:r>
      <w:r w:rsidR="006C1FF4">
        <w:t>The action space stays closed at the level of physical effects yet open at the level of interventions.</w:t>
      </w:r>
    </w:p>
    <w:p w14:paraId="500E2D3D" w14:textId="42FF9218" w:rsidR="00916D2C" w:rsidRDefault="00916D2C" w:rsidP="00916D2C">
      <w:pPr>
        <w:pStyle w:val="ParText"/>
      </w:pPr>
      <w:r>
        <w:t xml:space="preserve">A backburn is the example. It is not new physics, but a containment-weighted cut ahead of the front with suppression on the flanks, so it runs through the existing resource fields and is priced by the response term. An intermediate concept is a normalized composition of at most four existing features or concepts, also defined in </w:t>
      </w:r>
      <w:r>
        <w:fldChar w:fldCharType="begin"/>
      </w:r>
      <w:r>
        <w:instrText xml:space="preserve"> REF _RefEqPkg \h </w:instrText>
      </w:r>
      <w:r>
        <w:fldChar w:fldCharType="separate"/>
      </w:r>
      <w:r w:rsidR="008B09EB" w:rsidRPr="003A5ED5">
        <w:t xml:space="preserve">( </w:t>
      </w:r>
      <w:r w:rsidR="008B09EB">
        <w:rPr>
          <w:noProof/>
        </w:rPr>
        <w:t>57</w:t>
      </w:r>
      <w:r w:rsidR="008B09EB" w:rsidRPr="003A5ED5">
        <w:t xml:space="preserve"> )</w:t>
      </w:r>
      <w:r>
        <w:fldChar w:fldCharType="end"/>
      </w:r>
      <w:r>
        <w:t>.</w:t>
      </w:r>
      <w:r w:rsidR="00E72CED">
        <w:t xml:space="preserve"> As illustrated in </w:t>
      </w:r>
      <w:r w:rsidR="00E72CED">
        <w:fldChar w:fldCharType="begin"/>
      </w:r>
      <w:r w:rsidR="00E72CED">
        <w:instrText xml:space="preserve"> REF _Ref235186611 \h </w:instrText>
      </w:r>
      <w:r w:rsidR="00E72CED">
        <w:fldChar w:fldCharType="separate"/>
      </w:r>
      <w:r w:rsidR="008B09EB">
        <w:t xml:space="preserve">Figure </w:t>
      </w:r>
      <w:r w:rsidR="008B09EB">
        <w:rPr>
          <w:noProof/>
        </w:rPr>
        <w:t>4</w:t>
      </w:r>
      <w:r w:rsidR="008B09EB">
        <w:t>.</w:t>
      </w:r>
      <w:r w:rsidR="008B09EB">
        <w:rPr>
          <w:noProof/>
        </w:rPr>
        <w:t>9</w:t>
      </w:r>
      <w:r w:rsidR="00E72CED">
        <w:fldChar w:fldCharType="end"/>
      </w:r>
      <w:r w:rsidR="00E72CED">
        <w:t xml:space="preserve"> (b), i</w:t>
      </w:r>
      <w:r>
        <w:t>t joins the hierarchy at the intermediate level, receives a five-term activation and a confidence gate like every native concept, and reaches the decision only through rules that cite it.</w:t>
      </w:r>
    </w:p>
    <w:p w14:paraId="2B1FA0CA" w14:textId="77777777" w:rsidR="006C1FF4" w:rsidRDefault="006C1FF4" w:rsidP="006C1FF4">
      <w:pPr>
        <w:pStyle w:val="ParText"/>
        <w:keepNext/>
        <w:spacing w:after="0"/>
        <w:jc w:val="center"/>
      </w:pPr>
      <w:r>
        <w:rPr>
          <w:noProof/>
        </w:rPr>
        <w:lastRenderedPageBreak/>
        <w:drawing>
          <wp:inline distT="0" distB="0" distL="0" distR="0" wp14:anchorId="73C750F7" wp14:editId="407A04A6">
            <wp:extent cx="5040000" cy="4847389"/>
            <wp:effectExtent l="0" t="0" r="8255" b="0"/>
            <wp:docPr id="9162185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40000" cy="4847389"/>
                    </a:xfrm>
                    <a:prstGeom prst="rect">
                      <a:avLst/>
                    </a:prstGeom>
                    <a:noFill/>
                  </pic:spPr>
                </pic:pic>
              </a:graphicData>
            </a:graphic>
          </wp:inline>
        </w:drawing>
      </w:r>
    </w:p>
    <w:p w14:paraId="77683507" w14:textId="77777777" w:rsidR="006C1FF4" w:rsidRDefault="006C1FF4" w:rsidP="006C1FF4">
      <w:pPr>
        <w:pStyle w:val="Caption"/>
      </w:pPr>
      <w:bookmarkStart w:id="296" w:name="_Ref235186611"/>
      <w:bookmarkStart w:id="297" w:name="_Toc236342248"/>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9</w:t>
      </w:r>
      <w:r>
        <w:fldChar w:fldCharType="end"/>
      </w:r>
      <w:bookmarkEnd w:id="296"/>
      <w:r>
        <w:t xml:space="preserve"> </w:t>
      </w:r>
      <w:r w:rsidRPr="005A4B90">
        <w:t xml:space="preserve">Package objects: </w:t>
      </w:r>
      <w:r>
        <w:t>(</w:t>
      </w:r>
      <w:r w:rsidRPr="005A4B90">
        <w:t>a</w:t>
      </w:r>
      <w:r>
        <w:t>)</w:t>
      </w:r>
      <w:r w:rsidRPr="005A4B90">
        <w:t xml:space="preserve"> macro intervention</w:t>
      </w:r>
      <w:r>
        <w:t xml:space="preserve"> </w:t>
      </w:r>
      <w:r w:rsidRPr="005A4B90">
        <w:t xml:space="preserve">and </w:t>
      </w:r>
      <w:r>
        <w:t xml:space="preserve">(b) </w:t>
      </w:r>
      <w:r w:rsidRPr="005A4B90">
        <w:t>intermediate concept</w:t>
      </w:r>
      <w:bookmarkEnd w:id="297"/>
    </w:p>
    <w:p w14:paraId="270BD32B" w14:textId="3D837F5F" w:rsidR="009A28D9" w:rsidRDefault="00620ACE" w:rsidP="009D6568">
      <w:pPr>
        <w:pStyle w:val="ParText"/>
      </w:pPr>
      <w:r w:rsidRPr="00620ACE">
        <w:rPr>
          <w:b/>
          <w:bCs/>
        </w:rPr>
        <w:t>G1 checks form</w:t>
      </w:r>
      <w:r w:rsidR="00647568">
        <w:rPr>
          <w:b/>
          <w:bCs/>
        </w:rPr>
        <w:t>at</w:t>
      </w:r>
      <w:r w:rsidRPr="00620ACE">
        <w:rPr>
          <w:b/>
          <w:bCs/>
        </w:rPr>
        <w:t>.</w:t>
      </w:r>
      <w:r>
        <w:t xml:space="preserve"> The reply must parse into an antecedent list of concept</w:t>
      </w:r>
      <w:r w:rsidR="00D53770">
        <w:t>-</w:t>
      </w:r>
      <w:r>
        <w:t>term pairs and a consequent list of intervention</w:t>
      </w:r>
      <w:r w:rsidR="00D53770">
        <w:t>-</w:t>
      </w:r>
      <w:r>
        <w:t xml:space="preserve">intensity pairs. </w:t>
      </w:r>
      <w:r w:rsidR="009A28D9" w:rsidRPr="009A28D9">
        <w:t>A well-formed reply reads, for example</w:t>
      </w:r>
      <w:r w:rsidR="009A28D9">
        <w:t xml:space="preserve">, </w:t>
      </w:r>
      <w:r w:rsidR="00155E95" w:rsidRPr="00620ACE">
        <w:rPr>
          <w:i/>
          <w:iCs/>
        </w:rPr>
        <w:t>IF fire threat level is VH AND suppression feasibility is L THEN evacuation 0.80 and public warning 0.60</w:t>
      </w:r>
      <w:r w:rsidR="00155E95">
        <w:t xml:space="preserve">. </w:t>
      </w:r>
      <w:r w:rsidR="009A28D9">
        <w:t>Some examples show what G1 rejects:</w:t>
      </w:r>
    </w:p>
    <w:p w14:paraId="06A5EE7A" w14:textId="24B41E5D" w:rsidR="006E38B5" w:rsidRPr="006E38B5" w:rsidRDefault="006E38B5" w:rsidP="009A28D9">
      <w:pPr>
        <w:pStyle w:val="ParText"/>
        <w:numPr>
          <w:ilvl w:val="0"/>
          <w:numId w:val="19"/>
        </w:numPr>
        <w:rPr>
          <w:i/>
          <w:iCs/>
        </w:rPr>
      </w:pPr>
      <w:r w:rsidRPr="006E38B5">
        <w:rPr>
          <w:i/>
          <w:iCs/>
        </w:rPr>
        <w:t>A reply that arrives as free prose, such as 'the fire is severe, so the crew should begin evacuating'</w:t>
      </w:r>
      <w:r>
        <w:rPr>
          <w:i/>
          <w:iCs/>
        </w:rPr>
        <w:t>.</w:t>
      </w:r>
      <w:r w:rsidRPr="006E38B5">
        <w:rPr>
          <w:i/>
          <w:iCs/>
        </w:rPr>
        <w:t xml:space="preserve"> </w:t>
      </w:r>
    </w:p>
    <w:p w14:paraId="75A0601C" w14:textId="7030DB03" w:rsidR="006E38B5" w:rsidRPr="006E38B5" w:rsidRDefault="006E38B5" w:rsidP="009A28D9">
      <w:pPr>
        <w:pStyle w:val="ParText"/>
        <w:numPr>
          <w:ilvl w:val="0"/>
          <w:numId w:val="19"/>
        </w:numPr>
        <w:rPr>
          <w:i/>
          <w:iCs/>
        </w:rPr>
      </w:pPr>
      <w:r w:rsidRPr="006E38B5">
        <w:rPr>
          <w:i/>
          <w:iCs/>
        </w:rPr>
        <w:t>A reply that names an antecedent combination with no consequent.</w:t>
      </w:r>
    </w:p>
    <w:p w14:paraId="09974204" w14:textId="1394F351" w:rsidR="00620ACE" w:rsidRDefault="00620ACE" w:rsidP="006E38B5">
      <w:pPr>
        <w:pStyle w:val="ParText"/>
      </w:pPr>
      <w:r w:rsidRPr="00155E95">
        <w:t xml:space="preserve">G1 exists </w:t>
      </w:r>
      <w:r w:rsidR="006E38B5">
        <w:t>because</w:t>
      </w:r>
      <w:r w:rsidRPr="00155E95">
        <w:t xml:space="preserve"> the proposer is a text generator, so a reply must first be a </w:t>
      </w:r>
      <w:r w:rsidR="00AF2F82" w:rsidRPr="00155E95">
        <w:t>rule</w:t>
      </w:r>
      <w:r w:rsidRPr="00155E95">
        <w:t xml:space="preserve"> before anything else can be checked.</w:t>
      </w:r>
    </w:p>
    <w:p w14:paraId="0ACC5159" w14:textId="3ECABA99" w:rsidR="00620ACE" w:rsidRDefault="00620ACE" w:rsidP="00620ACE">
      <w:pPr>
        <w:pStyle w:val="ParText"/>
      </w:pPr>
      <w:r w:rsidRPr="008564D0">
        <w:rPr>
          <w:b/>
          <w:bCs/>
        </w:rPr>
        <w:lastRenderedPageBreak/>
        <w:t xml:space="preserve">G2 checks the </w:t>
      </w:r>
      <w:r w:rsidR="000E1F07">
        <w:rPr>
          <w:b/>
          <w:bCs/>
        </w:rPr>
        <w:t xml:space="preserve">constraints, the </w:t>
      </w:r>
      <w:r w:rsidRPr="008564D0">
        <w:rPr>
          <w:b/>
          <w:bCs/>
        </w:rPr>
        <w:t>content of a well-formed rule against the closed vocabulary and its bound</w:t>
      </w:r>
      <w:r w:rsidR="000E1F07">
        <w:rPr>
          <w:b/>
          <w:bCs/>
        </w:rPr>
        <w:t>arie</w:t>
      </w:r>
      <w:r w:rsidRPr="008564D0">
        <w:rPr>
          <w:b/>
          <w:bCs/>
        </w:rPr>
        <w:t>s.</w:t>
      </w:r>
      <w:r>
        <w:t xml:space="preserve"> Every antecedent must name an existing decision concept and one of its </w:t>
      </w:r>
      <w:r w:rsidRPr="00605094">
        <w:t>linguistic</w:t>
      </w:r>
      <w:r>
        <w:t xml:space="preserve"> terms. Every consequent must name one of the six base intervention </w:t>
      </w:r>
      <w:r w:rsidR="00011BEB">
        <w:t xml:space="preserve">types </w:t>
      </w:r>
      <w:r w:rsidR="00192A6B">
        <w:t xml:space="preserve">listed in </w:t>
      </w:r>
      <w:r w:rsidR="00192A6B">
        <w:fldChar w:fldCharType="begin"/>
      </w:r>
      <w:r w:rsidR="00192A6B">
        <w:instrText xml:space="preserve"> REF _Ref300000202 \h </w:instrText>
      </w:r>
      <w:r w:rsidR="00192A6B">
        <w:fldChar w:fldCharType="separate"/>
      </w:r>
      <w:r w:rsidR="008B09EB" w:rsidRPr="00BA1179">
        <w:t xml:space="preserve">Table </w:t>
      </w:r>
      <w:r w:rsidR="008B09EB">
        <w:rPr>
          <w:noProof/>
        </w:rPr>
        <w:t>2</w:t>
      </w:r>
      <w:r w:rsidR="008B09EB">
        <w:t>.</w:t>
      </w:r>
      <w:r w:rsidR="008B09EB">
        <w:rPr>
          <w:noProof/>
        </w:rPr>
        <w:t>4</w:t>
      </w:r>
      <w:r w:rsidR="00192A6B">
        <w:fldChar w:fldCharType="end"/>
      </w:r>
      <w:r>
        <w:t xml:space="preserve">, </w:t>
      </w:r>
      <w:r w:rsidR="00EE6BC5">
        <w:t xml:space="preserve">one of the discoverable actuators offered for the current map, </w:t>
      </w:r>
      <w:r>
        <w:t xml:space="preserve">or a previously admitted macro, with an intensity in [0, 1]. The </w:t>
      </w:r>
      <w:r w:rsidR="00AF2F82" w:rsidRPr="00AF2F82">
        <w:t>number of antecedents and consequents</w:t>
      </w:r>
      <w:r w:rsidR="00AF2F82">
        <w:t xml:space="preserve"> </w:t>
      </w:r>
      <w:r>
        <w:t xml:space="preserve">limits stated above must hold. And the antecedent combination must not already carry an active rule. </w:t>
      </w:r>
      <w:r w:rsidR="000B3A4C" w:rsidRPr="00C430C1">
        <w:t>Neither</w:t>
      </w:r>
      <w:r w:rsidR="000B3A4C">
        <w:t xml:space="preserve"> G1 nor G2 costs a simulation step. </w:t>
      </w:r>
      <w:r w:rsidR="00AF2F82">
        <w:t>Some</w:t>
      </w:r>
      <w:r>
        <w:t xml:space="preserve"> examples show what G2 rejects</w:t>
      </w:r>
      <w:r w:rsidR="009A28D9">
        <w:t>:</w:t>
      </w:r>
    </w:p>
    <w:p w14:paraId="5B597828" w14:textId="77777777" w:rsidR="00620ACE" w:rsidRDefault="00620ACE" w:rsidP="00620ACE">
      <w:pPr>
        <w:pStyle w:val="ParText"/>
        <w:numPr>
          <w:ilvl w:val="0"/>
          <w:numId w:val="16"/>
        </w:numPr>
      </w:pPr>
      <w:r w:rsidRPr="00BB3742">
        <w:rPr>
          <w:i/>
          <w:iCs/>
        </w:rPr>
        <w:t xml:space="preserve">A proposal of suppression effort </w:t>
      </w:r>
      <w:r w:rsidRPr="009D6568">
        <w:rPr>
          <w:b/>
          <w:bCs/>
          <w:i/>
          <w:iCs/>
        </w:rPr>
        <w:t xml:space="preserve">1.3 </w:t>
      </w:r>
      <w:r w:rsidRPr="00BB3742">
        <w:rPr>
          <w:i/>
          <w:iCs/>
        </w:rPr>
        <w:t>fails on range.</w:t>
      </w:r>
      <w:r>
        <w:t xml:space="preserve"> </w:t>
      </w:r>
    </w:p>
    <w:p w14:paraId="645BA1AA" w14:textId="77777777" w:rsidR="00EE6BC5" w:rsidRPr="00EE6BC5" w:rsidRDefault="00EE6BC5" w:rsidP="00EE6BC5">
      <w:pPr>
        <w:pStyle w:val="ListParagraph"/>
        <w:numPr>
          <w:ilvl w:val="0"/>
          <w:numId w:val="16"/>
        </w:numPr>
        <w:rPr>
          <w:i/>
          <w:iCs/>
        </w:rPr>
      </w:pPr>
      <w:r w:rsidRPr="00EE6BC5">
        <w:rPr>
          <w:i/>
          <w:iCs/>
        </w:rPr>
        <w:t xml:space="preserve">A proposal that orders an intervention outside the vocabulary, </w:t>
      </w:r>
      <w:r w:rsidRPr="002B16A5">
        <w:rPr>
          <w:b/>
          <w:bCs/>
          <w:i/>
          <w:iCs/>
        </w:rPr>
        <w:t>such as cloud seeding, fails on vocabulary,</w:t>
      </w:r>
      <w:r w:rsidRPr="00EE6BC5">
        <w:rPr>
          <w:i/>
          <w:iCs/>
        </w:rPr>
        <w:t xml:space="preserve"> because the physics implements no such effect. An order for a discoverable actuator such as an aerial retardant drop does not fail here: </w:t>
      </w:r>
      <w:r w:rsidRPr="002B16A5">
        <w:rPr>
          <w:b/>
          <w:bCs/>
          <w:i/>
          <w:iCs/>
        </w:rPr>
        <w:t>that actuator is offered to the proposer whenever the map supports it</w:t>
      </w:r>
      <w:r w:rsidRPr="00EE6BC5">
        <w:rPr>
          <w:i/>
          <w:iCs/>
        </w:rPr>
        <w:t>, even though no seed rule uses it.</w:t>
      </w:r>
    </w:p>
    <w:p w14:paraId="0C2E1A70" w14:textId="77777777" w:rsidR="00620ACE" w:rsidRDefault="00620ACE" w:rsidP="00620ACE">
      <w:pPr>
        <w:pStyle w:val="ParText"/>
        <w:numPr>
          <w:ilvl w:val="0"/>
          <w:numId w:val="16"/>
        </w:numPr>
      </w:pPr>
      <w:r w:rsidRPr="00BB3742">
        <w:rPr>
          <w:i/>
          <w:iCs/>
        </w:rPr>
        <w:t xml:space="preserve">A proposal that re-issues the combination of the active rule R26 (fire threat level is VH) with different numbers fails on duplication, </w:t>
      </w:r>
      <w:r w:rsidRPr="009A28D9">
        <w:rPr>
          <w:b/>
          <w:bCs/>
          <w:i/>
          <w:iCs/>
        </w:rPr>
        <w:t>since renumbering an existing rule belongs to the first stage, not to growth</w:t>
      </w:r>
      <w:r w:rsidRPr="00BB3742">
        <w:rPr>
          <w:i/>
          <w:iCs/>
        </w:rPr>
        <w:t>.</w:t>
      </w:r>
      <w:r>
        <w:t xml:space="preserve"> </w:t>
      </w:r>
    </w:p>
    <w:p w14:paraId="53DABB56" w14:textId="5C74FD05" w:rsidR="00620ACE" w:rsidRDefault="00620ACE" w:rsidP="00620ACE">
      <w:pPr>
        <w:pStyle w:val="ParText"/>
      </w:pPr>
      <w:r w:rsidRPr="00605094">
        <w:rPr>
          <w:b/>
          <w:bCs/>
        </w:rPr>
        <w:t>G2b applies only to a package that proposes a new intermediate concept</w:t>
      </w:r>
      <w:r w:rsidR="000E1F07">
        <w:rPr>
          <w:b/>
          <w:bCs/>
        </w:rPr>
        <w:t xml:space="preserve"> to check the non-redundancy</w:t>
      </w:r>
      <w:r w:rsidRPr="00605094">
        <w:rPr>
          <w:b/>
          <w:bCs/>
        </w:rPr>
        <w:t>.</w:t>
      </w:r>
      <w:r>
        <w:t xml:space="preserve"> A new concept is a normalized weighted combination of existing features or concepts, so it is fully described by its weight vector </w:t>
      </w:r>
      <m:oMath>
        <m:sSub>
          <m:sSubPr>
            <m:ctrlPr>
              <w:rPr>
                <w:rFonts w:ascii="Cambria Math" w:hAnsi="Cambria Math"/>
                <w:i/>
              </w:rPr>
            </m:ctrlPr>
          </m:sSubPr>
          <m:e>
            <m:r>
              <w:rPr>
                <w:rFonts w:ascii="Cambria Math" w:hAnsi="Cambria Math"/>
              </w:rPr>
              <m:t>ω</m:t>
            </m:r>
          </m:e>
          <m:sub>
            <m:r>
              <w:rPr>
                <w:rFonts w:ascii="Cambria Math" w:hAnsi="Cambria Math"/>
              </w:rPr>
              <m:t>new</m:t>
            </m:r>
          </m:sub>
        </m:sSub>
      </m:oMath>
      <w:r>
        <w:t xml:space="preserve"> over those inputs. G2b compares this vector against the weight vector </w:t>
      </w:r>
      <m:oMath>
        <m:sSub>
          <m:sSubPr>
            <m:ctrlPr>
              <w:rPr>
                <w:rFonts w:ascii="Cambria Math" w:hAnsi="Cambria Math"/>
                <w:i/>
              </w:rPr>
            </m:ctrlPr>
          </m:sSubPr>
          <m:e>
            <m:r>
              <w:rPr>
                <w:rFonts w:ascii="Cambria Math" w:hAnsi="Cambria Math"/>
              </w:rPr>
              <m:t>ω</m:t>
            </m:r>
          </m:e>
          <m:sub>
            <m:r>
              <w:rPr>
                <w:rFonts w:ascii="Cambria Math" w:hAnsi="Cambria Math"/>
              </w:rPr>
              <m:t>c</m:t>
            </m:r>
          </m:sub>
        </m:sSub>
      </m:oMath>
      <w:r>
        <w:t xml:space="preserve"> of every existing concept defined over the same inputs, through the cosine of the angle between them, as given in (58). </w:t>
      </w:r>
    </w:p>
    <w:tbl>
      <w:tblPr>
        <w:tblW w:w="5000" w:type="pct"/>
        <w:tblLook w:val="04A0" w:firstRow="1" w:lastRow="0" w:firstColumn="1" w:lastColumn="0" w:noHBand="0" w:noVBand="1"/>
      </w:tblPr>
      <w:tblGrid>
        <w:gridCol w:w="7081"/>
        <w:gridCol w:w="966"/>
      </w:tblGrid>
      <w:tr w:rsidR="00620ACE" w:rsidRPr="00BA1179" w14:paraId="39F1A04F" w14:textId="77777777" w:rsidTr="003E2AC9">
        <w:tc>
          <w:tcPr>
            <w:tcW w:w="4400" w:type="pct"/>
            <w:vAlign w:val="center"/>
          </w:tcPr>
          <w:p w14:paraId="498AF600" w14:textId="77777777" w:rsidR="00620ACE" w:rsidRDefault="00620ACE" w:rsidP="00684BCD">
            <w:pPr>
              <w:pStyle w:val="ParEq"/>
            </w:pPr>
            <m:oMathPara>
              <m:oMath>
                <m:r>
                  <w:rPr>
                    <w:rFonts w:ascii="Cambria Math" w:hAnsi="Cambria Math"/>
                  </w:rPr>
                  <m:t>G</m:t>
                </m:r>
                <m:r>
                  <m:rPr>
                    <m:sty m:val="p"/>
                  </m:rPr>
                  <w:rPr>
                    <w:rFonts w:ascii="Cambria Math" w:hAnsi="Cambria Math"/>
                  </w:rPr>
                  <m:t>2</m:t>
                </m:r>
                <m:r>
                  <w:rPr>
                    <w:rFonts w:ascii="Cambria Math" w:hAnsi="Cambria Math"/>
                  </w:rPr>
                  <m:t>b</m:t>
                </m:r>
                <m:r>
                  <m:rPr>
                    <m:sty m:val="p"/>
                  </m:rPr>
                  <w:rPr>
                    <w:rFonts w:ascii="Cambria Math" w:hAnsi="Cambria Math"/>
                  </w:rPr>
                  <m:t xml:space="preserve">:  </m:t>
                </m:r>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new</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)&lt;0.95   ∀</m:t>
                </m:r>
                <m:r>
                  <w:rPr>
                    <w:rFonts w:ascii="Cambria Math" w:hAnsi="Cambria Math"/>
                  </w:rPr>
                  <m:t>c</m:t>
                </m:r>
              </m:oMath>
            </m:oMathPara>
          </w:p>
        </w:tc>
        <w:tc>
          <w:tcPr>
            <w:tcW w:w="600" w:type="pct"/>
            <w:vAlign w:val="center"/>
          </w:tcPr>
          <w:p w14:paraId="730C4CF7" w14:textId="1AE1E71C" w:rsidR="00620ACE" w:rsidRPr="00BA1179" w:rsidRDefault="00620ACE" w:rsidP="00684BCD">
            <w:pPr>
              <w:pStyle w:val="ParEq"/>
            </w:pPr>
            <w:r w:rsidRPr="00BA1179">
              <w:t xml:space="preserve">( </w:t>
            </w:r>
            <w:r w:rsidRPr="00BA1179">
              <w:fldChar w:fldCharType="begin"/>
            </w:r>
            <w:r w:rsidRPr="00BA1179">
              <w:instrText xml:space="preserve"> SEQ ( \* ARABIC </w:instrText>
            </w:r>
            <w:r w:rsidRPr="00BA1179">
              <w:fldChar w:fldCharType="separate"/>
            </w:r>
            <w:r w:rsidR="008B09EB">
              <w:rPr>
                <w:noProof/>
              </w:rPr>
              <w:t>58</w:t>
            </w:r>
            <w:r w:rsidRPr="00BA1179">
              <w:fldChar w:fldCharType="end"/>
            </w:r>
            <w:r w:rsidRPr="00BA1179">
              <w:t xml:space="preserve"> )</w:t>
            </w:r>
          </w:p>
        </w:tc>
      </w:tr>
    </w:tbl>
    <w:p w14:paraId="059FC4DA" w14:textId="3894C259" w:rsidR="00620ACE" w:rsidRDefault="00620ACE" w:rsidP="00620ACE">
      <w:pPr>
        <w:pStyle w:val="ParText"/>
      </w:pPr>
      <w:r>
        <w:t xml:space="preserve">If the cosine reaches 0.95 for any existing concept, the two vectors point in almost the same direction. The new concept is then a near-duplicate, and the package is rejected. Such a concept adds no new direction. It only enlarges the antecedent space and the search, without adding information. This is the concept-level counterpart of </w:t>
      </w:r>
      <w:r>
        <w:lastRenderedPageBreak/>
        <w:t xml:space="preserve">the duplicate-combination check in G2. </w:t>
      </w:r>
      <w:r w:rsidR="000B3A4C">
        <w:t>Like G1 and G2, G2b is an algebraic test and costs no simulation step.</w:t>
      </w:r>
      <w:r w:rsidR="00847FDE">
        <w:t xml:space="preserve"> </w:t>
      </w:r>
      <w:r>
        <w:t>An example of G2b rejection:</w:t>
      </w:r>
    </w:p>
    <w:p w14:paraId="5D4FA3FA" w14:textId="77777777" w:rsidR="00620ACE" w:rsidRDefault="00620ACE" w:rsidP="00620ACE">
      <w:pPr>
        <w:pStyle w:val="ParText"/>
        <w:numPr>
          <w:ilvl w:val="0"/>
          <w:numId w:val="17"/>
        </w:numPr>
        <w:rPr>
          <w:i/>
          <w:iCs/>
        </w:rPr>
      </w:pPr>
      <w:r>
        <w:rPr>
          <w:i/>
          <w:iCs/>
        </w:rPr>
        <w:t>A</w:t>
      </w:r>
      <w:r w:rsidRPr="00F14446">
        <w:rPr>
          <w:i/>
          <w:iCs/>
        </w:rPr>
        <w:t xml:space="preserve"> proposed concept built from fire threat and asset exposure with weights (0.60, 0.40) is checked against an existing concept with weights (0.62, 0.38). Their cosine is almost 1.0, so the proposal is rejected at G2b.</w:t>
      </w:r>
    </w:p>
    <w:p w14:paraId="7E20C7AB" w14:textId="0D2DF03F" w:rsidR="00C05D90" w:rsidRDefault="00C05D90" w:rsidP="00C05D90">
      <w:pPr>
        <w:pStyle w:val="ParText"/>
      </w:pPr>
      <w:r w:rsidRPr="00C05D90">
        <w:rPr>
          <w:b/>
          <w:bCs/>
        </w:rPr>
        <w:t>G2c requires relevance.</w:t>
      </w:r>
      <w:r w:rsidRPr="00C05D90">
        <w:t xml:space="preserve"> Every antecedent of the proposal must fire in the present situation. A rule written for some other, imagined situation cannot answer the shortfall that called the stage. If a term fails only by its form, it is repaired to the nearest reading that still holds, as long as the repair keeps the protective intent, and every repair is recorded in the provenance note of the new rule. As a negative example, a proposed rule needs spread potential to be High, but the present reading holds it at 0.15, inside the Low term. The antecedent does not fire, so the proposal is rejected at G2c.</w:t>
      </w:r>
      <w:r w:rsidR="00847FDE">
        <w:t xml:space="preserve"> </w:t>
      </w:r>
      <w:r>
        <w:t>An example of G2</w:t>
      </w:r>
      <w:r>
        <w:t>c</w:t>
      </w:r>
      <w:r>
        <w:t xml:space="preserve"> rejection:</w:t>
      </w:r>
    </w:p>
    <w:p w14:paraId="4A98E04F" w14:textId="384BDB08" w:rsidR="00C05D90" w:rsidRDefault="00C05D90" w:rsidP="00C05D90">
      <w:pPr>
        <w:pStyle w:val="ParText"/>
        <w:numPr>
          <w:ilvl w:val="0"/>
          <w:numId w:val="17"/>
        </w:numPr>
        <w:rPr>
          <w:i/>
          <w:iCs/>
        </w:rPr>
      </w:pPr>
      <w:r>
        <w:rPr>
          <w:i/>
          <w:iCs/>
        </w:rPr>
        <w:t>A</w:t>
      </w:r>
      <w:r w:rsidRPr="00F14446">
        <w:rPr>
          <w:i/>
          <w:iCs/>
        </w:rPr>
        <w:t xml:space="preserve"> </w:t>
      </w:r>
      <w:r w:rsidRPr="00C05D90">
        <w:rPr>
          <w:i/>
          <w:iCs/>
        </w:rPr>
        <w:t>proposed rule whose antecedent requires spread potential to be High is checked against the present reading, where spread potential sits at 0.15, inside the Low term. The antecedent does not fire, so the proposal is rejected at G2c.</w:t>
      </w:r>
    </w:p>
    <w:p w14:paraId="6D767559" w14:textId="7125A5A0" w:rsidR="00E81115" w:rsidRDefault="00C05D90" w:rsidP="00E81115">
      <w:pPr>
        <w:pStyle w:val="ParText"/>
      </w:pPr>
      <w:r w:rsidRPr="00C05D90">
        <w:rPr>
          <w:b/>
          <w:bCs/>
        </w:rPr>
        <w:t>G2d enforces pool economy.</w:t>
      </w:r>
      <w:r w:rsidRPr="00C05D90">
        <w:t xml:space="preserve"> If the current orders already ask for more capacity than the budget allows, a proposal that adds more physical work is refused, and the gate names both the demand and the budget. Such an order cannot add real effort, since it only splits the same capacity and weakens the work already under way. Orders that use no capacity, such as evacuation and public warning, and orders that add capacity, such as water drafting, still pass. </w:t>
      </w:r>
      <w:r w:rsidR="00E81115">
        <w:t>An example of G2</w:t>
      </w:r>
      <w:r w:rsidR="00E81115">
        <w:t>d</w:t>
      </w:r>
      <w:r w:rsidR="00E81115">
        <w:t xml:space="preserve"> rejection:</w:t>
      </w:r>
    </w:p>
    <w:p w14:paraId="21A001D8" w14:textId="77777777" w:rsidR="00E81115" w:rsidRPr="00E81115" w:rsidRDefault="00E81115" w:rsidP="00E81115">
      <w:pPr>
        <w:pStyle w:val="ParText"/>
        <w:numPr>
          <w:ilvl w:val="0"/>
          <w:numId w:val="17"/>
        </w:numPr>
      </w:pPr>
      <w:r>
        <w:rPr>
          <w:i/>
          <w:iCs/>
        </w:rPr>
        <w:t>A</w:t>
      </w:r>
      <w:r w:rsidRPr="00F14446">
        <w:rPr>
          <w:i/>
          <w:iCs/>
        </w:rPr>
        <w:t xml:space="preserve"> </w:t>
      </w:r>
      <w:r w:rsidRPr="00E81115">
        <w:rPr>
          <w:i/>
          <w:iCs/>
        </w:rPr>
        <w:t xml:space="preserve">proposal adds a suppression order of 0.30 while the standing orders already claim the full funded budget of 1.0. The extra order could only re-divide committed capacity, so the proposal is rejected at G2d, while an evacuation order, which spends no capacity, would pass. </w:t>
      </w:r>
    </w:p>
    <w:p w14:paraId="310B8D1B" w14:textId="24F3507A" w:rsidR="00402204" w:rsidRDefault="00620ACE" w:rsidP="00E81115">
      <w:pPr>
        <w:pStyle w:val="ParText"/>
      </w:pPr>
      <w:r w:rsidRPr="00260C25">
        <w:rPr>
          <w:b/>
          <w:bCs/>
        </w:rPr>
        <w:lastRenderedPageBreak/>
        <w:t>G3 is the first gate that costs a simulation</w:t>
      </w:r>
      <w:r w:rsidR="000E1F07">
        <w:rPr>
          <w:b/>
          <w:bCs/>
        </w:rPr>
        <w:t xml:space="preserve"> and checks the first seed gain</w:t>
      </w:r>
      <w:r w:rsidRPr="00260C25">
        <w:rPr>
          <w:b/>
          <w:bCs/>
        </w:rPr>
        <w:t>.</w:t>
      </w:r>
      <w:r>
        <w:t xml:space="preserve"> The candidate rule is appended to a working copy of the base. The decision that this new base now composes is played on a shadow copy of the simulator, and its forecast is read at the common trial basis of the adaptation loop. The cost here is the physical cost, that is the </w:t>
      </w:r>
      <w:r w:rsidR="003A5ED5">
        <w:t>burned area</w:t>
      </w:r>
      <w:r>
        <w:t xml:space="preserve">, asset, and population terms with their weights renormalized, taken at the trial horizon. G3 runs the same rollout again without the candidate and compares the two, as given in </w:t>
      </w:r>
      <w:r>
        <w:fldChar w:fldCharType="begin"/>
      </w:r>
      <w:r>
        <w:instrText xml:space="preserve"> REF _RefEqB4506 \h </w:instrText>
      </w:r>
      <w:r>
        <w:fldChar w:fldCharType="separate"/>
      </w:r>
      <w:r w:rsidR="008B09EB" w:rsidRPr="00BA1179">
        <w:t xml:space="preserve">( </w:t>
      </w:r>
      <w:r w:rsidR="008B09EB">
        <w:rPr>
          <w:noProof/>
        </w:rPr>
        <w:t>59</w:t>
      </w:r>
      <w:r w:rsidR="008B09EB" w:rsidRPr="00BA1179">
        <w:t xml:space="preserve"> )</w:t>
      </w:r>
      <w:r>
        <w:fldChar w:fldCharType="end"/>
      </w:r>
      <w:r>
        <w:t xml:space="preserve">. </w:t>
      </w:r>
      <w:r w:rsidR="00586E51">
        <w:t>The forecast physical cost must not rise. A stage-three rule always lands on an uncovered combination, since any duplicate has already died at G2; even so, admission demands a strict improvement on both reseeded rollouts, so the base grows only where growth demonstrably pays.</w:t>
      </w:r>
      <w:r w:rsidR="00586E51">
        <w:t xml:space="preserve"> </w:t>
      </w:r>
      <w:r w:rsidR="00402204">
        <w:t xml:space="preserve">An example of G3 rejection: </w:t>
      </w:r>
    </w:p>
    <w:p w14:paraId="5352A448" w14:textId="38C7D336" w:rsidR="00620ACE" w:rsidRPr="007F232C" w:rsidRDefault="00402204" w:rsidP="00402204">
      <w:pPr>
        <w:pStyle w:val="ParText"/>
        <w:numPr>
          <w:ilvl w:val="0"/>
          <w:numId w:val="17"/>
        </w:numPr>
        <w:rPr>
          <w:i/>
          <w:iCs/>
        </w:rPr>
      </w:pPr>
      <w:r w:rsidRPr="007F232C">
        <w:rPr>
          <w:i/>
          <w:iCs/>
        </w:rPr>
        <w:t>A</w:t>
      </w:r>
      <w:r w:rsidR="00620ACE" w:rsidRPr="007F232C">
        <w:rPr>
          <w:i/>
          <w:iCs/>
        </w:rPr>
        <w:t xml:space="preserve"> candidate that orders a heavy resource deployment on a cell where the fire is already contained does not lower the burned area but raises the response-cost term</w:t>
      </w:r>
      <w:r w:rsidR="007F232C" w:rsidRPr="007F232C">
        <w:rPr>
          <w:i/>
          <w:iCs/>
        </w:rPr>
        <w:t xml:space="preserve">. </w:t>
      </w:r>
      <w:r w:rsidR="00620ACE" w:rsidRPr="007F232C">
        <w:rPr>
          <w:i/>
          <w:iCs/>
        </w:rPr>
        <w:t>The cost r</w:t>
      </w:r>
      <w:r w:rsidR="007F232C" w:rsidRPr="007F232C">
        <w:rPr>
          <w:i/>
          <w:iCs/>
        </w:rPr>
        <w:t>ises</w:t>
      </w:r>
      <w:r w:rsidR="00620ACE" w:rsidRPr="007F232C">
        <w:rPr>
          <w:i/>
          <w:iCs/>
        </w:rPr>
        <w:t>, G3 fails, and the rule is discarded.</w:t>
      </w:r>
    </w:p>
    <w:p w14:paraId="508A8292" w14:textId="58CCB08D" w:rsidR="007F232C" w:rsidRDefault="00620ACE" w:rsidP="00620ACE">
      <w:pPr>
        <w:pStyle w:val="ParText"/>
      </w:pPr>
      <w:r w:rsidRPr="007F232C">
        <w:rPr>
          <w:b/>
          <w:bCs/>
        </w:rPr>
        <w:t>G4 repeats the same comparison once more</w:t>
      </w:r>
      <w:r w:rsidRPr="000B3A4C">
        <w:rPr>
          <w:b/>
          <w:bCs/>
        </w:rPr>
        <w:t xml:space="preserve"> with a different random seed driving the shadow weather</w:t>
      </w:r>
      <w:r w:rsidR="000B3A4C">
        <w:rPr>
          <w:b/>
          <w:bCs/>
        </w:rPr>
        <w:t xml:space="preserve"> to check the redundancy</w:t>
      </w:r>
      <w:r w:rsidRPr="000B3A4C">
        <w:rPr>
          <w:b/>
          <w:bCs/>
        </w:rPr>
        <w:t>.</w:t>
      </w:r>
      <w:r>
        <w:t xml:space="preserve"> The two runs are the two cases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t xml:space="preserve"> of </w:t>
      </w:r>
      <w:r>
        <w:fldChar w:fldCharType="begin"/>
      </w:r>
      <w:r>
        <w:instrText xml:space="preserve"> REF _RefEqB4506 \h </w:instrText>
      </w:r>
      <w:r>
        <w:fldChar w:fldCharType="separate"/>
      </w:r>
      <w:r w:rsidR="008B09EB" w:rsidRPr="00BA1179">
        <w:t xml:space="preserve">( </w:t>
      </w:r>
      <w:r w:rsidR="008B09EB">
        <w:rPr>
          <w:noProof/>
        </w:rPr>
        <w:t>59</w:t>
      </w:r>
      <w:r w:rsidR="008B09EB" w:rsidRPr="00BA1179">
        <w:t xml:space="preserve"> )</w:t>
      </w:r>
      <w:r>
        <w:fldChar w:fldCharType="end"/>
      </w:r>
      <w:r>
        <w:t>, an A/B test on two independently drawn futures.</w:t>
      </w:r>
      <w:r w:rsidR="000B3A4C" w:rsidRPr="000B3A4C">
        <w:t xml:space="preserve"> </w:t>
      </w:r>
      <w:r w:rsidR="00847FDE">
        <w:t xml:space="preserve">A single rollout can </w:t>
      </w:r>
      <w:r w:rsidR="00847FDE" w:rsidRPr="000B3A4C">
        <w:t>favor a candidate by chance, which is stochastic flattery. G3 and G4 are kept as two gates, not one, because each records a distinct verdict. A failure at G3 means the candidate did not help even once. A failure at G4 means it helped on one future but not on a fresh one</w:t>
      </w:r>
      <w:r>
        <w:t xml:space="preserve">. </w:t>
      </w:r>
      <w:r w:rsidR="007F232C">
        <w:t xml:space="preserve">An example of G4 rejection: </w:t>
      </w:r>
    </w:p>
    <w:p w14:paraId="24753EAA" w14:textId="3773717B" w:rsidR="00620ACE" w:rsidRDefault="00DF2B27" w:rsidP="007F232C">
      <w:pPr>
        <w:pStyle w:val="ParText"/>
        <w:numPr>
          <w:ilvl w:val="0"/>
          <w:numId w:val="17"/>
        </w:numPr>
        <w:rPr>
          <w:i/>
          <w:iCs/>
        </w:rPr>
      </w:pPr>
      <w:r w:rsidRPr="003D7D34">
        <w:rPr>
          <w:i/>
          <w:iCs/>
        </w:rPr>
        <w:t>A</w:t>
      </w:r>
      <w:r w:rsidR="00620ACE" w:rsidRPr="003D7D34">
        <w:rPr>
          <w:i/>
          <w:iCs/>
        </w:rPr>
        <w:t xml:space="preserve"> candidate that passes G3 but raises the cost on the second seed fails at G4, because a gain that does not survive a fresh future is not admitted.</w:t>
      </w:r>
    </w:p>
    <w:tbl>
      <w:tblPr>
        <w:tblW w:w="5000" w:type="pct"/>
        <w:tblLook w:val="04A0" w:firstRow="1" w:lastRow="0" w:firstColumn="1" w:lastColumn="0" w:noHBand="0" w:noVBand="1"/>
      </w:tblPr>
      <w:tblGrid>
        <w:gridCol w:w="7081"/>
        <w:gridCol w:w="966"/>
      </w:tblGrid>
      <w:tr w:rsidR="000B3A4C" w:rsidRPr="00BA1179" w14:paraId="268F3DE7" w14:textId="77777777" w:rsidTr="0021680B">
        <w:tc>
          <w:tcPr>
            <w:tcW w:w="4400" w:type="pct"/>
            <w:vAlign w:val="center"/>
          </w:tcPr>
          <w:p w14:paraId="05881878" w14:textId="5F2B02DF" w:rsidR="000B3A4C" w:rsidRDefault="000B3A4C" w:rsidP="0021680B">
            <w:pPr>
              <w:pStyle w:val="ParEq"/>
            </w:pPr>
            <m:oMathPara>
              <m:oMath>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(ν)</m:t>
                    </m:r>
                  </m:sup>
                </m:sSubSup>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(R∪{</m:t>
                </m:r>
                <m:r>
                  <w:rPr>
                    <w:rFonts w:ascii="Cambria Math" w:hAnsi="Cambria Math"/>
                  </w:rPr>
                  <m:t>r</m:t>
                </m:r>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 xml:space="preserve">(R),      </m:t>
                </m:r>
                <m:r>
                  <m:rPr>
                    <m:sty m:val="p"/>
                  </m:rPr>
                  <w:rPr>
                    <w:rFonts w:ascii="Cambria Math" w:hAnsi="Cambria Math"/>
                  </w:rPr>
                  <m:t>ν∈{</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oMath>
            </m:oMathPara>
          </w:p>
          <w:p w14:paraId="3AED644B" w14:textId="0FDF6C45" w:rsidR="000B3A4C" w:rsidRDefault="000B3A4C" w:rsidP="003A5ED5">
            <w:pPr>
              <w:pStyle w:val="ParEq"/>
            </w:pPr>
            <m:oMath>
              <m:r>
                <w:rPr>
                  <w:rFonts w:ascii="Cambria Math" w:hAnsi="Cambria Math"/>
                </w:rPr>
                <m:t>G</m:t>
              </m:r>
              <m:r>
                <m:rPr>
                  <m:sty m:val="p"/>
                </m:rPr>
                <w:rPr>
                  <w:rFonts w:ascii="Cambria Math" w:hAnsi="Cambria Math"/>
                </w:rPr>
                <m:t xml:space="preserve">3: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up>
              </m:sSubSup>
              <m:r>
                <m:rPr>
                  <m:sty m:val="p"/>
                </m:rPr>
                <w:rPr>
                  <w:rFonts w:ascii="Cambria Math" w:hAnsi="Cambria Math"/>
                </w:rPr>
                <m:t>≤0</m:t>
              </m:r>
            </m:oMath>
            <w:r w:rsidR="003A5ED5">
              <w:t xml:space="preserve"> </w:t>
            </w:r>
            <w:r w:rsidR="00DC5E5D">
              <w:t>;</w:t>
            </w:r>
            <w:r w:rsidR="003A5ED5">
              <w:t xml:space="preserve"> </w:t>
            </w:r>
            <m:oMath>
              <m:r>
                <w:rPr>
                  <w:rFonts w:ascii="Cambria Math" w:hAnsi="Cambria Math"/>
                </w:rPr>
                <m:t>G</m:t>
              </m:r>
              <m:r>
                <m:rPr>
                  <m:sty m:val="p"/>
                </m:rPr>
                <w:rPr>
                  <w:rFonts w:ascii="Cambria Math" w:hAnsi="Cambria Math"/>
                </w:rPr>
                <m:t xml:space="preserve">4: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sup>
              </m:sSubSup>
              <m:r>
                <m:rPr>
                  <m:sty m:val="p"/>
                </m:rPr>
                <w:rPr>
                  <w:rFonts w:ascii="Cambria Math" w:hAnsi="Cambria Math"/>
                </w:rPr>
                <m:t>≤0</m:t>
              </m:r>
            </m:oMath>
          </w:p>
        </w:tc>
        <w:tc>
          <w:tcPr>
            <w:tcW w:w="600" w:type="pct"/>
            <w:vAlign w:val="center"/>
          </w:tcPr>
          <w:p w14:paraId="402D57D4" w14:textId="22008A46" w:rsidR="000B3A4C" w:rsidRPr="00BA1179" w:rsidRDefault="000B3A4C" w:rsidP="0021680B">
            <w:pPr>
              <w:pStyle w:val="ParEq"/>
            </w:pPr>
            <w:bookmarkStart w:id="298" w:name="_RefEqB4506"/>
            <w:r w:rsidRPr="00BA1179">
              <w:t xml:space="preserve">( </w:t>
            </w:r>
            <w:r w:rsidRPr="00BA1179">
              <w:fldChar w:fldCharType="begin"/>
            </w:r>
            <w:r w:rsidRPr="00BA1179">
              <w:instrText xml:space="preserve"> SEQ ( \* ARABIC </w:instrText>
            </w:r>
            <w:r w:rsidRPr="00BA1179">
              <w:fldChar w:fldCharType="separate"/>
            </w:r>
            <w:r w:rsidR="008B09EB">
              <w:rPr>
                <w:noProof/>
              </w:rPr>
              <w:t>59</w:t>
            </w:r>
            <w:r w:rsidRPr="00BA1179">
              <w:fldChar w:fldCharType="end"/>
            </w:r>
            <w:r w:rsidRPr="00BA1179">
              <w:t xml:space="preserve"> )</w:t>
            </w:r>
            <w:bookmarkEnd w:id="298"/>
          </w:p>
        </w:tc>
      </w:tr>
    </w:tbl>
    <w:p w14:paraId="3DE8F7DB" w14:textId="22CB7955" w:rsidR="000B3A4C" w:rsidRPr="000B1A79" w:rsidRDefault="000B1A79" w:rsidP="000B3A4C">
      <w:pPr>
        <w:pStyle w:val="ParText"/>
      </w:pPr>
      <w:r>
        <w:t xml:space="preserve">In </w:t>
      </w:r>
      <w:r w:rsidR="00F26951">
        <w:fldChar w:fldCharType="begin"/>
      </w:r>
      <w:r w:rsidR="00F26951">
        <w:instrText xml:space="preserve"> REF _RefEqB4506 \h </w:instrText>
      </w:r>
      <w:r w:rsidR="00F26951">
        <w:fldChar w:fldCharType="separate"/>
      </w:r>
      <w:r w:rsidR="008B09EB" w:rsidRPr="00BA1179">
        <w:t xml:space="preserve">( </w:t>
      </w:r>
      <w:r w:rsidR="008B09EB">
        <w:rPr>
          <w:noProof/>
        </w:rPr>
        <w:t>59</w:t>
      </w:r>
      <w:r w:rsidR="008B09EB" w:rsidRPr="00BA1179">
        <w:t xml:space="preserve"> )</w:t>
      </w:r>
      <w:r w:rsidR="00F26951">
        <w:fldChar w:fldCharType="end"/>
      </w:r>
      <w:r w:rsidR="00F26951">
        <w:t xml:space="preserve">, </w:t>
      </w:r>
      <m:oMath>
        <m:r>
          <m:rPr>
            <m:scr m:val="script"/>
            <m:sty m:val="p"/>
          </m:rPr>
          <w:rPr>
            <w:rFonts w:ascii="Cambria Math" w:hAnsi="Cambria Math"/>
          </w:rPr>
          <m:t>R</m:t>
        </m:r>
      </m:oMath>
      <w:r w:rsidR="00F26951">
        <w:rPr>
          <w:rFonts w:eastAsiaTheme="minorEastAsia"/>
        </w:rPr>
        <w:t xml:space="preserve"> is current rule base, </w:t>
      </w:r>
      <m:oMath>
        <m:r>
          <w:rPr>
            <w:rFonts w:ascii="Cambria Math" w:hAnsi="Cambria Math"/>
          </w:rPr>
          <m:t>r</m:t>
        </m:r>
        <m:r>
          <m:rPr>
            <m:sty m:val="p"/>
          </m:rPr>
          <w:rPr>
            <w:rFonts w:ascii="Cambria Math" w:hAnsi="Cambria Math"/>
          </w:rPr>
          <m:t>'</m:t>
        </m:r>
      </m:oMath>
      <w:r w:rsidR="00F26951">
        <w:rPr>
          <w:rFonts w:eastAsiaTheme="minorEastAsia"/>
        </w:rPr>
        <w:t xml:space="preserve"> is the candidate rule while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AD0203">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AD0203">
        <w:rPr>
          <w:rFonts w:eastAsiaTheme="minorEastAsia"/>
        </w:rPr>
        <w:t xml:space="preserve"> </w:t>
      </w:r>
      <w:r w:rsidR="000B3A4C">
        <w:rPr>
          <w:rFonts w:eastAsiaTheme="minorEastAsia"/>
        </w:rPr>
        <w:t>are</w:t>
      </w:r>
      <w:r w:rsidR="00F26951">
        <w:rPr>
          <w:rFonts w:eastAsiaTheme="minorEastAsia"/>
        </w:rPr>
        <w:t xml:space="preserve"> random seed</w:t>
      </w:r>
      <w:r w:rsidR="000B3A4C">
        <w:rPr>
          <w:rFonts w:eastAsiaTheme="minorEastAsia"/>
        </w:rPr>
        <w:t>s</w:t>
      </w:r>
      <w:r w:rsidR="00F26951">
        <w:rPr>
          <w:rFonts w:eastAsiaTheme="minorEastAsia"/>
        </w:rPr>
        <w:t>.</w:t>
      </w:r>
      <w:r w:rsidR="000B3A4C">
        <w:rPr>
          <w:rFonts w:eastAsiaTheme="minorEastAsia"/>
        </w:rPr>
        <w:t xml:space="preserve"> </w:t>
      </w:r>
      <w:r w:rsidR="000B3A4C">
        <w:t xml:space="preserve">The seeds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are two independently drawn futures.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draws one future, in which the wind holds from the west at a moderate speed and the fire keeps </w:t>
      </w:r>
      <w:r w:rsidR="000B3A4C">
        <w:lastRenderedPageBreak/>
        <w:t xml:space="preserve">to its predicted line.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draws a different future, in which the wind swings to the north and gusts, and the fire runs in a new direction. G3 scores the candidate on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G4 scores it again on seed </w:t>
      </w:r>
      <m:oMath>
        <m:r>
          <w:rPr>
            <w:rFonts w:ascii="Cambria Math" w:hAnsi="Cambria Math"/>
          </w:rPr>
          <m:t>b</m:t>
        </m:r>
      </m:oMath>
      <w:r w:rsidR="000B3A4C">
        <w:t>.</w:t>
      </w:r>
    </w:p>
    <w:p w14:paraId="686FD0A8" w14:textId="48234566" w:rsidR="00ED50D9" w:rsidRDefault="00620ACE" w:rsidP="00620ACE">
      <w:pPr>
        <w:pStyle w:val="ParText"/>
      </w:pPr>
      <w:r w:rsidRPr="00684BCD">
        <w:rPr>
          <w:b/>
          <w:bCs/>
        </w:rPr>
        <w:t xml:space="preserve">G5 </w:t>
      </w:r>
      <w:r w:rsidR="00ED50D9" w:rsidRPr="00684BCD">
        <w:rPr>
          <w:b/>
          <w:bCs/>
        </w:rPr>
        <w:t xml:space="preserve">is </w:t>
      </w:r>
      <w:r w:rsidRPr="00684BCD">
        <w:rPr>
          <w:b/>
          <w:bCs/>
        </w:rPr>
        <w:t>the last gate</w:t>
      </w:r>
      <w:r w:rsidR="00ED50D9" w:rsidRPr="00684BCD">
        <w:rPr>
          <w:b/>
          <w:bCs/>
        </w:rPr>
        <w:t xml:space="preserve"> and applies only to a package to check vocabulary payoff</w:t>
      </w:r>
      <w:r w:rsidRPr="00684BCD">
        <w:rPr>
          <w:b/>
          <w:bCs/>
        </w:rPr>
        <w:t>.</w:t>
      </w:r>
      <w:r>
        <w:t xml:space="preserve"> </w:t>
      </w:r>
      <w:r w:rsidR="00ED50D9">
        <w:t xml:space="preserve">A package must earn its vocabulary growth. G5 requires that both reseeded rollouts reduce the physical cost by more than the vocabulary margin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not merely reduce it, as given in </w:t>
      </w:r>
      <w:r w:rsidR="00ED50D9">
        <w:fldChar w:fldCharType="begin"/>
      </w:r>
      <w:r w:rsidR="00ED50D9">
        <w:instrText xml:space="preserve"> REF _Ref235204182 \h </w:instrText>
      </w:r>
      <w:r w:rsidR="00ED50D9">
        <w:fldChar w:fldCharType="separate"/>
      </w:r>
      <w:r w:rsidR="008B09EB" w:rsidRPr="00684BCD">
        <w:t xml:space="preserve">( </w:t>
      </w:r>
      <w:r w:rsidR="008B09EB">
        <w:rPr>
          <w:noProof/>
        </w:rPr>
        <w:t>60</w:t>
      </w:r>
      <w:r w:rsidR="008B09EB" w:rsidRPr="00684BCD">
        <w:t xml:space="preserve"> )</w:t>
      </w:r>
      <w:r w:rsidR="00ED50D9">
        <w:fldChar w:fldCharType="end"/>
      </w:r>
      <w:r w:rsidR="00ED50D9">
        <w:t xml:space="preserve">. As a negative example, a package whose new object lowers the cost by less than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on either seed fails here, since the growth does not pay for itself. Every admitted object is also charged to the controller reward, so the vocabulary grows only when growth clearly pays</w:t>
      </w:r>
      <w:r w:rsidR="0001228B">
        <w:t>.</w:t>
      </w:r>
    </w:p>
    <w:tbl>
      <w:tblPr>
        <w:tblW w:w="5000" w:type="pct"/>
        <w:tblLook w:val="04A0" w:firstRow="1" w:lastRow="0" w:firstColumn="1" w:lastColumn="0" w:noHBand="0" w:noVBand="1"/>
      </w:tblPr>
      <w:tblGrid>
        <w:gridCol w:w="7081"/>
        <w:gridCol w:w="966"/>
      </w:tblGrid>
      <w:tr w:rsidR="00ED50D9" w:rsidRPr="00684BCD" w14:paraId="67B82F45" w14:textId="77777777" w:rsidTr="0021680B">
        <w:tc>
          <w:tcPr>
            <w:tcW w:w="4400" w:type="pct"/>
            <w:vAlign w:val="center"/>
          </w:tcPr>
          <w:p w14:paraId="40630840" w14:textId="12F02F0C" w:rsidR="00ED50D9" w:rsidRPr="00684BCD" w:rsidRDefault="00ED50D9" w:rsidP="00684BCD">
            <w:pPr>
              <w:pStyle w:val="ParEq"/>
            </w:pPr>
            <m:oMathPara>
              <m:oMath>
                <m:r>
                  <w:rPr>
                    <w:rFonts w:ascii="Cambria Math" w:hAnsi="Cambria Math"/>
                  </w:rPr>
                  <m:t>G</m:t>
                </m:r>
                <m:r>
                  <m:rPr>
                    <m:sty m:val="p"/>
                  </m:rPr>
                  <w:rPr>
                    <w:rFonts w:ascii="Cambria Math" w:hAnsi="Cambria Math"/>
                  </w:rPr>
                  <m:t xml:space="preserve">5: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r>
                      <w:rPr>
                        <w:rFonts w:ascii="Cambria Math" w:hAnsi="Cambria Math"/>
                      </w:rPr>
                      <m:t>a</m:t>
                    </m:r>
                    <m:r>
                      <m:rPr>
                        <m:sty m:val="p"/>
                      </m:rPr>
                      <w:rPr>
                        <w:rFonts w:ascii="Cambria Math" w:hAnsi="Cambria Math"/>
                      </w:rPr>
                      <m:t>)</m:t>
                    </m:r>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m:rPr>
                    <m:sty m:val="p"/>
                  </m:rPr>
                  <w:rPr>
                    <w:rFonts w:ascii="Cambria Math" w:hAnsi="Cambria Math"/>
                  </w:rPr>
                  <m:t xml:space="preserve">     ∧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w:rPr>
                            <w:rFonts w:ascii="Cambria Math" w:hAnsi="Cambria Math"/>
                          </w:rPr>
                          <m:t>b</m:t>
                        </m:r>
                      </m:e>
                    </m:d>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600" w:type="pct"/>
            <w:vAlign w:val="center"/>
          </w:tcPr>
          <w:p w14:paraId="32404C34" w14:textId="5947A335" w:rsidR="00ED50D9" w:rsidRPr="00684BCD" w:rsidRDefault="00ED50D9" w:rsidP="00684BCD">
            <w:pPr>
              <w:pStyle w:val="ParEq"/>
            </w:pPr>
            <w:bookmarkStart w:id="299" w:name="_Ref235204182"/>
            <w:r w:rsidRPr="00684BCD">
              <w:t xml:space="preserve">( </w:t>
            </w:r>
            <w:r w:rsidRPr="00684BCD">
              <w:fldChar w:fldCharType="begin"/>
            </w:r>
            <w:r w:rsidRPr="00684BCD">
              <w:instrText xml:space="preserve"> SEQ ( \* ARABIC </w:instrText>
            </w:r>
            <w:r w:rsidRPr="00684BCD">
              <w:fldChar w:fldCharType="separate"/>
            </w:r>
            <w:r w:rsidR="008B09EB">
              <w:rPr>
                <w:noProof/>
              </w:rPr>
              <w:t>60</w:t>
            </w:r>
            <w:r w:rsidRPr="00684BCD">
              <w:fldChar w:fldCharType="end"/>
            </w:r>
            <w:r w:rsidRPr="00684BCD">
              <w:t xml:space="preserve"> )</w:t>
            </w:r>
            <w:bookmarkEnd w:id="299"/>
          </w:p>
        </w:tc>
      </w:tr>
    </w:tbl>
    <w:p w14:paraId="72A94B72" w14:textId="43CAA876" w:rsidR="00805220" w:rsidRDefault="00805220" w:rsidP="00805220">
      <w:pPr>
        <w:pStyle w:val="ParText"/>
      </w:pPr>
      <w:r>
        <w:t>A proposal is rejected the moment it fails a gate that applies to it, and the failing gate is named. A plain rule faces G1 and G2, then the relevance gate G2c and the economy gate G2d, and finally the forecast gates G3 and G4. A package faces the same gates and, in addition, G2b when it proposes a new concept and G5 for its vocabulary growth. A proposal is admitted only when it clears every gate that applies to it. A rejection at G1, G2, G2c, or G2d costs no simulation, so the proposal is returned to the model with the failing gate named, within a bounded revision budget. A rejection at G3, G4, or G5 has already spent a rollout, so it ends the stage for this cycle, and the controller may select the stage again later.</w:t>
      </w:r>
    </w:p>
    <w:p w14:paraId="4B08E5F9" w14:textId="6C1F04F8" w:rsidR="00684BCD" w:rsidRDefault="00684BCD" w:rsidP="00684BCD">
      <w:pPr>
        <w:pStyle w:val="ParText"/>
      </w:pPr>
      <w:r>
        <w:t xml:space="preserve">Either way the cycle falls back to the graduated fail-safe. Every closed cycle is written </w:t>
      </w:r>
      <w:r w:rsidR="006B2B9C">
        <w:t>in</w:t>
      </w:r>
      <w:r>
        <w:t xml:space="preserve"> the cycle chronicle. Each record holds the situation that entered the cycle, the proposal it produced, the gate that admitted or rejected it, and the realized change in the physical forecast. The chronicle is not only a log. Before the next proposal is requested, the records whose situations are nearest to the current one are retrieved and placed in the prompt, each with its verdict, so the model sees what has already worked and what has already been refused in similar situations and stops repeating a recorded rejection. Nothing in this channel is opaque, since the retrieved records are the same objects the audit trail exposes.</w:t>
      </w:r>
    </w:p>
    <w:p w14:paraId="08A74B58" w14:textId="49DC2C73" w:rsidR="009007F9" w:rsidRDefault="009007F9" w:rsidP="00361373">
      <w:pPr>
        <w:pStyle w:val="ParText"/>
      </w:pPr>
      <w:r w:rsidRPr="00BA1179">
        <w:lastRenderedPageBreak/>
        <w:t xml:space="preserve">Grounding by construction, not by retrieval. The generative stage receives a deterministic context assembled from the </w:t>
      </w:r>
      <w:r>
        <w:t xml:space="preserve">simulation such as </w:t>
      </w:r>
      <w:r w:rsidRPr="00BA1179">
        <w:t>the decision-concept activations, the observation confidence, the recent cost trajectory, the rule-base statistics, and the location where residual cost concentrates together with the complete closed vocabulary of the framework</w:t>
      </w:r>
      <w:r>
        <w:t xml:space="preserve"> (i.e.,</w:t>
      </w:r>
      <w:r w:rsidRPr="00BA1179">
        <w:t xml:space="preserve"> every decision concept, every admissible intervention, and the five fuzzy terms</w:t>
      </w:r>
      <w:r>
        <w:t>)</w:t>
      </w:r>
      <w:r w:rsidR="00361373">
        <w:t xml:space="preserve"> as in Appendix</w:t>
      </w:r>
      <w:r w:rsidR="000255B4">
        <w:t xml:space="preserve"> </w:t>
      </w:r>
      <w:r w:rsidR="000255B4">
        <w:fldChar w:fldCharType="begin"/>
      </w:r>
      <w:r w:rsidR="000255B4">
        <w:instrText xml:space="preserve"> REF _Ref236091196 \n \h </w:instrText>
      </w:r>
      <w:r w:rsidR="000255B4">
        <w:fldChar w:fldCharType="separate"/>
      </w:r>
      <w:r w:rsidR="008B09EB">
        <w:t>F</w:t>
      </w:r>
      <w:r w:rsidR="000255B4">
        <w:fldChar w:fldCharType="end"/>
      </w:r>
      <w:r w:rsidR="00361373">
        <w:t>.</w:t>
      </w:r>
    </w:p>
    <w:p w14:paraId="0BDE5875" w14:textId="3905D3DE" w:rsidR="00EE7190" w:rsidRPr="00BA1179" w:rsidRDefault="00DE3BAC">
      <w:pPr>
        <w:pStyle w:val="Heading4"/>
      </w:pPr>
      <w:r>
        <w:t>Value Based</w:t>
      </w:r>
      <w:r w:rsidRPr="00BA1179">
        <w:t xml:space="preserve"> Stage Selection</w:t>
      </w:r>
    </w:p>
    <w:bookmarkStart w:id="300" w:name="_RefTblRLState"/>
    <w:bookmarkStart w:id="301" w:name="_Toc235206226"/>
    <w:p w14:paraId="30BFD08E" w14:textId="7F10A71F" w:rsidR="00912B98" w:rsidRDefault="00000000" w:rsidP="00912B98">
      <w:pPr>
        <w:pStyle w:val="ParText"/>
      </w:pPr>
      <w:sdt>
        <w:sdtPr>
          <w:id w:val="880000002"/>
          <w:citation/>
        </w:sdtPr>
        <w:sdtContent>
          <w:r w:rsidR="00912B98">
            <w:fldChar w:fldCharType="begin"/>
          </w:r>
          <w:r w:rsidR="00912B98">
            <w:fldChar w:fldCharType="separate"/>
          </w:r>
          <w:r w:rsidR="00912B98">
            <w:fldChar w:fldCharType="end"/>
          </w:r>
        </w:sdtContent>
      </w:sdt>
      <w:r w:rsidR="00912B98">
        <w:t xml:space="preserve">The stage selector works by associative search, which is a contextual bandit that reads the current state and chooses one of the three adaptation stages </w:t>
      </w:r>
      <w:r w:rsidR="00912B98">
        <w:fldChar w:fldCharType="begin"/>
      </w:r>
      <w:r w:rsidR="00912B98">
        <w:instrText xml:space="preserve">CITATION Sut18 \l 1055 </w:instrText>
      </w:r>
      <w:r w:rsidR="00912B98">
        <w:fldChar w:fldCharType="separate"/>
      </w:r>
      <w:r w:rsidR="008B09EB">
        <w:rPr>
          <w:noProof/>
        </w:rPr>
        <w:t xml:space="preserve"> (Sutton &amp; Barto, 2018)</w:t>
      </w:r>
      <w:r w:rsidR="00912B98">
        <w:fldChar w:fldCharType="end"/>
      </w:r>
      <w:r w:rsidR="00912B98">
        <w:t xml:space="preserve">. It keeps a small table of action values, one value for each pairing of a state with a stage, and each value estimates the reward that the stage earns in that state. In each cycle the controller reads the state, looks up the action value of every allowed stage for that state, and applies </w:t>
      </w:r>
      <w:r w:rsidR="00B5477A">
        <w:t xml:space="preserve">a </w:t>
      </w:r>
      <w:r w:rsidR="00912B98">
        <w:t xml:space="preserve">greedy rule, so the stage with the highest value is run with probability 1 − ε and a random allowed stage is run with probability ε. Once the stage </w:t>
      </w:r>
      <w:r w:rsidR="00D816D6">
        <w:t>is</w:t>
      </w:r>
      <w:r w:rsidR="00912B98">
        <w:t xml:space="preserve"> </w:t>
      </w:r>
      <w:r w:rsidR="00D816D6">
        <w:t>selected</w:t>
      </w:r>
      <w:r w:rsidR="00912B98">
        <w:t xml:space="preserve"> and evaluated its trial, an immediate reward is read and the value of that state and stage is moved a small step toward the reward,  </w:t>
      </w:r>
      <w:r w:rsidR="00912B98">
        <w:fldChar w:fldCharType="begin"/>
      </w:r>
      <w:r w:rsidR="00912B98">
        <w:instrText xml:space="preserve"> REF _RefEqSel \h </w:instrText>
      </w:r>
      <w:r w:rsidR="00912B98">
        <w:fldChar w:fldCharType="separate"/>
      </w:r>
      <w:r w:rsidR="008B09EB">
        <w:t xml:space="preserve">( </w:t>
      </w:r>
      <w:r w:rsidR="008B09EB">
        <w:rPr>
          <w:noProof/>
        </w:rPr>
        <w:t>61</w:t>
      </w:r>
      <w:r w:rsidR="008B09EB">
        <w:t xml:space="preserve"> )</w:t>
      </w:r>
      <w:r w:rsidR="00912B98">
        <w:fldChar w:fldCharType="end"/>
      </w:r>
      <w:r w:rsidR="00912B98">
        <w:t xml:space="preserve">. </w:t>
      </w:r>
    </w:p>
    <w:tbl>
      <w:tblPr>
        <w:tblW w:w="5000" w:type="pct"/>
        <w:tblLook w:val="04A0" w:firstRow="1" w:lastRow="0" w:firstColumn="1" w:lastColumn="0" w:noHBand="0" w:noVBand="1"/>
      </w:tblPr>
      <w:tblGrid>
        <w:gridCol w:w="7275"/>
        <w:gridCol w:w="772"/>
      </w:tblGrid>
      <w:tr w:rsidR="00912B98" w14:paraId="4179B635" w14:textId="77777777" w:rsidTr="00AF646E">
        <w:tc>
          <w:tcPr>
            <w:tcW w:w="4487" w:type="pct"/>
            <w:vAlign w:val="center"/>
          </w:tcPr>
          <w:p w14:paraId="49B0B03A" w14:textId="4D20DA39" w:rsidR="00912B98" w:rsidRPr="00EE25BC" w:rsidRDefault="00000000" w:rsidP="00B5477A">
            <w:pPr>
              <w:pStyle w:val="ParEq"/>
              <w:rPr>
                <w:lang w:val="fr-BE"/>
              </w:rPr>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lang w:val="fr-BE"/>
                      </w:rPr>
                      <m:t>=</m:t>
                    </m:r>
                    <m:limLow>
                      <m:limLowPr>
                        <m:ctrlPr>
                          <w:rPr>
                            <w:rFonts w:ascii="Cambria Math" w:hAnsi="Cambria Math"/>
                          </w:rPr>
                        </m:ctrlPr>
                      </m:limLowPr>
                      <m:e>
                        <m:r>
                          <m:rPr>
                            <m:nor/>
                          </m:rPr>
                          <w:rPr>
                            <w:lang w:val="fr-BE"/>
                          </w:rPr>
                          <m:t>argmax</m:t>
                        </m:r>
                      </m:e>
                      <m:lim>
                        <m:r>
                          <w:rPr>
                            <w:rFonts w:ascii="Cambria Math" w:hAnsi="Cambria Math"/>
                          </w:rPr>
                          <m:t>q</m:t>
                        </m:r>
                        <m:r>
                          <m:rPr>
                            <m:sty m:val="p"/>
                          </m:rPr>
                          <w:rPr>
                            <w:rFonts w:ascii="Cambria Math" w:hAnsi="Cambria Math"/>
                            <w:lang w:val="fr-BE"/>
                          </w:rPr>
                          <m:t>∈</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r>
                          <w:rPr>
                            <w:rFonts w:ascii="Cambria Math" w:hAnsi="Cambria Math"/>
                          </w:rPr>
                          <m:t>q</m:t>
                        </m:r>
                      </m:e>
                    </m:d>
                    <m:r>
                      <m:rPr>
                        <m:sty m:val="p"/>
                      </m:rP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1-</m:t>
                    </m:r>
                    <m:r>
                      <w:rPr>
                        <w:rFonts w:ascii="Cambria Math" w:hAnsi="Cambria Math"/>
                      </w:rPr>
                      <m:t>ϵ</m:t>
                    </m:r>
                  </m:e>
                  <m:e>
                    <m:r>
                      <w:rPr>
                        <w:rFonts w:ascii="Cambria Math" w:hAnsi="Cambria Math"/>
                      </w:rPr>
                      <m:t>ot</m:t>
                    </m:r>
                    <m:r>
                      <w:rPr>
                        <w:rFonts w:ascii="Cambria Math" w:hAnsi="Cambria Math"/>
                        <w:lang w:val="fr-BE"/>
                      </w:rPr>
                      <m:t>h</m:t>
                    </m:r>
                    <m:r>
                      <w:rPr>
                        <w:rFonts w:ascii="Cambria Math" w:hAnsi="Cambria Math"/>
                      </w:rPr>
                      <m:t>erwise</m:t>
                    </m:r>
                    <m:r>
                      <w:rPr>
                        <w:rFonts w:ascii="Cambria Math" w:hAnsi="Cambria Math"/>
                        <w:lang w:val="fr-BE"/>
                      </w:rPr>
                      <m:t xml:space="preserve"> </m:t>
                    </m:r>
                    <m:r>
                      <w:rPr>
                        <w:rFonts w:ascii="Cambria Math" w:hAnsi="Cambria Math"/>
                      </w:rPr>
                      <m:t>a</m:t>
                    </m:r>
                    <m:r>
                      <m:rPr>
                        <m:sty m:val="p"/>
                      </m:rPr>
                      <w:rPr>
                        <w:rFonts w:ascii="Cambria Math" w:hAnsi="Cambria Math"/>
                        <w:lang w:val="fr-BE"/>
                      </w:rPr>
                      <m:t xml:space="preserve"> </m:t>
                    </m:r>
                    <m:r>
                      <w:rPr>
                        <w:rFonts w:ascii="Cambria Math" w:hAnsi="Cambria Math"/>
                      </w:rPr>
                      <m:t>unfiormly</m:t>
                    </m:r>
                    <m:r>
                      <m:rPr>
                        <m:sty m:val="p"/>
                      </m:rPr>
                      <w:rPr>
                        <w:rFonts w:ascii="Cambria Math" w:hAnsi="Cambria Math"/>
                        <w:lang w:val="fr-BE"/>
                      </w:rPr>
                      <m:t xml:space="preserve"> </m:t>
                    </m:r>
                    <m:r>
                      <w:rPr>
                        <w:rFonts w:ascii="Cambria Math" w:hAnsi="Cambria Math"/>
                      </w:rPr>
                      <m:t>random</m:t>
                    </m:r>
                    <m:r>
                      <m:rPr>
                        <m:sty m:val="p"/>
                      </m:rPr>
                      <w:rPr>
                        <w:rFonts w:ascii="Cambria Math" w:hAnsi="Cambria Math"/>
                        <w:lang w:val="fr-BE"/>
                      </w:rPr>
                      <m:t xml:space="preserve"> </m:t>
                    </m:r>
                    <m:r>
                      <w:rPr>
                        <w:rFonts w:ascii="Cambria Math" w:hAnsi="Cambria Math"/>
                      </w:rPr>
                      <m:t>stage</m:t>
                    </m:r>
                    <m:r>
                      <m:rPr>
                        <m:sty m:val="p"/>
                      </m:rPr>
                      <w:rPr>
                        <w:rFonts w:ascii="Cambria Math" w:hAnsi="Cambria Math"/>
                        <w:lang w:val="fr-BE"/>
                      </w:rPr>
                      <m:t xml:space="preserve"> </m:t>
                    </m:r>
                    <m:r>
                      <w:rPr>
                        <w:rFonts w:ascii="Cambria Math" w:hAnsi="Cambria Math"/>
                      </w:rPr>
                      <m:t>in</m:t>
                    </m:r>
                    <m:r>
                      <m:rPr>
                        <m:sty m:val="p"/>
                      </m:rPr>
                      <w:rPr>
                        <w:rFonts w:ascii="Cambria Math" w:hAnsi="Cambria Math"/>
                        <w:lang w:val="fr-BE"/>
                      </w:rPr>
                      <m:t xml:space="preserve"> </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m:t>
                    </m:r>
                    <m:r>
                      <w:rPr>
                        <w:rFonts w:ascii="Cambria Math" w:hAnsi="Cambria Math"/>
                      </w:rPr>
                      <m:t>ϵ</m:t>
                    </m:r>
                    <m:r>
                      <m:rPr>
                        <m:sty m:val="p"/>
                      </m:rPr>
                      <w:rPr>
                        <w:rFonts w:ascii="Cambria Math" w:hAnsi="Cambria Math"/>
                        <w:lang w:val="fr-BE"/>
                      </w:rPr>
                      <m:t xml:space="preserve"> </m:t>
                    </m:r>
                    <m:ctrlPr>
                      <w:rPr>
                        <w:rFonts w:ascii="Cambria Math" w:eastAsia="Cambria Math" w:hAnsi="Cambria Math" w:cs="Cambria Math"/>
                      </w:rPr>
                    </m:ctrlPr>
                  </m:e>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e>
                    </m:d>
                    <m:ctrlPr>
                      <w:rPr>
                        <w:rFonts w:ascii="Cambria Math" w:eastAsia="Cambria Math" w:hAnsi="Cambria Math" w:cs="Cambria Math"/>
                        <w:i/>
                      </w:rPr>
                    </m:ctrlPr>
                  </m:e>
                  <m:e>
                    <m:r>
                      <w:rPr>
                        <w:rFonts w:ascii="Cambria Math" w:hAnsi="Cambria Math"/>
                      </w:rPr>
                      <m:t>α</m:t>
                    </m:r>
                    <m:r>
                      <m:rPr>
                        <m:sty m:val="p"/>
                      </m:rPr>
                      <w:rPr>
                        <w:rFonts w:ascii="Cambria Math" w:hAnsi="Cambria Math"/>
                        <w:lang w:val="fr-BE"/>
                      </w:rPr>
                      <m:t xml:space="preserve">=0.05,  </m:t>
                    </m:r>
                    <m:r>
                      <w:rPr>
                        <w:rFonts w:ascii="Cambria Math" w:hAnsi="Cambria Math"/>
                      </w:rPr>
                      <m:t>ε</m:t>
                    </m:r>
                    <m:r>
                      <m:rPr>
                        <m:sty m:val="p"/>
                      </m:rPr>
                      <w:rPr>
                        <w:rFonts w:ascii="Cambria Math" w:hAnsi="Cambria Math"/>
                        <w:lang w:val="fr-BE"/>
                      </w:rPr>
                      <m:t>=0.10</m:t>
                    </m:r>
                  </m:e>
                </m:eqArr>
              </m:oMath>
            </m:oMathPara>
          </w:p>
        </w:tc>
        <w:tc>
          <w:tcPr>
            <w:tcW w:w="513" w:type="pct"/>
            <w:vAlign w:val="center"/>
          </w:tcPr>
          <w:p w14:paraId="1A657657" w14:textId="16F545F3" w:rsidR="00912B98" w:rsidRDefault="00912B98" w:rsidP="00B5477A">
            <w:pPr>
              <w:pStyle w:val="ParEq"/>
            </w:pPr>
            <w:bookmarkStart w:id="302" w:name="_RefEqSel"/>
            <w:r>
              <w:t xml:space="preserve">( </w:t>
            </w:r>
            <w:r>
              <w:fldChar w:fldCharType="begin"/>
            </w:r>
            <w:r>
              <w:instrText xml:space="preserve"> SEQ ( \* ARABIC </w:instrText>
            </w:r>
            <w:r>
              <w:fldChar w:fldCharType="separate"/>
            </w:r>
            <w:r w:rsidR="008B09EB">
              <w:rPr>
                <w:noProof/>
              </w:rPr>
              <w:t>61</w:t>
            </w:r>
            <w:r>
              <w:fldChar w:fldCharType="end"/>
            </w:r>
            <w:r>
              <w:t xml:space="preserve"> )</w:t>
            </w:r>
            <w:bookmarkEnd w:id="302"/>
          </w:p>
        </w:tc>
      </w:tr>
    </w:tbl>
    <w:bookmarkEnd w:id="300"/>
    <w:bookmarkEnd w:id="301"/>
    <w:p w14:paraId="2BDB688C" w14:textId="77777777" w:rsidR="00B804A0" w:rsidRDefault="00B804A0" w:rsidP="00B804A0">
      <w:pPr>
        <w:pStyle w:val="ParText"/>
      </w:pPr>
      <w:r>
        <w:t xml:space="preserve">The context that the selector reads is small. It combines how large the current shortfall of the standing decision is, placed in a low, mid, or high band, with a flag that marks whether fire is still active on the ground while the rule base stays effectively silent. For an ordinary shortfall all three stages are available, which are the evolving fuzzy adjustment, the resolution increase, and the generative proposal. When the context is a pure coverage gap, the choice is limited to the two stages that can create rules, since an empty situation has nothing to tune. Any stage that has not </w:t>
      </w:r>
      <w:r>
        <w:lastRenderedPageBreak/>
        <w:t>yet been tried in a context is tried once before the greedy rule takes over, so no stage is starved at the start of an incident.</w:t>
      </w:r>
    </w:p>
    <w:p w14:paraId="1B467BA8" w14:textId="0168D33E" w:rsidR="00B804A0" w:rsidRDefault="00B804A0" w:rsidP="00B804A0">
      <w:pPr>
        <w:pStyle w:val="ParText"/>
      </w:pPr>
      <w:r>
        <w:t>The reward that a stage earns is the reduction in the forecast physical cost. This keeps the selector from favoring stages that enlarge the vocabulary without a clear gain. After each trial the value of the chosen stage in the current context is moved toward this reward, so across the few trials an incident allows the selector settles on the stage that helps most in each context.</w:t>
      </w:r>
    </w:p>
    <w:p w14:paraId="6A1CD0EF" w14:textId="61CEF5DA" w:rsidR="000E1725" w:rsidRDefault="00000000" w:rsidP="00796A80">
      <w:pPr>
        <w:pStyle w:val="Heading2"/>
      </w:pPr>
      <w:bookmarkStart w:id="303" w:name="_Toc236342175"/>
      <w:r w:rsidRPr="00BA1179">
        <w:t xml:space="preserve">Local </w:t>
      </w:r>
      <w:r w:rsidR="00B804A0">
        <w:t>Layer</w:t>
      </w:r>
      <w:r w:rsidR="00BE3BA8">
        <w:t xml:space="preserve">, </w:t>
      </w:r>
      <w:r w:rsidRPr="00BA1179">
        <w:t>Graduated Fail-Safe</w:t>
      </w:r>
      <w:r w:rsidR="00BE3BA8">
        <w:t>, Global Coordination</w:t>
      </w:r>
      <w:bookmarkEnd w:id="303"/>
    </w:p>
    <w:p w14:paraId="1F1178EB" w14:textId="77777777" w:rsidR="00B546FE" w:rsidRDefault="00B546FE" w:rsidP="00B546FE">
      <w:pPr>
        <w:pStyle w:val="ParText"/>
        <w:keepNext/>
        <w:jc w:val="center"/>
      </w:pPr>
      <w:r>
        <w:rPr>
          <w:noProof/>
        </w:rPr>
        <w:drawing>
          <wp:inline distT="0" distB="0" distL="0" distR="0" wp14:anchorId="6F1E5CC5" wp14:editId="1C613E8E">
            <wp:extent cx="3870960" cy="2140366"/>
            <wp:effectExtent l="0" t="0" r="0" b="0"/>
            <wp:docPr id="128320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3757" b="2054"/>
                    <a:stretch>
                      <a:fillRect/>
                    </a:stretch>
                  </pic:blipFill>
                  <pic:spPr bwMode="auto">
                    <a:xfrm>
                      <a:off x="0" y="0"/>
                      <a:ext cx="3890874" cy="2151377"/>
                    </a:xfrm>
                    <a:prstGeom prst="rect">
                      <a:avLst/>
                    </a:prstGeom>
                    <a:noFill/>
                    <a:ln>
                      <a:noFill/>
                    </a:ln>
                    <a:extLst>
                      <a:ext uri="{53640926-AAD7-44D8-BBD7-CCE9431645EC}">
                        <a14:shadowObscured xmlns:a14="http://schemas.microsoft.com/office/drawing/2010/main"/>
                      </a:ext>
                    </a:extLst>
                  </pic:spPr>
                </pic:pic>
              </a:graphicData>
            </a:graphic>
          </wp:inline>
        </w:drawing>
      </w:r>
    </w:p>
    <w:p w14:paraId="7C58A0D1" w14:textId="00C36516" w:rsidR="00B546FE" w:rsidRDefault="00B546FE" w:rsidP="00B546FE">
      <w:pPr>
        <w:pStyle w:val="Caption"/>
      </w:pPr>
      <w:bookmarkStart w:id="304" w:name="_Ref235263747"/>
      <w:bookmarkStart w:id="305" w:name="_Toc236342249"/>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10</w:t>
      </w:r>
      <w:r w:rsidR="00AF4F14">
        <w:fldChar w:fldCharType="end"/>
      </w:r>
      <w:bookmarkEnd w:id="304"/>
      <w:r>
        <w:t xml:space="preserve"> </w:t>
      </w:r>
      <w:r w:rsidRPr="00C903F2">
        <w:t>Local decision and graduated fail-safe</w:t>
      </w:r>
      <w:bookmarkEnd w:id="305"/>
    </w:p>
    <w:p w14:paraId="03A3153A" w14:textId="5FD2DB57" w:rsidR="00BB3A13" w:rsidRDefault="00BE3BA8" w:rsidP="00BE3BA8">
      <w:pPr>
        <w:pStyle w:val="ParText"/>
      </w:pPr>
      <w:r>
        <w:t xml:space="preserve">A </w:t>
      </w:r>
      <w:r w:rsidRPr="00BE3BA8">
        <w:rPr>
          <w:b/>
          <w:bCs/>
        </w:rPr>
        <w:t>Local DSS</w:t>
      </w:r>
      <w:r>
        <w:t xml:space="preserve"> agent</w:t>
      </w:r>
      <w:r w:rsidR="00BB3A13">
        <w:t>, shown in</w:t>
      </w:r>
      <w:r w:rsidR="00472AAD">
        <w:t xml:space="preserve"> </w:t>
      </w:r>
      <w:r w:rsidR="00472AAD">
        <w:fldChar w:fldCharType="begin"/>
      </w:r>
      <w:r w:rsidR="00472AAD">
        <w:instrText xml:space="preserve"> REF _Ref235263747 \h </w:instrText>
      </w:r>
      <w:r w:rsidR="00472AAD">
        <w:fldChar w:fldCharType="separate"/>
      </w:r>
      <w:r w:rsidR="008B09EB">
        <w:t xml:space="preserve">Figure </w:t>
      </w:r>
      <w:r w:rsidR="008B09EB">
        <w:rPr>
          <w:noProof/>
        </w:rPr>
        <w:t>4</w:t>
      </w:r>
      <w:r w:rsidR="008B09EB">
        <w:t>.</w:t>
      </w:r>
      <w:r w:rsidR="008B09EB">
        <w:rPr>
          <w:noProof/>
        </w:rPr>
        <w:t>10</w:t>
      </w:r>
      <w:r w:rsidR="00472AAD">
        <w:fldChar w:fldCharType="end"/>
      </w:r>
      <w:r w:rsidR="00BB3A13">
        <w:t xml:space="preserve">, </w:t>
      </w:r>
      <w:r>
        <w:t xml:space="preserve">decides only for the cells inside </w:t>
      </w:r>
      <w:r w:rsidR="00BB3A13">
        <w:t>one region</w:t>
      </w:r>
      <w:r>
        <w:t xml:space="preserve">. It runs the whole decision path of the previous sections on its own region and turns the gated concept activations into a candidate intervention. All inference stays inside the region, so the decision path is short, and every order can be traced back to the concepts that raised it. </w:t>
      </w:r>
    </w:p>
    <w:p w14:paraId="4F0DA9B7" w14:textId="41C90C68" w:rsidR="00BE3BA8" w:rsidRDefault="00BE3BA8" w:rsidP="00BE3BA8">
      <w:pPr>
        <w:pStyle w:val="ParText"/>
      </w:pPr>
      <w:r>
        <w:t xml:space="preserve">The </w:t>
      </w:r>
      <w:r w:rsidRPr="00BE3BA8">
        <w:rPr>
          <w:b/>
          <w:bCs/>
        </w:rPr>
        <w:t xml:space="preserve">graduated fail-safe </w:t>
      </w:r>
      <w:r w:rsidR="00BB3A13">
        <w:t>checks</w:t>
      </w:r>
      <w:r>
        <w:t xml:space="preserve"> th</w:t>
      </w:r>
      <w:r w:rsidR="00BB3A13">
        <w:t>e</w:t>
      </w:r>
      <w:r>
        <w:t xml:space="preserve"> candidate</w:t>
      </w:r>
      <w:r w:rsidR="00BB3A13">
        <w:t xml:space="preserve"> and</w:t>
      </w:r>
      <w:r>
        <w:t xml:space="preserve"> scores </w:t>
      </w:r>
      <w:r w:rsidR="00BB3A13">
        <w:t>it</w:t>
      </w:r>
      <w:r>
        <w:t xml:space="preserve"> with a decision quality that measures how well it serves the concepts that demanded it, then compares the quality with a </w:t>
      </w:r>
      <w:r w:rsidR="00BB3A13">
        <w:t>threshold</w:t>
      </w:r>
      <w:r>
        <w:t xml:space="preserve">. </w:t>
      </w:r>
      <w:r w:rsidR="009C77E8">
        <w:t>If it is a</w:t>
      </w:r>
      <w:r>
        <w:t xml:space="preserve">bove the </w:t>
      </w:r>
      <w:r w:rsidR="00BB3A13">
        <w:t>threshold</w:t>
      </w:r>
      <w:r w:rsidR="009C77E8">
        <w:t>,</w:t>
      </w:r>
      <w:r>
        <w:t xml:space="preserve"> the candidate is issued in full</w:t>
      </w:r>
      <w:r w:rsidR="009C77E8">
        <w:t>; otherwise,</w:t>
      </w:r>
      <w:r>
        <w:t xml:space="preserve"> the offensive families are scaled </w:t>
      </w:r>
      <w:r w:rsidR="00113B11">
        <w:t>to</w:t>
      </w:r>
      <w:r>
        <w:t xml:space="preserve"> the watchful baseline in proportion to </w:t>
      </w:r>
      <w:r>
        <w:lastRenderedPageBreak/>
        <w:t xml:space="preserve">the shortfall, </w:t>
      </w:r>
      <w:r>
        <w:fldChar w:fldCharType="begin"/>
      </w:r>
      <w:r>
        <w:instrText xml:space="preserve"> REF _RefEqB10 \h </w:instrText>
      </w:r>
      <w:r>
        <w:fldChar w:fldCharType="separate"/>
      </w:r>
      <w:r w:rsidR="008B09EB" w:rsidRPr="00D854A7">
        <w:t xml:space="preserve">( </w:t>
      </w:r>
      <w:r w:rsidR="008B09EB">
        <w:rPr>
          <w:noProof/>
        </w:rPr>
        <w:t>11</w:t>
      </w:r>
      <w:r w:rsidR="008B09EB" w:rsidRPr="00D854A7">
        <w:t xml:space="preserve"> )</w:t>
      </w:r>
      <w:r>
        <w:fldChar w:fldCharType="end"/>
      </w:r>
      <w:r>
        <w:t xml:space="preserve">, </w:t>
      </w:r>
      <w:r w:rsidRPr="009C77E8">
        <w:rPr>
          <w:i/>
          <w:iCs/>
        </w:rPr>
        <w:t>while evacuation and public warning are never reduced</w:t>
      </w:r>
      <w:r>
        <w:t xml:space="preserve">. The response is continuous and reversible, so the offensive commitment shrinks as the quality falls and returns to full strength once fresh observations restore it, and a weak reading never </w:t>
      </w:r>
      <w:r w:rsidR="009C77E8">
        <w:t>stops</w:t>
      </w:r>
      <w:r>
        <w:t xml:space="preserve"> a warning or </w:t>
      </w:r>
      <w:r w:rsidR="009C77E8">
        <w:t>avoids</w:t>
      </w:r>
      <w:r>
        <w:t xml:space="preserve"> </w:t>
      </w:r>
      <w:r w:rsidR="00F600DE">
        <w:t>evacuation</w:t>
      </w:r>
      <w:r w:rsidR="009C77E8">
        <w:t>.</w:t>
      </w:r>
    </w:p>
    <w:p w14:paraId="73EBB505" w14:textId="77777777" w:rsidR="00BE3BA8" w:rsidRDefault="00BE3BA8" w:rsidP="00BE3BA8">
      <w:pPr>
        <w:pStyle w:val="ParText"/>
      </w:pPr>
      <w:r>
        <w:t>As an example, take a region where smoke has degraded the optical channel over one sector. The features that feed suppression feasibility lose confidence, the gate on that concept closes, and its activation falls back toward the decayed prior. The rule base still calls for a strong suppression effort from the fire threat level, but suppression feasibility no longer supports it, so the candidate is unbalanced and the quality drops below the gate. The graduated fail-safe attenuates the suppression effort and resource deployment toward the watchful baseline, while the public warning that the same cycle raised for the exposed settlement is issued at full strength. When the wind clears the sector two cycles later, confidence recovers, the quality rises above the gate, and the suppression order returns to full strength without any external action.</w:t>
      </w:r>
    </w:p>
    <w:p w14:paraId="09A7935A" w14:textId="77777777" w:rsidR="00417CD1" w:rsidRDefault="00417CD1" w:rsidP="00417CD1">
      <w:pPr>
        <w:pStyle w:val="ParText"/>
      </w:pPr>
      <w:r>
        <w:t xml:space="preserve">The </w:t>
      </w:r>
      <w:r w:rsidRPr="00417CD1">
        <w:rPr>
          <w:b/>
          <w:bCs/>
        </w:rPr>
        <w:t>Global DSS</w:t>
      </w:r>
      <w:r>
        <w:t xml:space="preserve"> coordinates the regions and performs no inference of its own. It runs no features, concepts, or rules, and it only ranks the regions and shares the capacity between them. Each Local DSS sends up three small values, which are its operational priority, its resource request, and a short confidence summary, and nothing else leaves the region, so the channel stays narrow and easy to audit. In return the coordinator sends back the allocation, the normalized priority weights, and the acceptance thresholds.</w:t>
      </w:r>
    </w:p>
    <w:p w14:paraId="7CCC8D6D" w14:textId="18FE5BE8" w:rsidR="00417CD1" w:rsidRDefault="00417CD1" w:rsidP="00417CD1">
      <w:pPr>
        <w:pStyle w:val="ParText"/>
      </w:pPr>
      <w:r>
        <w:t xml:space="preserve">The coordinator ranks the regions by operational priority, the concept at the top of the hierarchy that blends a region's fire threat level and asset exposure risk and fires no local rule. It marks the highest as the focus and gives each region an attention share. A region whose operational priority is at least a set fraction of the highest priority, or above an absolute threshold, is attended and keeps the full share; a region well below the top is monitored, and its share decreases with its relative priority, as </w:t>
      </w:r>
      <w:r>
        <w:fldChar w:fldCharType="begin"/>
      </w:r>
      <w:r>
        <w:instrText xml:space="preserve"> REF _RefEqShare \h </w:instrText>
      </w:r>
      <w:r>
        <w:fldChar w:fldCharType="separate"/>
      </w:r>
      <w:r w:rsidR="008B09EB">
        <w:t xml:space="preserve">( </w:t>
      </w:r>
      <w:r w:rsidR="008B09EB">
        <w:rPr>
          <w:noProof/>
        </w:rPr>
        <w:t>62</w:t>
      </w:r>
      <w:r w:rsidR="008B09EB">
        <w:t xml:space="preserve"> )</w:t>
      </w:r>
      <w:r>
        <w:fldChar w:fldCharType="end"/>
      </w:r>
      <w:r>
        <w:t>. The attention threshold is 0.35.</w:t>
      </w:r>
    </w:p>
    <w:tbl>
      <w:tblPr>
        <w:tblW w:w="5000" w:type="pct"/>
        <w:tblLook w:val="04A0" w:firstRow="1" w:lastRow="0" w:firstColumn="1" w:lastColumn="0" w:noHBand="0" w:noVBand="1"/>
      </w:tblPr>
      <w:tblGrid>
        <w:gridCol w:w="7081"/>
        <w:gridCol w:w="966"/>
      </w:tblGrid>
      <w:tr w:rsidR="00417CD1" w14:paraId="18C9D51A" w14:textId="77777777" w:rsidTr="00A3714C">
        <w:tc>
          <w:tcPr>
            <w:tcW w:w="4400" w:type="pct"/>
            <w:vAlign w:val="center"/>
          </w:tcPr>
          <w:p w14:paraId="4E5A9578" w14:textId="77777777" w:rsidR="00417CD1" w:rsidRDefault="00000000" w:rsidP="00417CD1">
            <w:pPr>
              <w:pStyle w:val="ParEq"/>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nor/>
                          </m:rPr>
                          <m:t xml:space="preserve">    if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sSub>
                          <m:sSubPr>
                            <m:ctrlPr>
                              <w:rPr>
                                <w:rFonts w:ascii="Cambria Math" w:hAnsi="Cambria Math"/>
                              </w:rPr>
                            </m:ctrlPr>
                          </m:sSubPr>
                          <m:e>
                            <m:r>
                              <w:rPr>
                                <w:rFonts w:ascii="Cambria Math" w:hAnsi="Cambria Math"/>
                              </w:rPr>
                              <m:t>p</m:t>
                            </m:r>
                          </m:e>
                          <m:sub>
                            <m:r>
                              <m:rPr>
                                <m:nor/>
                              </m:rPr>
                              <m:t>max</m:t>
                            </m:r>
                          </m:sub>
                        </m:sSub>
                        <m:r>
                          <m:rPr>
                            <m:nor/>
                          </m:rPr>
                          <m:t xml:space="preserve">   or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e>
                      <m:e>
                        <m:r>
                          <w:rPr>
                            <w:rFonts w:ascii="Cambria Math" w:hAnsi="Cambria Math"/>
                          </w:rPr>
                          <m:t>0.5+0.5</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m:rPr>
                                    <m:nor/>
                                  </m:rPr>
                                  <m:t>max</m:t>
                                </m:r>
                              </m:sub>
                            </m:sSub>
                          </m:den>
                        </m:f>
                        <m:r>
                          <w:rPr>
                            <w:rFonts w:ascii="Cambria Math" w:hAnsi="Cambria Math"/>
                          </w:rPr>
                          <m:t>,</m:t>
                        </m:r>
                        <m:r>
                          <m:rPr>
                            <m:nor/>
                          </m:rPr>
                          <m:t xml:space="preserve">    otherwise</m:t>
                        </m:r>
                      </m:e>
                    </m:eqArr>
                  </m:e>
                </m:d>
              </m:oMath>
            </m:oMathPara>
          </w:p>
        </w:tc>
        <w:tc>
          <w:tcPr>
            <w:tcW w:w="600" w:type="pct"/>
            <w:vAlign w:val="center"/>
          </w:tcPr>
          <w:p w14:paraId="0424F4A3" w14:textId="7EEC6B4A" w:rsidR="00417CD1" w:rsidRDefault="00417CD1" w:rsidP="00417CD1">
            <w:pPr>
              <w:pStyle w:val="ParEq"/>
            </w:pPr>
            <w:bookmarkStart w:id="306" w:name="_RefEqShare"/>
            <w:r>
              <w:t xml:space="preserve">( </w:t>
            </w:r>
            <w:r>
              <w:fldChar w:fldCharType="begin"/>
            </w:r>
            <w:r>
              <w:instrText xml:space="preserve"> SEQ ( \* ARABIC </w:instrText>
            </w:r>
            <w:r>
              <w:fldChar w:fldCharType="separate"/>
            </w:r>
            <w:r w:rsidR="008B09EB">
              <w:rPr>
                <w:noProof/>
              </w:rPr>
              <w:t>62</w:t>
            </w:r>
            <w:r>
              <w:fldChar w:fldCharType="end"/>
            </w:r>
            <w:r>
              <w:t xml:space="preserve"> )</w:t>
            </w:r>
            <w:bookmarkEnd w:id="306"/>
          </w:p>
        </w:tc>
      </w:tr>
    </w:tbl>
    <w:p w14:paraId="648BA39D" w14:textId="77777777" w:rsidR="00361373" w:rsidRDefault="00361373" w:rsidP="00361373">
      <w:pPr>
        <w:keepNext/>
        <w:jc w:val="center"/>
      </w:pPr>
      <w:r>
        <w:rPr>
          <w:noProof/>
        </w:rPr>
        <w:drawing>
          <wp:inline distT="0" distB="0" distL="0" distR="0" wp14:anchorId="04D88FF4" wp14:editId="031741D6">
            <wp:extent cx="5134168" cy="3886200"/>
            <wp:effectExtent l="0" t="0" r="9525" b="0"/>
            <wp:docPr id="1750596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825" t="1213" r="882" b="1336"/>
                    <a:stretch>
                      <a:fillRect/>
                    </a:stretch>
                  </pic:blipFill>
                  <pic:spPr bwMode="auto">
                    <a:xfrm>
                      <a:off x="0" y="0"/>
                      <a:ext cx="5137103" cy="3888422"/>
                    </a:xfrm>
                    <a:prstGeom prst="rect">
                      <a:avLst/>
                    </a:prstGeom>
                    <a:noFill/>
                    <a:ln>
                      <a:noFill/>
                    </a:ln>
                    <a:extLst>
                      <a:ext uri="{53640926-AAD7-44D8-BBD7-CCE9431645EC}">
                        <a14:shadowObscured xmlns:a14="http://schemas.microsoft.com/office/drawing/2010/main"/>
                      </a:ext>
                    </a:extLst>
                  </pic:spPr>
                </pic:pic>
              </a:graphicData>
            </a:graphic>
          </wp:inline>
        </w:drawing>
      </w:r>
    </w:p>
    <w:p w14:paraId="5C10A00A" w14:textId="5AF0B44A" w:rsidR="00361373" w:rsidRDefault="00361373" w:rsidP="00361373">
      <w:pPr>
        <w:pStyle w:val="Caption"/>
      </w:pPr>
      <w:bookmarkStart w:id="307" w:name="_Ref235263763"/>
      <w:bookmarkStart w:id="308" w:name="_Toc236342250"/>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11</w:t>
      </w:r>
      <w:r w:rsidR="00AF4F14">
        <w:fldChar w:fldCharType="end"/>
      </w:r>
      <w:bookmarkEnd w:id="307"/>
      <w:r>
        <w:t xml:space="preserve"> Global coordination and the no-harm fail-safe</w:t>
      </w:r>
      <w:bookmarkEnd w:id="308"/>
    </w:p>
    <w:p w14:paraId="12010FA7" w14:textId="47D3A37D" w:rsidR="00417CD1" w:rsidRDefault="001F0706" w:rsidP="00417CD1">
      <w:pPr>
        <w:pStyle w:val="ParText"/>
      </w:pPr>
      <w:r w:rsidRPr="001F0706">
        <w:t>The share acts on the offensive side only. It scales the suppression effort and resource deployment and puts more of the shared budget on the focus, while evacuation and public warning are left untouched. The share also sets how good an order must be to be accepted. An attended region keeps the normal quality threshold, but a monitored region must clear a higher one, so an offensive order in a low-priority region needs stronger decision quality before it uses shared capacity. The regional candidates are then merged into one plan, which the no-harm guard forecasts.</w:t>
      </w:r>
      <w:r>
        <w:t xml:space="preserve"> </w:t>
      </w:r>
      <w:r w:rsidR="00417CD1">
        <w:t xml:space="preserve">When the plan is forecast worse than taking no action, its offensive orders are withheld for the cycle while the life-safety orders still stand. </w:t>
      </w:r>
      <w:r w:rsidR="00472AAD">
        <w:fldChar w:fldCharType="begin"/>
      </w:r>
      <w:r w:rsidR="00472AAD">
        <w:instrText xml:space="preserve"> REF _Ref235263763 \h </w:instrText>
      </w:r>
      <w:r w:rsidR="00472AAD">
        <w:fldChar w:fldCharType="separate"/>
      </w:r>
      <w:r w:rsidR="008B09EB">
        <w:t xml:space="preserve">Figure </w:t>
      </w:r>
      <w:r w:rsidR="008B09EB">
        <w:rPr>
          <w:noProof/>
        </w:rPr>
        <w:t>4</w:t>
      </w:r>
      <w:r w:rsidR="008B09EB">
        <w:t>.</w:t>
      </w:r>
      <w:r w:rsidR="008B09EB">
        <w:rPr>
          <w:noProof/>
        </w:rPr>
        <w:t>11</w:t>
      </w:r>
      <w:r w:rsidR="00472AAD">
        <w:fldChar w:fldCharType="end"/>
      </w:r>
      <w:r w:rsidR="00472AAD">
        <w:t xml:space="preserve"> </w:t>
      </w:r>
      <w:r w:rsidR="00417CD1">
        <w:t xml:space="preserve">summarizes </w:t>
      </w:r>
      <w:r w:rsidR="00DC5E5D">
        <w:t>global</w:t>
      </w:r>
      <w:r w:rsidR="00417CD1">
        <w:t xml:space="preserve"> coordination and the guard.</w:t>
      </w:r>
    </w:p>
    <w:p w14:paraId="18A70877" w14:textId="77777777" w:rsidR="001F0706" w:rsidRDefault="001F0706" w:rsidP="001F0706">
      <w:pPr>
        <w:pStyle w:val="ParText"/>
      </w:pPr>
      <w:r>
        <w:lastRenderedPageBreak/>
        <w:t>Turning the merged intensities into field orders follows three allocation principles. A committed direct attack is dispatched at no less than 0.85 of unit capacity, since a diluted attack wets fuel without extinguishing it and spends the same travel time; below that commitment a unit serves better staged than sent. The containment effort is placed as a band across the forecast downwind path of the front rather than around the whole perimeter, which concentrates the cut where the spread will arrive. The shared budget follows the attention shares, so the focus region draws first on the airborne capacity that can reach any cell of the map.</w:t>
      </w:r>
    </w:p>
    <w:p w14:paraId="039C8A7B" w14:textId="77777777" w:rsidR="001F0706" w:rsidRDefault="001F0706" w:rsidP="001F0706">
      <w:pPr>
        <w:pStyle w:val="ParText"/>
        <w:jc w:val="center"/>
      </w:pPr>
      <w:r>
        <w:rPr>
          <w:noProof/>
        </w:rPr>
        <w:drawing>
          <wp:inline distT="0" distB="0" distL="0" distR="0" wp14:anchorId="6FF6E48F" wp14:editId="6DAB320A">
            <wp:extent cx="5040000" cy="3133262"/>
            <wp:effectExtent l="0" t="0" r="8255" b="0"/>
            <wp:docPr id="1554235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40000" cy="3133262"/>
                    </a:xfrm>
                    <a:prstGeom prst="rect">
                      <a:avLst/>
                    </a:prstGeom>
                    <a:noFill/>
                  </pic:spPr>
                </pic:pic>
              </a:graphicData>
            </a:graphic>
          </wp:inline>
        </w:drawing>
      </w:r>
    </w:p>
    <w:p w14:paraId="2779351A" w14:textId="3682C9D8" w:rsidR="001F0706" w:rsidRDefault="001F0706" w:rsidP="001F0706">
      <w:pPr>
        <w:pStyle w:val="ParText"/>
        <w:jc w:val="center"/>
      </w:pPr>
      <w:bookmarkStart w:id="309" w:name="_RefFig4X"/>
      <w:bookmarkStart w:id="310" w:name="_TocFig4X"/>
      <w:bookmarkStart w:id="311" w:name="_Toc236342251"/>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12</w:t>
      </w:r>
      <w:r w:rsidR="00AF4F14">
        <w:fldChar w:fldCharType="end"/>
      </w:r>
      <w:bookmarkEnd w:id="309"/>
      <w:r>
        <w:t xml:space="preserve"> Example of local decisions, global coordination, and the fail-safe</w:t>
      </w:r>
      <w:bookmarkEnd w:id="310"/>
      <w:bookmarkEnd w:id="311"/>
    </w:p>
    <w:p w14:paraId="36E2B15A" w14:textId="3FEECCF9" w:rsidR="00794F1F" w:rsidRDefault="00417CD1" w:rsidP="00417CD1">
      <w:pPr>
        <w:pStyle w:val="ParText"/>
      </w:pPr>
      <w:r>
        <w:fldChar w:fldCharType="begin"/>
      </w:r>
      <w:r>
        <w:instrText xml:space="preserve"> REF _RefFig4X \h </w:instrText>
      </w:r>
      <w:r>
        <w:fldChar w:fldCharType="separate"/>
      </w:r>
      <w:r w:rsidR="008B09EB">
        <w:t xml:space="preserve">Figure </w:t>
      </w:r>
      <w:r w:rsidR="008B09EB">
        <w:rPr>
          <w:noProof/>
        </w:rPr>
        <w:t>4</w:t>
      </w:r>
      <w:r w:rsidR="008B09EB">
        <w:t>.</w:t>
      </w:r>
      <w:r w:rsidR="008B09EB">
        <w:rPr>
          <w:noProof/>
        </w:rPr>
        <w:t>12</w:t>
      </w:r>
      <w:r>
        <w:fldChar w:fldCharType="end"/>
      </w:r>
      <w:r>
        <w:t xml:space="preserve"> follows one decision cycle with representative numbers. The priorities come from </w:t>
      </w:r>
      <w:r w:rsidR="00DC5E5D">
        <w:t>observations</w:t>
      </w:r>
      <w:r>
        <w:t xml:space="preserve">. Agent 1 sees an intense fire close to a settlement, so its fire threat level and its asset exposure risk are both high and its operational priority is 0.82; Agent 2 sees a fire of similar intensity in empty forest, so its asset exposure risk is low and its priority is only 0.45; Agent 3 is quiet at 0.12. Each agent sends up its priority, its resource request, and a confidence summary. </w:t>
      </w:r>
    </w:p>
    <w:p w14:paraId="1FB01E43" w14:textId="02B05F92" w:rsidR="00417CD1" w:rsidRDefault="00417CD1" w:rsidP="00417CD1">
      <w:pPr>
        <w:pStyle w:val="ParText"/>
      </w:pPr>
      <w:r>
        <w:t xml:space="preserve">The coordinator ranks the three, makes Agent 1 the focus, sets the attention shares to 1.00 for Agent 1 and Agent 2 and 0.57 for the monitored Agent 3, and returns to </w:t>
      </w:r>
      <w:r>
        <w:lastRenderedPageBreak/>
        <w:t xml:space="preserve">each agent the allocation, the normalized priority weights, and the acceptance thresholds. </w:t>
      </w:r>
      <w:r w:rsidR="00AF3C9D">
        <w:t>T</w:t>
      </w:r>
      <w:r>
        <w:t>he budget concentrates on the highest priority, the final orders are a full suppression effort and resource deployment for Agent 1, a lighter suppression effort on a smaller budget for Agent 2, and protection with monitoring for Agent 3. In this cycle the composed plan is forecast at 0.22 against 0.35 for taking no action, so it clears the no-harm check and the orders are fielded. In a later cycle the wind reverses and the same plan is forecast at 0.40 against 0.31, so the no-harm guard withholds the offensive orders; only Agent 1's public warning and evacuation are fielded, and the offensive posture resumes once the forecast turns favorable again.</w:t>
      </w:r>
    </w:p>
    <w:p w14:paraId="7C09934D" w14:textId="77777777" w:rsidR="00325C1A" w:rsidRPr="00BA1179" w:rsidRDefault="00325C1A" w:rsidP="00325C1A">
      <w:pPr>
        <w:pStyle w:val="ParText"/>
      </w:pPr>
    </w:p>
    <w:p w14:paraId="1664E018" w14:textId="77777777" w:rsidR="00325C1A" w:rsidRPr="00BA1179" w:rsidRDefault="00325C1A" w:rsidP="00325C1A">
      <w:pPr>
        <w:pStyle w:val="ParText"/>
        <w:sectPr w:rsidR="00325C1A" w:rsidRPr="00BA1179" w:rsidSect="00325C1A">
          <w:footerReference w:type="default" r:id="rId45"/>
          <w:type w:val="oddPage"/>
          <w:pgSz w:w="11906" w:h="16838"/>
          <w:pgMar w:top="1987" w:right="1584" w:bottom="1584" w:left="2275" w:header="706" w:footer="1411" w:gutter="0"/>
          <w:lnNumType w:countBy="1" w:restart="continuous"/>
          <w:cols w:space="708"/>
          <w:docGrid w:linePitch="360"/>
        </w:sectPr>
      </w:pPr>
    </w:p>
    <w:p w14:paraId="0B5B0F1F" w14:textId="77777777" w:rsidR="00325C1A" w:rsidRPr="00BA1179" w:rsidRDefault="00325C1A" w:rsidP="00325C1A">
      <w:pPr>
        <w:pStyle w:val="Chapter"/>
      </w:pPr>
    </w:p>
    <w:p w14:paraId="7D7FE2A9" w14:textId="59B9290B" w:rsidR="00EA3196" w:rsidRPr="00BA1179" w:rsidRDefault="0033234F" w:rsidP="00EA3196">
      <w:pPr>
        <w:pStyle w:val="Heading1"/>
        <w:spacing w:line="240" w:lineRule="auto"/>
        <w:rPr>
          <w:lang w:val="en-US"/>
        </w:rPr>
      </w:pPr>
      <w:bookmarkStart w:id="312" w:name="_Toc236342176"/>
      <w:r w:rsidRPr="00BA1179">
        <w:rPr>
          <w:lang w:val="en-US"/>
        </w:rPr>
        <w:t>SIMULATION AND PERFORMANCE RESULTS</w:t>
      </w:r>
      <w:bookmarkEnd w:id="280"/>
      <w:bookmarkEnd w:id="312"/>
    </w:p>
    <w:p w14:paraId="6F97B539" w14:textId="77777777" w:rsidR="005C0E4B" w:rsidRDefault="00000000">
      <w:pPr>
        <w:pStyle w:val="ParText"/>
      </w:pPr>
      <w:r w:rsidRPr="00BA1179">
        <w:t xml:space="preserve">This chapter evaluates the DisasterAware framework empirically and demonstrates that the three contributions C1–C3 hold not only analytically but under simulated operations, and that the simulation environment on which this demonstration rests is itself a faithful proxy of real fire behavior. </w:t>
      </w:r>
    </w:p>
    <w:p w14:paraId="5A1B0001" w14:textId="5983507A" w:rsidR="002408F0" w:rsidRDefault="00000000">
      <w:pPr>
        <w:pStyle w:val="ParText"/>
      </w:pPr>
      <w:r w:rsidRPr="00BA1179">
        <w:t xml:space="preserve">The chapter proceeds in six steps. Section 5.1 derives, from the wildfire decision-support literature, the performance criteria that any operational DSS must demonstrate, and turns them into the evaluation rubric of this chapter. Section 5.2 describes the simulation environment, its parameters, and its assumptions. Section 5.3 validates the simulation core against documented wildfires, using blind hindcasts driven by real terrain, fuel, and weather data. Section 5.4 reports the performance of the decision layer. Section 5.5 benchmarks the framework against established baselines and </w:t>
      </w:r>
      <w:r w:rsidR="005C0E4B" w:rsidRPr="00BA1179">
        <w:t>positions</w:t>
      </w:r>
      <w:r w:rsidRPr="00BA1179">
        <w:t xml:space="preserve"> with respect to published systems. Section 5.6 quantifies the sensitivity of the closed loop to its design parameters, and Section 5.7 returns to the rubric of Section 5.1 and shows criterion by criterion where each requirement is met.</w:t>
      </w:r>
    </w:p>
    <w:p w14:paraId="5A1B0002" w14:textId="77777777" w:rsidR="002408F0" w:rsidRDefault="00000000">
      <w:pPr>
        <w:pStyle w:val="Heading2"/>
      </w:pPr>
      <w:bookmarkStart w:id="313" w:name="_Toc236342177"/>
      <w:r w:rsidRPr="00BA1179">
        <w:t>Evaluation Criteria for Wildfire Decision Support Systems</w:t>
      </w:r>
      <w:bookmarkEnd w:id="313"/>
    </w:p>
    <w:p w14:paraId="78B84C77" w14:textId="677202ED" w:rsidR="003873B5" w:rsidRDefault="003873B5" w:rsidP="00A40D39">
      <w:r w:rsidRPr="00A257E6">
        <w:t>What a wildfire DSS must demonstrate has not been established by a single, agreed method. The literature divides into two loosely connected traditions. The technical tradition evaluates the predictive models inside a tool and states that they should be assessed on their intended use, the spatial progression of real fires, before their results are used</w:t>
      </w:r>
      <w:r w:rsidR="002D5B28">
        <w:t xml:space="preserve"> </w:t>
      </w:r>
      <w:sdt>
        <w:sdtPr>
          <w:id w:val="-1453164649"/>
          <w:citation/>
        </w:sdtPr>
        <w:sdtContent>
          <w:r w:rsidR="002D5B28">
            <w:fldChar w:fldCharType="begin"/>
          </w:r>
          <w:r w:rsidR="002D5B28">
            <w:instrText>CITATION Cruz2003 \t  \l 1033  \m AlexanderCruz2013b</w:instrText>
          </w:r>
          <w:r w:rsidR="002D5B28">
            <w:fldChar w:fldCharType="separate"/>
          </w:r>
          <w:r w:rsidR="008B09EB">
            <w:rPr>
              <w:noProof/>
            </w:rPr>
            <w:t>(Cruz, Alexander, &amp; Wakimoto, 2003; Alexander &amp; Cruz, 2013)</w:t>
          </w:r>
          <w:r w:rsidR="002D5B28">
            <w:fldChar w:fldCharType="end"/>
          </w:r>
        </w:sdtContent>
      </w:sdt>
      <w:r w:rsidRPr="00A257E6">
        <w:t xml:space="preserve">. </w:t>
      </w:r>
      <w:r>
        <w:rPr>
          <w:lang w:eastAsia="tr-TR"/>
        </w:rPr>
        <w:t>Rate-of-spread predictions fall within about ±35% of observations in roughly half to two-thirds of cases, which is treated there as a reasonable standard</w:t>
      </w:r>
      <w:r w:rsidR="002D5B28">
        <w:rPr>
          <w:lang w:eastAsia="tr-TR"/>
        </w:rPr>
        <w:t xml:space="preserve"> </w:t>
      </w:r>
      <w:sdt>
        <w:sdtPr>
          <w:rPr>
            <w:lang w:eastAsia="tr-TR"/>
          </w:rPr>
          <w:id w:val="-923417765"/>
          <w:citation/>
        </w:sdtPr>
        <w:sdtContent>
          <w:r w:rsidR="002B05D6">
            <w:rPr>
              <w:lang w:eastAsia="tr-TR"/>
            </w:rPr>
            <w:fldChar w:fldCharType="begin"/>
          </w:r>
          <w:r w:rsidR="002B05D6">
            <w:rPr>
              <w:lang w:eastAsia="tr-TR"/>
            </w:rPr>
            <w:instrText xml:space="preserve"> CITATION AlexanderCruz2013b \l 1033 </w:instrText>
          </w:r>
          <w:r w:rsidR="002B05D6">
            <w:rPr>
              <w:lang w:eastAsia="tr-TR"/>
            </w:rPr>
            <w:fldChar w:fldCharType="separate"/>
          </w:r>
          <w:r w:rsidR="008B09EB">
            <w:rPr>
              <w:noProof/>
              <w:lang w:eastAsia="tr-TR"/>
            </w:rPr>
            <w:t>(Alexander &amp; Cruz, 2013)</w:t>
          </w:r>
          <w:r w:rsidR="002B05D6">
            <w:rPr>
              <w:lang w:eastAsia="tr-TR"/>
            </w:rPr>
            <w:fldChar w:fldCharType="end"/>
          </w:r>
        </w:sdtContent>
      </w:sdt>
      <w:r>
        <w:rPr>
          <w:lang w:eastAsia="tr-TR"/>
        </w:rPr>
        <w:t xml:space="preserve">. </w:t>
      </w:r>
      <w:r>
        <w:t xml:space="preserve">The decision-support tradition evaluates the tool's effect on the decision </w:t>
      </w:r>
      <w:r>
        <w:lastRenderedPageBreak/>
        <w:t xml:space="preserve">itself </w:t>
      </w:r>
      <w:r>
        <w:fldChar w:fldCharType="begin"/>
      </w:r>
      <w:r>
        <w:instrText xml:space="preserve"> CITATION Martell2015 \l 1055 </w:instrText>
      </w:r>
      <w:r>
        <w:fldChar w:fldCharType="separate"/>
      </w:r>
      <w:r w:rsidR="008B09EB">
        <w:rPr>
          <w:noProof/>
        </w:rPr>
        <w:t xml:space="preserve"> (Martell D. , 2015)</w:t>
      </w:r>
      <w:r>
        <w:fldChar w:fldCharType="end"/>
      </w:r>
      <w:r w:rsidRPr="00A257E6">
        <w:t>, and its most recent review reports a concerning finding</w:t>
      </w:r>
      <w:r>
        <w:t>.</w:t>
      </w:r>
      <w:r w:rsidRPr="00A257E6">
        <w:t xml:space="preserve"> </w:t>
      </w:r>
      <w:r>
        <w:t>M</w:t>
      </w:r>
      <w:r w:rsidRPr="00A257E6">
        <w:t>ost wildfire DSS evaluations so far have measured adoption and use rather than whether the tool improves the decision, which the review identifies as the main gap in the field</w:t>
      </w:r>
      <w:r w:rsidR="002B05D6">
        <w:t xml:space="preserve"> </w:t>
      </w:r>
      <w:sdt>
        <w:sdtPr>
          <w:id w:val="1443574538"/>
          <w:citation/>
        </w:sdtPr>
        <w:sdtContent>
          <w:r w:rsidR="002B05D6">
            <w:fldChar w:fldCharType="begin"/>
          </w:r>
          <w:r w:rsidR="002B05D6">
            <w:instrText xml:space="preserve"> CITATION Rapp2026 \l 1033 </w:instrText>
          </w:r>
          <w:r w:rsidR="002B05D6">
            <w:fldChar w:fldCharType="separate"/>
          </w:r>
          <w:r w:rsidR="008B09EB">
            <w:rPr>
              <w:noProof/>
            </w:rPr>
            <w:t>(Rapp, Franz, Colavito, Aldworth, &amp; Cheng, 2026)</w:t>
          </w:r>
          <w:r w:rsidR="002B05D6">
            <w:fldChar w:fldCharType="end"/>
          </w:r>
        </w:sdtContent>
      </w:sdt>
      <w:r w:rsidRPr="00A257E6">
        <w:t>. An evaluation chapter must therefore address both traditions together</w:t>
      </w:r>
      <w:r>
        <w:t>.</w:t>
      </w:r>
      <w:r w:rsidRPr="00F27817">
        <w:rPr>
          <w:b/>
          <w:bCs/>
        </w:rPr>
        <w:t xml:space="preserve"> It must validate the model core as required by the technical tradition, and it must measure the decision effect as required by the decision-support tradition.</w:t>
      </w:r>
      <w:r w:rsidR="00A40D39">
        <w:rPr>
          <w:b/>
          <w:bCs/>
        </w:rPr>
        <w:t xml:space="preserve"> </w:t>
      </w:r>
      <w:r w:rsidR="005F7DC1">
        <w:fldChar w:fldCharType="begin"/>
      </w:r>
      <w:r w:rsidR="005F7DC1">
        <w:rPr>
          <w:b/>
          <w:bCs/>
        </w:rPr>
        <w:instrText xml:space="preserve"> REF _Ref235544659 \h </w:instrText>
      </w:r>
      <w:r w:rsidR="005F7DC1">
        <w:fldChar w:fldCharType="separate"/>
      </w:r>
      <w:r w:rsidR="008B09EB" w:rsidRPr="00BA1179">
        <w:t xml:space="preserve">Table </w:t>
      </w:r>
      <w:r w:rsidR="008B09EB">
        <w:rPr>
          <w:noProof/>
        </w:rPr>
        <w:t>5</w:t>
      </w:r>
      <w:r w:rsidR="008B09EB">
        <w:t>.</w:t>
      </w:r>
      <w:r w:rsidR="008B09EB">
        <w:rPr>
          <w:noProof/>
        </w:rPr>
        <w:t>1</w:t>
      </w:r>
      <w:r w:rsidR="005F7DC1">
        <w:fldChar w:fldCharType="end"/>
      </w:r>
      <w:r w:rsidR="005F7DC1">
        <w:t xml:space="preserve"> </w:t>
      </w:r>
      <w:r>
        <w:t>lists eight criteria, S1 to S8, with the measurement used for each in the literature. Section 5.3 validates the model core against the technical tradition, Sections 5.4 to 5.6 measure the decision effect, and Section 5.7 audits the evidence against these criteria.</w:t>
      </w:r>
    </w:p>
    <w:p w14:paraId="515A5974" w14:textId="63CF547C" w:rsidR="003873B5" w:rsidRDefault="003873B5" w:rsidP="003873B5">
      <w:pPr>
        <w:pStyle w:val="Caption"/>
      </w:pPr>
      <w:bookmarkStart w:id="314" w:name="_Ref235544659"/>
      <w:bookmarkStart w:id="315" w:name="_Toc236342216"/>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314"/>
      <w:r w:rsidRPr="00BA1179">
        <w:t xml:space="preserve"> Evaluation criteria for wildfire </w:t>
      </w:r>
      <w:r>
        <w:t>DSS</w:t>
      </w:r>
      <w:bookmarkEnd w:id="315"/>
    </w:p>
    <w:tbl>
      <w:tblPr>
        <w:tblStyle w:val="PlainTable2"/>
        <w:tblW w:w="5000" w:type="pct"/>
        <w:tblLook w:val="04A0" w:firstRow="1" w:lastRow="0" w:firstColumn="1" w:lastColumn="0" w:noHBand="0" w:noVBand="1"/>
      </w:tblPr>
      <w:tblGrid>
        <w:gridCol w:w="470"/>
        <w:gridCol w:w="3499"/>
        <w:gridCol w:w="4078"/>
      </w:tblGrid>
      <w:tr w:rsidR="003873B5" w14:paraId="766DAD84" w14:textId="77777777" w:rsidTr="00F77A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1226AA75" w14:textId="77777777" w:rsidR="003873B5" w:rsidRDefault="003873B5" w:rsidP="00355FE5">
            <w:pPr>
              <w:rPr>
                <w:b w:val="0"/>
              </w:rPr>
            </w:pPr>
            <w:r>
              <w:rPr>
                <w:lang w:eastAsia="tr-TR"/>
              </w:rPr>
              <w:t>#</w:t>
            </w:r>
          </w:p>
        </w:tc>
        <w:tc>
          <w:tcPr>
            <w:tcW w:w="2174" w:type="pct"/>
          </w:tcPr>
          <w:p w14:paraId="706612E2"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Criterion</w:t>
            </w:r>
          </w:p>
        </w:tc>
        <w:tc>
          <w:tcPr>
            <w:tcW w:w="2534" w:type="pct"/>
          </w:tcPr>
          <w:p w14:paraId="16EF53C7"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Measurement in the literature</w:t>
            </w:r>
          </w:p>
        </w:tc>
      </w:tr>
      <w:tr w:rsidR="003873B5" w14:paraId="25CA0839"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8A691F1" w14:textId="77777777" w:rsidR="003873B5" w:rsidRDefault="003873B5" w:rsidP="00355FE5">
            <w:r>
              <w:rPr>
                <w:lang w:eastAsia="tr-TR"/>
              </w:rPr>
              <w:t>S1</w:t>
            </w:r>
          </w:p>
        </w:tc>
        <w:tc>
          <w:tcPr>
            <w:tcW w:w="2174" w:type="pct"/>
          </w:tcPr>
          <w:p w14:paraId="20334948" w14:textId="50D39F43" w:rsidR="00133F6B"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sidRPr="00133F6B">
              <w:rPr>
                <w:b/>
                <w:bCs/>
                <w:lang w:eastAsia="tr-TR"/>
              </w:rPr>
              <w:t>Predictive fidelity:</w:t>
            </w:r>
          </w:p>
          <w:p w14:paraId="5939C774" w14:textId="7ACCDC7B" w:rsidR="003873B5" w:rsidRDefault="00133F6B" w:rsidP="00355FE5">
            <w:pPr>
              <w:cnfStyle w:val="000000100000" w:firstRow="0" w:lastRow="0" w:firstColumn="0" w:lastColumn="0" w:oddVBand="0" w:evenVBand="0" w:oddHBand="1" w:evenHBand="0" w:firstRowFirstColumn="0" w:firstRowLastColumn="0" w:lastRowFirstColumn="0" w:lastRowLastColumn="0"/>
            </w:pPr>
            <w:r>
              <w:rPr>
                <w:lang w:eastAsia="tr-TR"/>
              </w:rPr>
              <w:t xml:space="preserve">The </w:t>
            </w:r>
            <w:r w:rsidR="003873B5">
              <w:rPr>
                <w:lang w:eastAsia="tr-TR"/>
              </w:rPr>
              <w:t>simulation core reproduces observed fire behavior from real inputs</w:t>
            </w:r>
          </w:p>
        </w:tc>
        <w:tc>
          <w:tcPr>
            <w:tcW w:w="2534" w:type="pct"/>
          </w:tcPr>
          <w:p w14:paraId="18A5A57A" w14:textId="2730A2EC"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Retrospective hindcasts against historical fires; spatial-overlap and arrival-time scores </w:t>
            </w:r>
            <w:sdt>
              <w:sdtPr>
                <w:rPr>
                  <w:lang w:eastAsia="tr-TR"/>
                </w:rPr>
                <w:id w:val="-38201271"/>
                <w:citation/>
              </w:sdtPr>
              <w:sdtContent>
                <w:r w:rsidR="002B05D6">
                  <w:rPr>
                    <w:lang w:eastAsia="tr-TR"/>
                  </w:rPr>
                  <w:fldChar w:fldCharType="begin"/>
                </w:r>
                <w:r w:rsidR="002158AF">
                  <w:rPr>
                    <w:lang w:eastAsia="tr-TR"/>
                  </w:rPr>
                  <w:instrText xml:space="preserve">CITATION Duff2018 \m FoxHughes2024 \m Filippi2014 \l 1033 </w:instrText>
                </w:r>
                <w:r w:rsidR="002B05D6">
                  <w:rPr>
                    <w:lang w:eastAsia="tr-TR"/>
                  </w:rPr>
                  <w:fldChar w:fldCharType="separate"/>
                </w:r>
                <w:r w:rsidR="008B09EB">
                  <w:rPr>
                    <w:noProof/>
                    <w:lang w:eastAsia="tr-TR"/>
                  </w:rPr>
                  <w:t>(Duff, et al., 2016; Fox-Hughes, Bridge, &amp; Faggian, 2024; Filippi, Mallet, &amp; Nader, 2014)</w:t>
                </w:r>
                <w:r w:rsidR="002B05D6">
                  <w:rPr>
                    <w:lang w:eastAsia="tr-TR"/>
                  </w:rPr>
                  <w:fldChar w:fldCharType="end"/>
                </w:r>
              </w:sdtContent>
            </w:sdt>
          </w:p>
        </w:tc>
      </w:tr>
      <w:tr w:rsidR="003873B5" w14:paraId="51E89E4C"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52AA3072" w14:textId="77777777" w:rsidR="003873B5" w:rsidRDefault="003873B5" w:rsidP="00355FE5">
            <w:r>
              <w:rPr>
                <w:lang w:eastAsia="tr-TR"/>
              </w:rPr>
              <w:t>S2</w:t>
            </w:r>
          </w:p>
        </w:tc>
        <w:tc>
          <w:tcPr>
            <w:tcW w:w="2174" w:type="pct"/>
          </w:tcPr>
          <w:p w14:paraId="1C3ABA63" w14:textId="6191B0C5" w:rsidR="00133F6B" w:rsidRDefault="003873B5" w:rsidP="00355FE5">
            <w:pPr>
              <w:cnfStyle w:val="000000000000" w:firstRow="0" w:lastRow="0" w:firstColumn="0" w:lastColumn="0" w:oddVBand="0" w:evenVBand="0" w:oddHBand="0" w:evenHBand="0" w:firstRowFirstColumn="0" w:firstRowLastColumn="0" w:lastRowFirstColumn="0" w:lastRowLastColumn="0"/>
              <w:rPr>
                <w:b/>
                <w:bCs/>
                <w:lang w:eastAsia="tr-TR"/>
              </w:rPr>
            </w:pPr>
            <w:r w:rsidRPr="00133F6B">
              <w:rPr>
                <w:b/>
                <w:bCs/>
                <w:lang w:eastAsia="tr-TR"/>
              </w:rPr>
              <w:t>Decision quality</w:t>
            </w:r>
            <w:r w:rsidR="00133F6B">
              <w:rPr>
                <w:b/>
                <w:bCs/>
                <w:lang w:eastAsia="tr-TR"/>
              </w:rPr>
              <w:t>:</w:t>
            </w:r>
          </w:p>
          <w:p w14:paraId="66117907" w14:textId="2A91F41E" w:rsidR="003873B5" w:rsidRDefault="00133F6B"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Recommended </w:t>
            </w:r>
            <w:r w:rsidR="003873B5">
              <w:rPr>
                <w:lang w:eastAsia="tr-TR"/>
              </w:rPr>
              <w:t>interventions improve the outcome relative to a no-tool alternative</w:t>
            </w:r>
          </w:p>
        </w:tc>
        <w:tc>
          <w:tcPr>
            <w:tcW w:w="2534" w:type="pct"/>
          </w:tcPr>
          <w:p w14:paraId="475CE5CC" w14:textId="6E702FE3"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 xml:space="preserve">Outcome deltas against no-action and baseline policies on matched scenarios </w:t>
            </w:r>
            <w:sdt>
              <w:sdtPr>
                <w:rPr>
                  <w:lang w:eastAsia="tr-TR"/>
                </w:rPr>
                <w:id w:val="-2063703058"/>
                <w:citation/>
              </w:sdtPr>
              <w:sdtContent>
                <w:r w:rsidR="00A40D39">
                  <w:rPr>
                    <w:lang w:eastAsia="tr-TR"/>
                  </w:rPr>
                  <w:fldChar w:fldCharType="begin"/>
                </w:r>
                <w:r w:rsidR="00A40D39">
                  <w:rPr>
                    <w:lang w:eastAsia="tr-TR"/>
                  </w:rPr>
                  <w:instrText xml:space="preserve">CITATION Rapp2026 \m DuffTolhurst2015 \t  \l 1033 </w:instrText>
                </w:r>
                <w:r w:rsidR="00A40D39">
                  <w:rPr>
                    <w:lang w:eastAsia="tr-TR"/>
                  </w:rPr>
                  <w:fldChar w:fldCharType="separate"/>
                </w:r>
                <w:r w:rsidR="008B09EB">
                  <w:rPr>
                    <w:noProof/>
                    <w:lang w:eastAsia="tr-TR"/>
                  </w:rPr>
                  <w:t>(Rapp, Franz, Colavito, Aldworth, &amp; Cheng, 2026; Duff &amp; Tolhurst, 2015)</w:t>
                </w:r>
                <w:r w:rsidR="00A40D39">
                  <w:rPr>
                    <w:lang w:eastAsia="tr-TR"/>
                  </w:rPr>
                  <w:fldChar w:fldCharType="end"/>
                </w:r>
              </w:sdtContent>
            </w:sdt>
            <w:r>
              <w:rPr>
                <w:lang w:eastAsia="tr-TR"/>
              </w:rPr>
              <w:t>.</w:t>
            </w:r>
          </w:p>
        </w:tc>
      </w:tr>
      <w:tr w:rsidR="003873B5" w14:paraId="6D915AE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0DA59F" w14:textId="77777777" w:rsidR="003873B5" w:rsidRDefault="003873B5" w:rsidP="00355FE5">
            <w:r>
              <w:rPr>
                <w:lang w:eastAsia="tr-TR"/>
              </w:rPr>
              <w:t>S3</w:t>
            </w:r>
          </w:p>
        </w:tc>
        <w:tc>
          <w:tcPr>
            <w:tcW w:w="2174" w:type="pct"/>
          </w:tcPr>
          <w:p w14:paraId="7A97A0B2" w14:textId="5C3A62C3"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Timeliness:</w:t>
            </w:r>
            <w:r>
              <w:rPr>
                <w:lang w:eastAsia="tr-TR"/>
              </w:rPr>
              <w:t xml:space="preserve"> </w:t>
            </w:r>
            <w:r w:rsidR="00133F6B">
              <w:rPr>
                <w:lang w:eastAsia="tr-TR"/>
              </w:rPr>
              <w:t xml:space="preserve">Decision </w:t>
            </w:r>
            <w:r>
              <w:rPr>
                <w:lang w:eastAsia="tr-TR"/>
              </w:rPr>
              <w:t>latency compatible with operational tempo</w:t>
            </w:r>
          </w:p>
        </w:tc>
        <w:tc>
          <w:tcPr>
            <w:tcW w:w="2534" w:type="pct"/>
          </w:tcPr>
          <w:p w14:paraId="25FCC7FF" w14:textId="2AA6A2EA"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Decision-cycle wall time; detection-to-first-order time</w:t>
            </w:r>
            <w:r w:rsidR="00A40D39">
              <w:rPr>
                <w:lang w:eastAsia="tr-TR"/>
              </w:rPr>
              <w:t xml:space="preserve"> </w:t>
            </w:r>
            <w:sdt>
              <w:sdtPr>
                <w:rPr>
                  <w:lang w:eastAsia="tr-TR"/>
                </w:rPr>
                <w:id w:val="-83218289"/>
                <w:citation/>
              </w:sdtPr>
              <w:sdtContent>
                <w:r w:rsidR="00A40D39">
                  <w:rPr>
                    <w:lang w:eastAsia="tr-TR"/>
                  </w:rPr>
                  <w:fldChar w:fldCharType="begin"/>
                </w:r>
                <w:r w:rsidR="002158AF">
                  <w:rPr>
                    <w:lang w:eastAsia="tr-TR"/>
                  </w:rPr>
                  <w:instrText xml:space="preserve">CITATION NoonanWright2011 \l 1033 </w:instrText>
                </w:r>
                <w:r w:rsidR="00A40D39">
                  <w:rPr>
                    <w:lang w:eastAsia="tr-TR"/>
                  </w:rPr>
                  <w:fldChar w:fldCharType="separate"/>
                </w:r>
                <w:r w:rsidR="008B09EB">
                  <w:rPr>
                    <w:noProof/>
                    <w:lang w:eastAsia="tr-TR"/>
                  </w:rPr>
                  <w:t>(Noonan-Wright, et al., 2011)</w:t>
                </w:r>
                <w:r w:rsidR="00A40D39">
                  <w:rPr>
                    <w:lang w:eastAsia="tr-TR"/>
                  </w:rPr>
                  <w:fldChar w:fldCharType="end"/>
                </w:r>
              </w:sdtContent>
            </w:sdt>
          </w:p>
        </w:tc>
      </w:tr>
      <w:tr w:rsidR="003873B5" w14:paraId="53970C00"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7C582A06" w14:textId="77777777" w:rsidR="003873B5" w:rsidRDefault="003873B5" w:rsidP="00355FE5">
            <w:r>
              <w:rPr>
                <w:lang w:eastAsia="tr-TR"/>
              </w:rPr>
              <w:t>S4</w:t>
            </w:r>
          </w:p>
        </w:tc>
        <w:tc>
          <w:tcPr>
            <w:tcW w:w="2174" w:type="pct"/>
          </w:tcPr>
          <w:p w14:paraId="5D5122B0" w14:textId="59A5A862"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Robustness under degraded observation:</w:t>
            </w:r>
            <w:r>
              <w:rPr>
                <w:lang w:eastAsia="tr-TR"/>
              </w:rPr>
              <w:t xml:space="preserve"> </w:t>
            </w:r>
            <w:r w:rsidR="00133F6B">
              <w:rPr>
                <w:lang w:eastAsia="tr-TR"/>
              </w:rPr>
              <w:t xml:space="preserve">Graceful </w:t>
            </w:r>
            <w:r>
              <w:rPr>
                <w:lang w:eastAsia="tr-TR"/>
              </w:rPr>
              <w:t>behavior under sensor loss, noise, and communication failure</w:t>
            </w:r>
          </w:p>
        </w:tc>
        <w:tc>
          <w:tcPr>
            <w:tcW w:w="2534" w:type="pct"/>
          </w:tcPr>
          <w:p w14:paraId="0CAC932E" w14:textId="7D658D3E"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Performance versus outage and noise level; fail-safe engagement statistics</w:t>
            </w:r>
            <w:r w:rsidR="00A40D39">
              <w:rPr>
                <w:lang w:eastAsia="tr-TR"/>
              </w:rPr>
              <w:t xml:space="preserve"> </w:t>
            </w:r>
            <w:sdt>
              <w:sdtPr>
                <w:rPr>
                  <w:lang w:eastAsia="tr-TR"/>
                </w:rPr>
                <w:id w:val="-1418553194"/>
                <w:citation/>
              </w:sdtPr>
              <w:sdtContent>
                <w:r w:rsidR="00A40D39">
                  <w:rPr>
                    <w:lang w:eastAsia="tr-TR"/>
                  </w:rPr>
                  <w:fldChar w:fldCharType="begin"/>
                </w:r>
                <w:r w:rsidR="00A40D39">
                  <w:rPr>
                    <w:lang w:eastAsia="tr-TR"/>
                  </w:rPr>
                  <w:instrText xml:space="preserve"> CITATION ComesEtAl2011 \l 1033 </w:instrText>
                </w:r>
                <w:r w:rsidR="00A40D39">
                  <w:rPr>
                    <w:lang w:eastAsia="tr-TR"/>
                  </w:rPr>
                  <w:fldChar w:fldCharType="separate"/>
                </w:r>
                <w:r w:rsidR="008B09EB">
                  <w:rPr>
                    <w:noProof/>
                    <w:lang w:eastAsia="tr-TR"/>
                  </w:rPr>
                  <w:t>(Comes, Hiete, Wijngaards, &amp; Schultmann, 2011)</w:t>
                </w:r>
                <w:r w:rsidR="00A40D39">
                  <w:rPr>
                    <w:lang w:eastAsia="tr-TR"/>
                  </w:rPr>
                  <w:fldChar w:fldCharType="end"/>
                </w:r>
              </w:sdtContent>
            </w:sdt>
          </w:p>
        </w:tc>
      </w:tr>
      <w:tr w:rsidR="003873B5" w14:paraId="0AB6D11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B42FFE" w14:textId="77777777" w:rsidR="003873B5" w:rsidRDefault="003873B5" w:rsidP="00355FE5">
            <w:r>
              <w:rPr>
                <w:lang w:eastAsia="tr-TR"/>
              </w:rPr>
              <w:lastRenderedPageBreak/>
              <w:t>S5</w:t>
            </w:r>
          </w:p>
        </w:tc>
        <w:tc>
          <w:tcPr>
            <w:tcW w:w="2174" w:type="pct"/>
          </w:tcPr>
          <w:p w14:paraId="6FA214DD" w14:textId="2FE41DD9"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Uncertainty handling:</w:t>
            </w:r>
            <w:r>
              <w:rPr>
                <w:lang w:eastAsia="tr-TR"/>
              </w:rPr>
              <w:t xml:space="preserve"> </w:t>
            </w:r>
            <w:r w:rsidR="00133F6B">
              <w:rPr>
                <w:lang w:eastAsia="tr-TR"/>
              </w:rPr>
              <w:t xml:space="preserve">Input </w:t>
            </w:r>
            <w:r>
              <w:rPr>
                <w:lang w:eastAsia="tr-TR"/>
              </w:rPr>
              <w:t>uncertainty is represented and propagated to the decision</w:t>
            </w:r>
          </w:p>
        </w:tc>
        <w:tc>
          <w:tcPr>
            <w:tcW w:w="2534" w:type="pct"/>
          </w:tcPr>
          <w:p w14:paraId="38074A36" w14:textId="78F131F2"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Ensemble and input-uncertainty propagation studies </w:t>
            </w:r>
            <w:sdt>
              <w:sdtPr>
                <w:rPr>
                  <w:lang w:eastAsia="tr-TR"/>
                </w:rPr>
                <w:id w:val="199449498"/>
                <w:citation/>
              </w:sdtPr>
              <w:sdtContent>
                <w:r w:rsidR="00DF1FDD">
                  <w:rPr>
                    <w:lang w:eastAsia="tr-TR"/>
                  </w:rPr>
                  <w:fldChar w:fldCharType="begin"/>
                </w:r>
                <w:r w:rsidR="00DF1FDD">
                  <w:rPr>
                    <w:lang w:eastAsia="tr-TR"/>
                  </w:rPr>
                  <w:instrText xml:space="preserve">CITATION Benali2017 \m CruzAlexander2013 \t  \l 1033 </w:instrText>
                </w:r>
                <w:r w:rsidR="00DF1FDD">
                  <w:rPr>
                    <w:lang w:eastAsia="tr-TR"/>
                  </w:rPr>
                  <w:fldChar w:fldCharType="separate"/>
                </w:r>
                <w:r w:rsidR="008B09EB">
                  <w:rPr>
                    <w:noProof/>
                    <w:lang w:eastAsia="tr-TR"/>
                  </w:rPr>
                  <w:t>(Benali, et al., 2017; Cruz &amp; Alexander, 2013)</w:t>
                </w:r>
                <w:r w:rsidR="00DF1FDD">
                  <w:rPr>
                    <w:lang w:eastAsia="tr-TR"/>
                  </w:rPr>
                  <w:fldChar w:fldCharType="end"/>
                </w:r>
              </w:sdtContent>
            </w:sdt>
          </w:p>
        </w:tc>
      </w:tr>
      <w:tr w:rsidR="003873B5" w14:paraId="3BB01869"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27F0551" w14:textId="77777777" w:rsidR="003873B5" w:rsidRDefault="003873B5" w:rsidP="00355FE5">
            <w:r>
              <w:rPr>
                <w:lang w:eastAsia="tr-TR"/>
              </w:rPr>
              <w:t>S6</w:t>
            </w:r>
          </w:p>
        </w:tc>
        <w:tc>
          <w:tcPr>
            <w:tcW w:w="2174" w:type="pct"/>
          </w:tcPr>
          <w:p w14:paraId="7DFBB83C" w14:textId="44DEB61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Adaptability:</w:t>
            </w:r>
            <w:r>
              <w:rPr>
                <w:lang w:eastAsia="tr-TR"/>
              </w:rPr>
              <w:t xml:space="preserve"> </w:t>
            </w:r>
            <w:r w:rsidR="00133F6B">
              <w:rPr>
                <w:lang w:eastAsia="tr-TR"/>
              </w:rPr>
              <w:t xml:space="preserve">The </w:t>
            </w:r>
            <w:r>
              <w:rPr>
                <w:lang w:eastAsia="tr-TR"/>
              </w:rPr>
              <w:t>system extends its own knowledge when it does not cover the situation</w:t>
            </w:r>
          </w:p>
        </w:tc>
        <w:tc>
          <w:tcPr>
            <w:tcW w:w="2534" w:type="pct"/>
          </w:tcPr>
          <w:p w14:paraId="3CD7BE66" w14:textId="0BF57D60"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Learning curves; coverage growth; rediscovery of withheld knowledge </w:t>
            </w:r>
            <w:sdt>
              <w:sdtPr>
                <w:rPr>
                  <w:lang w:eastAsia="tr-TR"/>
                </w:rPr>
                <w:id w:val="-1413464665"/>
                <w:citation/>
              </w:sdtPr>
              <w:sdtContent>
                <w:r w:rsidR="00A40D39">
                  <w:rPr>
                    <w:lang w:eastAsia="tr-TR"/>
                  </w:rPr>
                  <w:fldChar w:fldCharType="begin"/>
                </w:r>
                <w:r w:rsidR="00A40D39">
                  <w:rPr>
                    <w:lang w:eastAsia="tr-TR"/>
                  </w:rPr>
                  <w:instrText xml:space="preserve"> CITATION Ang04 \l 1033 </w:instrText>
                </w:r>
                <w:r w:rsidR="00A40D39">
                  <w:rPr>
                    <w:lang w:eastAsia="tr-TR"/>
                  </w:rPr>
                  <w:fldChar w:fldCharType="separate"/>
                </w:r>
                <w:r w:rsidR="008B09EB">
                  <w:rPr>
                    <w:noProof/>
                    <w:lang w:eastAsia="tr-TR"/>
                  </w:rPr>
                  <w:t>(Angelov &amp; Filev, 2004)</w:t>
                </w:r>
                <w:r w:rsidR="00A40D39">
                  <w:rPr>
                    <w:lang w:eastAsia="tr-TR"/>
                  </w:rPr>
                  <w:fldChar w:fldCharType="end"/>
                </w:r>
              </w:sdtContent>
            </w:sdt>
          </w:p>
        </w:tc>
      </w:tr>
      <w:tr w:rsidR="003873B5" w14:paraId="10839F6D"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DA54750" w14:textId="77777777" w:rsidR="003873B5" w:rsidRDefault="003873B5" w:rsidP="00355FE5">
            <w:r>
              <w:rPr>
                <w:lang w:eastAsia="tr-TR"/>
              </w:rPr>
              <w:t>S7</w:t>
            </w:r>
          </w:p>
        </w:tc>
        <w:tc>
          <w:tcPr>
            <w:tcW w:w="2174" w:type="pct"/>
          </w:tcPr>
          <w:p w14:paraId="78ADB9BA" w14:textId="54E4978F"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Explainability and auditability:</w:t>
            </w:r>
            <w:r>
              <w:rPr>
                <w:lang w:eastAsia="tr-TR"/>
              </w:rPr>
              <w:t xml:space="preserve"> </w:t>
            </w:r>
            <w:r w:rsidR="00133F6B">
              <w:rPr>
                <w:lang w:eastAsia="tr-TR"/>
              </w:rPr>
              <w:t xml:space="preserve">Every </w:t>
            </w:r>
            <w:r>
              <w:rPr>
                <w:lang w:eastAsia="tr-TR"/>
              </w:rPr>
              <w:t>recommendation is traceable to its evidence</w:t>
            </w:r>
          </w:p>
        </w:tc>
        <w:tc>
          <w:tcPr>
            <w:tcW w:w="2534" w:type="pct"/>
          </w:tcPr>
          <w:p w14:paraId="3BBB038A" w14:textId="7BF4FAB6"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Trace completeness; interpretability as an adoption gate</w:t>
            </w:r>
            <w:r w:rsidR="00A40D39">
              <w:rPr>
                <w:lang w:eastAsia="tr-TR"/>
              </w:rPr>
              <w:t xml:space="preserve"> </w:t>
            </w:r>
            <w:sdt>
              <w:sdtPr>
                <w:rPr>
                  <w:lang w:eastAsia="tr-TR"/>
                </w:rPr>
                <w:id w:val="-626082212"/>
                <w:citation/>
              </w:sdtPr>
              <w:sdtContent>
                <w:r w:rsidR="00A40D39">
                  <w:rPr>
                    <w:lang w:eastAsia="tr-TR"/>
                  </w:rPr>
                  <w:fldChar w:fldCharType="begin"/>
                </w:r>
                <w:r w:rsidR="002158AF">
                  <w:rPr>
                    <w:lang w:eastAsia="tr-TR"/>
                  </w:rPr>
                  <w:instrText xml:space="preserve">CITATION Fillmore2023 \l 1033 </w:instrText>
                </w:r>
                <w:r w:rsidR="00A40D39">
                  <w:rPr>
                    <w:lang w:eastAsia="tr-TR"/>
                  </w:rPr>
                  <w:fldChar w:fldCharType="separate"/>
                </w:r>
                <w:r w:rsidR="008B09EB">
                  <w:rPr>
                    <w:noProof/>
                    <w:lang w:eastAsia="tr-TR"/>
                  </w:rPr>
                  <w:t>(Fillmore &amp; Paveglio, 2023)</w:t>
                </w:r>
                <w:r w:rsidR="00A40D39">
                  <w:rPr>
                    <w:lang w:eastAsia="tr-TR"/>
                  </w:rPr>
                  <w:fldChar w:fldCharType="end"/>
                </w:r>
              </w:sdtContent>
            </w:sdt>
          </w:p>
        </w:tc>
      </w:tr>
      <w:tr w:rsidR="003873B5" w14:paraId="6C245332"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487C75B" w14:textId="77777777" w:rsidR="003873B5" w:rsidRDefault="003873B5" w:rsidP="00355FE5">
            <w:r>
              <w:rPr>
                <w:lang w:eastAsia="tr-TR"/>
              </w:rPr>
              <w:t>S8</w:t>
            </w:r>
          </w:p>
        </w:tc>
        <w:tc>
          <w:tcPr>
            <w:tcW w:w="2174" w:type="pct"/>
          </w:tcPr>
          <w:p w14:paraId="07F7AEBA" w14:textId="5F17129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Scalability:</w:t>
            </w:r>
            <w:r>
              <w:rPr>
                <w:lang w:eastAsia="tr-TR"/>
              </w:rPr>
              <w:t xml:space="preserve"> </w:t>
            </w:r>
            <w:r w:rsidR="00133F6B">
              <w:rPr>
                <w:lang w:eastAsia="tr-TR"/>
              </w:rPr>
              <w:t xml:space="preserve">Cost </w:t>
            </w:r>
            <w:r>
              <w:rPr>
                <w:lang w:eastAsia="tr-TR"/>
              </w:rPr>
              <w:t>grows manageably with domain size and number of regions</w:t>
            </w:r>
          </w:p>
        </w:tc>
        <w:tc>
          <w:tcPr>
            <w:tcW w:w="2534" w:type="pct"/>
          </w:tcPr>
          <w:p w14:paraId="43F6BFAE" w14:textId="78D02167"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Runtime and quality versus grid size and agent count </w:t>
            </w:r>
            <w:sdt>
              <w:sdtPr>
                <w:rPr>
                  <w:lang w:eastAsia="tr-TR"/>
                </w:rPr>
                <w:id w:val="-257450179"/>
                <w:citation/>
              </w:sdtPr>
              <w:sdtContent>
                <w:r w:rsidR="002158AF">
                  <w:rPr>
                    <w:lang w:eastAsia="tr-TR"/>
                  </w:rPr>
                  <w:fldChar w:fldCharType="begin"/>
                </w:r>
                <w:r w:rsidR="002158AF">
                  <w:rPr>
                    <w:lang w:eastAsia="tr-TR"/>
                  </w:rPr>
                  <w:instrText xml:space="preserve"> CITATION Pais2021 \l 1033 </w:instrText>
                </w:r>
                <w:r w:rsidR="002158AF">
                  <w:rPr>
                    <w:lang w:eastAsia="tr-TR"/>
                  </w:rPr>
                  <w:fldChar w:fldCharType="separate"/>
                </w:r>
                <w:r w:rsidR="008B09EB">
                  <w:rPr>
                    <w:noProof/>
                    <w:lang w:eastAsia="tr-TR"/>
                  </w:rPr>
                  <w:t>(Pais, Carrasco, Moudio, &amp; Shen, 2021)</w:t>
                </w:r>
                <w:r w:rsidR="002158AF">
                  <w:rPr>
                    <w:lang w:eastAsia="tr-TR"/>
                  </w:rPr>
                  <w:fldChar w:fldCharType="end"/>
                </w:r>
              </w:sdtContent>
            </w:sdt>
            <w:r w:rsidR="002158AF">
              <w:rPr>
                <w:lang w:eastAsia="tr-TR"/>
              </w:rPr>
              <w:t>.</w:t>
            </w:r>
          </w:p>
        </w:tc>
      </w:tr>
    </w:tbl>
    <w:p w14:paraId="5A1B0033" w14:textId="77777777" w:rsidR="002408F0" w:rsidRDefault="00000000">
      <w:pPr>
        <w:pStyle w:val="Heading2"/>
      </w:pPr>
      <w:bookmarkStart w:id="316" w:name="_Toc236342178"/>
      <w:r w:rsidRPr="00BA1179">
        <w:t>Simulation Environment, Parameters, and Assumptions</w:t>
      </w:r>
      <w:bookmarkEnd w:id="316"/>
    </w:p>
    <w:p w14:paraId="75586037" w14:textId="77777777" w:rsidR="009B7749" w:rsidRDefault="00000000">
      <w:pPr>
        <w:pStyle w:val="ParText"/>
      </w:pPr>
      <w:r w:rsidRPr="00BA1179">
        <w:t>All experiments run on the DisasterAware testbed, whose two cores were presented in Chapters 3 and 4 and are kept analytically separated by design: the simulation core advances the physical state of the fire, and the decision core reads that state only through the observation model and acts on it only through the intervention channels.</w:t>
      </w:r>
    </w:p>
    <w:p w14:paraId="5A1B003B" w14:textId="23E95153" w:rsidR="002408F0" w:rsidRDefault="00000000">
      <w:pPr>
        <w:pStyle w:val="ParText"/>
      </w:pPr>
      <w:r w:rsidRPr="00BA1179">
        <w:t xml:space="preserve">Two scenario families are used. </w:t>
      </w:r>
      <w:r w:rsidRPr="003B5F07">
        <w:rPr>
          <w:b/>
          <w:bCs/>
        </w:rPr>
        <w:t>Synthetic scenarios</w:t>
      </w:r>
      <w:r w:rsidRPr="00BA1179">
        <w:t xml:space="preserve"> are generated procedurally on grids of </w:t>
      </w:r>
      <w:r w:rsidR="00457939">
        <w:t>200</w:t>
      </w:r>
      <w:r w:rsidRPr="00BA1179">
        <w:t>×</w:t>
      </w:r>
      <w:r w:rsidR="00457939">
        <w:t>200</w:t>
      </w:r>
      <w:r w:rsidRPr="00BA1179">
        <w:t xml:space="preserve"> cells at </w:t>
      </w:r>
      <w:r w:rsidR="00BD2384">
        <w:t>90</w:t>
      </w:r>
      <w:r w:rsidRPr="00BA1179">
        <w:t xml:space="preserve"> m resolution with terrain presets (rolling hills, Mediterranean coast), seeded settlements and road networks, and capacity-limited resource bases; ignition points are chosen among burnable cells farthest from the bases, so that trivial fires do not mask parameter effects. </w:t>
      </w:r>
      <w:r w:rsidRPr="003B5F07">
        <w:rPr>
          <w:b/>
          <w:bCs/>
        </w:rPr>
        <w:t xml:space="preserve">Historical scenarios </w:t>
      </w:r>
      <w:r w:rsidRPr="00BA1179">
        <w:t xml:space="preserve">reconstruct documented fires on 90 m grids from real terrain, fuel, and weather data. Unless stated otherwise, the decision engine runs with the thresholds of Chapter </w:t>
      </w:r>
      <w:r w:rsidR="006359F2">
        <w:fldChar w:fldCharType="begin"/>
      </w:r>
      <w:r w:rsidR="006359F2">
        <w:instrText xml:space="preserve"> REF _Ref235349268 \r \h </w:instrText>
      </w:r>
      <w:r w:rsidR="006359F2">
        <w:fldChar w:fldCharType="separate"/>
      </w:r>
      <w:r w:rsidR="008B09EB">
        <w:t>4</w:t>
      </w:r>
      <w:r w:rsidR="006359F2">
        <w:fldChar w:fldCharType="end"/>
      </w:r>
      <w:r w:rsidRPr="00BA1179">
        <w:t xml:space="preserve">, and the full seed rule base of Appendix </w:t>
      </w:r>
      <w:r w:rsidR="006359F2">
        <w:fldChar w:fldCharType="begin"/>
      </w:r>
      <w:r w:rsidR="006359F2">
        <w:instrText xml:space="preserve"> REF _RefAppE1 \r \h </w:instrText>
      </w:r>
      <w:r w:rsidR="006359F2">
        <w:fldChar w:fldCharType="separate"/>
      </w:r>
      <w:r w:rsidR="008B09EB">
        <w:t>E</w:t>
      </w:r>
      <w:r w:rsidR="006359F2">
        <w:fldChar w:fldCharType="end"/>
      </w:r>
      <w:r w:rsidRPr="00BA1179">
        <w:t>; deviations (thin seed profiles, adaptation off, perturbed observation) are the controlled variables of the individual experiments and are stated per experiment.</w:t>
      </w:r>
      <w:r w:rsidR="00020C20">
        <w:t xml:space="preserve"> </w:t>
      </w:r>
      <w:r>
        <w:fldChar w:fldCharType="begin"/>
      </w:r>
      <w:r>
        <w:instrText xml:space="preserve"> REF _RefT52 \h </w:instrText>
      </w:r>
      <w:r>
        <w:fldChar w:fldCharType="separate"/>
      </w:r>
      <w:r w:rsidR="008B09EB" w:rsidRPr="00BA1179">
        <w:t xml:space="preserve">Table </w:t>
      </w:r>
      <w:r w:rsidR="008B09EB">
        <w:rPr>
          <w:noProof/>
        </w:rPr>
        <w:t>5</w:t>
      </w:r>
      <w:r w:rsidR="008B09EB">
        <w:t>.</w:t>
      </w:r>
      <w:r w:rsidR="008B09EB">
        <w:rPr>
          <w:noProof/>
        </w:rPr>
        <w:t>2</w:t>
      </w:r>
      <w:r>
        <w:fldChar w:fldCharType="end"/>
      </w:r>
      <w:r w:rsidRPr="00BA1179">
        <w:t xml:space="preserve"> </w:t>
      </w:r>
      <w:r w:rsidR="006359F2">
        <w:t>lists</w:t>
      </w:r>
      <w:r w:rsidRPr="00BA1179">
        <w:t xml:space="preserve"> the parameters of all runs in one place, grouped by subsystem. </w:t>
      </w:r>
    </w:p>
    <w:p w14:paraId="709C7A37" w14:textId="5407AAB9" w:rsidR="006359F2" w:rsidRDefault="006359F2" w:rsidP="006359F2">
      <w:pPr>
        <w:pStyle w:val="Caption"/>
      </w:pPr>
      <w:bookmarkStart w:id="317" w:name="_RefT52"/>
      <w:bookmarkStart w:id="318" w:name="_Toc236342217"/>
      <w:r w:rsidRPr="00BA1179">
        <w:lastRenderedPageBreak/>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317"/>
      <w:r w:rsidRPr="00BA1179">
        <w:t xml:space="preserve"> Simulation and decision parameters of all experiments</w:t>
      </w:r>
      <w:bookmarkEnd w:id="318"/>
    </w:p>
    <w:tbl>
      <w:tblPr>
        <w:tblStyle w:val="PlainTable2"/>
        <w:tblW w:w="5000" w:type="pct"/>
        <w:tblLook w:val="04A0" w:firstRow="1" w:lastRow="0" w:firstColumn="1" w:lastColumn="0" w:noHBand="0" w:noVBand="1"/>
      </w:tblPr>
      <w:tblGrid>
        <w:gridCol w:w="3261"/>
        <w:gridCol w:w="851"/>
        <w:gridCol w:w="3219"/>
        <w:gridCol w:w="716"/>
      </w:tblGrid>
      <w:tr w:rsidR="003A123B" w14:paraId="5A1B0041" w14:textId="77777777" w:rsidTr="003241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3C" w14:textId="77777777" w:rsidR="003A123B" w:rsidRDefault="003A123B" w:rsidP="004904D9">
            <w:pPr>
              <w:pStyle w:val="TableText"/>
              <w:jc w:val="left"/>
            </w:pPr>
            <w:r w:rsidRPr="00BA1179">
              <w:t>Parameter</w:t>
            </w:r>
          </w:p>
        </w:tc>
        <w:tc>
          <w:tcPr>
            <w:tcW w:w="529" w:type="pct"/>
          </w:tcPr>
          <w:p w14:paraId="5A1B003D" w14:textId="5C0DA2A4"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Sym</w:t>
            </w:r>
          </w:p>
        </w:tc>
        <w:tc>
          <w:tcPr>
            <w:tcW w:w="2000" w:type="pct"/>
          </w:tcPr>
          <w:p w14:paraId="5A1B003E"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Value / range</w:t>
            </w:r>
          </w:p>
        </w:tc>
        <w:tc>
          <w:tcPr>
            <w:tcW w:w="446" w:type="pct"/>
          </w:tcPr>
          <w:p w14:paraId="5A1B003F"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Unit</w:t>
            </w:r>
          </w:p>
        </w:tc>
      </w:tr>
      <w:tr w:rsidR="003A123B" w14:paraId="5A1B004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2" w14:textId="77777777" w:rsidR="003A123B" w:rsidRDefault="003A123B" w:rsidP="004904D9">
            <w:pPr>
              <w:pStyle w:val="TableText"/>
              <w:jc w:val="left"/>
            </w:pPr>
            <w:r w:rsidRPr="00BA1179">
              <w:t>Grid size (synthetic)</w:t>
            </w:r>
          </w:p>
        </w:tc>
        <w:tc>
          <w:tcPr>
            <w:tcW w:w="529" w:type="pct"/>
          </w:tcPr>
          <w:p w14:paraId="5A1B0043" w14:textId="34E9CF4B"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44" w14:textId="4FE8AE2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200 × 200</m:t>
                </m:r>
              </m:oMath>
            </m:oMathPara>
          </w:p>
        </w:tc>
        <w:tc>
          <w:tcPr>
            <w:tcW w:w="446" w:type="pct"/>
          </w:tcPr>
          <w:p w14:paraId="5A1B004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cells</w:t>
            </w:r>
          </w:p>
        </w:tc>
      </w:tr>
      <w:tr w:rsidR="003A123B" w14:paraId="5A1B004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48" w14:textId="77777777" w:rsidR="003A123B" w:rsidRDefault="003A123B" w:rsidP="004904D9">
            <w:pPr>
              <w:pStyle w:val="TableText"/>
              <w:jc w:val="left"/>
            </w:pPr>
            <w:r w:rsidRPr="00BA1179">
              <w:t>Cell size (synthetic / hindcast)</w:t>
            </w:r>
          </w:p>
        </w:tc>
        <w:tc>
          <w:tcPr>
            <w:tcW w:w="529" w:type="pct"/>
          </w:tcPr>
          <w:p w14:paraId="5A1B0049" w14:textId="0025164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4A" w14:textId="35A1858D"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xml:space="preserve"> 90</m:t>
                </m:r>
              </m:oMath>
            </m:oMathPara>
          </w:p>
        </w:tc>
        <w:tc>
          <w:tcPr>
            <w:tcW w:w="446" w:type="pct"/>
          </w:tcPr>
          <w:p w14:paraId="5A1B004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w:t>
            </w:r>
          </w:p>
        </w:tc>
      </w:tr>
      <w:tr w:rsidR="003A123B" w14:paraId="5A1B005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E" w14:textId="77777777" w:rsidR="003A123B" w:rsidRDefault="003A123B" w:rsidP="004904D9">
            <w:pPr>
              <w:pStyle w:val="TableText"/>
              <w:jc w:val="left"/>
            </w:pPr>
            <w:r w:rsidRPr="00BA1179">
              <w:t>Simulation step (synthetic / hindcast)</w:t>
            </w:r>
          </w:p>
        </w:tc>
        <w:tc>
          <w:tcPr>
            <w:tcW w:w="529" w:type="pct"/>
          </w:tcPr>
          <w:p w14:paraId="5A1B004F" w14:textId="4BBDAD4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Δt</m:t>
                </m:r>
              </m:oMath>
            </m:oMathPara>
          </w:p>
        </w:tc>
        <w:tc>
          <w:tcPr>
            <w:tcW w:w="2000" w:type="pct"/>
          </w:tcPr>
          <w:p w14:paraId="5A1B0050" w14:textId="7282531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 / 30</m:t>
                </m:r>
              </m:oMath>
            </m:oMathPara>
          </w:p>
        </w:tc>
        <w:tc>
          <w:tcPr>
            <w:tcW w:w="446" w:type="pct"/>
          </w:tcPr>
          <w:p w14:paraId="5A1B005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5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54" w14:textId="77777777" w:rsidR="003A123B" w:rsidRDefault="003A123B" w:rsidP="004904D9">
            <w:pPr>
              <w:pStyle w:val="TableText"/>
              <w:jc w:val="left"/>
            </w:pPr>
            <w:r w:rsidRPr="00BA1179">
              <w:t>Decision cycle</w:t>
            </w:r>
          </w:p>
        </w:tc>
        <w:tc>
          <w:tcPr>
            <w:tcW w:w="529" w:type="pct"/>
          </w:tcPr>
          <w:p w14:paraId="5A1B0055" w14:textId="5A23B534"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56" w14:textId="163457C5"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1-8 (def: 1)</m:t>
                </m:r>
              </m:oMath>
            </m:oMathPara>
          </w:p>
        </w:tc>
        <w:tc>
          <w:tcPr>
            <w:tcW w:w="446" w:type="pct"/>
          </w:tcPr>
          <w:p w14:paraId="5A1B005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5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5A" w14:textId="77777777" w:rsidR="003A123B" w:rsidRDefault="003A123B" w:rsidP="004904D9">
            <w:pPr>
              <w:pStyle w:val="TableText"/>
              <w:jc w:val="left"/>
            </w:pPr>
            <w:r w:rsidRPr="00BA1179">
              <w:t>Satisficing bound</w:t>
            </w:r>
          </w:p>
        </w:tc>
        <w:tc>
          <w:tcPr>
            <w:tcW w:w="529" w:type="pct"/>
          </w:tcPr>
          <w:p w14:paraId="5A1B005B" w14:textId="1BD541D8" w:rsidR="003A123B" w:rsidRDefault="00000000"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J</m:t>
                    </m:r>
                  </m:e>
                  <m:sub>
                    <m:r>
                      <w:rPr>
                        <w:rFonts w:ascii="Cambria Math" w:hAnsi="Cambria Math"/>
                      </w:rPr>
                      <m:t>TH</m:t>
                    </m:r>
                  </m:sub>
                </m:sSub>
              </m:oMath>
            </m:oMathPara>
          </w:p>
        </w:tc>
        <w:tc>
          <w:tcPr>
            <w:tcW w:w="2000" w:type="pct"/>
          </w:tcPr>
          <w:p w14:paraId="5A1B005C" w14:textId="79715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0.35</m:t>
                </m:r>
              </m:oMath>
            </m:oMathPara>
          </w:p>
        </w:tc>
        <w:tc>
          <w:tcPr>
            <w:tcW w:w="446" w:type="pct"/>
          </w:tcPr>
          <w:p w14:paraId="5A1B005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6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0" w14:textId="77777777" w:rsidR="003A123B" w:rsidRDefault="003A123B" w:rsidP="004904D9">
            <w:pPr>
              <w:pStyle w:val="TableText"/>
              <w:jc w:val="left"/>
            </w:pPr>
            <w:r w:rsidRPr="00BA1179">
              <w:t>Relative satisficing margin</w:t>
            </w:r>
          </w:p>
        </w:tc>
        <w:tc>
          <w:tcPr>
            <w:tcW w:w="529" w:type="pct"/>
          </w:tcPr>
          <w:p w14:paraId="5A1B0061" w14:textId="6F788630"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δ</m:t>
                    </m:r>
                  </m:e>
                  <m:sub>
                    <m:r>
                      <w:rPr>
                        <w:rFonts w:ascii="Cambria Math" w:hAnsi="Cambria Math"/>
                      </w:rPr>
                      <m:t>gain</m:t>
                    </m:r>
                  </m:sub>
                </m:sSub>
              </m:oMath>
            </m:oMathPara>
          </w:p>
        </w:tc>
        <w:tc>
          <w:tcPr>
            <w:tcW w:w="2000" w:type="pct"/>
          </w:tcPr>
          <w:p w14:paraId="5A1B0062" w14:textId="673457A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6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6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66" w14:textId="77777777" w:rsidR="003A123B" w:rsidRDefault="003A123B" w:rsidP="004904D9">
            <w:pPr>
              <w:pStyle w:val="TableText"/>
              <w:jc w:val="left"/>
            </w:pPr>
            <w:r w:rsidRPr="00BA1179">
              <w:t>Quality gate</w:t>
            </w:r>
          </w:p>
        </w:tc>
        <w:tc>
          <w:tcPr>
            <w:tcW w:w="529" w:type="pct"/>
          </w:tcPr>
          <w:p w14:paraId="5A1B0067" w14:textId="3504595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η</m:t>
                </m:r>
              </m:oMath>
            </m:oMathPara>
          </w:p>
        </w:tc>
        <w:tc>
          <w:tcPr>
            <w:tcW w:w="2000" w:type="pct"/>
          </w:tcPr>
          <w:p w14:paraId="5A1B0068" w14:textId="1A58EFA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0.60</m:t>
                </m:r>
              </m:oMath>
            </m:oMathPara>
          </w:p>
        </w:tc>
        <w:tc>
          <w:tcPr>
            <w:tcW w:w="446" w:type="pct"/>
          </w:tcPr>
          <w:p w14:paraId="5A1B006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C" w14:textId="77777777" w:rsidR="003A123B" w:rsidRDefault="003A123B" w:rsidP="004904D9">
            <w:pPr>
              <w:pStyle w:val="TableText"/>
              <w:jc w:val="left"/>
            </w:pPr>
            <w:r w:rsidRPr="00BA1179">
              <w:t>Persistence decay</w:t>
            </w:r>
          </w:p>
        </w:tc>
        <w:tc>
          <w:tcPr>
            <w:tcW w:w="529" w:type="pct"/>
          </w:tcPr>
          <w:p w14:paraId="5A1B006D" w14:textId="38D80211"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ρ</m:t>
                </m:r>
              </m:oMath>
            </m:oMathPara>
          </w:p>
        </w:tc>
        <w:tc>
          <w:tcPr>
            <w:tcW w:w="2000" w:type="pct"/>
          </w:tcPr>
          <w:p w14:paraId="5A1B006E" w14:textId="52C020E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0.90</m:t>
                </m:r>
              </m:oMath>
            </m:oMathPara>
          </w:p>
        </w:tc>
        <w:tc>
          <w:tcPr>
            <w:tcW w:w="446" w:type="pct"/>
          </w:tcPr>
          <w:p w14:paraId="5A1B006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7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2" w14:textId="77777777" w:rsidR="003A123B" w:rsidRDefault="003A123B" w:rsidP="004904D9">
            <w:pPr>
              <w:pStyle w:val="TableText"/>
              <w:jc w:val="left"/>
            </w:pPr>
            <w:r w:rsidRPr="00BA1179">
              <w:t>Coverage / gap threshold</w:t>
            </w:r>
          </w:p>
        </w:tc>
        <w:tc>
          <w:tcPr>
            <w:tcW w:w="529" w:type="pct"/>
          </w:tcPr>
          <w:p w14:paraId="5A1B0073" w14:textId="402DBBB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74" w14:textId="04872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0.45</m:t>
                </m:r>
              </m:oMath>
            </m:oMathPara>
          </w:p>
        </w:tc>
        <w:tc>
          <w:tcPr>
            <w:tcW w:w="446" w:type="pct"/>
          </w:tcPr>
          <w:p w14:paraId="5A1B007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78" w14:textId="77777777" w:rsidR="003A123B" w:rsidRDefault="003A123B" w:rsidP="004904D9">
            <w:pPr>
              <w:pStyle w:val="TableText"/>
              <w:jc w:val="left"/>
            </w:pPr>
            <w:r w:rsidRPr="00BA1179">
              <w:t>Coverage floor</w:t>
            </w:r>
          </w:p>
        </w:tc>
        <w:tc>
          <w:tcPr>
            <w:tcW w:w="529" w:type="pct"/>
          </w:tcPr>
          <w:p w14:paraId="5A1B0079" w14:textId="52AB6388"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m:t>
                </m:r>
              </m:oMath>
            </m:oMathPara>
          </w:p>
        </w:tc>
        <w:tc>
          <w:tcPr>
            <w:tcW w:w="2000" w:type="pct"/>
          </w:tcPr>
          <w:p w14:paraId="5A1B007A" w14:textId="339DC08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7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8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E" w14:textId="77777777" w:rsidR="003A123B" w:rsidRDefault="003A123B" w:rsidP="004904D9">
            <w:pPr>
              <w:pStyle w:val="TableText"/>
              <w:jc w:val="left"/>
            </w:pPr>
            <w:r w:rsidRPr="00BA1179">
              <w:t>Adaptation cooldown</w:t>
            </w:r>
          </w:p>
        </w:tc>
        <w:tc>
          <w:tcPr>
            <w:tcW w:w="529" w:type="pct"/>
          </w:tcPr>
          <w:p w14:paraId="5A1B007F" w14:textId="228391B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80" w14:textId="35C70BA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10</m:t>
                </m:r>
              </m:oMath>
            </m:oMathPara>
          </w:p>
        </w:tc>
        <w:tc>
          <w:tcPr>
            <w:tcW w:w="446" w:type="pct"/>
          </w:tcPr>
          <w:p w14:paraId="5A1B008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8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84" w14:textId="77777777" w:rsidR="003A123B" w:rsidRDefault="003A123B" w:rsidP="004904D9">
            <w:pPr>
              <w:pStyle w:val="TableText"/>
              <w:jc w:val="left"/>
            </w:pPr>
            <w:r w:rsidRPr="00BA1179">
              <w:t>Trial basis (shadow forecast)</w:t>
            </w:r>
          </w:p>
        </w:tc>
        <w:tc>
          <w:tcPr>
            <w:tcW w:w="529" w:type="pct"/>
          </w:tcPr>
          <w:p w14:paraId="5A1B0085" w14:textId="54758F6C"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86" w14:textId="10988DA7"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45</m:t>
                </m:r>
              </m:oMath>
            </m:oMathPara>
          </w:p>
        </w:tc>
        <w:tc>
          <w:tcPr>
            <w:tcW w:w="446" w:type="pct"/>
          </w:tcPr>
          <w:p w14:paraId="5A1B008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8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8A" w14:textId="6F929DF6" w:rsidR="003A123B" w:rsidRDefault="003A123B" w:rsidP="004904D9">
            <w:pPr>
              <w:pStyle w:val="TableText"/>
              <w:jc w:val="left"/>
            </w:pPr>
            <w:r w:rsidRPr="003A123B">
              <w:t xml:space="preserve">Bandit exploration ε / step size </w:t>
            </w:r>
            <m:oMath>
              <m:r>
                <m:rPr>
                  <m:sty m:val="bi"/>
                </m:rPr>
                <w:rPr>
                  <w:rFonts w:ascii="Cambria Math" w:hAnsi="Cambria Math"/>
                </w:rPr>
                <m:t>α</m:t>
              </m:r>
            </m:oMath>
          </w:p>
        </w:tc>
        <w:tc>
          <w:tcPr>
            <w:tcW w:w="529" w:type="pct"/>
          </w:tcPr>
          <w:p w14:paraId="5A1B008B" w14:textId="62F2CEC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ε / α</m:t>
                </m:r>
              </m:oMath>
            </m:oMathPara>
          </w:p>
        </w:tc>
        <w:tc>
          <w:tcPr>
            <w:tcW w:w="2000" w:type="pct"/>
          </w:tcPr>
          <w:p w14:paraId="5A1B008C" w14:textId="551B85DC"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0.10 / 0.05</m:t>
                </m:r>
              </m:oMath>
            </m:oMathPara>
          </w:p>
        </w:tc>
        <w:tc>
          <w:tcPr>
            <w:tcW w:w="446" w:type="pct"/>
          </w:tcPr>
          <w:p w14:paraId="5A1B008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9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0" w14:textId="77777777" w:rsidR="003A123B" w:rsidRDefault="003A123B" w:rsidP="004904D9">
            <w:pPr>
              <w:pStyle w:val="TableText"/>
              <w:jc w:val="left"/>
            </w:pPr>
            <w:r w:rsidRPr="00BA1179">
              <w:t>Package gates</w:t>
            </w:r>
          </w:p>
        </w:tc>
        <w:tc>
          <w:tcPr>
            <w:tcW w:w="529" w:type="pct"/>
          </w:tcPr>
          <w:p w14:paraId="5A1B0091" w14:textId="26062B7F"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92" w14:textId="23A864E7"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m:rPr>
                    <m:sty m:val="p"/>
                  </m:rPr>
                  <w:rPr>
                    <w:rFonts w:ascii="Cambria Math" w:hAnsi="Cambria Math"/>
                  </w:rPr>
                  <m:t>cos⁡(</m:t>
                </m:r>
                <m:sSub>
                  <m:sSubPr>
                    <m:ctrlPr>
                      <w:rPr>
                        <w:rFonts w:ascii="Cambria Math" w:hAnsi="Cambria Math"/>
                      </w:rPr>
                    </m:ctrlPr>
                  </m:sSubPr>
                  <m:e>
                    <m:r>
                      <w:rPr>
                        <w:rFonts w:ascii="Cambria Math" w:hAnsi="Cambria Math"/>
                      </w:rPr>
                      <m:t>ω</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r>
                  <m:rPr>
                    <m:sty m:val="p"/>
                  </m:rPr>
                  <w:rPr>
                    <w:rFonts w:ascii="Cambria Math" w:hAnsi="Cambria Math"/>
                  </w:rPr>
                  <m:t>)&lt;0.95</m:t>
                </m:r>
                <m:r>
                  <m:rPr>
                    <m:sty m:val="p"/>
                  </m:rPr>
                  <w:rPr>
                    <w:rFonts w:ascii="Cambria Math" w:hAnsi="Cambria Math"/>
                  </w:rPr>
                  <w:br/>
                </m:r>
              </m:oMath>
              <m:oMath>
                <m:r>
                  <m:rPr>
                    <m:sty m:val="p"/>
                  </m:rP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446" w:type="pct"/>
          </w:tcPr>
          <w:p w14:paraId="5A1B009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9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96" w14:textId="77777777" w:rsidR="003A123B" w:rsidRDefault="003A123B" w:rsidP="004904D9">
            <w:pPr>
              <w:pStyle w:val="TableText"/>
              <w:jc w:val="left"/>
            </w:pPr>
            <w:r w:rsidRPr="00BA1179">
              <w:t>Seed profiles</w:t>
            </w:r>
          </w:p>
        </w:tc>
        <w:tc>
          <w:tcPr>
            <w:tcW w:w="529" w:type="pct"/>
          </w:tcPr>
          <w:p w14:paraId="5A1B0097" w14:textId="418A3A9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98" w14:textId="2C6FD8B3"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min 5</m:t>
                </m:r>
              </m:oMath>
            </m:oMathPara>
          </w:p>
        </w:tc>
        <w:tc>
          <w:tcPr>
            <w:tcW w:w="446" w:type="pct"/>
          </w:tcPr>
          <w:p w14:paraId="5A1B009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rules</w:t>
            </w:r>
          </w:p>
        </w:tc>
      </w:tr>
      <w:tr w:rsidR="003A123B" w14:paraId="5A1B00A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C" w14:textId="77777777" w:rsidR="003A123B" w:rsidRDefault="003A123B" w:rsidP="004904D9">
            <w:pPr>
              <w:pStyle w:val="TableText"/>
              <w:jc w:val="left"/>
            </w:pPr>
            <w:r w:rsidRPr="00BA1179">
              <w:t>Monte Carlo runs per condition</w:t>
            </w:r>
          </w:p>
        </w:tc>
        <w:tc>
          <w:tcPr>
            <w:tcW w:w="529" w:type="pct"/>
          </w:tcPr>
          <w:p w14:paraId="5A1B009D" w14:textId="57DBB40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N</m:t>
                </m:r>
              </m:oMath>
            </m:oMathPara>
          </w:p>
        </w:tc>
        <w:tc>
          <w:tcPr>
            <w:tcW w:w="2000" w:type="pct"/>
          </w:tcPr>
          <w:p w14:paraId="5A1B009E" w14:textId="020F95A6"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50</m:t>
                </m:r>
              </m:oMath>
            </m:oMathPara>
          </w:p>
        </w:tc>
        <w:tc>
          <w:tcPr>
            <w:tcW w:w="446" w:type="pct"/>
          </w:tcPr>
          <w:p w14:paraId="5A1B009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runs</w:t>
            </w:r>
          </w:p>
        </w:tc>
      </w:tr>
      <w:tr w:rsidR="003A123B" w14:paraId="5A1B00A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A2" w14:textId="77777777" w:rsidR="003A123B" w:rsidRDefault="003A123B" w:rsidP="004904D9">
            <w:pPr>
              <w:pStyle w:val="TableText"/>
              <w:jc w:val="left"/>
            </w:pPr>
            <w:r w:rsidRPr="00BA1179">
              <w:t>Random seed policy</w:t>
            </w:r>
          </w:p>
        </w:tc>
        <w:tc>
          <w:tcPr>
            <w:tcW w:w="529" w:type="pct"/>
          </w:tcPr>
          <w:p w14:paraId="5A1B00A3" w14:textId="59BFC49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A4" w14:textId="35C6B5C8" w:rsidR="003A123B" w:rsidRPr="008E5314" w:rsidRDefault="008E5314" w:rsidP="004904D9">
            <w:pPr>
              <w:pStyle w:val="TableText"/>
              <w:jc w:val="left"/>
              <w:cnfStyle w:val="000000100000" w:firstRow="0" w:lastRow="0" w:firstColumn="0" w:lastColumn="0" w:oddVBand="0" w:evenVBand="0" w:oddHBand="1" w:evenHBand="0" w:firstRowFirstColumn="0" w:firstRowLastColumn="0" w:lastRowFirstColumn="0" w:lastRowLastColumn="0"/>
              <w:rPr>
                <w:i/>
                <w:lang w:val="tr-TR"/>
              </w:rPr>
            </w:pPr>
            <m:oMathPara>
              <m:oMath>
                <m:r>
                  <w:rPr>
                    <w:rFonts w:ascii="Cambria Math" w:hAnsi="Cambria Math" w:cs="Cambria Math"/>
                  </w:rPr>
                  <m:t>1-30</m:t>
                </m:r>
              </m:oMath>
            </m:oMathPara>
          </w:p>
        </w:tc>
        <w:tc>
          <w:tcPr>
            <w:tcW w:w="446" w:type="pct"/>
          </w:tcPr>
          <w:p w14:paraId="5A1B00A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A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A8" w14:textId="77777777" w:rsidR="003A123B" w:rsidRDefault="003A123B" w:rsidP="004904D9">
            <w:pPr>
              <w:pStyle w:val="TableText"/>
              <w:jc w:val="left"/>
            </w:pPr>
            <w:r w:rsidRPr="00BA1179">
              <w:t>Hardware / wall time per run</w:t>
            </w:r>
          </w:p>
        </w:tc>
        <w:tc>
          <w:tcPr>
            <w:tcW w:w="529" w:type="pct"/>
          </w:tcPr>
          <w:p w14:paraId="5A1B00A9" w14:textId="0DC0E3CB"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AA" w14:textId="4FF05EB1" w:rsidR="008E5314" w:rsidRDefault="003241A8" w:rsidP="002B551E">
            <w:pPr>
              <w:pStyle w:val="TableText"/>
              <w:jc w:val="left"/>
              <w:cnfStyle w:val="000000000000" w:firstRow="0" w:lastRow="0" w:firstColumn="0" w:lastColumn="0" w:oddVBand="0" w:evenVBand="0" w:oddHBand="0" w:evenHBand="0" w:firstRowFirstColumn="0" w:firstRowLastColumn="0" w:lastRowFirstColumn="0" w:lastRowLastColumn="0"/>
            </w:pPr>
            <w:r w:rsidRPr="003241A8">
              <w:t>Intel Core i9-10900K, 32 GB RAM</w:t>
            </w:r>
          </w:p>
        </w:tc>
        <w:tc>
          <w:tcPr>
            <w:tcW w:w="446" w:type="pct"/>
          </w:tcPr>
          <w:p w14:paraId="5A1B00A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bl>
    <w:p w14:paraId="1D43C8FA" w14:textId="77777777" w:rsidR="006B3E1A" w:rsidRDefault="006B3E1A" w:rsidP="00AE566D">
      <w:pPr>
        <w:pStyle w:val="ParText"/>
      </w:pPr>
    </w:p>
    <w:p w14:paraId="15383BB8" w14:textId="2BD0DDB9" w:rsidR="00AE566D" w:rsidRDefault="006B3E1A" w:rsidP="00AE566D">
      <w:pPr>
        <w:pStyle w:val="ParText"/>
      </w:pPr>
      <w:r>
        <w:t>M</w:t>
      </w:r>
      <w:r w:rsidR="00641DAE" w:rsidRPr="00641DAE">
        <w:t xml:space="preserve">odeling </w:t>
      </w:r>
      <w:r>
        <w:t xml:space="preserve">and decision layer </w:t>
      </w:r>
      <w:r w:rsidR="00641DAE" w:rsidRPr="00641DAE">
        <w:t>assumptions</w:t>
      </w:r>
      <w:r w:rsidR="002E7004">
        <w:t xml:space="preserve">, common at operational-scale fire simulation </w:t>
      </w:r>
      <w:r w:rsidR="002E7004">
        <w:fldChar w:fldCharType="begin"/>
      </w:r>
      <w:r w:rsidR="002E7004">
        <w:instrText xml:space="preserve"> CITATION Sullivan2009 \l 1055 </w:instrText>
      </w:r>
      <w:r w:rsidR="002E7004">
        <w:fldChar w:fldCharType="separate"/>
      </w:r>
      <w:r w:rsidR="008B09EB">
        <w:rPr>
          <w:noProof/>
        </w:rPr>
        <w:t xml:space="preserve"> (Sullivan, Wildland surface fire spread modelling 1: Physical and quasi-physical models, 2009a)</w:t>
      </w:r>
      <w:r w:rsidR="002E7004">
        <w:fldChar w:fldCharType="end"/>
      </w:r>
      <w:r w:rsidR="002E7004">
        <w:t>,</w:t>
      </w:r>
      <w:r w:rsidR="00641DAE" w:rsidRPr="00641DAE">
        <w:t xml:space="preserve"> </w:t>
      </w:r>
      <w:r>
        <w:t>are listed in</w:t>
      </w:r>
      <w:r w:rsidR="00AE566D">
        <w:t xml:space="preserve"> </w:t>
      </w:r>
      <w:r>
        <w:fldChar w:fldCharType="begin"/>
      </w:r>
      <w:r>
        <w:instrText xml:space="preserve"> REF _Ref235360625 \h </w:instrText>
      </w:r>
      <w:r>
        <w:fldChar w:fldCharType="separate"/>
      </w:r>
      <w:r w:rsidR="008B09EB">
        <w:t xml:space="preserve">Table </w:t>
      </w:r>
      <w:r w:rsidR="008B09EB">
        <w:rPr>
          <w:noProof/>
        </w:rPr>
        <w:t>5</w:t>
      </w:r>
      <w:r w:rsidR="008B09EB">
        <w:t>.</w:t>
      </w:r>
      <w:r w:rsidR="008B09EB">
        <w:rPr>
          <w:noProof/>
        </w:rPr>
        <w:t>3</w:t>
      </w:r>
      <w:r>
        <w:fldChar w:fldCharType="end"/>
      </w:r>
      <w:r>
        <w:t>.</w:t>
      </w:r>
    </w:p>
    <w:p w14:paraId="310F4152" w14:textId="7789A5F0" w:rsidR="006B3E1A" w:rsidRDefault="006B3E1A" w:rsidP="006B3E1A">
      <w:pPr>
        <w:pStyle w:val="Caption"/>
      </w:pPr>
      <w:bookmarkStart w:id="319" w:name="_Ref235360625"/>
      <w:bookmarkStart w:id="320" w:name="_Toc236342218"/>
      <w:r>
        <w:lastRenderedPageBreak/>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bookmarkEnd w:id="319"/>
      <w:r>
        <w:t xml:space="preserve"> Environment and decision layer assumptions</w:t>
      </w:r>
      <w:bookmarkEnd w:id="320"/>
    </w:p>
    <w:tbl>
      <w:tblPr>
        <w:tblStyle w:val="PlainTable2"/>
        <w:tblW w:w="5000" w:type="pct"/>
        <w:tblLook w:val="0420" w:firstRow="1" w:lastRow="0" w:firstColumn="0" w:lastColumn="0" w:noHBand="0" w:noVBand="1"/>
      </w:tblPr>
      <w:tblGrid>
        <w:gridCol w:w="8047"/>
      </w:tblGrid>
      <w:tr w:rsidR="002A5C87" w14:paraId="557E644A" w14:textId="77777777" w:rsidTr="006A3925">
        <w:trPr>
          <w:cnfStyle w:val="100000000000" w:firstRow="1" w:lastRow="0" w:firstColumn="0" w:lastColumn="0" w:oddVBand="0" w:evenVBand="0" w:oddHBand="0" w:evenHBand="0" w:firstRowFirstColumn="0" w:firstRowLastColumn="0" w:lastRowFirstColumn="0" w:lastRowLastColumn="0"/>
          <w:trHeight w:val="828"/>
        </w:trPr>
        <w:tc>
          <w:tcPr>
            <w:tcW w:w="5000" w:type="pct"/>
          </w:tcPr>
          <w:p w14:paraId="35C0FA22" w14:textId="08E92AC4" w:rsidR="002A5C87" w:rsidRDefault="002A5C87" w:rsidP="00FC56F0">
            <w:pPr>
              <w:pStyle w:val="TableText"/>
            </w:pPr>
            <w:r>
              <w:t>Environment layer assumptions</w:t>
            </w:r>
          </w:p>
        </w:tc>
      </w:tr>
      <w:tr w:rsidR="002A5C87" w14:paraId="199A344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CDA5055" w14:textId="77777777" w:rsidR="002A5C87" w:rsidRDefault="002A5C87" w:rsidP="00BD2384">
            <w:pPr>
              <w:pStyle w:val="TableText"/>
              <w:numPr>
                <w:ilvl w:val="0"/>
                <w:numId w:val="29"/>
              </w:numPr>
            </w:pPr>
            <w:r>
              <w:t>Precipitation is a single domain-uniform value.</w:t>
            </w:r>
          </w:p>
        </w:tc>
      </w:tr>
      <w:tr w:rsidR="002A5C87" w14:paraId="75DA42F9" w14:textId="77777777" w:rsidTr="006A3925">
        <w:trPr>
          <w:trHeight w:val="828"/>
        </w:trPr>
        <w:tc>
          <w:tcPr>
            <w:tcW w:w="5000" w:type="pct"/>
          </w:tcPr>
          <w:p w14:paraId="4BD38A83" w14:textId="77777777" w:rsidR="002A5C87" w:rsidRDefault="002A5C87" w:rsidP="00BD2384">
            <w:pPr>
              <w:pStyle w:val="TableText"/>
              <w:numPr>
                <w:ilvl w:val="0"/>
                <w:numId w:val="29"/>
              </w:numPr>
            </w:pPr>
            <w:r>
              <w:t>Dead-fuel moisture follows the equilibrium-moisture model, not measured fuel sticks.</w:t>
            </w:r>
          </w:p>
        </w:tc>
      </w:tr>
      <w:tr w:rsidR="002A5C87" w14:paraId="13F3D777"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51483D9F" w14:textId="77777777" w:rsidR="002A5C87" w:rsidRDefault="002A5C87" w:rsidP="00BD2384">
            <w:pPr>
              <w:pStyle w:val="TableText"/>
              <w:numPr>
                <w:ilvl w:val="0"/>
                <w:numId w:val="29"/>
              </w:numPr>
            </w:pPr>
            <w:r>
              <w:t>Fuel classes come from a land-cover product through a fixed mapping, which flattens within-class variability.</w:t>
            </w:r>
          </w:p>
        </w:tc>
      </w:tr>
      <w:tr w:rsidR="002A5C87" w14:paraId="2D1A8D1D" w14:textId="77777777" w:rsidTr="006A3925">
        <w:trPr>
          <w:trHeight w:val="828"/>
        </w:trPr>
        <w:tc>
          <w:tcPr>
            <w:tcW w:w="5000" w:type="pct"/>
          </w:tcPr>
          <w:p w14:paraId="0C9D9F84" w14:textId="77777777" w:rsidR="002A5C87" w:rsidRDefault="002A5C87" w:rsidP="00BD2384">
            <w:pPr>
              <w:pStyle w:val="TableText"/>
              <w:numPr>
                <w:ilvl w:val="0"/>
                <w:numId w:val="29"/>
              </w:numPr>
            </w:pPr>
            <w:r>
              <w:t>Ember transport and crown-fire transitions enter only through the spread terms.</w:t>
            </w:r>
          </w:p>
        </w:tc>
      </w:tr>
      <w:tr w:rsidR="002A5C87" w14:paraId="332CCCE3"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EA44AC7" w14:textId="77777777" w:rsidR="002A5C87" w:rsidRDefault="002A5C87" w:rsidP="00BD2384">
            <w:pPr>
              <w:pStyle w:val="TableText"/>
              <w:numPr>
                <w:ilvl w:val="0"/>
                <w:numId w:val="29"/>
              </w:numPr>
            </w:pPr>
            <w:r>
              <w:t>Crews and aircraft are modeled as capacity fields, not individual units.</w:t>
            </w:r>
          </w:p>
        </w:tc>
      </w:tr>
      <w:tr w:rsidR="002A5C87" w14:paraId="62BC0C73" w14:textId="77777777" w:rsidTr="006A3925">
        <w:trPr>
          <w:trHeight w:val="828"/>
        </w:trPr>
        <w:tc>
          <w:tcPr>
            <w:tcW w:w="5000" w:type="pct"/>
          </w:tcPr>
          <w:p w14:paraId="6C1F3E31" w14:textId="5B171C00" w:rsidR="002A5C87" w:rsidRDefault="002A5C87" w:rsidP="00FC56F0">
            <w:pPr>
              <w:pStyle w:val="TableText"/>
            </w:pPr>
            <w:r>
              <w:rPr>
                <w:b/>
              </w:rPr>
              <w:t xml:space="preserve">Decision layer </w:t>
            </w:r>
            <w:r w:rsidRPr="002A5C87">
              <w:rPr>
                <w:b/>
                <w:bCs/>
              </w:rPr>
              <w:t>assumptions</w:t>
            </w:r>
          </w:p>
        </w:tc>
      </w:tr>
      <w:tr w:rsidR="002A5C87" w14:paraId="775309A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3367CC7" w14:textId="77777777" w:rsidR="002A5C87" w:rsidRDefault="002A5C87" w:rsidP="00BD2384">
            <w:pPr>
              <w:pStyle w:val="TableText"/>
              <w:numPr>
                <w:ilvl w:val="0"/>
                <w:numId w:val="28"/>
              </w:numPr>
            </w:pPr>
            <w:r>
              <w:t>Decisions are taken on a fixed decision cycle rather than continuously.</w:t>
            </w:r>
          </w:p>
        </w:tc>
      </w:tr>
      <w:tr w:rsidR="002A5C87" w14:paraId="2D1EFD36" w14:textId="77777777" w:rsidTr="006A3925">
        <w:trPr>
          <w:trHeight w:val="828"/>
        </w:trPr>
        <w:tc>
          <w:tcPr>
            <w:tcW w:w="5000" w:type="pct"/>
          </w:tcPr>
          <w:p w14:paraId="47A591E6" w14:textId="77777777" w:rsidR="002A5C87" w:rsidRDefault="002A5C87" w:rsidP="00BD2384">
            <w:pPr>
              <w:pStyle w:val="TableText"/>
              <w:numPr>
                <w:ilvl w:val="0"/>
                <w:numId w:val="28"/>
              </w:numPr>
            </w:pPr>
            <w:r>
              <w:t>Sensing and inter-region communication are reliable, except where an experiment perturbs them.</w:t>
            </w:r>
          </w:p>
        </w:tc>
      </w:tr>
      <w:tr w:rsidR="002A5C87" w14:paraId="19C6200A"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18E4C195" w14:textId="77777777" w:rsidR="002A5C87" w:rsidRDefault="002A5C87" w:rsidP="00BD2384">
            <w:pPr>
              <w:pStyle w:val="TableText"/>
              <w:numPr>
                <w:ilvl w:val="0"/>
                <w:numId w:val="28"/>
              </w:numPr>
            </w:pPr>
            <w:r>
              <w:t>The cost priorities that weight J are fixed and known for a given run.</w:t>
            </w:r>
          </w:p>
        </w:tc>
      </w:tr>
      <w:tr w:rsidR="002A5C87" w14:paraId="458F5A62" w14:textId="77777777" w:rsidTr="006A3925">
        <w:trPr>
          <w:trHeight w:val="828"/>
        </w:trPr>
        <w:tc>
          <w:tcPr>
            <w:tcW w:w="5000" w:type="pct"/>
          </w:tcPr>
          <w:p w14:paraId="60C7E491" w14:textId="77777777" w:rsidR="002A5C87" w:rsidRDefault="002A5C87" w:rsidP="00BD2384">
            <w:pPr>
              <w:pStyle w:val="TableText"/>
              <w:numPr>
                <w:ilvl w:val="0"/>
                <w:numId w:val="28"/>
              </w:numPr>
            </w:pPr>
            <w:r>
              <w:t>Any change proposed by the generative component takes effect only after passing the verification gates.</w:t>
            </w:r>
          </w:p>
        </w:tc>
      </w:tr>
      <w:tr w:rsidR="002A5C87" w14:paraId="100AAEE9"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278B3A8B" w14:textId="77777777" w:rsidR="002A5C87" w:rsidRDefault="002A5C87" w:rsidP="00BD2384">
            <w:pPr>
              <w:pStyle w:val="TableText"/>
              <w:numPr>
                <w:ilvl w:val="0"/>
                <w:numId w:val="28"/>
              </w:numPr>
            </w:pPr>
            <w:r>
              <w:t>The no-harm guard treats the shadow forecast as the proxy for the no-action outcome over its horizon.</w:t>
            </w:r>
          </w:p>
        </w:tc>
      </w:tr>
      <w:tr w:rsidR="00BD2384" w14:paraId="6929A1C6" w14:textId="77777777" w:rsidTr="006A3925">
        <w:trPr>
          <w:trHeight w:val="828"/>
        </w:trPr>
        <w:tc>
          <w:tcPr>
            <w:tcW w:w="5000" w:type="pct"/>
          </w:tcPr>
          <w:p w14:paraId="07F8A6F4" w14:textId="77777777" w:rsidR="00BD2384" w:rsidRDefault="00BD2384" w:rsidP="00BD2384">
            <w:pPr>
              <w:pStyle w:val="ListParagraph"/>
              <w:numPr>
                <w:ilvl w:val="0"/>
                <w:numId w:val="28"/>
              </w:numPr>
            </w:pPr>
            <w:r w:rsidRPr="00BA1179">
              <w:t>Evacuation is charged only through the response capacity it consumes; the societal cost of displacement lies outside the objective.</w:t>
            </w:r>
          </w:p>
        </w:tc>
      </w:tr>
      <w:tr w:rsidR="00BD2384" w14:paraId="3A36DF94"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7D301F8A" w14:textId="77777777" w:rsidR="00BD2384" w:rsidRDefault="00BD2384" w:rsidP="00BD2384">
            <w:pPr>
              <w:pStyle w:val="ListParagraph"/>
              <w:numPr>
                <w:ilvl w:val="0"/>
                <w:numId w:val="28"/>
              </w:numPr>
            </w:pPr>
            <w:r w:rsidRPr="00BA1179">
              <w:t>The population term counts exposure inside actively burning cells only; smoke and proximity exposure outside the fire front are not modeled.</w:t>
            </w:r>
          </w:p>
        </w:tc>
      </w:tr>
      <w:tr w:rsidR="00BD2384" w14:paraId="41243F0D" w14:textId="77777777" w:rsidTr="006A3925">
        <w:trPr>
          <w:trHeight w:val="828"/>
        </w:trPr>
        <w:tc>
          <w:tcPr>
            <w:tcW w:w="5000" w:type="pct"/>
          </w:tcPr>
          <w:p w14:paraId="662C00B6" w14:textId="77777777" w:rsidR="00BD2384" w:rsidRDefault="00BD2384" w:rsidP="00BD2384">
            <w:pPr>
              <w:pStyle w:val="ListParagraph"/>
              <w:numPr>
                <w:ilvl w:val="0"/>
                <w:numId w:val="28"/>
              </w:numPr>
            </w:pPr>
            <w:r w:rsidRPr="00BA1179">
              <w:lastRenderedPageBreak/>
              <w:t>Fire duration is priced only through the burned area and the accumulated exposure it produces, not as a separate cost term.</w:t>
            </w:r>
          </w:p>
        </w:tc>
      </w:tr>
      <w:tr w:rsidR="006A3925" w14:paraId="27FEF2E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E9367B8" w14:textId="4053C04C" w:rsidR="006A3925" w:rsidRPr="00BA1179" w:rsidRDefault="006A3925" w:rsidP="006A3925">
            <w:pPr>
              <w:pStyle w:val="ListParagraph"/>
              <w:numPr>
                <w:ilvl w:val="0"/>
                <w:numId w:val="28"/>
              </w:numPr>
            </w:pPr>
            <w:r w:rsidRPr="00BA1179">
              <w:t>Evacuation is charged only through the response capacity it consumes; the societal cost of displacement lies outside the objective.</w:t>
            </w:r>
          </w:p>
        </w:tc>
      </w:tr>
      <w:tr w:rsidR="006A3925" w14:paraId="72C5BD9B" w14:textId="77777777" w:rsidTr="006A3925">
        <w:trPr>
          <w:trHeight w:val="828"/>
        </w:trPr>
        <w:tc>
          <w:tcPr>
            <w:tcW w:w="5000" w:type="pct"/>
          </w:tcPr>
          <w:p w14:paraId="23E0666A" w14:textId="2707DFFE" w:rsidR="006A3925" w:rsidRPr="00BA1179" w:rsidRDefault="006A3925" w:rsidP="006A3925">
            <w:pPr>
              <w:pStyle w:val="ListParagraph"/>
              <w:numPr>
                <w:ilvl w:val="0"/>
                <w:numId w:val="28"/>
              </w:numPr>
            </w:pPr>
            <w:r w:rsidRPr="00BA1179">
              <w:t>The population term counts exposure inside actively burning cells only; smoke and proximity exposure outside the fire front are not modeled.</w:t>
            </w:r>
          </w:p>
        </w:tc>
      </w:tr>
      <w:tr w:rsidR="006A3925" w14:paraId="51094BC7"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5CCD74DE" w14:textId="6CACF70B" w:rsidR="006A3925" w:rsidRPr="00BA1179" w:rsidRDefault="006A3925" w:rsidP="006A3925">
            <w:pPr>
              <w:pStyle w:val="ListParagraph"/>
              <w:numPr>
                <w:ilvl w:val="0"/>
                <w:numId w:val="28"/>
              </w:numPr>
            </w:pPr>
            <w:r w:rsidRPr="00BA1179">
              <w:t>Fire duration is priced only through the burned area and the accumulated exposure it produces, not as a separate cost term.</w:t>
            </w:r>
          </w:p>
        </w:tc>
      </w:tr>
    </w:tbl>
    <w:p w14:paraId="5A1B00B1" w14:textId="77777777" w:rsidR="002408F0" w:rsidRDefault="00000000">
      <w:pPr>
        <w:pStyle w:val="Heading2"/>
      </w:pPr>
      <w:bookmarkStart w:id="321" w:name="_Toc236342179"/>
      <w:r w:rsidRPr="00BA1179">
        <w:t>Validation of the Simulation Core Against Historical Fires</w:t>
      </w:r>
      <w:bookmarkEnd w:id="321"/>
    </w:p>
    <w:p w14:paraId="776BA49E" w14:textId="77777777" w:rsidR="001054F0" w:rsidRDefault="001054F0" w:rsidP="001054F0">
      <w:pPr>
        <w:pStyle w:val="ParText"/>
      </w:pPr>
      <w:r>
        <w:t>In DisasterAware,</w:t>
      </w:r>
      <w:r w:rsidRPr="00D47E65">
        <w:t xml:space="preserve"> the simulation core is a close enough model of real fire behavior to support the decision-layer results. The test is a blind hindcast. The simulator is given only the real inputs of a documented fire, with no tuning on that fire. It runs for the recorded duration, and its burned area is compared with the observed burned area.</w:t>
      </w:r>
      <w:r>
        <w:t xml:space="preserve"> </w:t>
      </w:r>
      <w:r w:rsidRPr="00D47E65">
        <w:t>The inputs come from independent public data.</w:t>
      </w:r>
    </w:p>
    <w:p w14:paraId="6E670597" w14:textId="7F30CAFA" w:rsidR="00EE5661" w:rsidRDefault="00EE5661" w:rsidP="00EE5661">
      <w:pPr>
        <w:pStyle w:val="ParText"/>
        <w:numPr>
          <w:ilvl w:val="0"/>
          <w:numId w:val="17"/>
        </w:numPr>
      </w:pPr>
      <w:r w:rsidRPr="00D47E65">
        <w:t>Terrain is taken from the Copernicus GLO-30 elevation model</w:t>
      </w:r>
      <w:r>
        <w:t xml:space="preserve"> </w:t>
      </w:r>
      <w:sdt>
        <w:sdtPr>
          <w:id w:val="-843937856"/>
          <w:citation/>
        </w:sdtPr>
        <w:sdtContent>
          <w:r>
            <w:fldChar w:fldCharType="begin"/>
          </w:r>
          <w:r>
            <w:instrText xml:space="preserve"> CITATION Cop26 \l 1033 </w:instrText>
          </w:r>
          <w:r>
            <w:fldChar w:fldCharType="separate"/>
          </w:r>
          <w:r w:rsidR="008B09EB">
            <w:rPr>
              <w:noProof/>
            </w:rPr>
            <w:t>(DEM, 2026)</w:t>
          </w:r>
          <w:r>
            <w:fldChar w:fldCharType="end"/>
          </w:r>
        </w:sdtContent>
      </w:sdt>
      <w:r w:rsidRPr="00D47E65">
        <w:t>.</w:t>
      </w:r>
      <w:r>
        <w:t xml:space="preserve"> </w:t>
      </w:r>
    </w:p>
    <w:p w14:paraId="014E707D" w14:textId="075778DC" w:rsidR="00EE5661" w:rsidRDefault="00EE5661" w:rsidP="00EE5661">
      <w:pPr>
        <w:pStyle w:val="ParText"/>
        <w:numPr>
          <w:ilvl w:val="0"/>
          <w:numId w:val="17"/>
        </w:numPr>
      </w:pPr>
      <w:r w:rsidRPr="00D47E65">
        <w:t>Fuel is taken from the ESA WorldCover 2021 land-cover product and mapped to the internal fuel classes</w:t>
      </w:r>
      <w:sdt>
        <w:sdtPr>
          <w:id w:val="1506785548"/>
          <w:citation/>
        </w:sdtPr>
        <w:sdtContent>
          <w:r>
            <w:fldChar w:fldCharType="begin"/>
          </w:r>
          <w:r>
            <w:instrText xml:space="preserve"> CITATION ESA26 \l 1033 </w:instrText>
          </w:r>
          <w:r>
            <w:fldChar w:fldCharType="separate"/>
          </w:r>
          <w:r w:rsidR="008B09EB">
            <w:rPr>
              <w:noProof/>
            </w:rPr>
            <w:t xml:space="preserve"> (v200, 2026)</w:t>
          </w:r>
          <w:r>
            <w:fldChar w:fldCharType="end"/>
          </w:r>
        </w:sdtContent>
      </w:sdt>
      <w:r w:rsidRPr="00D47E65">
        <w:t>.</w:t>
      </w:r>
    </w:p>
    <w:p w14:paraId="393E1DFD" w14:textId="60D5C9D8" w:rsidR="00EE5661" w:rsidRDefault="00EE5661" w:rsidP="00EE5661">
      <w:pPr>
        <w:pStyle w:val="ParText"/>
        <w:numPr>
          <w:ilvl w:val="0"/>
          <w:numId w:val="17"/>
        </w:numPr>
      </w:pPr>
      <w:r w:rsidRPr="00D47E65">
        <w:t>Weather is taken from the ERA5 hourly at the ignition point, and dead-fuel moisture is set by the equilibrium-moisture model</w:t>
      </w:r>
      <w:r>
        <w:t xml:space="preserve"> </w:t>
      </w:r>
      <w:sdt>
        <w:sdtPr>
          <w:id w:val="841046871"/>
          <w:citation/>
        </w:sdtPr>
        <w:sdtContent>
          <w:r>
            <w:fldChar w:fldCharType="begin"/>
          </w:r>
          <w:r>
            <w:instrText xml:space="preserve">CITATION ERA26 \l 1033 </w:instrText>
          </w:r>
          <w:r>
            <w:fldChar w:fldCharType="separate"/>
          </w:r>
          <w:r w:rsidR="008B09EB">
            <w:rPr>
              <w:noProof/>
            </w:rPr>
            <w:t>(Open-Meteo, 2026)</w:t>
          </w:r>
          <w:r>
            <w:fldChar w:fldCharType="end"/>
          </w:r>
        </w:sdtContent>
      </w:sdt>
      <w:r w:rsidRPr="00D47E65">
        <w:t>.</w:t>
      </w:r>
    </w:p>
    <w:p w14:paraId="0A573E72" w14:textId="34A6BFD0" w:rsidR="00EE5661" w:rsidRDefault="00EE5661" w:rsidP="00EE5661">
      <w:pPr>
        <w:pStyle w:val="ParText"/>
        <w:numPr>
          <w:ilvl w:val="0"/>
          <w:numId w:val="17"/>
        </w:numPr>
      </w:pPr>
      <w:r w:rsidRPr="00D47E65">
        <w:t>The ignition point and the reference burned area come from NASA FIRMS VIIRS 375 m active-fire detections</w:t>
      </w:r>
      <w:r>
        <w:t xml:space="preserve"> </w:t>
      </w:r>
      <w:sdt>
        <w:sdtPr>
          <w:id w:val="-2033334130"/>
          <w:citation/>
        </w:sdtPr>
        <w:sdtContent>
          <w:r>
            <w:fldChar w:fldCharType="begin"/>
          </w:r>
          <w:r>
            <w:instrText xml:space="preserve"> CITATION NAS26 \l 1033 </w:instrText>
          </w:r>
          <w:r>
            <w:fldChar w:fldCharType="separate"/>
          </w:r>
          <w:r w:rsidR="008B09EB">
            <w:rPr>
              <w:noProof/>
            </w:rPr>
            <w:t>(S-NPP, 2026)</w:t>
          </w:r>
          <w:r>
            <w:fldChar w:fldCharType="end"/>
          </w:r>
        </w:sdtContent>
      </w:sdt>
      <w:r>
        <w:t>.</w:t>
      </w:r>
    </w:p>
    <w:p w14:paraId="173F1C5F" w14:textId="74D5F604" w:rsidR="001054F0" w:rsidRDefault="001054F0" w:rsidP="001054F0">
      <w:pPr>
        <w:pStyle w:val="ParText"/>
      </w:pPr>
      <w:r w:rsidRPr="00D47E65">
        <w:t>The reference mask is limited to the simulated time window and to the main detection cluster. This approach follows the common practice of testing fire models on independent, observed fires rather than on the data used to build them.</w:t>
      </w:r>
      <w:r>
        <w:t xml:space="preserve"> </w:t>
      </w:r>
      <w:r w:rsidRPr="00D47E65">
        <w:t xml:space="preserve">The validation set has four documented fires in Turkey, chosen to cover different fuel, terrain, and wind conditions: Manavgat (Antalya, July 2021), Marmaris (Muğla, July 2021), </w:t>
      </w:r>
      <w:r w:rsidRPr="00D47E65">
        <w:lastRenderedPageBreak/>
        <w:t xml:space="preserve">Milas–Kemerköy (Muğla, August 2021), and Çanakkale–Kayadere (August 2023). Their case definitions are given in </w:t>
      </w:r>
      <w:r w:rsidR="0041789C">
        <w:fldChar w:fldCharType="begin"/>
      </w:r>
      <w:r w:rsidR="0041789C">
        <w:instrText xml:space="preserve"> REF _RefT53 \h </w:instrText>
      </w:r>
      <w:r w:rsidR="0041789C">
        <w:fldChar w:fldCharType="separate"/>
      </w:r>
      <w:r w:rsidR="008B09EB" w:rsidRPr="00BA1179">
        <w:t xml:space="preserve">Table </w:t>
      </w:r>
      <w:r w:rsidR="008B09EB">
        <w:rPr>
          <w:noProof/>
        </w:rPr>
        <w:t>5</w:t>
      </w:r>
      <w:r w:rsidR="008B09EB">
        <w:t>.</w:t>
      </w:r>
      <w:r w:rsidR="008B09EB">
        <w:rPr>
          <w:noProof/>
        </w:rPr>
        <w:t>4</w:t>
      </w:r>
      <w:r w:rsidR="0041789C">
        <w:fldChar w:fldCharType="end"/>
      </w:r>
      <w:r w:rsidRPr="00D47E65">
        <w:t>.</w:t>
      </w:r>
    </w:p>
    <w:p w14:paraId="0838831E" w14:textId="2A3FC992" w:rsidR="0041789C" w:rsidRDefault="0041789C" w:rsidP="0041789C">
      <w:pPr>
        <w:pStyle w:val="Caption"/>
      </w:pPr>
      <w:bookmarkStart w:id="322" w:name="_RefT53"/>
      <w:bookmarkStart w:id="323" w:name="_Toc236342219"/>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322"/>
      <w:r w:rsidRPr="00BA1179">
        <w:t xml:space="preserve"> Historical validation cases and their configuration</w:t>
      </w:r>
      <w:bookmarkEnd w:id="323"/>
    </w:p>
    <w:tbl>
      <w:tblPr>
        <w:tblStyle w:val="PlainTable2"/>
        <w:tblW w:w="5142" w:type="pct"/>
        <w:tblLook w:val="04A0" w:firstRow="1" w:lastRow="0" w:firstColumn="1" w:lastColumn="0" w:noHBand="0" w:noVBand="1"/>
      </w:tblPr>
      <w:tblGrid>
        <w:gridCol w:w="2536"/>
        <w:gridCol w:w="2494"/>
        <w:gridCol w:w="1558"/>
        <w:gridCol w:w="1688"/>
      </w:tblGrid>
      <w:tr w:rsidR="00DA129F" w14:paraId="5A1B00BA" w14:textId="77777777" w:rsidTr="00DA12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tcPr>
          <w:p w14:paraId="5A1B00B5" w14:textId="77777777" w:rsidR="00DA129F" w:rsidRDefault="00DA129F">
            <w:pPr>
              <w:pStyle w:val="TableText"/>
            </w:pPr>
            <w:r w:rsidRPr="00BA1179">
              <w:t>Case</w:t>
            </w:r>
          </w:p>
        </w:tc>
        <w:tc>
          <w:tcPr>
            <w:tcW w:w="1507" w:type="pct"/>
          </w:tcPr>
          <w:p w14:paraId="5A1B00B6" w14:textId="45349873" w:rsidR="00DA129F" w:rsidRDefault="00DA129F" w:rsidP="00DA129F">
            <w:pPr>
              <w:pStyle w:val="TableText"/>
              <w:cnfStyle w:val="100000000000" w:firstRow="1" w:lastRow="0" w:firstColumn="0" w:lastColumn="0" w:oddVBand="0" w:evenVBand="0" w:oddHBand="0" w:evenHBand="0" w:firstRowFirstColumn="0" w:firstRowLastColumn="0" w:lastRowFirstColumn="0" w:lastRowLastColumn="0"/>
            </w:pPr>
            <w:r w:rsidRPr="00BA1179">
              <w:t>Bounding box (°E, °N)</w:t>
            </w:r>
          </w:p>
        </w:tc>
        <w:tc>
          <w:tcPr>
            <w:tcW w:w="941" w:type="pct"/>
          </w:tcPr>
          <w:p w14:paraId="5A1B00B7" w14:textId="77777777" w:rsidR="00DA129F" w:rsidRDefault="00DA129F">
            <w:pPr>
              <w:pStyle w:val="TableText"/>
              <w:cnfStyle w:val="100000000000" w:firstRow="1" w:lastRow="0" w:firstColumn="0" w:lastColumn="0" w:oddVBand="0" w:evenVBand="0" w:oddHBand="0" w:evenHBand="0" w:firstRowFirstColumn="0" w:firstRowLastColumn="0" w:lastRowFirstColumn="0" w:lastRowLastColumn="0"/>
            </w:pPr>
            <w:r w:rsidRPr="00BA1179">
              <w:t>Start date</w:t>
            </w:r>
          </w:p>
        </w:tc>
        <w:tc>
          <w:tcPr>
            <w:tcW w:w="1020" w:type="pct"/>
          </w:tcPr>
          <w:p w14:paraId="5A1B00B8" w14:textId="7FECAF8C" w:rsidR="00DA129F" w:rsidRDefault="00DA129F">
            <w:pPr>
              <w:pStyle w:val="TableText"/>
              <w:cnfStyle w:val="100000000000" w:firstRow="1" w:lastRow="0" w:firstColumn="0" w:lastColumn="0" w:oddVBand="0" w:evenVBand="0" w:oddHBand="0" w:evenHBand="0" w:firstRowFirstColumn="0" w:firstRowLastColumn="0" w:lastRowFirstColumn="0" w:lastRowLastColumn="0"/>
            </w:pPr>
            <w:r w:rsidRPr="00BA1179">
              <w:t>Dur</w:t>
            </w:r>
            <w:r>
              <w:t>ation</w:t>
            </w:r>
            <w:r w:rsidRPr="00BA1179">
              <w:t xml:space="preserve"> (h)</w:t>
            </w:r>
          </w:p>
        </w:tc>
      </w:tr>
      <w:tr w:rsidR="00DA129F" w14:paraId="5A1B00C0"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BB" w14:textId="4CECC2B5" w:rsidR="00DA129F" w:rsidRDefault="00DA129F" w:rsidP="00DA129F">
            <w:pPr>
              <w:pStyle w:val="TableText"/>
              <w:jc w:val="left"/>
            </w:pPr>
            <w:r>
              <w:t xml:space="preserve">Sc1: </w:t>
            </w:r>
            <w:r w:rsidRPr="00BA1179">
              <w:t>Manavgat (Antalya) 2021</w:t>
            </w:r>
          </w:p>
        </w:tc>
        <w:tc>
          <w:tcPr>
            <w:tcW w:w="1507" w:type="pct"/>
          </w:tcPr>
          <w:p w14:paraId="2FA2D848" w14:textId="5D655C7C"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31.30–31.80 E,</w:t>
            </w:r>
            <w:r>
              <w:t xml:space="preserve"> </w:t>
            </w:r>
          </w:p>
          <w:p w14:paraId="5A1B00BC" w14:textId="06F63D85"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36.72–37.08 N</w:t>
            </w:r>
          </w:p>
        </w:tc>
        <w:tc>
          <w:tcPr>
            <w:tcW w:w="941" w:type="pct"/>
          </w:tcPr>
          <w:p w14:paraId="5A1B00BD"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2021-07-28</w:t>
            </w:r>
          </w:p>
        </w:tc>
        <w:tc>
          <w:tcPr>
            <w:tcW w:w="1020" w:type="pct"/>
          </w:tcPr>
          <w:p w14:paraId="5A1B00BE" w14:textId="164A43B0"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474E65">
              <w:t>48</w:t>
            </w:r>
          </w:p>
        </w:tc>
      </w:tr>
      <w:tr w:rsidR="00DA129F" w14:paraId="5A1B00C6"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1" w14:textId="380883B0" w:rsidR="00DA129F" w:rsidRDefault="00DA129F" w:rsidP="00DA129F">
            <w:pPr>
              <w:pStyle w:val="TableText"/>
              <w:jc w:val="left"/>
            </w:pPr>
            <w:r>
              <w:t xml:space="preserve">Sc2: </w:t>
            </w:r>
            <w:r w:rsidRPr="00BA1179">
              <w:t>Marmaris (Muğla) 2021</w:t>
            </w:r>
          </w:p>
        </w:tc>
        <w:tc>
          <w:tcPr>
            <w:tcW w:w="1507" w:type="pct"/>
          </w:tcPr>
          <w:p w14:paraId="4CDFD22C"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28.10–28.55 E,</w:t>
            </w:r>
          </w:p>
          <w:p w14:paraId="5A1B00C2" w14:textId="73CAF9D8"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36.75–37.05 N</w:t>
            </w:r>
          </w:p>
        </w:tc>
        <w:tc>
          <w:tcPr>
            <w:tcW w:w="941" w:type="pct"/>
          </w:tcPr>
          <w:p w14:paraId="5A1B00C3"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2021-07-29</w:t>
            </w:r>
          </w:p>
        </w:tc>
        <w:tc>
          <w:tcPr>
            <w:tcW w:w="1020" w:type="pct"/>
          </w:tcPr>
          <w:p w14:paraId="5A1B00C4" w14:textId="4246A19A"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r w:rsidR="00DA129F" w14:paraId="5A1B00CC"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7" w14:textId="051D6C57" w:rsidR="00DA129F" w:rsidRDefault="00DA129F" w:rsidP="00DA129F">
            <w:pPr>
              <w:pStyle w:val="TableText"/>
              <w:jc w:val="left"/>
            </w:pPr>
            <w:r>
              <w:t xml:space="preserve">Sc3: </w:t>
            </w:r>
            <w:r w:rsidRPr="00BA1179">
              <w:t>Milas (Muğla) 2021</w:t>
            </w:r>
          </w:p>
        </w:tc>
        <w:tc>
          <w:tcPr>
            <w:tcW w:w="1507" w:type="pct"/>
          </w:tcPr>
          <w:p w14:paraId="5190D87A"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27.70–28.35 E,</w:t>
            </w:r>
          </w:p>
          <w:p w14:paraId="5A1B00C8" w14:textId="5B75CEF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36.95–37.35 N</w:t>
            </w:r>
          </w:p>
        </w:tc>
        <w:tc>
          <w:tcPr>
            <w:tcW w:w="941" w:type="pct"/>
          </w:tcPr>
          <w:p w14:paraId="5A1B00C9"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2021-08-01</w:t>
            </w:r>
          </w:p>
        </w:tc>
        <w:tc>
          <w:tcPr>
            <w:tcW w:w="1020" w:type="pct"/>
          </w:tcPr>
          <w:p w14:paraId="5A1B00CA" w14:textId="21ACA8A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474E65">
              <w:t>72</w:t>
            </w:r>
          </w:p>
        </w:tc>
      </w:tr>
      <w:tr w:rsidR="00DA129F" w14:paraId="5A1B00D2"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D" w14:textId="1AE8BA0C" w:rsidR="00DA129F" w:rsidRDefault="00DA129F" w:rsidP="00DA129F">
            <w:pPr>
              <w:pStyle w:val="TableText"/>
              <w:jc w:val="left"/>
            </w:pPr>
            <w:r>
              <w:t xml:space="preserve">Sc4: </w:t>
            </w:r>
            <w:r w:rsidRPr="00BA1179">
              <w:t xml:space="preserve">Kayadere </w:t>
            </w:r>
            <w:r>
              <w:t>(</w:t>
            </w:r>
            <w:r w:rsidRPr="00BA1179">
              <w:t>Çanakkale</w:t>
            </w:r>
            <w:r>
              <w:t xml:space="preserve">) </w:t>
            </w:r>
            <w:r w:rsidRPr="00BA1179">
              <w:t>2023</w:t>
            </w:r>
          </w:p>
        </w:tc>
        <w:tc>
          <w:tcPr>
            <w:tcW w:w="1507" w:type="pct"/>
          </w:tcPr>
          <w:p w14:paraId="105638D0"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26.50–27.00 E,</w:t>
            </w:r>
          </w:p>
          <w:p w14:paraId="5A1B00CE" w14:textId="0DABBBF4"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39.90–40.20 N</w:t>
            </w:r>
          </w:p>
        </w:tc>
        <w:tc>
          <w:tcPr>
            <w:tcW w:w="941" w:type="pct"/>
          </w:tcPr>
          <w:p w14:paraId="5A1B00CF"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2023-08-22</w:t>
            </w:r>
          </w:p>
        </w:tc>
        <w:tc>
          <w:tcPr>
            <w:tcW w:w="1020" w:type="pct"/>
          </w:tcPr>
          <w:p w14:paraId="5A1B00D0" w14:textId="6F73E203"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bl>
    <w:p w14:paraId="5F593B60" w14:textId="709C1FC8" w:rsidR="00256C79" w:rsidRDefault="00256C79" w:rsidP="00256C79">
      <w:pPr>
        <w:pStyle w:val="ParText"/>
      </w:pPr>
      <w:r>
        <w:t xml:space="preserve">The simulation core models free fire spread and does not represent suppression. A free run therefore overpredicts the final burned area, so area-overlap scores are not used as the primary measure, because they would conflate the spread error with the missing suppression and with the sparse satellite footprint. The core is instead evaluated on how the fire front propagates. Let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be the set of cells the model burns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the set of cells the satellite records as </w:t>
      </w:r>
      <w:r w:rsidR="00A77070">
        <w:t>burned, and</w:t>
      </w:r>
      <w:r>
        <w:t xml:space="preserve"> let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be their fronts, the outer boundary cells of each set. Three criteria are used, each robust to suppression and to the length of the run: </w:t>
      </w:r>
      <w:r w:rsidRPr="003B7423">
        <w:rPr>
          <w:b/>
          <w:bCs/>
        </w:rPr>
        <w:t>coverage</w:t>
      </w:r>
      <w:r>
        <w:t xml:space="preserve">, </w:t>
      </w:r>
      <w:r w:rsidRPr="003B7423">
        <w:rPr>
          <w:b/>
          <w:bCs/>
        </w:rPr>
        <w:t>front position error</w:t>
      </w:r>
      <w:r>
        <w:t xml:space="preserve">, and </w:t>
      </w:r>
      <w:r w:rsidRPr="003B7423">
        <w:rPr>
          <w:b/>
          <w:bCs/>
        </w:rPr>
        <w:t>arrival-time agreement</w:t>
      </w:r>
      <w:r>
        <w:t>.</w:t>
      </w:r>
    </w:p>
    <w:p w14:paraId="1A38345D" w14:textId="16E37A24" w:rsidR="004A4E90" w:rsidRDefault="00256C79" w:rsidP="00256C79">
      <w:pPr>
        <w:pStyle w:val="ParText"/>
      </w:pPr>
      <w:r w:rsidRPr="004A4E90">
        <w:rPr>
          <w:b/>
          <w:bCs/>
        </w:rPr>
        <w:t>Coverage</w:t>
      </w:r>
      <w:r w:rsidR="004A4E90">
        <w:t xml:space="preserve"> is represented as </w:t>
      </w:r>
      <w:r>
        <w:t>the probability of detection</w:t>
      </w:r>
      <w:r w:rsidR="003B7423">
        <w:t xml:space="preserve"> (POD)</w:t>
      </w:r>
      <w:r w:rsidR="004A4E90">
        <w:t>. It is</w:t>
      </w:r>
      <w:r>
        <w:t xml:space="preserve"> the share of the observed burn that the model reaches, the number of cells common to </w:t>
      </w:r>
      <m:oMath>
        <m:sSub>
          <m:sSubPr>
            <m:ctrlPr>
              <w:rPr>
                <w:rFonts w:ascii="Cambria Math" w:hAnsi="Cambria Math"/>
                <w:i/>
              </w:rPr>
            </m:ctrlPr>
          </m:sSubPr>
          <m:e>
            <m:r>
              <w:rPr>
                <w:rFonts w:ascii="Cambria Math" w:hAnsi="Cambria Math"/>
              </w:rPr>
              <m:t>FR</m:t>
            </m:r>
          </m:e>
          <m:sub>
            <m:r>
              <w:rPr>
                <w:rFonts w:ascii="Cambria Math" w:hAnsi="Cambria Math"/>
              </w:rPr>
              <m:t>Mod</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divided by the size of </w:t>
      </w:r>
      <m:oMath>
        <m:sSub>
          <m:sSubPr>
            <m:ctrlPr>
              <w:rPr>
                <w:rFonts w:ascii="Cambria Math" w:hAnsi="Cambria Math"/>
                <w:i/>
              </w:rPr>
            </m:ctrlPr>
          </m:sSubPr>
          <m:e>
            <m:r>
              <w:rPr>
                <w:rFonts w:ascii="Cambria Math" w:hAnsi="Cambria Math"/>
              </w:rPr>
              <m:t>FR</m:t>
            </m:r>
          </m:e>
          <m:sub>
            <m:r>
              <w:rPr>
                <w:rFonts w:ascii="Cambria Math" w:hAnsi="Cambria Math"/>
              </w:rPr>
              <m:t>Sat</m:t>
            </m:r>
          </m:sub>
        </m:sSub>
      </m:oMath>
      <w:r>
        <w:t xml:space="preserve">, </w:t>
      </w:r>
      <w:r>
        <w:fldChar w:fldCharType="begin"/>
      </w:r>
      <w:r>
        <w:instrText xml:space="preserve"> REF _RefEqPOD \h </w:instrText>
      </w:r>
      <w:r>
        <w:fldChar w:fldCharType="separate"/>
      </w:r>
      <w:r w:rsidR="008B09EB">
        <w:t xml:space="preserve">( </w:t>
      </w:r>
      <w:r w:rsidR="008B09EB">
        <w:rPr>
          <w:noProof/>
        </w:rPr>
        <w:t>63</w:t>
      </w:r>
      <w:r w:rsidR="008B09EB">
        <w:t xml:space="preserve"> )</w:t>
      </w:r>
      <w:r>
        <w:fldChar w:fldCharType="end"/>
      </w:r>
      <w:r>
        <w:t xml:space="preserve">. It stays informative even when the free run overshoots, because extra simulated cells do not lower it.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4A4E90" w14:paraId="783E5CDF" w14:textId="77777777" w:rsidTr="00FC56F0">
        <w:tc>
          <w:tcPr>
            <w:tcW w:w="4495" w:type="pct"/>
            <w:vAlign w:val="center"/>
          </w:tcPr>
          <w:p w14:paraId="0FB48A72" w14:textId="4AE514E6" w:rsidR="004A4E90" w:rsidRDefault="004A4E90" w:rsidP="00FC56F0">
            <w:pPr>
              <w:pStyle w:val="TableText"/>
            </w:pPr>
            <m:oMathPara>
              <m:oMath>
                <m:r>
                  <w:rPr>
                    <w:rFonts w:ascii="Cambria Math" w:hAnsi="Cambria Math"/>
                  </w:rPr>
                  <m:t>POD=</m:t>
                </m:r>
                <m:f>
                  <m:fPr>
                    <m:ctrlPr>
                      <w:rPr>
                        <w:rFonts w:ascii="Cambria Math" w:hAnsi="Cambria Math"/>
                      </w:rPr>
                    </m:ctrlPr>
                  </m:fPr>
                  <m:num>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C2FFE60" w14:textId="4C7929A9" w:rsidR="004A4E90" w:rsidRDefault="004A4E90" w:rsidP="00FC56F0">
            <w:pPr>
              <w:pStyle w:val="TableText"/>
              <w:jc w:val="right"/>
            </w:pPr>
            <w:bookmarkStart w:id="324" w:name="_RefEqPOD"/>
            <w:r>
              <w:t xml:space="preserve">( </w:t>
            </w:r>
            <w:r>
              <w:fldChar w:fldCharType="begin"/>
            </w:r>
            <w:r>
              <w:instrText xml:space="preserve"> SEQ ( \* ARABIC </w:instrText>
            </w:r>
            <w:r>
              <w:fldChar w:fldCharType="separate"/>
            </w:r>
            <w:r w:rsidR="008B09EB">
              <w:rPr>
                <w:noProof/>
              </w:rPr>
              <w:t>63</w:t>
            </w:r>
            <w:r>
              <w:fldChar w:fldCharType="end"/>
            </w:r>
            <w:r>
              <w:t xml:space="preserve"> )</w:t>
            </w:r>
            <w:bookmarkEnd w:id="324"/>
          </w:p>
        </w:tc>
      </w:tr>
    </w:tbl>
    <w:p w14:paraId="115345AF" w14:textId="04D4A70D" w:rsidR="006F175C" w:rsidRPr="006F175C" w:rsidRDefault="006F175C" w:rsidP="006F175C">
      <w:pPr>
        <w:pStyle w:val="ParText"/>
      </w:pPr>
      <w:r w:rsidRPr="006F175C">
        <w:t xml:space="preserve">The acceptance level of 0.70 on the probability of detection is taken from the level at which the wildfire-simulation literature reports good agreement between </w:t>
      </w:r>
      <w:r w:rsidRPr="006F175C">
        <w:lastRenderedPageBreak/>
        <w:t xml:space="preserve">simulated and observed footprints. </w:t>
      </w:r>
      <w:r w:rsidR="002F22E9" w:rsidRPr="006F175C">
        <w:t>Parameterizing</w:t>
      </w:r>
      <w:r w:rsidRPr="006F175C">
        <w:t xml:space="preserve"> FARSITE with vegetation-derived fuel maps raised the Sorensen coefficient from 0.38 for standard inputs to 0.70 </w:t>
      </w:r>
      <w:sdt>
        <w:sdtPr>
          <w:id w:val="-770857608"/>
          <w:citation/>
        </w:sdtPr>
        <w:sdtContent>
          <w:r>
            <w:fldChar w:fldCharType="begin"/>
          </w:r>
          <w:r>
            <w:rPr>
              <w:lang w:val="tr-TR"/>
            </w:rPr>
            <w:instrText xml:space="preserve"> CITATION Pri22 \l 1055 </w:instrText>
          </w:r>
          <w:r>
            <w:fldChar w:fldCharType="separate"/>
          </w:r>
          <w:r w:rsidR="008B09EB" w:rsidRPr="008B09EB">
            <w:rPr>
              <w:noProof/>
              <w:lang w:val="tr-TR"/>
            </w:rPr>
            <w:t>(Price, 2022)</w:t>
          </w:r>
          <w:r>
            <w:fldChar w:fldCharType="end"/>
          </w:r>
        </w:sdtContent>
      </w:sdt>
      <w:r w:rsidRPr="006F175C">
        <w:t>, and calibrated cell-based growth models reach 0.7 to 0.9 while uncalibrated semi-empirical models typically fall between 0.5 and 0.7</w:t>
      </w:r>
      <w:r w:rsidR="00022730">
        <w:t xml:space="preserve"> </w:t>
      </w:r>
      <w:sdt>
        <w:sdtPr>
          <w:id w:val="1960064064"/>
          <w:citation/>
        </w:sdtPr>
        <w:sdtContent>
          <w:r w:rsidR="00022730">
            <w:fldChar w:fldCharType="begin"/>
          </w:r>
          <w:r w:rsidR="00022730">
            <w:rPr>
              <w:lang w:val="tr-TR"/>
            </w:rPr>
            <w:instrText xml:space="preserve"> CITATION Pai211 \l 1055 </w:instrText>
          </w:r>
          <w:r w:rsidR="00022730">
            <w:fldChar w:fldCharType="separate"/>
          </w:r>
          <w:r w:rsidR="008B09EB" w:rsidRPr="008B09EB">
            <w:rPr>
              <w:noProof/>
              <w:lang w:val="tr-TR"/>
            </w:rPr>
            <w:t>(Pais, Carrasco, Martell, Weintraub, &amp; Woodruff, 2021)</w:t>
          </w:r>
          <w:r w:rsidR="00022730">
            <w:fldChar w:fldCharType="end"/>
          </w:r>
        </w:sdtContent>
      </w:sdt>
      <w:r w:rsidRPr="006F175C">
        <w:t xml:space="preserve">. </w:t>
      </w:r>
      <w:r w:rsidRPr="002F22E9">
        <w:rPr>
          <w:b/>
          <w:bCs/>
        </w:rPr>
        <w:t>A probability of detection of at least 0.70 therefore marks the boundary of a reproduction of the observed extent that is as reliable as a well-behaved uncalibrated model.</w:t>
      </w:r>
    </w:p>
    <w:p w14:paraId="3A85F1CD" w14:textId="28293EE8" w:rsidR="00A60E08" w:rsidRDefault="00256C79" w:rsidP="00256C79">
      <w:pPr>
        <w:pStyle w:val="ParText"/>
      </w:pPr>
      <w:r w:rsidRPr="004A4E90">
        <w:rPr>
          <w:b/>
          <w:bCs/>
        </w:rPr>
        <w:t>Front</w:t>
      </w:r>
      <w:r>
        <w:t xml:space="preserve"> </w:t>
      </w:r>
      <w:r w:rsidRPr="004A4E90">
        <w:rPr>
          <w:b/>
          <w:bCs/>
        </w:rPr>
        <w:t>position</w:t>
      </w:r>
      <w:r>
        <w:t xml:space="preserve"> </w:t>
      </w:r>
      <w:r w:rsidRPr="004A4E90">
        <w:rPr>
          <w:b/>
          <w:bCs/>
        </w:rPr>
        <w:t>error</w:t>
      </w:r>
      <w:r>
        <w:t xml:space="preserve"> measures how far the simulated front lies from the observed one. With </w:t>
      </w:r>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oMath>
      <w:r>
        <w:t xml:space="preserve"> the distance from a cell </w:t>
      </w:r>
      <m:oMath>
        <m:r>
          <w:rPr>
            <w:rFonts w:ascii="Cambria Math" w:hAnsi="Cambria Math"/>
          </w:rPr>
          <m:t>x∈</m:t>
        </m:r>
        <m:r>
          <m:rPr>
            <m:scr m:val="script"/>
          </m:rPr>
          <w:rPr>
            <w:rFonts w:ascii="Cambria Math" w:hAnsi="Cambria Math"/>
          </w:rPr>
          <m:t>G</m:t>
        </m:r>
      </m:oMath>
      <w:r>
        <w:t xml:space="preserve"> to the nearest cell of a set </w:t>
      </w:r>
      <m:oMath>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oMath>
      <w:r>
        <w:t xml:space="preserve">, as in </w:t>
      </w:r>
      <w:r>
        <w:fldChar w:fldCharType="begin"/>
      </w:r>
      <w:r>
        <w:instrText xml:space="preserve"> REF _RefEqDist \h </w:instrText>
      </w:r>
      <w:r>
        <w:fldChar w:fldCharType="separate"/>
      </w:r>
      <w:r w:rsidR="008B09EB">
        <w:t xml:space="preserve">( </w:t>
      </w:r>
      <w:r w:rsidR="008B09EB">
        <w:rPr>
          <w:noProof/>
        </w:rPr>
        <w:t>64</w:t>
      </w:r>
      <w:r w:rsidR="008B09EB">
        <w:t xml:space="preserve"> )</w:t>
      </w:r>
      <w:r>
        <w:fldChar w:fldCharType="end"/>
      </w:r>
      <w:r>
        <w:t xml:space="preserve">, the front-to-front distances have a mean </w:t>
      </w:r>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oMath>
      <w:r>
        <w:t xml:space="preserve">, given in </w:t>
      </w:r>
      <w:r>
        <w:fldChar w:fldCharType="begin"/>
      </w:r>
      <w:r>
        <w:instrText xml:space="preserve"> REF _RefEqFront \h </w:instrText>
      </w:r>
      <w:r>
        <w:fldChar w:fldCharType="separate"/>
      </w:r>
      <w:r w:rsidR="008B09EB">
        <w:t xml:space="preserve">( </w:t>
      </w:r>
      <w:r w:rsidR="008B09EB">
        <w:rPr>
          <w:noProof/>
        </w:rPr>
        <w:t>65</w:t>
      </w:r>
      <w:r w:rsidR="008B09EB">
        <w:t xml:space="preserve"> )</w:t>
      </w:r>
      <w:r>
        <w:fldChar w:fldCharType="end"/>
      </w:r>
      <w:r>
        <w:t xml:space="preserve"> and reported as </w:t>
      </w:r>
      <w:r w:rsidR="00B216DB" w:rsidRPr="00B216DB">
        <w:rPr>
          <w:b/>
          <w:bCs/>
        </w:rPr>
        <w:t>f</w:t>
      </w:r>
      <w:r w:rsidRPr="00B216DB">
        <w:rPr>
          <w:b/>
          <w:bCs/>
        </w:rPr>
        <w:t>ront mean</w:t>
      </w:r>
      <w:r w:rsidR="00B216DB">
        <w:t>.</w:t>
      </w:r>
      <w: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44F57" w14:paraId="25F51769" w14:textId="77777777" w:rsidTr="00FC56F0">
        <w:tc>
          <w:tcPr>
            <w:tcW w:w="4495" w:type="pct"/>
            <w:vAlign w:val="center"/>
          </w:tcPr>
          <w:p w14:paraId="252D1361" w14:textId="39943BCA" w:rsidR="00144F57" w:rsidRDefault="00F545A1" w:rsidP="00FC56F0">
            <w:pPr>
              <w:pStyle w:val="TableText"/>
            </w:pPr>
            <m:oMathPara>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y∈</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sub>
                </m:sSub>
                <m:r>
                  <w:rPr>
                    <w:rFonts w:ascii="Cambria Math" w:hAnsi="Cambria Math"/>
                  </w:rPr>
                  <m:t>‖x-y‖</m:t>
                </m:r>
              </m:oMath>
            </m:oMathPara>
          </w:p>
        </w:tc>
        <w:tc>
          <w:tcPr>
            <w:tcW w:w="505" w:type="pct"/>
            <w:vAlign w:val="center"/>
          </w:tcPr>
          <w:p w14:paraId="4D4D34F2" w14:textId="09669046" w:rsidR="00144F57" w:rsidRDefault="00144F57" w:rsidP="00FC56F0">
            <w:pPr>
              <w:pStyle w:val="TableText"/>
              <w:jc w:val="right"/>
            </w:pPr>
            <w:bookmarkStart w:id="325" w:name="_RefEqDist"/>
            <w:r>
              <w:t xml:space="preserve">( </w:t>
            </w:r>
            <w:r>
              <w:fldChar w:fldCharType="begin"/>
            </w:r>
            <w:r>
              <w:instrText xml:space="preserve"> SEQ ( \* ARABIC </w:instrText>
            </w:r>
            <w:r>
              <w:fldChar w:fldCharType="separate"/>
            </w:r>
            <w:r w:rsidR="008B09EB">
              <w:rPr>
                <w:noProof/>
              </w:rPr>
              <w:t>64</w:t>
            </w:r>
            <w:r>
              <w:fldChar w:fldCharType="end"/>
            </w:r>
            <w:r>
              <w:t xml:space="preserve"> )</w:t>
            </w:r>
            <w:bookmarkEnd w:id="325"/>
          </w:p>
        </w:tc>
      </w:tr>
      <w:tr w:rsidR="00144F57" w14:paraId="348E96F8" w14:textId="77777777" w:rsidTr="00FC56F0">
        <w:tc>
          <w:tcPr>
            <w:tcW w:w="4495" w:type="pct"/>
            <w:vAlign w:val="center"/>
          </w:tcPr>
          <w:p w14:paraId="468FD569" w14:textId="0EE3D216" w:rsidR="00144F57" w:rsidRDefault="00000000" w:rsidP="00FC56F0">
            <w:pPr>
              <w:pStyle w:val="TableText"/>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x∈∂</m:t>
                        </m:r>
                        <m:sSub>
                          <m:sSubPr>
                            <m:ctrlPr>
                              <w:rPr>
                                <w:rFonts w:ascii="Cambria Math" w:hAnsi="Cambria Math"/>
                                <w:i/>
                              </w:rPr>
                            </m:ctrlPr>
                          </m:sSubPr>
                          <m:e>
                            <m:r>
                              <w:rPr>
                                <w:rFonts w:ascii="Cambria Math" w:hAnsi="Cambria Math"/>
                              </w:rPr>
                              <m:t>FR</m:t>
                            </m:r>
                          </m:e>
                          <m:sub>
                            <m:r>
                              <w:rPr>
                                <w:rFonts w:ascii="Cambria Math" w:hAnsi="Cambria Math"/>
                              </w:rPr>
                              <m:t>Sim</m:t>
                            </m:r>
                          </m:sub>
                        </m:sSub>
                      </m:sub>
                    </m:sSub>
                    <m:r>
                      <w:rPr>
                        <w:rFonts w:ascii="Cambria Math" w:hAnsi="Cambria Math"/>
                      </w:rPr>
                      <m:t>D(x,∂</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Sub>
                          <m:sSubPr>
                            <m:ctrlPr>
                              <w:rPr>
                                <w:rFonts w:ascii="Cambria Math" w:hAnsi="Cambria Math"/>
                                <w:i/>
                              </w:rPr>
                            </m:ctrlPr>
                          </m:sSubPr>
                          <m:e>
                            <m:r>
                              <w:rPr>
                                <w:rFonts w:ascii="Cambria Math" w:hAnsi="Cambria Math"/>
                              </w:rPr>
                              <m:t>FR</m:t>
                            </m:r>
                          </m:e>
                          <m:sub>
                            <m:r>
                              <w:rPr>
                                <w:rFonts w:ascii="Cambria Math" w:hAnsi="Cambria Math"/>
                              </w:rPr>
                              <m:t>Re</m:t>
                            </m:r>
                          </m:sub>
                        </m:sSub>
                      </m:sub>
                    </m:sSub>
                    <m:r>
                      <w:rPr>
                        <w:rFonts w:ascii="Cambria Math" w:hAnsi="Cambria Math"/>
                      </w:rPr>
                      <m:t>D(y,∂</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6FAF4D0" w14:textId="2E92C6E7" w:rsidR="00144F57" w:rsidRDefault="00144F57" w:rsidP="00FC56F0">
            <w:pPr>
              <w:pStyle w:val="TableText"/>
              <w:jc w:val="right"/>
            </w:pPr>
            <w:bookmarkStart w:id="326" w:name="_RefEqFront"/>
            <w:r>
              <w:t xml:space="preserve">( </w:t>
            </w:r>
            <w:r>
              <w:fldChar w:fldCharType="begin"/>
            </w:r>
            <w:r>
              <w:instrText xml:space="preserve"> SEQ ( \* ARABIC </w:instrText>
            </w:r>
            <w:r>
              <w:fldChar w:fldCharType="separate"/>
            </w:r>
            <w:r w:rsidR="008B09EB">
              <w:rPr>
                <w:noProof/>
              </w:rPr>
              <w:t>65</w:t>
            </w:r>
            <w:r>
              <w:fldChar w:fldCharType="end"/>
            </w:r>
            <w:r>
              <w:t xml:space="preserve"> )</w:t>
            </w:r>
            <w:bookmarkEnd w:id="326"/>
          </w:p>
        </w:tc>
      </w:tr>
    </w:tbl>
    <w:p w14:paraId="6960B874" w14:textId="0EA87DC4" w:rsidR="00022730" w:rsidRDefault="00022730" w:rsidP="00022730">
      <w:pPr>
        <w:pStyle w:val="ParText"/>
      </w:pPr>
      <w:r w:rsidRPr="00022730">
        <w:t xml:space="preserve">Front position error expressed in meters is a standard output of FARSITE-style validation </w:t>
      </w:r>
      <w:sdt>
        <w:sdtPr>
          <w:id w:val="1641141373"/>
          <w:citation/>
        </w:sdtPr>
        <w:sdtContent>
          <w:r>
            <w:fldChar w:fldCharType="begin"/>
          </w:r>
          <w:r>
            <w:rPr>
              <w:lang w:val="tr-TR"/>
            </w:rPr>
            <w:instrText xml:space="preserve">CITATION Finney1998 \t  \l 1055 </w:instrText>
          </w:r>
          <w:r>
            <w:fldChar w:fldCharType="separate"/>
          </w:r>
          <w:r w:rsidR="008B09EB" w:rsidRPr="008B09EB">
            <w:rPr>
              <w:noProof/>
              <w:lang w:val="tr-TR"/>
            </w:rPr>
            <w:t>(Finney, 1998)</w:t>
          </w:r>
          <w:r>
            <w:fldChar w:fldCharType="end"/>
          </w:r>
        </w:sdtContent>
      </w:sdt>
      <w:r w:rsidRPr="00022730">
        <w:t>. In this study each distance is judged relative to the equivalent radius of the observed burn</w:t>
      </w:r>
      <w:r w:rsidR="005A1681">
        <w:t xml:space="preserve"> area</w:t>
      </w:r>
      <w:r w:rsidR="0079684F">
        <w:t xml:space="preserve"> </w:t>
      </w:r>
      <w:r w:rsidR="0079684F">
        <w:fldChar w:fldCharType="begin"/>
      </w:r>
      <w:r w:rsidR="0079684F">
        <w:instrText xml:space="preserve"> REF _Ref235571066 \h </w:instrText>
      </w:r>
      <w:r w:rsidR="0079684F">
        <w:fldChar w:fldCharType="separate"/>
      </w:r>
      <w:r w:rsidR="008B09EB">
        <w:t xml:space="preserve">( </w:t>
      </w:r>
      <w:r w:rsidR="008B09EB">
        <w:rPr>
          <w:noProof/>
        </w:rPr>
        <w:t>66</w:t>
      </w:r>
      <w:r w:rsidR="008B09EB">
        <w:t xml:space="preserve"> )</w:t>
      </w:r>
      <w:r w:rsidR="0079684F">
        <w:fldChar w:fldCharType="end"/>
      </w:r>
      <w:r w:rsidRPr="00022730">
        <w:t xml:space="preserve">, </w:t>
      </w:r>
      <w:r w:rsidR="00FE1678">
        <w:rPr>
          <w:rFonts w:eastAsiaTheme="minorEastAsia"/>
        </w:rPr>
        <w:t xml:space="preserve">where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00FE1678">
        <w:rPr>
          <w:rFonts w:eastAsiaTheme="minorEastAsia"/>
        </w:rPr>
        <w:t xml:space="preserve"> is the number of burned cells and </w:t>
      </w:r>
      <m:oMath>
        <m:sSub>
          <m:sSubPr>
            <m:ctrlPr>
              <w:rPr>
                <w:rFonts w:ascii="Cambria Math" w:hAnsi="Cambria Math"/>
                <w:i/>
              </w:rPr>
            </m:ctrlPr>
          </m:sSubPr>
          <m:e>
            <m:r>
              <w:rPr>
                <w:rFonts w:ascii="Cambria Math" w:hAnsi="Cambria Math"/>
              </w:rPr>
              <m:t>A</m:t>
            </m:r>
          </m:e>
          <m:sub>
            <m:r>
              <w:rPr>
                <w:rFonts w:ascii="Cambria Math" w:hAnsi="Cambria Math"/>
              </w:rPr>
              <m:t>cell</m:t>
            </m:r>
          </m:sub>
        </m:sSub>
      </m:oMath>
      <w:r w:rsidR="00FE1678">
        <w:rPr>
          <w:rFonts w:eastAsiaTheme="minorEastAsia"/>
        </w:rPr>
        <w:t xml:space="preserve"> is the area of</w:t>
      </w:r>
      <w:r w:rsidR="00AB312E">
        <w:rPr>
          <w:rFonts w:eastAsiaTheme="minorEastAsia"/>
        </w:rPr>
        <w:t xml:space="preserve"> a cell</w:t>
      </w:r>
      <w:r w:rsidRPr="00022730">
        <w:t xml:space="preserve">. </w:t>
      </w:r>
      <w:r w:rsidR="00DD13C6" w:rsidRPr="000F56E9">
        <w:rPr>
          <w:b/>
          <w:bCs/>
        </w:rPr>
        <w:t xml:space="preserve">The </w:t>
      </w:r>
      <w:r w:rsidR="00E45A26" w:rsidRPr="000F56E9">
        <w:rPr>
          <w:b/>
          <w:bCs/>
        </w:rPr>
        <w:t xml:space="preserve">error of front position should be </w:t>
      </w:r>
      <w:r w:rsidR="00494EF4" w:rsidRPr="000F56E9">
        <w:rPr>
          <w:b/>
          <w:bCs/>
        </w:rPr>
        <w:t>less</w:t>
      </w:r>
      <w:r w:rsidR="00E45A26" w:rsidRPr="000F56E9">
        <w:rPr>
          <w:b/>
          <w:bCs/>
        </w:rPr>
        <w:t xml:space="preserve"> than 0.</w:t>
      </w:r>
      <w:r w:rsidR="00494EF4" w:rsidRPr="000F56E9">
        <w:rPr>
          <w:b/>
          <w:bCs/>
        </w:rPr>
        <w:t>3 (success greater than 0.7</w:t>
      </w:r>
      <w:r w:rsidR="00E45A26" w:rsidRPr="000F56E9">
        <w:rPr>
          <w:b/>
          <w:bCs/>
        </w:rPr>
        <w:t xml:space="preserve"> similar to POD</w:t>
      </w:r>
      <w:r w:rsidR="00494EF4" w:rsidRPr="000F56E9">
        <w:rPr>
          <w:b/>
          <w:bCs/>
        </w:rPr>
        <w:t>)</w:t>
      </w:r>
      <w:r w:rsidR="00E45A26" w:rsidRPr="000F56E9">
        <w:rPr>
          <w:b/>
          <w:bCs/>
        </w:rPr>
        <w:t>.</w:t>
      </w:r>
      <w:r w:rsidR="0079684F">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79684F" w14:paraId="0B020117" w14:textId="77777777" w:rsidTr="00FC56F0">
        <w:tc>
          <w:tcPr>
            <w:tcW w:w="4495" w:type="pct"/>
            <w:vAlign w:val="center"/>
          </w:tcPr>
          <w:p w14:paraId="756F21AA" w14:textId="029AEEC6" w:rsidR="0079684F" w:rsidRDefault="0079684F" w:rsidP="00FC56F0">
            <w:pPr>
              <w:pStyle w:val="TableText"/>
            </w:pPr>
            <m:oMathPara>
              <m:oMath>
                <m:r>
                  <w:rPr>
                    <w:rFonts w:ascii="Cambria Math" w:hAnsi="Cambria Math"/>
                  </w:rPr>
                  <m:t xml:space="preserve">R </m:t>
                </m:r>
                <m:r>
                  <m:rPr>
                    <m:aln/>
                  </m:rPr>
                  <w:rPr>
                    <w:rFonts w:ascii="Cambria Math" w:hAnsi="Cambria Math"/>
                  </w:rPr>
                  <m:t>=</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burned</m:t>
                                </m:r>
                              </m:sub>
                            </m:sSub>
                          </m:e>
                        </m:d>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cell</m:t>
                            </m:r>
                          </m:sub>
                        </m:sSub>
                      </m:e>
                    </m:d>
                    <m:r>
                      <w:rPr>
                        <w:rFonts w:ascii="Cambria Math" w:hAnsi="Cambria Math"/>
                      </w:rPr>
                      <m:t>/π</m:t>
                    </m:r>
                  </m:e>
                </m:rad>
                <m:r>
                  <w:rPr>
                    <w:rFonts w:ascii="Cambria Math" w:hAnsi="Cambria Math"/>
                  </w:rPr>
                  <m:t xml:space="preserve">, </m:t>
                </m:r>
                <m:sSub>
                  <m:sSubPr>
                    <m:ctrlPr>
                      <w:rPr>
                        <w:rFonts w:ascii="Cambria Math" w:hAnsi="Cambria Math"/>
                      </w:rPr>
                    </m:ctrlPr>
                  </m:sSubPr>
                  <m:e>
                    <m:r>
                      <m:rPr>
                        <m:sty m:val="p"/>
                      </m:rPr>
                      <w:rPr>
                        <w:rFonts w:ascii="Cambria Math" w:hAnsi="Cambria Math"/>
                      </w:rPr>
                      <m:t>TH</m:t>
                    </m:r>
                  </m:e>
                  <m:sub>
                    <m:r>
                      <w:rPr>
                        <w:rFonts w:ascii="Cambria Math" w:hAnsi="Cambria Math"/>
                      </w:rPr>
                      <m:t>Front</m:t>
                    </m:r>
                  </m:sub>
                </m:sSub>
                <m:r>
                  <w:rPr>
                    <w:rFonts w:ascii="Cambria Math" w:hAnsi="Cambria Math"/>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num>
                  <m:den>
                    <m:r>
                      <w:rPr>
                        <w:rFonts w:ascii="Cambria Math" w:hAnsi="Cambria Math"/>
                      </w:rPr>
                      <m:t>R</m:t>
                    </m:r>
                  </m:den>
                </m:f>
              </m:oMath>
            </m:oMathPara>
          </w:p>
        </w:tc>
        <w:tc>
          <w:tcPr>
            <w:tcW w:w="505" w:type="pct"/>
            <w:vAlign w:val="center"/>
          </w:tcPr>
          <w:p w14:paraId="436B6B59" w14:textId="6B9AA9C6" w:rsidR="0079684F" w:rsidRDefault="0079684F" w:rsidP="00FC56F0">
            <w:pPr>
              <w:pStyle w:val="TableText"/>
              <w:jc w:val="right"/>
            </w:pPr>
            <w:bookmarkStart w:id="327" w:name="_Ref235571066"/>
            <w:r>
              <w:t xml:space="preserve">( </w:t>
            </w:r>
            <w:r>
              <w:fldChar w:fldCharType="begin"/>
            </w:r>
            <w:r>
              <w:instrText xml:space="preserve"> SEQ ( \* ARABIC </w:instrText>
            </w:r>
            <w:r>
              <w:fldChar w:fldCharType="separate"/>
            </w:r>
            <w:r w:rsidR="008B09EB">
              <w:rPr>
                <w:noProof/>
              </w:rPr>
              <w:t>66</w:t>
            </w:r>
            <w:r>
              <w:fldChar w:fldCharType="end"/>
            </w:r>
            <w:r>
              <w:t xml:space="preserve"> )</w:t>
            </w:r>
            <w:bookmarkEnd w:id="327"/>
          </w:p>
        </w:tc>
      </w:tr>
    </w:tbl>
    <w:p w14:paraId="5508D25F" w14:textId="1F7B7D95" w:rsidR="000E4291" w:rsidRDefault="00256C79" w:rsidP="00256C79">
      <w:pPr>
        <w:pStyle w:val="ParText"/>
      </w:pPr>
      <w:r w:rsidRPr="00B6517F">
        <w:rPr>
          <w:b/>
          <w:bCs/>
        </w:rPr>
        <w:t>Arrival-time agreement</w:t>
      </w:r>
      <w:r>
        <w:t xml:space="preserve"> tests the rate of spread directly. Over the </w:t>
      </w:r>
      <m:oMath>
        <m:r>
          <w:rPr>
            <w:rFonts w:ascii="Cambria Math" w:hAnsi="Cambria Math"/>
          </w:rPr>
          <m:t>N_cells</m:t>
        </m:r>
      </m:oMath>
      <w:r>
        <w:t xml:space="preserve"> common to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it compares the simulated arrival time at each cell with the first satellite detection time there. The </w:t>
      </w:r>
      <w:r w:rsidRPr="00B6517F">
        <w:rPr>
          <w:b/>
          <w:bCs/>
        </w:rPr>
        <w:t>mean absolute time</w:t>
      </w:r>
      <w:r w:rsidR="00A11482">
        <w:rPr>
          <w:b/>
          <w:bCs/>
        </w:rPr>
        <w:t xml:space="preserve"> (MAE)</w:t>
      </w:r>
      <w:r w:rsidRPr="00B6517F">
        <w:rPr>
          <w:b/>
          <w:bCs/>
        </w:rPr>
        <w:t xml:space="preserve"> difference</w:t>
      </w:r>
      <w:r>
        <w:t xml:space="preserve"> between them</w:t>
      </w:r>
      <w:r w:rsidR="0063619B">
        <w:t xml:space="preserve"> is</w:t>
      </w:r>
      <w:r>
        <w:t xml:space="preserve">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oMath>
      <w:r>
        <w:t xml:space="preserve"> </w:t>
      </w:r>
      <w:r>
        <w:fldChar w:fldCharType="begin"/>
      </w:r>
      <w:r>
        <w:instrText xml:space="preserve"> REF _RefEqMAE \h </w:instrText>
      </w:r>
      <w:r>
        <w:fldChar w:fldCharType="separate"/>
      </w:r>
      <w:r w:rsidR="008B09EB">
        <w:t xml:space="preserve">( </w:t>
      </w:r>
      <w:r w:rsidR="008B09EB">
        <w:rPr>
          <w:noProof/>
        </w:rPr>
        <w:t>67</w:t>
      </w:r>
      <w:r w:rsidR="008B09EB">
        <w:t xml:space="preserve"> )</w:t>
      </w:r>
      <w:r>
        <w:fldChar w:fldCharType="end"/>
      </w:r>
      <w:r w:rsidR="0063619B">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256C79" w14:paraId="349A633B" w14:textId="77777777" w:rsidTr="00FC56F0">
        <w:tc>
          <w:tcPr>
            <w:tcW w:w="4495" w:type="pct"/>
            <w:vAlign w:val="center"/>
          </w:tcPr>
          <w:p w14:paraId="560616F1" w14:textId="5579ED2C" w:rsidR="00256C79" w:rsidRDefault="00000000" w:rsidP="00FC56F0">
            <w:pPr>
              <w:pStyle w:val="TableText"/>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r>
                  <m:rPr>
                    <m:aln/>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cells</m:t>
                        </m:r>
                      </m:sub>
                    </m:sSub>
                  </m:den>
                </m:f>
                <m:sSub>
                  <m:sSubPr>
                    <m:ctrlPr>
                      <w:rPr>
                        <w:rFonts w:ascii="Cambria Math" w:hAnsi="Cambria Math"/>
                      </w:rPr>
                    </m:ctrlPr>
                  </m:sSubPr>
                  <m:e>
                    <m:r>
                      <w:rPr>
                        <w:rFonts w:ascii="Cambria Math" w:hAnsi="Cambria Math"/>
                      </w:rPr>
                      <m:t>Σ</m:t>
                    </m:r>
                  </m:e>
                  <m:sub>
                    <m:r>
                      <w:rPr>
                        <w:rFonts w:ascii="Cambria Math" w:hAnsi="Cambria Math"/>
                      </w:rPr>
                      <m:t>c∈</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Sim</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Re</m:t>
                        </m:r>
                      </m:sup>
                    </m:sSubSup>
                  </m:e>
                </m:d>
                <m:r>
                  <m:rPr>
                    <m:sty m:val="p"/>
                  </m:rPr>
                  <w:rPr>
                    <w:rFonts w:ascii="Cambria Math" w:hAnsi="Cambria Math"/>
                  </w:rPr>
                  <w:br/>
                </m:r>
              </m:oMath>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cells</m:t>
                    </m:r>
                  </m:sub>
                </m:sSub>
                <m:r>
                  <m:rPr>
                    <m:aln/>
                  </m:rP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oMath>
            </m:oMathPara>
          </w:p>
        </w:tc>
        <w:tc>
          <w:tcPr>
            <w:tcW w:w="505" w:type="pct"/>
            <w:vAlign w:val="center"/>
          </w:tcPr>
          <w:p w14:paraId="42AAFC35" w14:textId="251C7CAC" w:rsidR="00256C79" w:rsidRDefault="00256C79" w:rsidP="00FC56F0">
            <w:pPr>
              <w:pStyle w:val="TableText"/>
              <w:jc w:val="right"/>
            </w:pPr>
            <w:bookmarkStart w:id="328" w:name="_RefEqMAE"/>
            <w:r>
              <w:t xml:space="preserve">( </w:t>
            </w:r>
            <w:r>
              <w:fldChar w:fldCharType="begin"/>
            </w:r>
            <w:r>
              <w:instrText xml:space="preserve"> SEQ ( \* ARABIC </w:instrText>
            </w:r>
            <w:r>
              <w:fldChar w:fldCharType="separate"/>
            </w:r>
            <w:r w:rsidR="008B09EB">
              <w:rPr>
                <w:noProof/>
              </w:rPr>
              <w:t>67</w:t>
            </w:r>
            <w:r>
              <w:fldChar w:fldCharType="end"/>
            </w:r>
            <w:r>
              <w:t xml:space="preserve"> )</w:t>
            </w:r>
            <w:bookmarkEnd w:id="328"/>
          </w:p>
        </w:tc>
      </w:tr>
    </w:tbl>
    <w:p w14:paraId="73F104E8" w14:textId="4CC9F62E" w:rsidR="00A860FC" w:rsidRDefault="00A860FC" w:rsidP="00A860FC">
      <w:pPr>
        <w:pStyle w:val="ParText"/>
      </w:pPr>
      <w:r w:rsidRPr="00A860FC">
        <w:lastRenderedPageBreak/>
        <w:t xml:space="preserve">The arrival-time error is the mean absolute difference between the time at which the simulated front reaches each cell and the first satellite detection time of that cell, taken over the cells that both burned. It is the direct rate-of-spread test and is the least sensitive to suppression and to the length of the run. The error is judged relative to the observed fire duration </w:t>
      </w:r>
      <m:oMath>
        <m:r>
          <w:rPr>
            <w:rFonts w:ascii="Cambria Math" w:hAnsi="Cambria Math"/>
          </w:rPr>
          <m:t>T</m:t>
        </m:r>
      </m:oMath>
      <w:r w:rsidRPr="00A860FC">
        <w:t xml:space="preserve">, the span of the satellite detections, and is accepted below one quarter of </w:t>
      </w:r>
      <m:oMath>
        <m:r>
          <w:rPr>
            <w:rFonts w:ascii="Cambria Math" w:hAnsi="Cambria Math"/>
          </w:rPr>
          <m:t>T</m:t>
        </m:r>
      </m:oMath>
      <w:r w:rsidRPr="00A860FC">
        <w:t>.</w:t>
      </w:r>
      <w:r w:rsidR="00EA7A6C">
        <w:t xml:space="preserve"> </w:t>
      </w:r>
      <w:r w:rsidR="00EA7A6C" w:rsidRPr="000F56E9">
        <w:rPr>
          <w:b/>
          <w:bCs/>
        </w:rPr>
        <w:t xml:space="preserve">The error of </w:t>
      </w:r>
      <w:r w:rsidR="00113E38" w:rsidRPr="000F56E9">
        <w:rPr>
          <w:b/>
          <w:bCs/>
        </w:rPr>
        <w:t>MAE</w:t>
      </w:r>
      <w:r w:rsidR="00EA7A6C" w:rsidRPr="000F56E9">
        <w:rPr>
          <w:b/>
          <w:bCs/>
        </w:rPr>
        <w:t xml:space="preserve"> </w:t>
      </w:r>
      <w:r w:rsidR="00EA7A6C" w:rsidRPr="000F56E9">
        <w:rPr>
          <w:b/>
          <w:bCs/>
        </w:rPr>
        <w:fldChar w:fldCharType="begin"/>
      </w:r>
      <w:r w:rsidR="00EA7A6C" w:rsidRPr="000F56E9">
        <w:rPr>
          <w:b/>
          <w:bCs/>
        </w:rPr>
        <w:instrText xml:space="preserve"> REF _Ref235571543 \h </w:instrText>
      </w:r>
      <w:r w:rsidR="000F56E9">
        <w:rPr>
          <w:b/>
          <w:bCs/>
        </w:rPr>
        <w:instrText xml:space="preserve"> \* MERGEFORMAT </w:instrText>
      </w:r>
      <w:r w:rsidR="00EA7A6C" w:rsidRPr="000F56E9">
        <w:rPr>
          <w:b/>
          <w:bCs/>
        </w:rPr>
      </w:r>
      <w:r w:rsidR="00EA7A6C" w:rsidRPr="000F56E9">
        <w:rPr>
          <w:b/>
          <w:bCs/>
        </w:rPr>
        <w:fldChar w:fldCharType="separate"/>
      </w:r>
      <w:r w:rsidR="008B09EB" w:rsidRPr="008B09EB">
        <w:rPr>
          <w:b/>
          <w:bCs/>
        </w:rPr>
        <w:t xml:space="preserve">( </w:t>
      </w:r>
      <w:r w:rsidR="008B09EB" w:rsidRPr="008B09EB">
        <w:rPr>
          <w:b/>
          <w:bCs/>
          <w:noProof/>
        </w:rPr>
        <w:t>68</w:t>
      </w:r>
      <w:r w:rsidR="008B09EB" w:rsidRPr="008B09EB">
        <w:rPr>
          <w:b/>
          <w:bCs/>
        </w:rPr>
        <w:t xml:space="preserve"> )</w:t>
      </w:r>
      <w:r w:rsidR="00EA7A6C" w:rsidRPr="000F56E9">
        <w:rPr>
          <w:b/>
          <w:bCs/>
        </w:rPr>
        <w:fldChar w:fldCharType="end"/>
      </w:r>
      <w:r w:rsidR="00EA7A6C" w:rsidRPr="000F56E9">
        <w:rPr>
          <w:b/>
          <w:bCs/>
        </w:rPr>
        <w:t xml:space="preserve"> should be less than 0.3 (success greater than 0.7 similar to POD).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EA7A6C" w14:paraId="4B8941D5" w14:textId="77777777" w:rsidTr="00FC56F0">
        <w:tc>
          <w:tcPr>
            <w:tcW w:w="4495" w:type="pct"/>
            <w:vAlign w:val="center"/>
          </w:tcPr>
          <w:p w14:paraId="413894B5" w14:textId="2FAC7A15" w:rsidR="00EA7A6C" w:rsidRDefault="00000000" w:rsidP="00FC56F0">
            <w:pPr>
              <w:pStyle w:val="TableText"/>
            </w:pPr>
            <m:oMathPara>
              <m:oMath>
                <m:sSub>
                  <m:sSubPr>
                    <m:ctrlPr>
                      <w:rPr>
                        <w:rFonts w:ascii="Cambria Math" w:hAnsi="Cambria Math"/>
                      </w:rPr>
                    </m:ctrlPr>
                  </m:sSubPr>
                  <m:e>
                    <m:r>
                      <m:rPr>
                        <m:sty m:val="p"/>
                      </m:rPr>
                      <w:rPr>
                        <w:rFonts w:ascii="Cambria Math" w:hAnsi="Cambria Math"/>
                      </w:rPr>
                      <m:t>TH</m:t>
                    </m:r>
                  </m:e>
                  <m:sub>
                    <m:r>
                      <w:rPr>
                        <w:rFonts w:ascii="Cambria Math" w:hAnsi="Cambria Math"/>
                      </w:rPr>
                      <m:t>MAE</m:t>
                    </m:r>
                  </m:sub>
                </m:sSub>
                <m:r>
                  <w:rPr>
                    <w:rFonts w:ascii="Cambria Math" w:hAnsi="Cambria Math"/>
                  </w:rPr>
                  <m:t>=1-</m:t>
                </m:r>
                <m:f>
                  <m:fPr>
                    <m:ctrlPr>
                      <w:rPr>
                        <w:rFonts w:ascii="Cambria Math" w:hAnsi="Cambria Math"/>
                        <w:i/>
                      </w:rPr>
                    </m:ctrlPr>
                  </m:fPr>
                  <m:num>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num>
                  <m:den>
                    <m:r>
                      <w:rPr>
                        <w:rFonts w:ascii="Cambria Math" w:hAnsi="Cambria Math"/>
                      </w:rPr>
                      <m:t>T</m:t>
                    </m:r>
                  </m:den>
                </m:f>
              </m:oMath>
            </m:oMathPara>
          </w:p>
        </w:tc>
        <w:tc>
          <w:tcPr>
            <w:tcW w:w="505" w:type="pct"/>
            <w:vAlign w:val="center"/>
          </w:tcPr>
          <w:p w14:paraId="32ADAB16" w14:textId="1CCA73FE" w:rsidR="00EA7A6C" w:rsidRDefault="00EA7A6C" w:rsidP="00FC56F0">
            <w:pPr>
              <w:pStyle w:val="TableText"/>
              <w:jc w:val="right"/>
            </w:pPr>
            <w:bookmarkStart w:id="329" w:name="_Ref235571543"/>
            <w:r>
              <w:t xml:space="preserve">( </w:t>
            </w:r>
            <w:r>
              <w:fldChar w:fldCharType="begin"/>
            </w:r>
            <w:r>
              <w:instrText xml:space="preserve"> SEQ ( \* ARABIC </w:instrText>
            </w:r>
            <w:r>
              <w:fldChar w:fldCharType="separate"/>
            </w:r>
            <w:r w:rsidR="008B09EB">
              <w:rPr>
                <w:noProof/>
              </w:rPr>
              <w:t>68</w:t>
            </w:r>
            <w:r>
              <w:fldChar w:fldCharType="end"/>
            </w:r>
            <w:r>
              <w:t xml:space="preserve"> )</w:t>
            </w:r>
            <w:bookmarkEnd w:id="329"/>
          </w:p>
        </w:tc>
      </w:tr>
    </w:tbl>
    <w:p w14:paraId="1A1BCC63" w14:textId="27EFFAA1" w:rsidR="00A860FC" w:rsidRDefault="00EE71BF" w:rsidP="00A860FC">
      <w:pPr>
        <w:pStyle w:val="ParText"/>
      </w:pPr>
      <w:r>
        <w:fldChar w:fldCharType="begin"/>
      </w:r>
      <w:r>
        <w:instrText xml:space="preserve"> REF _Ref235569232 \h </w:instrText>
      </w:r>
      <w:r>
        <w:fldChar w:fldCharType="separate"/>
      </w:r>
      <w:r w:rsidR="008B09EB" w:rsidRPr="00BA1179">
        <w:t xml:space="preserve">Table </w:t>
      </w:r>
      <w:r w:rsidR="008B09EB">
        <w:rPr>
          <w:noProof/>
        </w:rPr>
        <w:t>5</w:t>
      </w:r>
      <w:r w:rsidR="008B09EB">
        <w:t>.</w:t>
      </w:r>
      <w:r w:rsidR="008B09EB">
        <w:rPr>
          <w:noProof/>
        </w:rPr>
        <w:t>5</w:t>
      </w:r>
      <w:r>
        <w:fldChar w:fldCharType="end"/>
      </w:r>
      <w:r>
        <w:t xml:space="preserve"> </w:t>
      </w:r>
      <w:r w:rsidR="00A860FC" w:rsidRPr="00BA1179">
        <w:t xml:space="preserve">reports the agreement metrics per case, averaged over </w:t>
      </w:r>
      <w:r w:rsidR="00A860FC">
        <w:t>50</w:t>
      </w:r>
      <w:r w:rsidR="00A860FC" w:rsidRPr="00BA1179">
        <w:t xml:space="preserve"> stochastic replicates; </w:t>
      </w:r>
      <w:r w:rsidR="00AA2DC8">
        <w:fldChar w:fldCharType="begin"/>
      </w:r>
      <w:r w:rsidR="00AA2DC8">
        <w:instrText xml:space="preserve"> REF _Ref235572564 \h </w:instrText>
      </w:r>
      <w:r w:rsidR="00AA2DC8">
        <w:fldChar w:fldCharType="separate"/>
      </w:r>
      <w:r w:rsidR="008B09EB" w:rsidRPr="00BA1179">
        <w:t xml:space="preserve">Figure </w:t>
      </w:r>
      <w:r w:rsidR="008B09EB">
        <w:rPr>
          <w:noProof/>
        </w:rPr>
        <w:t>5</w:t>
      </w:r>
      <w:r w:rsidR="008B09EB">
        <w:t>.</w:t>
      </w:r>
      <w:r w:rsidR="008B09EB">
        <w:rPr>
          <w:noProof/>
        </w:rPr>
        <w:t>1</w:t>
      </w:r>
      <w:r w:rsidR="00AA2DC8">
        <w:fldChar w:fldCharType="end"/>
      </w:r>
      <w:r w:rsidR="00A860FC" w:rsidRPr="00BA1179">
        <w:t>shows the corresponding agreement maps, in which correctly predicted burn, overprediction, and missed burn are distinguished</w:t>
      </w:r>
      <w:r w:rsidR="000F56E9">
        <w:t>.</w:t>
      </w:r>
      <w:r w:rsidR="00AA2DC8">
        <w:t xml:space="preserve"> It shows that the simulation core has an acceptable overall success rate over real scenarios.</w:t>
      </w:r>
    </w:p>
    <w:p w14:paraId="4C3F2BEC" w14:textId="2F268E82" w:rsidR="0036286A" w:rsidRDefault="0036286A" w:rsidP="0036286A">
      <w:pPr>
        <w:pStyle w:val="Caption"/>
      </w:pPr>
      <w:bookmarkStart w:id="330" w:name="_Ref235569232"/>
      <w:bookmarkStart w:id="331" w:name="_Toc236342220"/>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5</w:t>
      </w:r>
      <w:r w:rsidR="00A22191">
        <w:fldChar w:fldCharType="end"/>
      </w:r>
      <w:bookmarkEnd w:id="330"/>
      <w:r w:rsidRPr="00BA1179">
        <w:t xml:space="preserve"> Hindcast agreement metrics per historical case (mean over stochastic replicates)</w:t>
      </w:r>
      <w:bookmarkEnd w:id="331"/>
    </w:p>
    <w:tbl>
      <w:tblPr>
        <w:tblStyle w:val="PlainTable2"/>
        <w:tblW w:w="5000" w:type="pct"/>
        <w:tblLook w:val="04A0" w:firstRow="1" w:lastRow="0" w:firstColumn="1" w:lastColumn="0" w:noHBand="0" w:noVBand="1"/>
      </w:tblPr>
      <w:tblGrid>
        <w:gridCol w:w="1854"/>
        <w:gridCol w:w="1550"/>
        <w:gridCol w:w="1548"/>
        <w:gridCol w:w="1548"/>
        <w:gridCol w:w="1547"/>
      </w:tblGrid>
      <w:tr w:rsidR="00B52E3F" w:rsidRPr="00113E38" w14:paraId="7538C37D" w14:textId="77777777" w:rsidTr="00AA2D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229C1A9" w14:textId="77777777" w:rsidR="00B52E3F" w:rsidRPr="00113E38" w:rsidRDefault="00B52E3F" w:rsidP="004E7F34">
            <w:pPr>
              <w:jc w:val="center"/>
              <w:rPr>
                <w:b w:val="0"/>
                <w:bCs w:val="0"/>
                <w:szCs w:val="24"/>
              </w:rPr>
            </w:pPr>
          </w:p>
        </w:tc>
        <w:tc>
          <w:tcPr>
            <w:tcW w:w="963" w:type="pct"/>
            <w:vAlign w:val="center"/>
          </w:tcPr>
          <w:p w14:paraId="46F765CF" w14:textId="079A48B9"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Sc1</w:t>
            </w:r>
          </w:p>
        </w:tc>
        <w:tc>
          <w:tcPr>
            <w:tcW w:w="962" w:type="pct"/>
            <w:vAlign w:val="center"/>
          </w:tcPr>
          <w:p w14:paraId="1C0981F4" w14:textId="4388034F"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Sc2</w:t>
            </w:r>
          </w:p>
        </w:tc>
        <w:tc>
          <w:tcPr>
            <w:tcW w:w="962" w:type="pct"/>
            <w:vAlign w:val="center"/>
          </w:tcPr>
          <w:p w14:paraId="33CB399E" w14:textId="19849961"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Sc3</w:t>
            </w:r>
          </w:p>
        </w:tc>
        <w:tc>
          <w:tcPr>
            <w:tcW w:w="961" w:type="pct"/>
            <w:vAlign w:val="center"/>
          </w:tcPr>
          <w:p w14:paraId="166E4349" w14:textId="0014A21D"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Sc4</w:t>
            </w:r>
          </w:p>
        </w:tc>
      </w:tr>
      <w:tr w:rsidR="00A02820" w:rsidRPr="00113E38" w14:paraId="7ACC223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14C0A901" w14:textId="27B7BC93" w:rsidR="00A02820"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A</m:t>
                    </m:r>
                  </m:e>
                  <m:sub>
                    <m:r>
                      <m:rPr>
                        <m:sty m:val="bi"/>
                      </m:rPr>
                      <w:rPr>
                        <w:rFonts w:ascii="Cambria Math" w:hAnsi="Cambria Math"/>
                        <w:szCs w:val="24"/>
                      </w:rPr>
                      <m:t>cell</m:t>
                    </m:r>
                  </m:sub>
                </m:sSub>
                <m:r>
                  <m:rPr>
                    <m:sty m:val="bi"/>
                  </m:rPr>
                  <w:rPr>
                    <w:rFonts w:ascii="Cambria Math" w:hAnsi="Cambria Math"/>
                    <w:szCs w:val="24"/>
                  </w:rPr>
                  <m:t xml:space="preserve"> </m:t>
                </m:r>
                <m:d>
                  <m:dPr>
                    <m:ctrlPr>
                      <w:rPr>
                        <w:rFonts w:ascii="Cambria Math" w:hAnsi="Cambria Math"/>
                        <w:b w:val="0"/>
                        <w:i/>
                        <w:szCs w:val="24"/>
                      </w:rPr>
                    </m:ctrlPr>
                  </m:dPr>
                  <m:e>
                    <m:sSup>
                      <m:sSupPr>
                        <m:ctrlPr>
                          <w:rPr>
                            <w:rFonts w:ascii="Cambria Math" w:hAnsi="Cambria Math"/>
                            <w:b w:val="0"/>
                            <w:i/>
                            <w:szCs w:val="24"/>
                          </w:rPr>
                        </m:ctrlPr>
                      </m:sSupPr>
                      <m:e>
                        <m:r>
                          <m:rPr>
                            <m:sty m:val="bi"/>
                          </m:rPr>
                          <w:rPr>
                            <w:rFonts w:ascii="Cambria Math" w:hAnsi="Cambria Math"/>
                            <w:szCs w:val="24"/>
                          </w:rPr>
                          <m:t>m</m:t>
                        </m:r>
                      </m:e>
                      <m:sup>
                        <m:r>
                          <m:rPr>
                            <m:sty m:val="bi"/>
                          </m:rPr>
                          <w:rPr>
                            <w:rFonts w:ascii="Cambria Math" w:hAnsi="Cambria Math"/>
                            <w:szCs w:val="24"/>
                          </w:rPr>
                          <m:t>2</m:t>
                        </m:r>
                      </m:sup>
                    </m:sSup>
                  </m:e>
                </m:d>
              </m:oMath>
            </m:oMathPara>
          </w:p>
        </w:tc>
        <w:tc>
          <w:tcPr>
            <w:tcW w:w="963" w:type="pct"/>
            <w:vAlign w:val="center"/>
          </w:tcPr>
          <w:p w14:paraId="3E2049A1" w14:textId="3AF1CF52"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77B57D27" w14:textId="6B5B44D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088F2EF1" w14:textId="25349461"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1" w:type="pct"/>
            <w:vAlign w:val="center"/>
          </w:tcPr>
          <w:p w14:paraId="78088B12" w14:textId="7563FCE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r>
      <w:tr w:rsidR="00EE71BF" w:rsidRPr="00113E38" w14:paraId="7491DFF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157BA99B" w14:textId="1029E779" w:rsidR="00EE71BF"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N</m:t>
                    </m:r>
                  </m:e>
                  <m:sub>
                    <m:r>
                      <m:rPr>
                        <m:sty m:val="bi"/>
                      </m:rPr>
                      <w:rPr>
                        <w:rFonts w:ascii="Cambria Math" w:hAnsi="Cambria Math"/>
                        <w:szCs w:val="24"/>
                      </w:rPr>
                      <m:t>burned</m:t>
                    </m:r>
                  </m:sub>
                </m:sSub>
              </m:oMath>
            </m:oMathPara>
          </w:p>
        </w:tc>
        <w:tc>
          <w:tcPr>
            <w:tcW w:w="963" w:type="pct"/>
            <w:vAlign w:val="center"/>
          </w:tcPr>
          <w:p w14:paraId="44264D8A" w14:textId="061D68E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1288</m:t>
                </m:r>
              </m:oMath>
            </m:oMathPara>
          </w:p>
        </w:tc>
        <w:tc>
          <w:tcPr>
            <w:tcW w:w="962" w:type="pct"/>
            <w:vAlign w:val="center"/>
          </w:tcPr>
          <w:p w14:paraId="0C7983BF" w14:textId="4B6E094A"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3922</m:t>
                </m:r>
              </m:oMath>
            </m:oMathPara>
          </w:p>
        </w:tc>
        <w:tc>
          <w:tcPr>
            <w:tcW w:w="962" w:type="pct"/>
            <w:vAlign w:val="center"/>
          </w:tcPr>
          <w:p w14:paraId="2CBFFD58" w14:textId="2DE3A79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387</m:t>
                </m:r>
              </m:oMath>
            </m:oMathPara>
          </w:p>
        </w:tc>
        <w:tc>
          <w:tcPr>
            <w:tcW w:w="961" w:type="pct"/>
            <w:vAlign w:val="center"/>
          </w:tcPr>
          <w:p w14:paraId="5C66F355" w14:textId="0D7B26E8"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4915</m:t>
                </m:r>
              </m:oMath>
            </m:oMathPara>
          </w:p>
        </w:tc>
      </w:tr>
      <w:tr w:rsidR="00B7045C" w:rsidRPr="00113E38" w14:paraId="28FF78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04A6522E" w14:textId="60387D8F" w:rsidR="00B7045C" w:rsidRPr="00113E38" w:rsidRDefault="004E7F34" w:rsidP="004E7F34">
            <w:pPr>
              <w:jc w:val="center"/>
              <w:rPr>
                <w:rFonts w:ascii="Cambria Math" w:hAnsi="Cambria Math"/>
                <w:i/>
                <w:szCs w:val="24"/>
              </w:rPr>
            </w:pPr>
            <m:oMathPara>
              <m:oMath>
                <m:r>
                  <m:rPr>
                    <m:sty m:val="bi"/>
                  </m:rPr>
                  <w:rPr>
                    <w:rFonts w:ascii="Cambria Math" w:hAnsi="Cambria Math" w:cs="Calibri"/>
                    <w:szCs w:val="24"/>
                  </w:rPr>
                  <m:t>R (m)</m:t>
                </m:r>
              </m:oMath>
            </m:oMathPara>
          </w:p>
        </w:tc>
        <w:tc>
          <w:tcPr>
            <w:tcW w:w="963" w:type="pct"/>
            <w:vAlign w:val="center"/>
          </w:tcPr>
          <w:p w14:paraId="7BAB71C5" w14:textId="111F634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1823.03</m:t>
                </m:r>
              </m:oMath>
            </m:oMathPara>
          </w:p>
        </w:tc>
        <w:tc>
          <w:tcPr>
            <w:tcW w:w="962" w:type="pct"/>
            <w:vAlign w:val="center"/>
          </w:tcPr>
          <w:p w14:paraId="7B388235" w14:textId="117D754D"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3179.96</m:t>
                </m:r>
              </m:oMath>
            </m:oMathPara>
          </w:p>
        </w:tc>
        <w:tc>
          <w:tcPr>
            <w:tcW w:w="962" w:type="pct"/>
            <w:vAlign w:val="center"/>
          </w:tcPr>
          <w:p w14:paraId="41E81DF8" w14:textId="31189C3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1000.19</m:t>
                </m:r>
              </m:oMath>
            </m:oMathPara>
          </w:p>
        </w:tc>
        <w:tc>
          <w:tcPr>
            <w:tcW w:w="961" w:type="pct"/>
            <w:vAlign w:val="center"/>
          </w:tcPr>
          <w:p w14:paraId="00D29089" w14:textId="58AB7E0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3559.83</m:t>
                </m:r>
              </m:oMath>
            </m:oMathPara>
          </w:p>
        </w:tc>
      </w:tr>
      <w:tr w:rsidR="00EE71BF" w:rsidRPr="00113E38" w14:paraId="0BB80A1C"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6AAA787F" w14:textId="3A3A1966" w:rsidR="00EE71BF" w:rsidRPr="00113E38" w:rsidRDefault="004E7F34" w:rsidP="004E7F34">
            <w:pPr>
              <w:jc w:val="center"/>
              <w:rPr>
                <w:szCs w:val="24"/>
              </w:rPr>
            </w:pPr>
            <m:oMathPara>
              <m:oMath>
                <m:r>
                  <m:rPr>
                    <m:sty m:val="bi"/>
                  </m:rPr>
                  <w:rPr>
                    <w:rFonts w:ascii="Cambria Math" w:eastAsia="Calibri" w:hAnsi="Cambria Math" w:cs="Arial"/>
                    <w:szCs w:val="24"/>
                  </w:rPr>
                  <m:t>T (hr)</m:t>
                </m:r>
              </m:oMath>
            </m:oMathPara>
          </w:p>
        </w:tc>
        <w:tc>
          <w:tcPr>
            <w:tcW w:w="963" w:type="pct"/>
            <w:vAlign w:val="center"/>
          </w:tcPr>
          <w:p w14:paraId="28DDA1D7" w14:textId="5573A2B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2" w:type="pct"/>
            <w:vAlign w:val="center"/>
          </w:tcPr>
          <w:p w14:paraId="599678B1" w14:textId="06CC5F7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72.80</m:t>
                </m:r>
              </m:oMath>
            </m:oMathPara>
          </w:p>
        </w:tc>
        <w:tc>
          <w:tcPr>
            <w:tcW w:w="962" w:type="pct"/>
            <w:vAlign w:val="center"/>
          </w:tcPr>
          <w:p w14:paraId="7CA0F1FE" w14:textId="46F82855"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1" w:type="pct"/>
            <w:vAlign w:val="center"/>
          </w:tcPr>
          <w:p w14:paraId="4570995B" w14:textId="086A4FC0" w:rsidR="00F2368D"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58.70</m:t>
                </m:r>
              </m:oMath>
            </m:oMathPara>
          </w:p>
        </w:tc>
      </w:tr>
      <w:tr w:rsidR="00C82DAF" w:rsidRPr="00113E38" w14:paraId="02532469"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2AA96E8" w14:textId="493A7EDA" w:rsidR="00C82DAF" w:rsidRPr="00113E38" w:rsidRDefault="00000000" w:rsidP="004E7F34">
            <w:pPr>
              <w:pStyle w:val="TableText"/>
              <w:jc w:val="center"/>
              <w:rPr>
                <w:szCs w:val="24"/>
              </w:rPr>
            </w:pPr>
            <m:oMath>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oMath>
            <w:r w:rsidR="00C82DAF" w:rsidRPr="00113E38">
              <w:rPr>
                <w:b w:val="0"/>
                <w:szCs w:val="24"/>
              </w:rPr>
              <w:t xml:space="preserve"> (m)</w:t>
            </w:r>
          </w:p>
        </w:tc>
        <w:tc>
          <w:tcPr>
            <w:tcW w:w="963" w:type="pct"/>
            <w:vAlign w:val="center"/>
          </w:tcPr>
          <w:p w14:paraId="756C21F6" w14:textId="6D5C5D86"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329.00</m:t>
                </m:r>
              </m:oMath>
            </m:oMathPara>
          </w:p>
        </w:tc>
        <w:tc>
          <w:tcPr>
            <w:tcW w:w="962" w:type="pct"/>
            <w:vAlign w:val="center"/>
          </w:tcPr>
          <w:p w14:paraId="505FD8D8" w14:textId="4E7BCE51"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305.00</m:t>
                </m:r>
              </m:oMath>
            </m:oMathPara>
          </w:p>
        </w:tc>
        <w:tc>
          <w:tcPr>
            <w:tcW w:w="962" w:type="pct"/>
            <w:vAlign w:val="center"/>
          </w:tcPr>
          <w:p w14:paraId="080EC7B0" w14:textId="6106893E"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113.00</m:t>
                </m:r>
              </m:oMath>
            </m:oMathPara>
          </w:p>
        </w:tc>
        <w:tc>
          <w:tcPr>
            <w:tcW w:w="961" w:type="pct"/>
            <w:vAlign w:val="center"/>
          </w:tcPr>
          <w:p w14:paraId="3A0F7006" w14:textId="78D7AC00"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391.00</m:t>
                </m:r>
              </m:oMath>
            </m:oMathPara>
          </w:p>
        </w:tc>
      </w:tr>
      <w:tr w:rsidR="00C82DAF" w:rsidRPr="00113E38" w14:paraId="5A55394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4DC2E7DD" w14:textId="408DD7B4" w:rsidR="00C82DAF" w:rsidRPr="00113E38" w:rsidRDefault="00000000" w:rsidP="004E7F34">
            <w:pPr>
              <w:pStyle w:val="TableText"/>
              <w:jc w:val="center"/>
              <w:rPr>
                <w:szCs w:val="24"/>
              </w:rPr>
            </w:pPr>
            <m:oMath>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oMath>
            <w:r w:rsidR="00C82DAF" w:rsidRPr="00113E38">
              <w:rPr>
                <w:b w:val="0"/>
                <w:szCs w:val="24"/>
              </w:rPr>
              <w:t xml:space="preserve"> (h)</w:t>
            </w:r>
          </w:p>
        </w:tc>
        <w:tc>
          <w:tcPr>
            <w:tcW w:w="963" w:type="pct"/>
            <w:vAlign w:val="center"/>
          </w:tcPr>
          <w:p w14:paraId="4945ED04" w14:textId="337C2DA6"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1.46</m:t>
                </m:r>
              </m:oMath>
            </m:oMathPara>
          </w:p>
        </w:tc>
        <w:tc>
          <w:tcPr>
            <w:tcW w:w="962" w:type="pct"/>
            <w:vAlign w:val="center"/>
          </w:tcPr>
          <w:p w14:paraId="1AA2833A" w14:textId="3B274620"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1.39</m:t>
                </m:r>
              </m:oMath>
            </m:oMathPara>
          </w:p>
        </w:tc>
        <w:tc>
          <w:tcPr>
            <w:tcW w:w="962" w:type="pct"/>
            <w:vAlign w:val="center"/>
          </w:tcPr>
          <w:p w14:paraId="67911A90" w14:textId="3AEB1DFF"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4.04</m:t>
                </m:r>
              </m:oMath>
            </m:oMathPara>
          </w:p>
        </w:tc>
        <w:tc>
          <w:tcPr>
            <w:tcW w:w="961" w:type="pct"/>
            <w:vAlign w:val="center"/>
          </w:tcPr>
          <w:p w14:paraId="44B505FE" w14:textId="09C6FDBD"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2.58</m:t>
                </m:r>
              </m:oMath>
            </m:oMathPara>
          </w:p>
        </w:tc>
      </w:tr>
      <w:tr w:rsidR="00C82DAF" w:rsidRPr="00113E38" w14:paraId="1085E0D8"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8AF7B45" w14:textId="3F9CDCFB" w:rsidR="00C82DAF" w:rsidRPr="00113E38" w:rsidRDefault="00000000" w:rsidP="004E7F34">
            <w:pPr>
              <w:pStyle w:val="TableText"/>
              <w:jc w:val="center"/>
              <w:rPr>
                <w:rFonts w:ascii="Calibri" w:hAnsi="Calibri" w:cs="Calibri"/>
                <w:szCs w:val="24"/>
              </w:rPr>
            </w:pPr>
            <m:oMathPara>
              <m:oMath>
                <m:f>
                  <m:fPr>
                    <m:ctrlPr>
                      <w:rPr>
                        <w:rFonts w:ascii="Cambria Math" w:hAnsi="Cambria Math"/>
                        <w:b w:val="0"/>
                        <w:i/>
                        <w:szCs w:val="24"/>
                      </w:rPr>
                    </m:ctrlPr>
                  </m:fPr>
                  <m:num>
                    <m:r>
                      <m:rPr>
                        <m:sty m:val="bi"/>
                      </m:rPr>
                      <w:rPr>
                        <w:rFonts w:ascii="Cambria Math" w:hAnsi="Cambria Math"/>
                        <w:szCs w:val="24"/>
                      </w:rPr>
                      <m:t>1-</m:t>
                    </m:r>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num>
                  <m:den>
                    <m:r>
                      <m:rPr>
                        <m:sty m:val="bi"/>
                      </m:rPr>
                      <w:rPr>
                        <w:rFonts w:ascii="Cambria Math" w:hAnsi="Cambria Math"/>
                        <w:szCs w:val="24"/>
                      </w:rPr>
                      <m:t>R</m:t>
                    </m:r>
                  </m:den>
                </m:f>
              </m:oMath>
            </m:oMathPara>
          </w:p>
        </w:tc>
        <w:tc>
          <w:tcPr>
            <w:tcW w:w="963" w:type="pct"/>
            <w:vAlign w:val="center"/>
          </w:tcPr>
          <w:p w14:paraId="7F18F58E" w14:textId="5B93D207"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82%</m:t>
                </m:r>
              </m:oMath>
            </m:oMathPara>
          </w:p>
        </w:tc>
        <w:tc>
          <w:tcPr>
            <w:tcW w:w="962" w:type="pct"/>
            <w:vAlign w:val="center"/>
          </w:tcPr>
          <w:p w14:paraId="7B915393" w14:textId="379C634F"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11402C83" w14:textId="1593936A"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c>
          <w:tcPr>
            <w:tcW w:w="961" w:type="pct"/>
            <w:vAlign w:val="center"/>
          </w:tcPr>
          <w:p w14:paraId="65F845AD" w14:textId="4839F1A0"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r>
      <w:tr w:rsidR="00DD13C6" w:rsidRPr="00113E38" w14:paraId="39BA2CD8"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5F317B9D" w14:textId="700DC256" w:rsidR="00DD13C6" w:rsidRPr="00113E38" w:rsidRDefault="00000000" w:rsidP="004E7F34">
            <w:pPr>
              <w:jc w:val="center"/>
              <w:rPr>
                <w:rFonts w:eastAsia="Calibri" w:cs="Arial"/>
                <w:b w:val="0"/>
                <w:szCs w:val="24"/>
              </w:rPr>
            </w:pPr>
            <m:oMathPara>
              <m:oMath>
                <m:f>
                  <m:fPr>
                    <m:ctrlPr>
                      <w:rPr>
                        <w:rFonts w:ascii="Cambria Math" w:hAnsi="Cambria Math"/>
                        <w:b w:val="0"/>
                        <w:i/>
                        <w:szCs w:val="24"/>
                      </w:rPr>
                    </m:ctrlPr>
                  </m:fPr>
                  <m:num>
                    <m:r>
                      <m:rPr>
                        <m:sty m:val="bi"/>
                      </m:rPr>
                      <w:rPr>
                        <w:rFonts w:ascii="Cambria Math" w:hAnsi="Cambria Math"/>
                        <w:szCs w:val="24"/>
                      </w:rPr>
                      <m:t>1-</m:t>
                    </m:r>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num>
                  <m:den>
                    <m:r>
                      <m:rPr>
                        <m:sty m:val="bi"/>
                      </m:rPr>
                      <w:rPr>
                        <w:rFonts w:ascii="Cambria Math" w:hAnsi="Cambria Math"/>
                        <w:szCs w:val="24"/>
                      </w:rPr>
                      <m:t>T</m:t>
                    </m:r>
                  </m:den>
                </m:f>
              </m:oMath>
            </m:oMathPara>
          </w:p>
        </w:tc>
        <w:tc>
          <w:tcPr>
            <w:tcW w:w="963" w:type="pct"/>
            <w:vAlign w:val="center"/>
          </w:tcPr>
          <w:p w14:paraId="086019EB" w14:textId="2CC2EA37"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69CF04B7" w14:textId="309BF20C"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98%</m:t>
                </m:r>
              </m:oMath>
            </m:oMathPara>
          </w:p>
        </w:tc>
        <w:tc>
          <w:tcPr>
            <w:tcW w:w="962" w:type="pct"/>
            <w:vAlign w:val="center"/>
          </w:tcPr>
          <w:p w14:paraId="45F4D119" w14:textId="72D00C9B"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71%</m:t>
                </m:r>
              </m:oMath>
            </m:oMathPara>
          </w:p>
        </w:tc>
        <w:tc>
          <w:tcPr>
            <w:tcW w:w="961" w:type="pct"/>
            <w:vAlign w:val="center"/>
          </w:tcPr>
          <w:p w14:paraId="5C068625" w14:textId="097CD86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96%</m:t>
                </m:r>
              </m:oMath>
            </m:oMathPara>
          </w:p>
        </w:tc>
      </w:tr>
      <w:tr w:rsidR="00DD13C6" w:rsidRPr="00113E38" w14:paraId="07CA95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95715D5" w14:textId="44DA4902" w:rsidR="00DD13C6" w:rsidRPr="00113E38" w:rsidRDefault="00AA2DC8" w:rsidP="004E7F34">
            <w:pPr>
              <w:pStyle w:val="TableText"/>
              <w:jc w:val="center"/>
              <w:rPr>
                <w:szCs w:val="24"/>
              </w:rPr>
            </w:pPr>
            <m:oMath>
              <m:r>
                <m:rPr>
                  <m:sty m:val="bi"/>
                </m:rPr>
                <w:rPr>
                  <w:rFonts w:ascii="Cambria Math" w:hAnsi="Cambria Math"/>
                  <w:szCs w:val="24"/>
                </w:rPr>
                <m:t>POD</m:t>
              </m:r>
            </m:oMath>
            <w:r w:rsidR="00DD13C6" w:rsidRPr="00113E38">
              <w:rPr>
                <w:b w:val="0"/>
                <w:szCs w:val="24"/>
              </w:rPr>
              <w:t xml:space="preserve"> (–)</w:t>
            </w:r>
          </w:p>
        </w:tc>
        <w:tc>
          <w:tcPr>
            <w:tcW w:w="963" w:type="pct"/>
            <w:vAlign w:val="center"/>
          </w:tcPr>
          <w:p w14:paraId="7CED7FC4" w14:textId="0F01206E"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92%</m:t>
                </m:r>
              </m:oMath>
            </m:oMathPara>
          </w:p>
        </w:tc>
        <w:tc>
          <w:tcPr>
            <w:tcW w:w="962" w:type="pct"/>
            <w:vAlign w:val="center"/>
          </w:tcPr>
          <w:p w14:paraId="3E4B77EA" w14:textId="4910CC62"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93%</m:t>
                </m:r>
              </m:oMath>
            </m:oMathPara>
          </w:p>
        </w:tc>
        <w:tc>
          <w:tcPr>
            <w:tcW w:w="962" w:type="pct"/>
            <w:vAlign w:val="center"/>
          </w:tcPr>
          <w:p w14:paraId="704433A2" w14:textId="00EDAC7F"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97%</m:t>
                </m:r>
              </m:oMath>
            </m:oMathPara>
          </w:p>
        </w:tc>
        <w:tc>
          <w:tcPr>
            <w:tcW w:w="961" w:type="pct"/>
            <w:vAlign w:val="center"/>
          </w:tcPr>
          <w:p w14:paraId="037DAFB6" w14:textId="334FE4D6"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85%</m:t>
                </m:r>
              </m:oMath>
            </m:oMathPara>
          </w:p>
        </w:tc>
      </w:tr>
      <w:tr w:rsidR="00DD13C6" w:rsidRPr="00113E38" w14:paraId="1ED6DDEA" w14:textId="77777777" w:rsidTr="00AA2DC8">
        <w:tc>
          <w:tcPr>
            <w:cnfStyle w:val="001000000000" w:firstRow="0" w:lastRow="0" w:firstColumn="1" w:lastColumn="0" w:oddVBand="0" w:evenVBand="0" w:oddHBand="0" w:evenHBand="0" w:firstRowFirstColumn="0" w:firstRowLastColumn="0" w:lastRowFirstColumn="0" w:lastRowLastColumn="0"/>
            <w:tcW w:w="1152" w:type="pct"/>
            <w:shd w:val="clear" w:color="auto" w:fill="F2F2F2" w:themeFill="background1" w:themeFillShade="F2"/>
            <w:vAlign w:val="center"/>
          </w:tcPr>
          <w:p w14:paraId="48C8D7CE" w14:textId="2E886192" w:rsidR="00DD13C6" w:rsidRPr="004E7F34" w:rsidRDefault="00DD13C6" w:rsidP="004E7F34">
            <w:pPr>
              <w:jc w:val="center"/>
              <w:rPr>
                <w:rFonts w:eastAsia="Calibri" w:cs="Arial"/>
                <w:bCs w:val="0"/>
                <w:szCs w:val="24"/>
              </w:rPr>
            </w:pPr>
            <w:r w:rsidRPr="004E7F34">
              <w:rPr>
                <w:rFonts w:eastAsia="Calibri" w:cs="Arial"/>
                <w:bCs w:val="0"/>
                <w:szCs w:val="24"/>
              </w:rPr>
              <w:t>Overall</w:t>
            </w:r>
            <w:r w:rsidR="00AA2DC8">
              <w:rPr>
                <w:rFonts w:eastAsia="Calibri" w:cs="Arial"/>
                <w:bCs w:val="0"/>
                <w:szCs w:val="24"/>
              </w:rPr>
              <w:t xml:space="preserve"> Success</w:t>
            </w:r>
          </w:p>
        </w:tc>
        <w:tc>
          <w:tcPr>
            <w:tcW w:w="963" w:type="pct"/>
            <w:shd w:val="clear" w:color="auto" w:fill="F2F2F2" w:themeFill="background1" w:themeFillShade="F2"/>
            <w:vAlign w:val="center"/>
          </w:tcPr>
          <w:p w14:paraId="5C0BC6DC" w14:textId="0602CD34"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88%</m:t>
                </m:r>
              </m:oMath>
            </m:oMathPara>
          </w:p>
        </w:tc>
        <w:tc>
          <w:tcPr>
            <w:tcW w:w="962" w:type="pct"/>
            <w:shd w:val="clear" w:color="auto" w:fill="F2F2F2" w:themeFill="background1" w:themeFillShade="F2"/>
            <w:vAlign w:val="center"/>
          </w:tcPr>
          <w:p w14:paraId="4AD8DBA2" w14:textId="36BBBA9E"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94%</m:t>
                </m:r>
              </m:oMath>
            </m:oMathPara>
          </w:p>
        </w:tc>
        <w:tc>
          <w:tcPr>
            <w:tcW w:w="962" w:type="pct"/>
            <w:shd w:val="clear" w:color="auto" w:fill="F2F2F2" w:themeFill="background1" w:themeFillShade="F2"/>
            <w:vAlign w:val="center"/>
          </w:tcPr>
          <w:p w14:paraId="7C6EBD66" w14:textId="39B1DB2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86%</m:t>
                </m:r>
              </m:oMath>
            </m:oMathPara>
          </w:p>
        </w:tc>
        <w:tc>
          <w:tcPr>
            <w:tcW w:w="961" w:type="pct"/>
            <w:shd w:val="clear" w:color="auto" w:fill="F2F2F2" w:themeFill="background1" w:themeFillShade="F2"/>
            <w:vAlign w:val="center"/>
          </w:tcPr>
          <w:p w14:paraId="3F64F34E" w14:textId="125BE83F"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r>
    </w:tbl>
    <w:p w14:paraId="0A15F4B7" w14:textId="77777777" w:rsidR="00744514" w:rsidRDefault="00744514" w:rsidP="007445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0"/>
        <w:gridCol w:w="3459"/>
        <w:gridCol w:w="559"/>
        <w:gridCol w:w="3459"/>
      </w:tblGrid>
      <w:tr w:rsidR="007B0744" w14:paraId="7701B693" w14:textId="559C373F" w:rsidTr="00C90DF9">
        <w:trPr>
          <w:trHeight w:val="1701"/>
        </w:trPr>
        <w:tc>
          <w:tcPr>
            <w:tcW w:w="560" w:type="dxa"/>
          </w:tcPr>
          <w:p w14:paraId="0D91D1F1" w14:textId="67CA4E0E" w:rsidR="007B0744" w:rsidRPr="006C0321" w:rsidRDefault="00340C77" w:rsidP="00C90DF9">
            <w:pPr>
              <w:pStyle w:val="ParText"/>
              <w:spacing w:line="276" w:lineRule="auto"/>
              <w:rPr>
                <w:b/>
                <w:bCs/>
              </w:rPr>
            </w:pPr>
            <w:r w:rsidRPr="006C0321">
              <w:rPr>
                <w:b/>
                <w:bCs/>
              </w:rPr>
              <w:lastRenderedPageBreak/>
              <w:t>Sc</w:t>
            </w:r>
            <w:r w:rsidR="00CB663D" w:rsidRPr="006C0321">
              <w:rPr>
                <w:b/>
                <w:bCs/>
              </w:rPr>
              <w:t>1</w:t>
            </w:r>
          </w:p>
        </w:tc>
        <w:tc>
          <w:tcPr>
            <w:tcW w:w="3459" w:type="dxa"/>
          </w:tcPr>
          <w:p w14:paraId="2E2FB363" w14:textId="54BC3CCC" w:rsidR="007B0744" w:rsidRDefault="007B0744" w:rsidP="00C90DF9">
            <w:pPr>
              <w:pStyle w:val="ParText"/>
              <w:spacing w:line="276" w:lineRule="auto"/>
              <w:jc w:val="center"/>
            </w:pPr>
            <w:r>
              <w:rPr>
                <w:b/>
                <w:noProof/>
              </w:rPr>
              <w:drawing>
                <wp:inline distT="0" distB="0" distL="0" distR="0" wp14:anchorId="547536E6" wp14:editId="03E841F1">
                  <wp:extent cx="1980000" cy="1538449"/>
                  <wp:effectExtent l="0" t="0" r="1270" b="5080"/>
                  <wp:docPr id="550419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980000" cy="1538449"/>
                          </a:xfrm>
                          <a:prstGeom prst="rect">
                            <a:avLst/>
                          </a:prstGeom>
                          <a:noFill/>
                          <a:ln>
                            <a:noFill/>
                          </a:ln>
                        </pic:spPr>
                      </pic:pic>
                    </a:graphicData>
                  </a:graphic>
                </wp:inline>
              </w:drawing>
            </w:r>
          </w:p>
        </w:tc>
        <w:tc>
          <w:tcPr>
            <w:tcW w:w="559" w:type="dxa"/>
          </w:tcPr>
          <w:p w14:paraId="5295CB63" w14:textId="01C787E2" w:rsidR="007B0744" w:rsidRPr="006C0321" w:rsidRDefault="00340C77" w:rsidP="00C90DF9">
            <w:pPr>
              <w:pStyle w:val="ParText"/>
              <w:spacing w:line="276" w:lineRule="auto"/>
              <w:jc w:val="center"/>
              <w:rPr>
                <w:b/>
                <w:bCs/>
                <w:noProof/>
              </w:rPr>
            </w:pPr>
            <w:r w:rsidRPr="006C0321">
              <w:rPr>
                <w:b/>
                <w:bCs/>
              </w:rPr>
              <w:t>Sc3</w:t>
            </w:r>
          </w:p>
        </w:tc>
        <w:tc>
          <w:tcPr>
            <w:tcW w:w="3459" w:type="dxa"/>
          </w:tcPr>
          <w:p w14:paraId="650041FA" w14:textId="4555DF2F" w:rsidR="007B0744" w:rsidRDefault="006C0321" w:rsidP="00C90DF9">
            <w:pPr>
              <w:pStyle w:val="ParText"/>
              <w:spacing w:line="276" w:lineRule="auto"/>
              <w:jc w:val="center"/>
              <w:rPr>
                <w:b/>
                <w:noProof/>
              </w:rPr>
            </w:pPr>
            <w:r>
              <w:rPr>
                <w:noProof/>
              </w:rPr>
              <w:drawing>
                <wp:inline distT="0" distB="0" distL="0" distR="0" wp14:anchorId="0A5FD9AE" wp14:editId="529322B1">
                  <wp:extent cx="1980000" cy="1540651"/>
                  <wp:effectExtent l="0" t="0" r="127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rmarisMugla2021.png"/>
                          <pic:cNvPicPr/>
                        </pic:nvPicPr>
                        <pic:blipFill rotWithShape="1">
                          <a:blip r:embed="rId47"/>
                          <a:srcRect t="5908" b="1"/>
                          <a:stretch>
                            <a:fillRect/>
                          </a:stretch>
                        </pic:blipFill>
                        <pic:spPr bwMode="auto">
                          <a:xfrm>
                            <a:off x="0" y="0"/>
                            <a:ext cx="1980000" cy="1540651"/>
                          </a:xfrm>
                          <a:prstGeom prst="rect">
                            <a:avLst/>
                          </a:prstGeom>
                          <a:ln>
                            <a:noFill/>
                          </a:ln>
                          <a:extLst>
                            <a:ext uri="{53640926-AAD7-44D8-BBD7-CCE9431645EC}">
                              <a14:shadowObscured xmlns:a14="http://schemas.microsoft.com/office/drawing/2010/main"/>
                            </a:ext>
                          </a:extLst>
                        </pic:spPr>
                      </pic:pic>
                    </a:graphicData>
                  </a:graphic>
                </wp:inline>
              </w:drawing>
            </w:r>
          </w:p>
        </w:tc>
      </w:tr>
      <w:tr w:rsidR="007B0744" w14:paraId="4C65BC5C" w14:textId="55F008B5" w:rsidTr="00C90DF9">
        <w:trPr>
          <w:trHeight w:val="1701"/>
        </w:trPr>
        <w:tc>
          <w:tcPr>
            <w:tcW w:w="560" w:type="dxa"/>
          </w:tcPr>
          <w:p w14:paraId="2898EBAC" w14:textId="74F6CA41" w:rsidR="007B0744" w:rsidRPr="006C0321" w:rsidRDefault="00340C77" w:rsidP="00682869">
            <w:pPr>
              <w:pStyle w:val="ParText"/>
              <w:spacing w:line="240" w:lineRule="auto"/>
              <w:rPr>
                <w:b/>
                <w:bCs/>
              </w:rPr>
            </w:pPr>
            <w:r w:rsidRPr="006C0321">
              <w:rPr>
                <w:b/>
                <w:bCs/>
              </w:rPr>
              <w:t>Sc2</w:t>
            </w:r>
          </w:p>
        </w:tc>
        <w:tc>
          <w:tcPr>
            <w:tcW w:w="3459" w:type="dxa"/>
          </w:tcPr>
          <w:p w14:paraId="0D95F1B1" w14:textId="5504A898" w:rsidR="007B0744" w:rsidRDefault="006C0321" w:rsidP="00682869">
            <w:pPr>
              <w:pStyle w:val="ParText"/>
              <w:spacing w:line="240" w:lineRule="auto"/>
              <w:jc w:val="center"/>
            </w:pPr>
            <w:r>
              <w:rPr>
                <w:noProof/>
              </w:rPr>
              <w:drawing>
                <wp:inline distT="0" distB="0" distL="0" distR="0" wp14:anchorId="2EC4A9E2" wp14:editId="030B7358">
                  <wp:extent cx="1980000" cy="1771578"/>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navgatAntalya2021.png"/>
                          <pic:cNvPicPr/>
                        </pic:nvPicPr>
                        <pic:blipFill rotWithShape="1">
                          <a:blip r:embed="rId48"/>
                          <a:srcRect t="7943" b="-7943"/>
                          <a:stretch>
                            <a:fillRect/>
                          </a:stretch>
                        </pic:blipFill>
                        <pic:spPr>
                          <a:xfrm>
                            <a:off x="0" y="0"/>
                            <a:ext cx="1980000" cy="1771578"/>
                          </a:xfrm>
                          <a:prstGeom prst="rect">
                            <a:avLst/>
                          </a:prstGeom>
                        </pic:spPr>
                      </pic:pic>
                    </a:graphicData>
                  </a:graphic>
                </wp:inline>
              </w:drawing>
            </w:r>
          </w:p>
        </w:tc>
        <w:tc>
          <w:tcPr>
            <w:tcW w:w="559" w:type="dxa"/>
          </w:tcPr>
          <w:p w14:paraId="768F8566" w14:textId="0EA7613E" w:rsidR="007B0744" w:rsidRPr="006C0321" w:rsidRDefault="00340C77" w:rsidP="00682869">
            <w:pPr>
              <w:pStyle w:val="ParText"/>
              <w:spacing w:line="240" w:lineRule="auto"/>
              <w:jc w:val="center"/>
              <w:rPr>
                <w:b/>
                <w:bCs/>
                <w:noProof/>
              </w:rPr>
            </w:pPr>
            <w:r w:rsidRPr="006C0321">
              <w:rPr>
                <w:b/>
                <w:bCs/>
              </w:rPr>
              <w:t>Sc4</w:t>
            </w:r>
          </w:p>
        </w:tc>
        <w:tc>
          <w:tcPr>
            <w:tcW w:w="3459" w:type="dxa"/>
          </w:tcPr>
          <w:p w14:paraId="748AEF60" w14:textId="0BDBEBDB" w:rsidR="007B0744" w:rsidRDefault="006C0321" w:rsidP="00682869">
            <w:pPr>
              <w:pStyle w:val="ParText"/>
              <w:spacing w:line="240" w:lineRule="auto"/>
              <w:jc w:val="center"/>
              <w:rPr>
                <w:b/>
                <w:noProof/>
              </w:rPr>
            </w:pPr>
            <w:r>
              <w:rPr>
                <w:noProof/>
              </w:rPr>
              <w:drawing>
                <wp:inline distT="0" distB="0" distL="0" distR="0" wp14:anchorId="0EF3DD72" wp14:editId="67031572">
                  <wp:extent cx="1980000" cy="1770619"/>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ilas-KemerkoyMugla2021.png"/>
                          <pic:cNvPicPr/>
                        </pic:nvPicPr>
                        <pic:blipFill rotWithShape="1">
                          <a:blip r:embed="rId49"/>
                          <a:srcRect t="37613" r="41224" b="-6124"/>
                          <a:stretch>
                            <a:fillRect/>
                          </a:stretch>
                        </pic:blipFill>
                        <pic:spPr bwMode="auto">
                          <a:xfrm>
                            <a:off x="0" y="0"/>
                            <a:ext cx="1980000" cy="1770619"/>
                          </a:xfrm>
                          <a:prstGeom prst="rect">
                            <a:avLst/>
                          </a:prstGeom>
                          <a:ln>
                            <a:noFill/>
                          </a:ln>
                          <a:extLst>
                            <a:ext uri="{53640926-AAD7-44D8-BBD7-CCE9431645EC}">
                              <a14:shadowObscured xmlns:a14="http://schemas.microsoft.com/office/drawing/2010/main"/>
                            </a:ext>
                          </a:extLst>
                        </pic:spPr>
                      </pic:pic>
                    </a:graphicData>
                  </a:graphic>
                </wp:inline>
              </w:drawing>
            </w:r>
          </w:p>
        </w:tc>
      </w:tr>
    </w:tbl>
    <w:p w14:paraId="3C479EE4" w14:textId="19282193" w:rsidR="00256C79" w:rsidRDefault="00256C79" w:rsidP="00C90DF9">
      <w:pPr>
        <w:pStyle w:val="Caption"/>
      </w:pPr>
      <w:bookmarkStart w:id="332" w:name="_Ref235572564"/>
      <w:bookmarkStart w:id="333" w:name="_Toc236342252"/>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332"/>
      <w:r w:rsidRPr="00BA1179">
        <w:t xml:space="preserve"> </w:t>
      </w:r>
      <w:r w:rsidRPr="00C90DF9">
        <w:t>Agreement</w:t>
      </w:r>
      <w:r w:rsidRPr="00BA1179">
        <w:t xml:space="preserve"> maps for the historical hindcasts (</w:t>
      </w:r>
      <w:r w:rsidR="007B0744" w:rsidRPr="007B0744">
        <w:t>Green: Correctly predicted burn, Red: Simulated only, Blue: observed only, Yellow: Ignition</w:t>
      </w:r>
      <w:r w:rsidR="007B0744">
        <w:t>)</w:t>
      </w:r>
      <w:bookmarkEnd w:id="333"/>
    </w:p>
    <w:p w14:paraId="56DD8E5A" w14:textId="77777777" w:rsidR="009E5EE7" w:rsidRDefault="009E5EE7" w:rsidP="009E5EE7">
      <w:pPr>
        <w:pStyle w:val="Heading2"/>
      </w:pPr>
      <w:bookmarkStart w:id="334" w:name="_Toc236342180"/>
      <w:r w:rsidRPr="00BA1179">
        <w:t>Performance of the Decision Layer</w:t>
      </w:r>
      <w:bookmarkEnd w:id="334"/>
    </w:p>
    <w:p w14:paraId="59E107B5" w14:textId="1FE24818" w:rsidR="009A0DE5" w:rsidRDefault="00C54646" w:rsidP="009E5EE7">
      <w:pPr>
        <w:pStyle w:val="ParText"/>
      </w:pPr>
      <w:r>
        <w:rPr>
          <w:rFonts w:eastAsiaTheme="majorEastAsia" w:cstheme="majorBidi"/>
          <w:iCs/>
        </w:rPr>
        <w:t xml:space="preserve">In the performance test, </w:t>
      </w:r>
      <w:r>
        <w:t>t</w:t>
      </w:r>
      <w:r>
        <w:t>here are four</w:t>
      </w:r>
      <w:r w:rsidRPr="00BA1179">
        <w:t xml:space="preserve"> configurations fac</w:t>
      </w:r>
      <w:r>
        <w:t>ing</w:t>
      </w:r>
      <w:r w:rsidRPr="00BA1179">
        <w:t xml:space="preserve"> identical fires</w:t>
      </w:r>
      <w:r>
        <w:t xml:space="preserve"> as listed in </w:t>
      </w:r>
      <w:r>
        <w:fldChar w:fldCharType="begin"/>
      </w:r>
      <w:r>
        <w:instrText xml:space="preserve"> REF _Ref235986120 \h </w:instrText>
      </w:r>
      <w:r>
        <w:fldChar w:fldCharType="separate"/>
      </w:r>
      <w:r w:rsidR="008B09EB">
        <w:t xml:space="preserve">Table </w:t>
      </w:r>
      <w:r w:rsidR="008B09EB">
        <w:rPr>
          <w:noProof/>
        </w:rPr>
        <w:t>5</w:t>
      </w:r>
      <w:r w:rsidR="008B09EB">
        <w:t>.</w:t>
      </w:r>
      <w:r w:rsidR="008B09EB">
        <w:rPr>
          <w:noProof/>
        </w:rPr>
        <w:t>6</w:t>
      </w:r>
      <w:r>
        <w:fldChar w:fldCharType="end"/>
      </w:r>
      <w:r>
        <w:t>.</w:t>
      </w:r>
      <w:r>
        <w:rPr>
          <w:rFonts w:eastAsiaTheme="minorEastAsia"/>
        </w:rPr>
        <w:t xml:space="preserve"> </w:t>
      </w: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075453" w:rsidRPr="00BA1179">
        <w:t xml:space="preserve"> against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0</m:t>
            </m:r>
          </m:sub>
        </m:sSub>
      </m:oMath>
      <w:r w:rsidR="00075453" w:rsidRPr="00BA1179">
        <w:t xml:space="preserve"> prices the </w:t>
      </w:r>
      <w:r w:rsidR="00075453">
        <w:t xml:space="preserve">minimum </w:t>
      </w:r>
      <w:r w:rsidR="00075453" w:rsidRPr="00BA1179">
        <w:t xml:space="preserve">decision layer itself;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F</m:t>
            </m:r>
            <m:r>
              <m:rPr>
                <m:sty m:val="bi"/>
              </m:rPr>
              <w:rPr>
                <w:rFonts w:ascii="Cambria Math" w:hAnsi="Cambria Math"/>
                <w:noProof/>
              </w:rPr>
              <m:t>5+Ev</m:t>
            </m:r>
          </m:sub>
        </m:sSub>
      </m:oMath>
      <w:r w:rsidR="00075453" w:rsidRPr="00BA1179">
        <w:t xml:space="preserve"> against </w:t>
      </w: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075453" w:rsidRPr="0053656F">
        <w:rPr>
          <w:rFonts w:eastAsiaTheme="minorEastAsia"/>
          <w:iCs/>
          <w:noProof/>
        </w:rPr>
        <w:t xml:space="preserve"> </w:t>
      </w:r>
      <w:r w:rsidR="00075453" w:rsidRPr="00BA1179">
        <w:t xml:space="preserve">prices </w:t>
      </w:r>
      <w:r w:rsidR="00075453">
        <w:t xml:space="preserve">evFIS based </w:t>
      </w:r>
      <w:r w:rsidR="00075453" w:rsidRPr="00BA1179">
        <w:t xml:space="preserve">parametric adaptation; the full configuration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DisasterAware</m:t>
            </m:r>
          </m:sub>
        </m:sSub>
      </m:oMath>
      <w:r w:rsidR="00075453">
        <w:rPr>
          <w:rFonts w:eastAsiaTheme="minorEastAsia"/>
          <w:iCs/>
        </w:rPr>
        <w:t xml:space="preserve"> </w:t>
      </w:r>
      <w:r w:rsidR="00075453" w:rsidRPr="00BA1179">
        <w:t>against all three prices the open decision space</w:t>
      </w:r>
      <w:r w:rsidR="001C396D">
        <w:t>.</w:t>
      </w:r>
    </w:p>
    <w:p w14:paraId="4F9A0044" w14:textId="72DDAFAC" w:rsidR="00AF7F77" w:rsidRDefault="00AF7F77" w:rsidP="00AF7F77">
      <w:pPr>
        <w:pStyle w:val="Caption"/>
        <w:keepNext/>
      </w:pPr>
      <w:bookmarkStart w:id="335" w:name="_Ref235986120"/>
      <w:bookmarkStart w:id="336" w:name="_Toc236342221"/>
      <w:r>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6</w:t>
      </w:r>
      <w:r w:rsidR="00A22191">
        <w:fldChar w:fldCharType="end"/>
      </w:r>
      <w:bookmarkEnd w:id="335"/>
      <w:r>
        <w:t xml:space="preserve"> DSS test configurations</w:t>
      </w:r>
      <w:bookmarkEnd w:id="336"/>
    </w:p>
    <w:tbl>
      <w:tblPr>
        <w:tblStyle w:val="PlainTable2"/>
        <w:tblW w:w="5000" w:type="pct"/>
        <w:tblLook w:val="0400" w:firstRow="0" w:lastRow="0" w:firstColumn="0" w:lastColumn="0" w:noHBand="0" w:noVBand="1"/>
      </w:tblPr>
      <w:tblGrid>
        <w:gridCol w:w="8047"/>
      </w:tblGrid>
      <w:tr w:rsidR="00890466" w:rsidRPr="0053656F" w14:paraId="0AEAB207"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32553BFA" w14:textId="16B19296" w:rsidR="00890466" w:rsidRPr="0053656F" w:rsidRDefault="00000000" w:rsidP="0053656F">
            <w:pPr>
              <w:pStyle w:val="TableText"/>
              <w:rPr>
                <w:iCs/>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0</m:t>
                  </m:r>
                </m:sub>
              </m:sSub>
            </m:oMath>
            <w:r w:rsidR="00890466" w:rsidRPr="0053656F">
              <w:rPr>
                <w:rFonts w:eastAsiaTheme="minorEastAsia"/>
                <w:iCs/>
                <w:noProof/>
              </w:rPr>
              <w:t xml:space="preserve"> </w:t>
            </w:r>
            <w:r w:rsidR="00890466" w:rsidRPr="0053656F">
              <w:rPr>
                <w:noProof/>
              </w:rPr>
              <w:t>issues no orders and fixes the cost of inaction.</w:t>
            </w:r>
          </w:p>
        </w:tc>
      </w:tr>
      <w:tr w:rsidR="00890466" w:rsidRPr="0053656F" w14:paraId="7E88FCFE" w14:textId="77777777" w:rsidTr="00B92839">
        <w:tc>
          <w:tcPr>
            <w:tcW w:w="5000" w:type="pct"/>
          </w:tcPr>
          <w:p w14:paraId="1DAC8578" w14:textId="7CCF6920" w:rsidR="00890466" w:rsidRPr="0053656F" w:rsidRDefault="00000000" w:rsidP="0053656F">
            <w:pPr>
              <w:pStyle w:val="TableText"/>
              <w:rPr>
                <w:noProof/>
              </w:rPr>
            </w:pP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890466" w:rsidRPr="0053656F">
              <w:rPr>
                <w:rFonts w:eastAsiaTheme="minorEastAsia"/>
                <w:iCs/>
                <w:noProof/>
              </w:rPr>
              <w:t xml:space="preserve"> </w:t>
            </w:r>
            <w:r w:rsidR="00902759" w:rsidRPr="0053656F">
              <w:rPr>
                <w:noProof/>
              </w:rPr>
              <w:t xml:space="preserve">runs the decision layer on the minimal seed base of five rules </w:t>
            </w:r>
          </w:p>
        </w:tc>
      </w:tr>
      <w:tr w:rsidR="00890466" w:rsidRPr="0053656F" w14:paraId="36885383"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1299EF91" w14:textId="23B57784" w:rsidR="00890466" w:rsidRPr="0053656F" w:rsidRDefault="00000000" w:rsidP="0053656F">
            <w:pPr>
              <w:pStyle w:val="TableText"/>
              <w:rPr>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F</m:t>
                  </m:r>
                  <m:r>
                    <m:rPr>
                      <m:sty m:val="bi"/>
                    </m:rPr>
                    <w:rPr>
                      <w:rFonts w:ascii="Cambria Math" w:hAnsi="Cambria Math"/>
                      <w:noProof/>
                    </w:rPr>
                    <m:t>5+Ev</m:t>
                  </m:r>
                </m:sub>
              </m:sSub>
            </m:oMath>
            <w:r w:rsidR="00890466" w:rsidRPr="0053656F">
              <w:rPr>
                <w:rFonts w:eastAsiaTheme="minorEastAsia"/>
                <w:iCs/>
                <w:noProof/>
              </w:rPr>
              <w:t xml:space="preserve"> </w:t>
            </w:r>
            <w:r w:rsidR="00902759" w:rsidRPr="0053656F">
              <w:rPr>
                <w:noProof/>
              </w:rPr>
              <w:t xml:space="preserve">adds the </w:t>
            </w:r>
            <w:r w:rsidR="006A3925">
              <w:rPr>
                <w:noProof/>
              </w:rPr>
              <w:t>evFIS</w:t>
            </w:r>
            <w:r w:rsidR="00902759" w:rsidRPr="0053656F">
              <w:rPr>
                <w:noProof/>
              </w:rPr>
              <w:t xml:space="preserve"> stages, consequent tuning and resolution growth.</w:t>
            </w:r>
          </w:p>
        </w:tc>
      </w:tr>
      <w:tr w:rsidR="00890466" w:rsidRPr="0053656F" w14:paraId="6C2FFAE5" w14:textId="77777777" w:rsidTr="00B92839">
        <w:tc>
          <w:tcPr>
            <w:tcW w:w="5000" w:type="pct"/>
          </w:tcPr>
          <w:p w14:paraId="62B8F230" w14:textId="7B02C4ED" w:rsidR="00890466" w:rsidRPr="0053656F" w:rsidRDefault="00000000" w:rsidP="0053656F">
            <w:pPr>
              <w:pStyle w:val="TableText"/>
              <w:rPr>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DisasterAware</m:t>
                  </m:r>
                </m:sub>
              </m:sSub>
            </m:oMath>
            <w:r w:rsidR="00890466" w:rsidRPr="0053656F">
              <w:rPr>
                <w:rFonts w:eastAsiaTheme="minorEastAsia"/>
                <w:noProof/>
              </w:rPr>
              <w:t xml:space="preserve"> </w:t>
            </w:r>
            <w:r w:rsidR="00902759" w:rsidRPr="0053656F">
              <w:rPr>
                <w:noProof/>
              </w:rPr>
              <w:t>runs the full staged adaptation, the open decision space in full</w:t>
            </w:r>
            <w:r w:rsidR="0053656F">
              <w:rPr>
                <w:noProof/>
              </w:rPr>
              <w:t>.</w:t>
            </w:r>
          </w:p>
        </w:tc>
      </w:tr>
    </w:tbl>
    <w:p w14:paraId="1B2DD666" w14:textId="77777777" w:rsidR="001C396D" w:rsidRDefault="001C396D" w:rsidP="009E5EE7">
      <w:pPr>
        <w:pStyle w:val="ParText"/>
        <w:rPr>
          <w:b/>
          <w:bCs/>
        </w:rPr>
      </w:pPr>
    </w:p>
    <w:p w14:paraId="7540767B" w14:textId="7338C162" w:rsidR="00DC02ED" w:rsidRPr="00DC02ED" w:rsidRDefault="009E5EE7" w:rsidP="009E5EE7">
      <w:pPr>
        <w:pStyle w:val="ParText"/>
        <w:rPr>
          <w:rFonts w:eastAsiaTheme="minorEastAsia"/>
          <w:b/>
          <w:bCs/>
        </w:rPr>
      </w:pPr>
      <w:r w:rsidRPr="00610588">
        <w:rPr>
          <w:b/>
          <w:bCs/>
        </w:rPr>
        <w:t>Each configuration is a Monte Carlo campaign of N = 50 runs per scenario.</w:t>
      </w:r>
      <w:r w:rsidRPr="00BA1179">
        <w:t xml:space="preserve"> </w:t>
      </w:r>
      <w:r w:rsidR="00075453">
        <w:t xml:space="preserve">Every seed generates one scenario-conformant world, the map, the ignitions, and the </w:t>
      </w:r>
      <w:r w:rsidR="00075453">
        <w:lastRenderedPageBreak/>
        <w:t xml:space="preserve">weather drawn to the specification of the scenario in question, and all configurations replay that identical world, so the outcome differences come from the decision mechanism alone;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run on the same history, additionally serves as the exact no-action counterfactual. Evaluation seeds are disjoint from every seed used during development and calibration. Episodes run until extinction or a </w:t>
      </w:r>
      <w:r w:rsidR="009A41CA">
        <w:t>defined interval (</w:t>
      </w:r>
      <w:r w:rsidR="00EB76FA">
        <w:t>i.e.,</w:t>
      </w:r>
      <w:r w:rsidR="009A41CA">
        <w:t xml:space="preserve"> 12 hours)</w:t>
      </w:r>
      <w:r w:rsidRPr="00BA1179">
        <w:t xml:space="preserve">. </w:t>
      </w:r>
      <w:r w:rsidR="00C54646">
        <w:t>As t</w:t>
      </w:r>
      <w:r w:rsidRPr="00BA1179">
        <w:t xml:space="preserve">he cost terms accumulate over time, cross-configuration cost comparisons are read at </w:t>
      </w:r>
      <w:r w:rsidR="00EB76FA">
        <w:t>a</w:t>
      </w:r>
      <w:r w:rsidRPr="00BA1179">
        <w:t xml:space="preserve"> common checkpoint</w:t>
      </w:r>
      <w:r w:rsidR="00EB76FA">
        <w:t xml:space="preserve"> (i.e., 6 hours)</w:t>
      </w:r>
      <w:r w:rsidRPr="00BA1179">
        <w:t>, while suppression success and time to extinction are reported over the full episode</w:t>
      </w:r>
      <w:r w:rsidR="002604DC">
        <w:t xml:space="preserve">. </w:t>
      </w:r>
      <w:r w:rsidRPr="00BA1179">
        <w:t>Comparisons</w:t>
      </w:r>
      <w:r w:rsidR="00DC02ED">
        <w:t xml:space="preserve"> are based on two costs</w:t>
      </w:r>
      <w:r w:rsidRPr="00BA1179">
        <w:t xml:space="preserve">. </w:t>
      </w:r>
      <w:r w:rsidR="00B77C78">
        <w:rPr>
          <w:b/>
          <w:bCs/>
        </w:rPr>
        <w:t>Ph</w:t>
      </w:r>
      <w:r w:rsidRPr="00EB7676">
        <w:rPr>
          <w:b/>
          <w:bCs/>
        </w:rPr>
        <w:t>ysical cost</w:t>
      </w:r>
      <w:r w:rsidR="00EB7676">
        <w:rPr>
          <w:b/>
          <w:bCs/>
        </w:rPr>
        <w:t xml:space="preserve">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Phy</m:t>
            </m:r>
          </m:sub>
        </m:sSub>
      </m:oMath>
      <w:r w:rsidR="00EB7676">
        <w:t xml:space="preserve"> </w:t>
      </w:r>
      <w:r w:rsidR="00B77C78">
        <w:t xml:space="preserve">is </w:t>
      </w:r>
      <w:r w:rsidR="00B77C78" w:rsidRPr="00BA1179">
        <w:t xml:space="preserve">against the no-intervention reference </w:t>
      </w:r>
      <w:r w:rsidR="00B77C78">
        <w:t xml:space="preserve">and is using renormalized cost of assets, people, and burned area </w:t>
      </w:r>
      <w:r w:rsidRPr="00BA1179">
        <w:t xml:space="preserve">because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002604DC">
        <w:rPr>
          <w:rFonts w:eastAsiaTheme="minorEastAsia"/>
          <w:iCs/>
        </w:rPr>
        <w:t xml:space="preserve"> </w:t>
      </w:r>
      <w:r w:rsidRPr="00BA1179">
        <w:t>pays no response cost by definition and a comparison on the total cost would reward inaction. The</w:t>
      </w:r>
      <w:r w:rsidRPr="00DC02ED">
        <w:rPr>
          <w:b/>
          <w:bCs/>
        </w:rPr>
        <w:t xml:space="preserve"> total cost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sidR="00DC02ED">
        <w:rPr>
          <w:rFonts w:eastAsiaTheme="minorEastAsia"/>
        </w:rPr>
        <w:t xml:space="preserve"> </w:t>
      </w:r>
      <w:r w:rsidRPr="00BA1179">
        <w:t xml:space="preserve">is reported </w:t>
      </w:r>
      <w:r w:rsidR="00EB7676">
        <w:t xml:space="preserve">for other configurations.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Phy</m:t>
            </m:r>
          </m:sub>
        </m:sSub>
      </m:oMath>
      <w:r w:rsidR="00DC02ED">
        <w:rPr>
          <w:rFonts w:eastAsiaTheme="minorEastAsia"/>
          <w:b/>
          <w:bCs/>
        </w:rPr>
        <w:t xml:space="preserve"> and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sidR="00DC02ED">
        <w:rPr>
          <w:rFonts w:eastAsiaTheme="minorEastAsia"/>
          <w:b/>
          <w:bCs/>
        </w:rPr>
        <w:t xml:space="preserve"> </w:t>
      </w:r>
      <w:r w:rsidR="00E25C5E">
        <w:fldChar w:fldCharType="begin"/>
      </w:r>
      <w:r w:rsidR="00E25C5E">
        <w:rPr>
          <w:rFonts w:eastAsiaTheme="minorEastAsia"/>
          <w:b/>
          <w:bCs/>
        </w:rPr>
        <w:instrText xml:space="preserve"> REF _Ref236136538 \h </w:instrText>
      </w:r>
      <w:r w:rsidR="00E25C5E">
        <w:fldChar w:fldCharType="separate"/>
      </w:r>
      <w:r w:rsidR="008B09EB" w:rsidRPr="00BA1179">
        <w:t xml:space="preserve">( </w:t>
      </w:r>
      <w:r w:rsidR="008B09EB">
        <w:rPr>
          <w:noProof/>
        </w:rPr>
        <w:t>69</w:t>
      </w:r>
      <w:r w:rsidR="008B09EB" w:rsidRPr="00BA1179">
        <w:t xml:space="preserve"> )</w:t>
      </w:r>
      <w:r w:rsidR="00E25C5E">
        <w:fldChar w:fldCharType="end"/>
      </w:r>
      <w:r w:rsidR="00E25C5E">
        <w:t xml:space="preserve"> </w:t>
      </w:r>
      <w:r w:rsidR="00DC02ED">
        <w:rPr>
          <w:rFonts w:eastAsiaTheme="minorEastAsia"/>
          <w:b/>
          <w:bCs/>
        </w:rPr>
        <w:t xml:space="preserve">are based on </w:t>
      </w:r>
      <w:r w:rsidR="00DC02ED">
        <w:rPr>
          <w:rFonts w:eastAsiaTheme="minorEastAsia"/>
          <w:b/>
          <w:bCs/>
        </w:rPr>
        <w:fldChar w:fldCharType="begin"/>
      </w:r>
      <w:r w:rsidR="00DC02ED">
        <w:rPr>
          <w:rFonts w:eastAsiaTheme="minorEastAsia"/>
          <w:b/>
          <w:bCs/>
        </w:rPr>
        <w:instrText xml:space="preserve"> REF _RefEqJcomp \h </w:instrText>
      </w:r>
      <w:r w:rsidR="00DC02ED">
        <w:rPr>
          <w:rFonts w:eastAsiaTheme="minorEastAsia"/>
          <w:b/>
          <w:bCs/>
        </w:rPr>
      </w:r>
      <w:r w:rsidR="00DC02ED">
        <w:rPr>
          <w:rFonts w:eastAsiaTheme="minorEastAsia"/>
          <w:b/>
          <w:bCs/>
        </w:rPr>
        <w:fldChar w:fldCharType="separate"/>
      </w:r>
      <w:r w:rsidR="008B09EB" w:rsidRPr="00BA1179">
        <w:t xml:space="preserve">( </w:t>
      </w:r>
      <w:r w:rsidR="008B09EB">
        <w:rPr>
          <w:noProof/>
        </w:rPr>
        <w:t>48</w:t>
      </w:r>
      <w:r w:rsidR="008B09EB" w:rsidRPr="00BA1179">
        <w:t xml:space="preserve"> )</w:t>
      </w:r>
      <w:r w:rsidR="00DC02ED">
        <w:rPr>
          <w:rFonts w:eastAsiaTheme="minorEastAsia"/>
          <w:b/>
          <w:bCs/>
        </w:rPr>
        <w:fldChar w:fldCharType="end"/>
      </w:r>
      <w:r w:rsidR="00DC02ED">
        <w:rPr>
          <w:rFonts w:eastAsiaTheme="minorEastAsia"/>
          <w:b/>
          <w:bCs/>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EB7676" w:rsidRPr="00BA1179" w14:paraId="2B523E33" w14:textId="77777777" w:rsidTr="00787676">
        <w:trPr>
          <w:trHeight w:val="964"/>
        </w:trPr>
        <w:tc>
          <w:tcPr>
            <w:tcW w:w="4497" w:type="pct"/>
            <w:vAlign w:val="center"/>
          </w:tcPr>
          <w:p w14:paraId="6907B748" w14:textId="18F177BC" w:rsidR="00EB7676" w:rsidRPr="00BA1179" w:rsidRDefault="00000000" w:rsidP="00E47802">
            <w:pPr>
              <w:pStyle w:val="TableText"/>
            </w:pPr>
            <m:oMathPara>
              <m:oMath>
                <m:sSub>
                  <m:sSubPr>
                    <m:ctrlPr>
                      <w:rPr>
                        <w:rFonts w:ascii="Cambria Math" w:hAnsi="Cambria Math"/>
                        <w:i/>
                      </w:rPr>
                    </m:ctrlPr>
                  </m:sSubPr>
                  <m:e>
                    <m:r>
                      <w:rPr>
                        <w:rFonts w:ascii="Cambria Math" w:hAnsi="Cambria Math"/>
                      </w:rPr>
                      <m:t>J</m:t>
                    </m:r>
                  </m:e>
                  <m:sub>
                    <m:r>
                      <w:rPr>
                        <w:rFonts w:ascii="Cambria Math" w:hAnsi="Cambria Math"/>
                      </w:rPr>
                      <m:t>Phy</m:t>
                    </m:r>
                  </m:sub>
                </m:sSub>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m:t>
                    </m:r>
                  </m:e>
                </m:d>
                <m:r>
                  <m:rPr>
                    <m:sty m:val="p"/>
                  </m:rPr>
                  <w:rPr>
                    <w:rFonts w:ascii="Cambria Math" w:hAnsi="Cambria Math"/>
                  </w:rPr>
                  <w:br/>
                </m:r>
              </m:oMath>
              <m:oMath>
                <m:sSub>
                  <m:sSubPr>
                    <m:ctrlPr>
                      <w:rPr>
                        <w:rFonts w:ascii="Cambria Math" w:hAnsi="Cambria Math"/>
                        <w:i/>
                      </w:rPr>
                    </m:ctrlPr>
                  </m:sSubPr>
                  <m:e>
                    <m:r>
                      <w:rPr>
                        <w:rFonts w:ascii="Cambria Math" w:hAnsi="Cambria Math"/>
                      </w:rPr>
                      <m:t>J</m:t>
                    </m:r>
                  </m:e>
                  <m:sub>
                    <m:r>
                      <w:rPr>
                        <w:rFonts w:ascii="Cambria Math" w:hAnsi="Cambria Math"/>
                      </w:rPr>
                      <m:t>Tot</m:t>
                    </m:r>
                  </m:sub>
                </m:sSub>
                <m:r>
                  <m:rPr>
                    <m:sty m:val="p"/>
                    <m:aln/>
                  </m:rPr>
                  <w:rPr>
                    <w:rFonts w:ascii="Cambria Math" w:hAnsi="Cambria Math"/>
                  </w:rPr>
                  <m:t xml:space="preserve">=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oMath>
            </m:oMathPara>
          </w:p>
        </w:tc>
        <w:tc>
          <w:tcPr>
            <w:tcW w:w="503" w:type="pct"/>
            <w:vAlign w:val="center"/>
          </w:tcPr>
          <w:p w14:paraId="680F3ADE" w14:textId="76ED71DD" w:rsidR="00EB7676" w:rsidRPr="00BA1179" w:rsidRDefault="00EB7676" w:rsidP="00E47802">
            <w:pPr>
              <w:pStyle w:val="TableText"/>
            </w:pPr>
            <w:bookmarkStart w:id="337" w:name="_Ref236136538"/>
            <w:r w:rsidRPr="00BA1179">
              <w:t xml:space="preserve">( </w:t>
            </w:r>
            <w:r w:rsidRPr="00BA1179">
              <w:fldChar w:fldCharType="begin"/>
            </w:r>
            <w:r w:rsidRPr="00BA1179">
              <w:instrText xml:space="preserve"> SEQ ( \* ARABIC </w:instrText>
            </w:r>
            <w:r w:rsidRPr="00BA1179">
              <w:fldChar w:fldCharType="separate"/>
            </w:r>
            <w:r w:rsidR="008B09EB">
              <w:rPr>
                <w:noProof/>
              </w:rPr>
              <w:t>69</w:t>
            </w:r>
            <w:r w:rsidRPr="00BA1179">
              <w:fldChar w:fldCharType="end"/>
            </w:r>
            <w:r w:rsidRPr="00BA1179">
              <w:t xml:space="preserve"> )</w:t>
            </w:r>
            <w:bookmarkEnd w:id="337"/>
          </w:p>
        </w:tc>
      </w:tr>
    </w:tbl>
    <w:p w14:paraId="764CFFB1" w14:textId="77777777" w:rsidR="009E5EE7" w:rsidRDefault="009E5EE7" w:rsidP="009E5EE7">
      <w:pPr>
        <w:pStyle w:val="Heading3"/>
      </w:pPr>
      <w:bookmarkStart w:id="338" w:name="_Toc236342181"/>
      <w:r w:rsidRPr="00BA1179">
        <w:t>Evaluation Scenarios</w:t>
      </w:r>
      <w:bookmarkEnd w:id="338"/>
    </w:p>
    <w:p w14:paraId="7A936A35" w14:textId="732E41EA" w:rsidR="00730E68" w:rsidRDefault="009E5EE7" w:rsidP="005403E8">
      <w:pPr>
        <w:pStyle w:val="ParText"/>
      </w:pPr>
      <w:r w:rsidRPr="00BA1179">
        <w:t xml:space="preserve">The </w:t>
      </w:r>
      <w:r w:rsidR="00E637E4">
        <w:t>tests</w:t>
      </w:r>
      <w:r w:rsidRPr="00BA1179">
        <w:t xml:space="preserve"> run on five scenario families built from the landscape type and the resource sufficiency, </w:t>
      </w:r>
      <w:r w:rsidR="00FE655C">
        <w:t>and</w:t>
      </w:r>
      <w:r w:rsidRPr="00BA1179">
        <w:t xml:space="preserve"> one degraded-observation</w:t>
      </w:r>
      <w:r w:rsidR="00FE655C">
        <w:t xml:space="preserve"> space</w:t>
      </w:r>
      <w:r w:rsidRPr="00BA1179">
        <w:t>. The landscape axis separates the two operational faces of the problem</w:t>
      </w:r>
      <w:r w:rsidR="000C0A34">
        <w:t>, namely</w:t>
      </w:r>
      <w:r w:rsidRPr="00BA1179">
        <w:t xml:space="preserve"> remote forest, where the burned-area term dominates and suppression and containment </w:t>
      </w:r>
      <w:r w:rsidR="000C0A34">
        <w:t>are focused</w:t>
      </w:r>
      <w:r w:rsidRPr="00BA1179">
        <w:t xml:space="preserve">, and the wildland-urban interface (WUI), where assets and population dominate and protection, evacuation, and warning </w:t>
      </w:r>
      <w:r w:rsidR="000C0A34">
        <w:t>are focused.</w:t>
      </w:r>
      <w:r w:rsidRPr="00BA1179">
        <w:t xml:space="preserve"> The resource axis separates the comfortable regime, in which almost any allocation succeeds, from the capacity-limited regime, in which allocation quality is what separates the configurations; the realized resource sufficiency ratio is reported with the results. Weather is held at critical fire weather, dry fuels and strong wind, in all scenarios, so that the scenario axes remain the only </w:t>
      </w:r>
      <w:r w:rsidRPr="00BA1179">
        <w:lastRenderedPageBreak/>
        <w:t>controlled difference.</w:t>
      </w:r>
      <w:r w:rsidR="00075453">
        <w:t xml:space="preserve"> </w:t>
      </w:r>
      <w:r w:rsidR="00730E68" w:rsidRPr="00BA1179">
        <w:t xml:space="preserve">For each scenario, fifty distinct worlds are generated; </w:t>
      </w:r>
      <w:r w:rsidR="00730E68">
        <w:fldChar w:fldCharType="begin"/>
      </w:r>
      <w:r w:rsidR="00730E68">
        <w:instrText xml:space="preserve"> REF _RefT54S \h </w:instrText>
      </w:r>
      <w:r w:rsidR="00730E68">
        <w:fldChar w:fldCharType="separate"/>
      </w:r>
      <w:r w:rsidR="008B09EB" w:rsidRPr="00BA1179">
        <w:t xml:space="preserve">Table </w:t>
      </w:r>
      <w:r w:rsidR="008B09EB">
        <w:rPr>
          <w:noProof/>
        </w:rPr>
        <w:t>5</w:t>
      </w:r>
      <w:r w:rsidR="008B09EB">
        <w:t>.</w:t>
      </w:r>
      <w:r w:rsidR="008B09EB">
        <w:rPr>
          <w:noProof/>
        </w:rPr>
        <w:t>7</w:t>
      </w:r>
      <w:r w:rsidR="00730E68">
        <w:fldChar w:fldCharType="end"/>
      </w:r>
      <w:r w:rsidR="00730E68" w:rsidRPr="00BA1179">
        <w:t xml:space="preserve"> defines the five scenarios, and one representative world of each is </w:t>
      </w:r>
      <w:r w:rsidR="00730E68">
        <w:t xml:space="preserve">illustrated in </w:t>
      </w:r>
      <w:r w:rsidR="00730E68">
        <w:fldChar w:fldCharType="begin"/>
      </w:r>
      <w:r w:rsidR="00730E68">
        <w:instrText xml:space="preserve"> REF _RefF54S1 \h </w:instrText>
      </w:r>
      <w:r w:rsidR="00730E68">
        <w:fldChar w:fldCharType="separate"/>
      </w:r>
      <w:r w:rsidR="008B09EB" w:rsidRPr="00BA1179">
        <w:t xml:space="preserve">Figure </w:t>
      </w:r>
      <w:r w:rsidR="008B09EB">
        <w:rPr>
          <w:noProof/>
        </w:rPr>
        <w:t>5</w:t>
      </w:r>
      <w:r w:rsidR="008B09EB">
        <w:t>.</w:t>
      </w:r>
      <w:r w:rsidR="008B09EB">
        <w:rPr>
          <w:noProof/>
        </w:rPr>
        <w:t>2</w:t>
      </w:r>
      <w:r w:rsidR="00730E68">
        <w:fldChar w:fldCharType="end"/>
      </w:r>
      <w:r w:rsidR="00730E68">
        <w:t xml:space="preserve">, </w:t>
      </w:r>
      <w:r w:rsidR="005D1C39">
        <w:fldChar w:fldCharType="begin"/>
      </w:r>
      <w:r w:rsidR="005D1C39">
        <w:instrText xml:space="preserve"> REF _Ref236094469 \h </w:instrText>
      </w:r>
      <w:r w:rsidR="005D1C39">
        <w:fldChar w:fldCharType="separate"/>
      </w:r>
      <w:r w:rsidR="008B09EB" w:rsidRPr="00E93F0D">
        <w:t xml:space="preserve">Figure </w:t>
      </w:r>
      <w:r w:rsidR="008B09EB">
        <w:rPr>
          <w:noProof/>
        </w:rPr>
        <w:t>5</w:t>
      </w:r>
      <w:r w:rsidR="008B09EB">
        <w:t>.</w:t>
      </w:r>
      <w:r w:rsidR="008B09EB">
        <w:rPr>
          <w:noProof/>
        </w:rPr>
        <w:t>3</w:t>
      </w:r>
      <w:r w:rsidR="005D1C39">
        <w:fldChar w:fldCharType="end"/>
      </w:r>
      <w:r w:rsidR="005403E8">
        <w:t xml:space="preserve"> and</w:t>
      </w:r>
      <w:r w:rsidR="00545FDA">
        <w:t xml:space="preserve"> </w:t>
      </w:r>
      <w:r w:rsidR="00545FDA">
        <w:fldChar w:fldCharType="begin"/>
      </w:r>
      <w:r w:rsidR="00545FDA">
        <w:instrText xml:space="preserve"> REF _Ref236094496 \h </w:instrText>
      </w:r>
      <w:r w:rsidR="00545FDA">
        <w:fldChar w:fldCharType="separate"/>
      </w:r>
      <w:r w:rsidR="008B09EB">
        <w:t xml:space="preserve">Figure </w:t>
      </w:r>
      <w:r w:rsidR="008B09EB">
        <w:rPr>
          <w:noProof/>
        </w:rPr>
        <w:t>5</w:t>
      </w:r>
      <w:r w:rsidR="008B09EB">
        <w:t>.</w:t>
      </w:r>
      <w:r w:rsidR="008B09EB">
        <w:rPr>
          <w:noProof/>
        </w:rPr>
        <w:t>4</w:t>
      </w:r>
      <w:r w:rsidR="00545FDA">
        <w:fldChar w:fldCharType="end"/>
      </w:r>
      <w:r w:rsidR="005403E8">
        <w:t>. The intervention and the layers are illustrated in</w:t>
      </w:r>
      <w:r w:rsidR="005D1C39">
        <w:t xml:space="preserve"> </w:t>
      </w:r>
      <w:r w:rsidR="005403E8">
        <w:fldChar w:fldCharType="begin"/>
      </w:r>
      <w:r w:rsidR="005403E8">
        <w:instrText xml:space="preserve"> REF _Ref236094512 \h </w:instrText>
      </w:r>
      <w:r w:rsidR="005403E8">
        <w:fldChar w:fldCharType="separate"/>
      </w:r>
      <w:r w:rsidR="008B09EB">
        <w:t xml:space="preserve">Figure </w:t>
      </w:r>
      <w:r w:rsidR="008B09EB">
        <w:rPr>
          <w:noProof/>
        </w:rPr>
        <w:t>5</w:t>
      </w:r>
      <w:r w:rsidR="008B09EB">
        <w:t>.</w:t>
      </w:r>
      <w:r w:rsidR="008B09EB">
        <w:rPr>
          <w:noProof/>
        </w:rPr>
        <w:t>5</w:t>
      </w:r>
      <w:r w:rsidR="005403E8">
        <w:fldChar w:fldCharType="end"/>
      </w:r>
      <w:r w:rsidR="005403E8">
        <w:t>, respectively</w:t>
      </w:r>
      <w:r w:rsidR="00730E68" w:rsidRPr="00BA1179">
        <w:t>.</w:t>
      </w:r>
    </w:p>
    <w:p w14:paraId="752BE2E3" w14:textId="6FE83D58" w:rsidR="00FE655C" w:rsidRDefault="00FE655C" w:rsidP="00FE655C">
      <w:pPr>
        <w:pStyle w:val="Caption"/>
      </w:pPr>
      <w:bookmarkStart w:id="339" w:name="_RefT54S"/>
      <w:bookmarkStart w:id="340" w:name="_Toc236342222"/>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7</w:t>
      </w:r>
      <w:r w:rsidR="00A22191">
        <w:fldChar w:fldCharType="end"/>
      </w:r>
      <w:bookmarkEnd w:id="339"/>
      <w:r w:rsidRPr="00BA1179">
        <w:t xml:space="preserve"> Evaluation scenarios</w:t>
      </w:r>
      <w:bookmarkEnd w:id="340"/>
    </w:p>
    <w:tbl>
      <w:tblPr>
        <w:tblStyle w:val="GridTable1Light"/>
        <w:tblW w:w="5000" w:type="pct"/>
        <w:tblLook w:val="04A0" w:firstRow="1" w:lastRow="0" w:firstColumn="1" w:lastColumn="0" w:noHBand="0" w:noVBand="1"/>
      </w:tblPr>
      <w:tblGrid>
        <w:gridCol w:w="483"/>
        <w:gridCol w:w="1376"/>
        <w:gridCol w:w="1283"/>
        <w:gridCol w:w="1124"/>
        <w:gridCol w:w="3771"/>
      </w:tblGrid>
      <w:tr w:rsidR="009E5EE7" w:rsidRPr="001E04D2" w14:paraId="4AF35FAC" w14:textId="77777777" w:rsidTr="00412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5347BDE7" w14:textId="77777777" w:rsidR="009E5EE7" w:rsidRPr="001E04D2" w:rsidRDefault="009E5EE7" w:rsidP="00A747A5">
            <w:pPr>
              <w:pStyle w:val="TableText"/>
              <w:jc w:val="left"/>
            </w:pPr>
            <w:r w:rsidRPr="001E04D2">
              <w:t>ID</w:t>
            </w:r>
          </w:p>
        </w:tc>
        <w:tc>
          <w:tcPr>
            <w:tcW w:w="856" w:type="pct"/>
          </w:tcPr>
          <w:p w14:paraId="024D187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Landscape</w:t>
            </w:r>
          </w:p>
        </w:tc>
        <w:tc>
          <w:tcPr>
            <w:tcW w:w="798" w:type="pct"/>
          </w:tcPr>
          <w:p w14:paraId="62AF8981" w14:textId="17D130A8" w:rsidR="009E5EE7" w:rsidRPr="001E04D2" w:rsidRDefault="00A92A71" w:rsidP="00E47802">
            <w:pPr>
              <w:pStyle w:val="TableText"/>
              <w:cnfStyle w:val="100000000000" w:firstRow="1" w:lastRow="0" w:firstColumn="0" w:lastColumn="0" w:oddVBand="0" w:evenVBand="0" w:oddHBand="0" w:evenHBand="0" w:firstRowFirstColumn="0" w:firstRowLastColumn="0" w:lastRowFirstColumn="0" w:lastRowLastColumn="0"/>
            </w:pPr>
            <w:r w:rsidRPr="001E04D2">
              <w:t>Resour</w:t>
            </w:r>
            <w:r w:rsidR="00186FB3" w:rsidRPr="001E04D2">
              <w:t>c</w:t>
            </w:r>
            <w:r w:rsidRPr="001E04D2">
              <w:t>e</w:t>
            </w:r>
            <w:r w:rsidR="00186FB3" w:rsidRPr="001E04D2">
              <w:t>*</w:t>
            </w:r>
          </w:p>
        </w:tc>
        <w:tc>
          <w:tcPr>
            <w:tcW w:w="699" w:type="pct"/>
          </w:tcPr>
          <w:p w14:paraId="033B0DA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Ignitions</w:t>
            </w:r>
          </w:p>
        </w:tc>
        <w:tc>
          <w:tcPr>
            <w:tcW w:w="2347" w:type="pct"/>
          </w:tcPr>
          <w:p w14:paraId="0B86BC5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What it tests</w:t>
            </w:r>
          </w:p>
        </w:tc>
      </w:tr>
      <w:tr w:rsidR="00F84BBD" w14:paraId="3518112A"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75AA17B2" w14:textId="22AFCFC7" w:rsidR="00F84BBD" w:rsidRDefault="00F84BBD" w:rsidP="00A747A5">
            <w:pPr>
              <w:pStyle w:val="TableText"/>
              <w:jc w:val="left"/>
            </w:pPr>
            <w:r w:rsidRPr="00BA1179">
              <w:t>S1</w:t>
            </w:r>
          </w:p>
        </w:tc>
        <w:tc>
          <w:tcPr>
            <w:tcW w:w="856" w:type="pct"/>
            <w:vMerge w:val="restart"/>
          </w:tcPr>
          <w:p w14:paraId="4C061C0E" w14:textId="77777777"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Remote F</w:t>
            </w:r>
            <w:r w:rsidRPr="00BA1179">
              <w:t xml:space="preserve">orest </w:t>
            </w:r>
          </w:p>
          <w:p w14:paraId="195C10DC" w14:textId="4A7EF20A"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(≈2 </w:t>
            </w:r>
            <w:r>
              <w:t>small settlements</w:t>
            </w:r>
            <w:r w:rsidRPr="00BA1179">
              <w:t>)</w:t>
            </w:r>
          </w:p>
        </w:tc>
        <w:tc>
          <w:tcPr>
            <w:tcW w:w="798" w:type="pct"/>
          </w:tcPr>
          <w:p w14:paraId="7BFF91DF" w14:textId="55FB7B52"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tcPr>
          <w:p w14:paraId="168C22EE" w14:textId="77777777"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1 remote</w:t>
            </w:r>
          </w:p>
        </w:tc>
        <w:tc>
          <w:tcPr>
            <w:tcW w:w="2347" w:type="pct"/>
          </w:tcPr>
          <w:p w14:paraId="1924D550" w14:textId="312D9EE5"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Baseline suppression competence when capacity is not the constraint</w:t>
            </w:r>
          </w:p>
        </w:tc>
      </w:tr>
      <w:tr w:rsidR="00F84BBD" w14:paraId="04FD87FF"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77574D73" w14:textId="77777777" w:rsidR="00F84BBD" w:rsidRDefault="00F84BBD" w:rsidP="00A747A5">
            <w:pPr>
              <w:pStyle w:val="TableText"/>
              <w:jc w:val="left"/>
            </w:pPr>
            <w:r w:rsidRPr="00BA1179">
              <w:t>S2</w:t>
            </w:r>
          </w:p>
        </w:tc>
        <w:tc>
          <w:tcPr>
            <w:tcW w:w="856" w:type="pct"/>
            <w:vMerge/>
          </w:tcPr>
          <w:p w14:paraId="6B4322C5" w14:textId="3BCC147E"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0999D249" w14:textId="7D759AB4"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Li</w:t>
            </w:r>
            <w:r w:rsidRPr="00BA1179">
              <w:t>mited</w:t>
            </w:r>
          </w:p>
        </w:tc>
        <w:tc>
          <w:tcPr>
            <w:tcW w:w="699" w:type="pct"/>
          </w:tcPr>
          <w:p w14:paraId="6D24F197" w14:textId="2850D311" w:rsidR="00F84BBD" w:rsidRDefault="00024E87" w:rsidP="00A747A5">
            <w:pPr>
              <w:pStyle w:val="TableText"/>
              <w:jc w:val="left"/>
              <w:cnfStyle w:val="000000000000" w:firstRow="0" w:lastRow="0" w:firstColumn="0" w:lastColumn="0" w:oddVBand="0" w:evenVBand="0" w:oddHBand="0" w:evenHBand="0" w:firstRowFirstColumn="0" w:firstRowLastColumn="0" w:lastRowFirstColumn="0" w:lastRowLastColumn="0"/>
            </w:pPr>
            <w:r>
              <w:t>3</w:t>
            </w:r>
            <w:r w:rsidR="00F84BBD" w:rsidRPr="00BA1179">
              <w:t xml:space="preserve"> remote </w:t>
            </w:r>
          </w:p>
        </w:tc>
        <w:tc>
          <w:tcPr>
            <w:tcW w:w="2347" w:type="pct"/>
          </w:tcPr>
          <w:p w14:paraId="3D551B1A" w14:textId="5245AB21"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Area protection under scarcity; allocation quality</w:t>
            </w:r>
          </w:p>
        </w:tc>
      </w:tr>
      <w:tr w:rsidR="00412777" w14:paraId="614F3066"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0D56E30F" w14:textId="77777777" w:rsidR="00412777" w:rsidRDefault="00412777" w:rsidP="00A747A5">
            <w:pPr>
              <w:pStyle w:val="TableText"/>
              <w:jc w:val="left"/>
            </w:pPr>
            <w:r w:rsidRPr="00BA1179">
              <w:t>S3</w:t>
            </w:r>
          </w:p>
        </w:tc>
        <w:tc>
          <w:tcPr>
            <w:tcW w:w="856" w:type="pct"/>
            <w:vMerge w:val="restart"/>
          </w:tcPr>
          <w:p w14:paraId="7D8BABAE" w14:textId="77777777"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WUI </w:t>
            </w:r>
          </w:p>
          <w:p w14:paraId="59516A60" w14:textId="6BBDD845"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 </w:t>
            </w:r>
            <w:r w:rsidR="006A3925">
              <w:t>15</w:t>
            </w:r>
            <w:r w:rsidRPr="00BA1179">
              <w:t xml:space="preserve"> </w:t>
            </w:r>
            <w:r>
              <w:t>settlements</w:t>
            </w:r>
            <w:r w:rsidRPr="00BA1179">
              <w:t>, high asset</w:t>
            </w:r>
            <w:r w:rsidR="006A3925">
              <w:t>s</w:t>
            </w:r>
            <w:r w:rsidRPr="00BA1179">
              <w:t>)</w:t>
            </w:r>
          </w:p>
        </w:tc>
        <w:tc>
          <w:tcPr>
            <w:tcW w:w="798" w:type="pct"/>
          </w:tcPr>
          <w:p w14:paraId="236AB9FF" w14:textId="35BCE52E"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vMerge w:val="restart"/>
          </w:tcPr>
          <w:p w14:paraId="506E2C4D" w14:textId="7A2750DF"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2 near the interface</w:t>
            </w:r>
          </w:p>
        </w:tc>
        <w:tc>
          <w:tcPr>
            <w:tcW w:w="2347" w:type="pct"/>
          </w:tcPr>
          <w:p w14:paraId="2DA65672" w14:textId="33CA3E38"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Life/asset prioritization; evacuation and warning discipline</w:t>
            </w:r>
          </w:p>
        </w:tc>
      </w:tr>
      <w:tr w:rsidR="00412777" w14:paraId="0182A9F5"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3600A2DB" w14:textId="77777777" w:rsidR="00412777" w:rsidRDefault="00412777" w:rsidP="00A747A5">
            <w:pPr>
              <w:pStyle w:val="TableText"/>
              <w:jc w:val="left"/>
            </w:pPr>
            <w:r w:rsidRPr="00BA1179">
              <w:t>S4</w:t>
            </w:r>
          </w:p>
        </w:tc>
        <w:tc>
          <w:tcPr>
            <w:tcW w:w="856" w:type="pct"/>
            <w:vMerge/>
          </w:tcPr>
          <w:p w14:paraId="51747151" w14:textId="7520736B"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7B2C0E62" w14:textId="5D760D56"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Li</w:t>
            </w:r>
            <w:r w:rsidRPr="00BA1179">
              <w:t>mited</w:t>
            </w:r>
          </w:p>
        </w:tc>
        <w:tc>
          <w:tcPr>
            <w:tcW w:w="699" w:type="pct"/>
            <w:vMerge/>
          </w:tcPr>
          <w:p w14:paraId="6430BD43" w14:textId="314D3642"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2347" w:type="pct"/>
          </w:tcPr>
          <w:p w14:paraId="3CD99054" w14:textId="72E9AFE2"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Full operational stress; the demonstrative scenario</w:t>
            </w:r>
          </w:p>
        </w:tc>
      </w:tr>
      <w:tr w:rsidR="009E5EE7" w14:paraId="7A2FDA15"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0CBEBB67" w14:textId="77777777" w:rsidR="009E5EE7" w:rsidRDefault="009E5EE7" w:rsidP="00A747A5">
            <w:pPr>
              <w:pStyle w:val="TableText"/>
              <w:jc w:val="left"/>
            </w:pPr>
            <w:r w:rsidRPr="00BA1179">
              <w:t>S5</w:t>
            </w:r>
          </w:p>
        </w:tc>
        <w:tc>
          <w:tcPr>
            <w:tcW w:w="856" w:type="pct"/>
          </w:tcPr>
          <w:p w14:paraId="0C281605" w14:textId="79EDD44E"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798" w:type="pct"/>
          </w:tcPr>
          <w:p w14:paraId="78E17440"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699" w:type="pct"/>
          </w:tcPr>
          <w:p w14:paraId="7C35A6CE"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2347" w:type="pct"/>
          </w:tcPr>
          <w:p w14:paraId="314D367B" w14:textId="7D71376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S4 under degraded observation</w:t>
            </w:r>
          </w:p>
        </w:tc>
      </w:tr>
      <w:tr w:rsidR="00F84BBD" w14:paraId="0BAC20F5" w14:textId="77777777" w:rsidTr="00412777">
        <w:tc>
          <w:tcPr>
            <w:cnfStyle w:val="001000000000" w:firstRow="0" w:lastRow="0" w:firstColumn="1" w:lastColumn="0" w:oddVBand="0" w:evenVBand="0" w:oddHBand="0" w:evenHBand="0" w:firstRowFirstColumn="0" w:firstRowLastColumn="0" w:lastRowFirstColumn="0" w:lastRowLastColumn="0"/>
            <w:tcW w:w="5000" w:type="pct"/>
            <w:gridSpan w:val="5"/>
          </w:tcPr>
          <w:p w14:paraId="1F228DF1" w14:textId="122412C7" w:rsidR="00F84BBD" w:rsidRPr="001E04D2" w:rsidRDefault="00A747A5" w:rsidP="00A747A5">
            <w:pPr>
              <w:pStyle w:val="TableText"/>
              <w:jc w:val="left"/>
              <w:rPr>
                <w:b w:val="0"/>
                <w:bCs w:val="0"/>
              </w:rPr>
            </w:pPr>
            <w:r>
              <w:rPr>
                <w:b w:val="0"/>
                <w:bCs w:val="0"/>
              </w:rPr>
              <w:t>Resource e</w:t>
            </w:r>
            <w:r w:rsidR="00F84BBD" w:rsidRPr="001E04D2">
              <w:rPr>
                <w:b w:val="0"/>
                <w:bCs w:val="0"/>
              </w:rPr>
              <w:t>ffectiveness exceeds 50% when resources are sufficient and drops below 50% when they are limited.</w:t>
            </w:r>
          </w:p>
        </w:tc>
      </w:tr>
    </w:tbl>
    <w:p w14:paraId="0774F811" w14:textId="0F9FD638" w:rsidR="00186FB3" w:rsidRDefault="00186FB3" w:rsidP="00F84BBD">
      <w:pPr>
        <w:pStyle w:val="ParText"/>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015559" w14:paraId="2E497F79" w14:textId="77777777" w:rsidTr="00733F1C">
        <w:tc>
          <w:tcPr>
            <w:tcW w:w="2500" w:type="pct"/>
          </w:tcPr>
          <w:p w14:paraId="3B68549C" w14:textId="4A1F6FF4" w:rsidR="00015559" w:rsidRDefault="00412777" w:rsidP="00733F1C">
            <w:pPr>
              <w:pStyle w:val="TableText"/>
              <w:spacing w:line="240" w:lineRule="auto"/>
              <w:jc w:val="left"/>
            </w:pPr>
            <w:r>
              <w:rPr>
                <w:noProof/>
              </w:rPr>
              <w:drawing>
                <wp:inline distT="0" distB="0" distL="0" distR="0" wp14:anchorId="597FD8A4" wp14:editId="22BC6CC6">
                  <wp:extent cx="2520000" cy="2520000"/>
                  <wp:effectExtent l="0" t="0" r="0" b="0"/>
                  <wp:docPr id="12380199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c>
          <w:tcPr>
            <w:tcW w:w="2500" w:type="pct"/>
          </w:tcPr>
          <w:p w14:paraId="2C82BAEA" w14:textId="3F114A3F" w:rsidR="00015559" w:rsidRDefault="00C41EC9" w:rsidP="00733F1C">
            <w:pPr>
              <w:pStyle w:val="TableText"/>
              <w:spacing w:line="240" w:lineRule="auto"/>
              <w:jc w:val="left"/>
            </w:pPr>
            <w:r w:rsidRPr="00C41EC9">
              <w:rPr>
                <w:noProof/>
              </w:rPr>
              <w:drawing>
                <wp:inline distT="0" distB="0" distL="0" distR="0" wp14:anchorId="155A1820" wp14:editId="3B22023B">
                  <wp:extent cx="2520000" cy="2520000"/>
                  <wp:effectExtent l="0" t="0" r="0" b="0"/>
                  <wp:docPr id="205862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24538"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4A2B6A8F" w14:textId="55750EED" w:rsidR="009E5EE7" w:rsidRDefault="009E5EE7" w:rsidP="009E5EE7">
      <w:pPr>
        <w:pStyle w:val="Caption"/>
      </w:pPr>
      <w:bookmarkStart w:id="341" w:name="_RefF54S1"/>
      <w:bookmarkStart w:id="342" w:name="_Toc236342253"/>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341"/>
      <w:r w:rsidRPr="00BA1179">
        <w:t xml:space="preserve"> </w:t>
      </w:r>
      <w:r w:rsidR="0000037B">
        <w:t xml:space="preserve">Representative world of </w:t>
      </w:r>
      <w:r w:rsidR="0000037B" w:rsidRPr="00E93F0D">
        <w:t>S</w:t>
      </w:r>
      <w:r w:rsidR="0000037B">
        <w:t>1</w:t>
      </w:r>
      <w:r w:rsidR="001B659B">
        <w:t xml:space="preserve"> (left) and S2 (right)</w:t>
      </w:r>
      <w:bookmarkEnd w:id="342"/>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EF038D" w14:paraId="1E80D877" w14:textId="77777777" w:rsidTr="00015559">
        <w:tc>
          <w:tcPr>
            <w:tcW w:w="2500" w:type="pct"/>
          </w:tcPr>
          <w:p w14:paraId="2AF502E7" w14:textId="54535D9C" w:rsidR="00EF038D" w:rsidRDefault="00EF038D" w:rsidP="00015559">
            <w:pPr>
              <w:pStyle w:val="TableText"/>
              <w:spacing w:line="240" w:lineRule="auto"/>
              <w:jc w:val="left"/>
            </w:pPr>
            <w:r w:rsidRPr="00EF038D">
              <w:rPr>
                <w:noProof/>
              </w:rPr>
              <w:lastRenderedPageBreak/>
              <w:drawing>
                <wp:inline distT="0" distB="0" distL="0" distR="0" wp14:anchorId="1D3AFC9F" wp14:editId="1C246421">
                  <wp:extent cx="2520000" cy="2520000"/>
                  <wp:effectExtent l="0" t="0" r="0" b="0"/>
                  <wp:docPr id="126003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36205"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c>
          <w:tcPr>
            <w:tcW w:w="2500" w:type="pct"/>
          </w:tcPr>
          <w:p w14:paraId="147D1AFB" w14:textId="6BC0965F" w:rsidR="00EF038D" w:rsidRDefault="00EF038D" w:rsidP="00015559">
            <w:pPr>
              <w:pStyle w:val="TableText"/>
              <w:spacing w:line="240" w:lineRule="auto"/>
              <w:jc w:val="left"/>
            </w:pPr>
            <w:r w:rsidRPr="00EF038D">
              <w:rPr>
                <w:noProof/>
              </w:rPr>
              <w:drawing>
                <wp:inline distT="0" distB="0" distL="0" distR="0" wp14:anchorId="5655AD4D" wp14:editId="1E180FD7">
                  <wp:extent cx="2520000" cy="2520000"/>
                  <wp:effectExtent l="0" t="0" r="0" b="0"/>
                  <wp:docPr id="184235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57934"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62412241" w14:textId="1066BAC4" w:rsidR="0000037B" w:rsidRDefault="0000037B" w:rsidP="0000037B">
      <w:pPr>
        <w:pStyle w:val="TableText"/>
        <w:jc w:val="left"/>
      </w:pPr>
      <w:bookmarkStart w:id="343" w:name="_Ref236094469"/>
      <w:bookmarkStart w:id="344" w:name="_Toc236342254"/>
      <w:r w:rsidRPr="00E93F0D">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3</w:t>
      </w:r>
      <w:r w:rsidR="00AF4F14">
        <w:fldChar w:fldCharType="end"/>
      </w:r>
      <w:bookmarkEnd w:id="343"/>
      <w:r w:rsidRPr="00E93F0D">
        <w:t xml:space="preserve"> </w:t>
      </w:r>
      <w:r>
        <w:t xml:space="preserve">Representative world of </w:t>
      </w:r>
      <w:r w:rsidRPr="00E93F0D">
        <w:t>S</w:t>
      </w:r>
      <w:r w:rsidR="001B659B">
        <w:t>3 (left) S</w:t>
      </w:r>
      <w:r>
        <w:t>4</w:t>
      </w:r>
      <w:r w:rsidR="001B659B">
        <w:t xml:space="preserve"> (right)</w:t>
      </w:r>
      <w:bookmarkEnd w:id="344"/>
      <w:r w:rsidR="001B659B">
        <w:t xml:space="preserve"> </w:t>
      </w:r>
    </w:p>
    <w:p w14:paraId="5F247A74" w14:textId="477DD14D" w:rsidR="00554B3D" w:rsidRDefault="004F1D72" w:rsidP="00554B3D">
      <w:pPr>
        <w:keepNext/>
        <w:spacing w:after="0"/>
      </w:pPr>
      <w:r>
        <w:rPr>
          <w:noProof/>
        </w:rPr>
        <w:drawing>
          <wp:inline distT="0" distB="0" distL="0" distR="0" wp14:anchorId="40D34679" wp14:editId="538C08B7">
            <wp:extent cx="2520000" cy="1757665"/>
            <wp:effectExtent l="0" t="0" r="0" b="0"/>
            <wp:docPr id="9422594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520000" cy="1757665"/>
                    </a:xfrm>
                    <a:prstGeom prst="rect">
                      <a:avLst/>
                    </a:prstGeom>
                    <a:noFill/>
                    <a:ln>
                      <a:noFill/>
                    </a:ln>
                  </pic:spPr>
                </pic:pic>
              </a:graphicData>
            </a:graphic>
          </wp:inline>
        </w:drawing>
      </w:r>
    </w:p>
    <w:p w14:paraId="157A8E22" w14:textId="7C15FD66" w:rsidR="00554B3D" w:rsidRDefault="00554B3D" w:rsidP="00554B3D">
      <w:pPr>
        <w:pStyle w:val="Caption"/>
      </w:pPr>
      <w:bookmarkStart w:id="345" w:name="_Ref236094496"/>
      <w:bookmarkStart w:id="346" w:name="_Toc236342255"/>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4</w:t>
      </w:r>
      <w:r w:rsidR="00AF4F14">
        <w:fldChar w:fldCharType="end"/>
      </w:r>
      <w:bookmarkEnd w:id="345"/>
      <w:r>
        <w:t xml:space="preserve"> </w:t>
      </w:r>
      <w:r w:rsidR="004F1D72">
        <w:t>Sample interventions (full set) on a representative world</w:t>
      </w:r>
      <w:bookmarkEnd w:id="346"/>
    </w:p>
    <w:p w14:paraId="3DDECCF3" w14:textId="0CA2219B" w:rsidR="00337E89" w:rsidRDefault="00554B3D" w:rsidP="00554B3D">
      <w:pPr>
        <w:keepNext/>
        <w:spacing w:after="0"/>
      </w:pPr>
      <w:r>
        <w:rPr>
          <w:noProof/>
        </w:rPr>
        <w:drawing>
          <wp:inline distT="0" distB="0" distL="0" distR="0" wp14:anchorId="0A232F27" wp14:editId="0516A8A6">
            <wp:extent cx="5040000" cy="2227592"/>
            <wp:effectExtent l="0" t="0" r="8255" b="1270"/>
            <wp:docPr id="14791598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40000" cy="2227592"/>
                    </a:xfrm>
                    <a:prstGeom prst="rect">
                      <a:avLst/>
                    </a:prstGeom>
                    <a:noFill/>
                    <a:ln>
                      <a:noFill/>
                    </a:ln>
                  </pic:spPr>
                </pic:pic>
              </a:graphicData>
            </a:graphic>
          </wp:inline>
        </w:drawing>
      </w:r>
    </w:p>
    <w:p w14:paraId="0E9EF545" w14:textId="2909BE2A" w:rsidR="00337E89" w:rsidRDefault="00337E89" w:rsidP="00337E89">
      <w:pPr>
        <w:pStyle w:val="Caption"/>
      </w:pPr>
      <w:bookmarkStart w:id="347" w:name="_Ref236094512"/>
      <w:bookmarkStart w:id="348" w:name="_Toc236342256"/>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5</w:t>
      </w:r>
      <w:r w:rsidR="00AF4F14">
        <w:fldChar w:fldCharType="end"/>
      </w:r>
      <w:bookmarkEnd w:id="347"/>
      <w:r>
        <w:t xml:space="preserve"> Legends for representative world</w:t>
      </w:r>
      <w:bookmarkEnd w:id="348"/>
    </w:p>
    <w:p w14:paraId="62FC20B6" w14:textId="6B64A6F4" w:rsidR="009E5EE7" w:rsidRDefault="009E5EE7" w:rsidP="009E5EE7">
      <w:pPr>
        <w:pStyle w:val="Heading3"/>
      </w:pPr>
      <w:bookmarkStart w:id="349" w:name="_Ref236305592"/>
      <w:bookmarkStart w:id="350" w:name="_Toc236342182"/>
      <w:r w:rsidRPr="00BA1179">
        <w:lastRenderedPageBreak/>
        <w:t>Improvement Ladder</w:t>
      </w:r>
      <w:r w:rsidR="009E45CB">
        <w:t xml:space="preserve"> </w:t>
      </w:r>
      <w:r w:rsidR="009079F9">
        <w:t>Performance</w:t>
      </w:r>
      <w:bookmarkEnd w:id="349"/>
      <w:bookmarkEnd w:id="350"/>
    </w:p>
    <w:p w14:paraId="60E19DAA" w14:textId="77777777" w:rsidR="008B09EB" w:rsidRDefault="00BA1C8B" w:rsidP="00A22191">
      <w:pPr>
        <w:pStyle w:val="Caption"/>
      </w:pPr>
      <w:r>
        <w:fldChar w:fldCharType="begin"/>
      </w:r>
      <w:r>
        <w:instrText xml:space="preserve"> REF _Ref236172505 \h </w:instrText>
      </w:r>
      <w:r>
        <w:fldChar w:fldCharType="separate"/>
      </w:r>
      <w:r w:rsidR="008B09EB">
        <w:t xml:space="preserve">Table </w:t>
      </w:r>
      <w:r w:rsidR="008B09EB">
        <w:rPr>
          <w:noProof/>
        </w:rPr>
        <w:t>5</w:t>
      </w:r>
      <w:r w:rsidR="008B09EB">
        <w:t>.</w:t>
      </w:r>
      <w:r w:rsidR="008B09EB">
        <w:rPr>
          <w:noProof/>
        </w:rPr>
        <w:t>8</w:t>
      </w:r>
      <w:r>
        <w:fldChar w:fldCharType="end"/>
      </w:r>
      <w:r>
        <w:t xml:space="preserve"> </w:t>
      </w:r>
      <w:r w:rsidR="00C72EAD">
        <w:t xml:space="preserve">and </w:t>
      </w:r>
      <w:r w:rsidR="00C72EAD">
        <w:fldChar w:fldCharType="begin"/>
      </w:r>
      <w:r w:rsidR="00C72EAD">
        <w:instrText xml:space="preserve"> REF _Ref236172513 \h </w:instrText>
      </w:r>
      <w:r w:rsidR="00C72EAD">
        <w:fldChar w:fldCharType="separate"/>
      </w:r>
    </w:p>
    <w:p w14:paraId="32CAF43E" w14:textId="6F4C55C9" w:rsidR="002034AC" w:rsidRDefault="008B09EB" w:rsidP="002034AC">
      <w:pPr>
        <w:rPr>
          <w:rFonts w:eastAsiaTheme="minorEastAsia"/>
        </w:rPr>
      </w:pPr>
      <w:r w:rsidRPr="00BA1179">
        <w:t xml:space="preserve">Table </w:t>
      </w:r>
      <w:r>
        <w:rPr>
          <w:noProof/>
        </w:rPr>
        <w:t>5</w:t>
      </w:r>
      <w:r>
        <w:t>.</w:t>
      </w:r>
      <w:r>
        <w:rPr>
          <w:noProof/>
        </w:rPr>
        <w:t>9</w:t>
      </w:r>
      <w:r w:rsidR="00C72EAD">
        <w:fldChar w:fldCharType="end"/>
      </w:r>
      <w:r w:rsidR="00C72EAD">
        <w:t xml:space="preserve"> </w:t>
      </w:r>
      <w:r w:rsidR="00BA1C8B">
        <w:t xml:space="preserve">reports the physical outcome and the matching decision-cost terms </w:t>
      </w:r>
      <w:r w:rsidR="00C72EAD">
        <w:t>per scenario</w:t>
      </w:r>
      <w:r w:rsidR="00C72EAD">
        <w:t xml:space="preserve"> </w:t>
      </w:r>
      <w:r w:rsidR="00BA1C8B">
        <w:t>at the six-hour horizon. The reading is a ladder, where each</w:t>
      </w:r>
      <w:r w:rsidR="00C72EAD">
        <w:t xml:space="preserve"> configuration</w:t>
      </w:r>
      <w:r w:rsidR="00BA1C8B">
        <w:t xml:space="preserve"> is asked to </w:t>
      </w:r>
      <w:r w:rsidR="00C72EAD">
        <w:t>get</w:t>
      </w:r>
      <w:r w:rsidR="00BA1C8B">
        <w:t xml:space="preserve"> a visible gain over the </w:t>
      </w:r>
      <w:r w:rsidR="001C396D">
        <w:t>other</w:t>
      </w:r>
      <w:r w:rsidR="00BA1C8B">
        <w:t xml:space="preserve">. </w:t>
      </w:r>
    </w:p>
    <w:p w14:paraId="30DB00F3" w14:textId="77777777" w:rsidR="002034AC" w:rsidRDefault="00C72EAD" w:rsidP="002034AC">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m:t>
            </m:r>
          </m:sub>
        </m:sSub>
      </m:oMath>
      <w:r>
        <w:rPr>
          <w:rFonts w:eastAsiaTheme="minorEastAsia"/>
          <w:iCs/>
          <w:szCs w:val="24"/>
        </w:rPr>
        <w:t xml:space="preserve"> </w:t>
      </w:r>
      <w:r w:rsidR="00BA1C8B">
        <w:t xml:space="preserve">lowers the mean burned area from </w:t>
      </w:r>
      <w:r w:rsidR="00D46B96">
        <w:t>220</w:t>
      </w:r>
      <w:r w:rsidR="00BA1C8B">
        <w:t xml:space="preserve"> ha under free burn to </w:t>
      </w:r>
      <w:r w:rsidR="00D46B96">
        <w:t>84</w:t>
      </w:r>
      <w:r w:rsidR="00BA1C8B">
        <w:t xml:space="preserve"> ha, a </w:t>
      </w:r>
      <w:r w:rsidR="00D46B96">
        <w:rPr>
          <w:b/>
        </w:rPr>
        <w:t>62</w:t>
      </w:r>
      <w:r w:rsidR="00BA1C8B">
        <w:rPr>
          <w:b/>
        </w:rPr>
        <w:t>%</w:t>
      </w:r>
      <w:r w:rsidR="00BA1C8B">
        <w:t xml:space="preserve"> reduction, and cuts the mean total decision cost from 0.446 to 0.1</w:t>
      </w:r>
      <w:r w:rsidR="00D46B96">
        <w:t>85</w:t>
      </w:r>
      <w:r w:rsidR="00BA1C8B">
        <w:t>.</w:t>
      </w:r>
    </w:p>
    <w:p w14:paraId="373F0E1D" w14:textId="77777777" w:rsidR="002034AC" w:rsidRDefault="00D80C41" w:rsidP="002034AC">
      <w:r>
        <w:t xml:space="preserve"> </w:t>
      </w: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5+Ev</m:t>
            </m:r>
          </m:sub>
        </m:sSub>
      </m:oMath>
      <w:r w:rsidR="00230036">
        <w:rPr>
          <w:rFonts w:eastAsiaTheme="minorEastAsia"/>
          <w:iCs/>
          <w:szCs w:val="24"/>
        </w:rPr>
        <w:t xml:space="preserve"> </w:t>
      </w:r>
      <w:r w:rsidR="00D46B96" w:rsidRPr="00D46B96">
        <w:t>adds a small but consistent gain over the static rules. It brings the mean burned area to 78 ha and the mean affected population from 609 to 511, and it lowers the burned area in four of the five scenarios. The mean total decision cost falls with it, from 0.185 to 0.169, and the saving comes from the delay term, which drops from 0.318 to 0.233: the tuned consequents commit the same resources sooner rather than committing more of them.</w:t>
      </w:r>
    </w:p>
    <w:p w14:paraId="5474A82C" w14:textId="77777777" w:rsidR="002034AC" w:rsidRDefault="002034AC" w:rsidP="002034AC">
      <w:r>
        <w:t xml:space="preserve"> </w:t>
      </w: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DisasterAware</m:t>
            </m:r>
          </m:sub>
        </m:sSub>
      </m:oMath>
      <w:r w:rsidR="00E52077">
        <w:rPr>
          <w:rFonts w:eastAsiaTheme="minorEastAsia"/>
          <w:iCs/>
          <w:szCs w:val="24"/>
        </w:rPr>
        <w:t xml:space="preserve"> </w:t>
      </w:r>
      <w:r w:rsidR="00BA1C8B">
        <w:t xml:space="preserve">supplies the decisive second step: it halves the burned area again to </w:t>
      </w:r>
      <w:r w:rsidR="00D46B96">
        <w:t>39</w:t>
      </w:r>
      <w:r w:rsidR="00BA1C8B">
        <w:t xml:space="preserve"> ha, an </w:t>
      </w:r>
      <w:r w:rsidR="00BA1C8B">
        <w:rPr>
          <w:b/>
        </w:rPr>
        <w:t>82%</w:t>
      </w:r>
      <w:r w:rsidR="00BA1C8B">
        <w:t xml:space="preserve"> reduction against free burn, lowers the mean affected population from about </w:t>
      </w:r>
      <w:r w:rsidR="00D46B96">
        <w:t>511</w:t>
      </w:r>
      <w:r w:rsidR="00BA1C8B">
        <w:t xml:space="preserve"> to </w:t>
      </w:r>
      <w:r w:rsidR="00D46B96">
        <w:t>300</w:t>
      </w:r>
      <w:r w:rsidR="00BA1C8B">
        <w:t>, and brings the mean total decision cost to 0.1</w:t>
      </w:r>
      <w:r w:rsidR="00D46B96">
        <w:t>1</w:t>
      </w:r>
      <w:r w:rsidR="00BA1C8B">
        <w:t xml:space="preserve">2, the lowest of the four configurations after its own response effort is charged. </w:t>
      </w:r>
    </w:p>
    <w:p w14:paraId="729E1F0B" w14:textId="69EDBEB7" w:rsidR="002034AC" w:rsidRDefault="002034AC" w:rsidP="002034AC">
      <w:r w:rsidRPr="00D46B96">
        <w:t xml:space="preserve">The average outcome, physical cost and total cost are shown in </w:t>
      </w:r>
      <w:r>
        <w:fldChar w:fldCharType="begin"/>
      </w:r>
      <w:r>
        <w:instrText xml:space="preserve"> REF _Ref236172698 \h </w:instrText>
      </w:r>
      <w:r>
        <w:fldChar w:fldCharType="separate"/>
      </w:r>
      <w:r w:rsidR="008B09EB">
        <w:t xml:space="preserve">Figure </w:t>
      </w:r>
      <w:r w:rsidR="008B09EB">
        <w:rPr>
          <w:noProof/>
        </w:rPr>
        <w:t>5</w:t>
      </w:r>
      <w:r w:rsidR="008B09EB">
        <w:t>.</w:t>
      </w:r>
      <w:r w:rsidR="008B09EB">
        <w:rPr>
          <w:noProof/>
        </w:rPr>
        <w:t>6</w:t>
      </w:r>
      <w:r>
        <w:fldChar w:fldCharType="end"/>
      </w:r>
      <w:r>
        <w:t xml:space="preserve">, </w:t>
      </w:r>
      <w:r>
        <w:fldChar w:fldCharType="begin"/>
      </w:r>
      <w:r w:rsidRPr="00136998">
        <w:instrText xml:space="preserve"> REF _Ref236172998 \h </w:instrText>
      </w:r>
      <w:r>
        <w:fldChar w:fldCharType="separate"/>
      </w:r>
      <w:r w:rsidR="008B09EB">
        <w:t xml:space="preserve">Figure </w:t>
      </w:r>
      <w:r w:rsidR="008B09EB">
        <w:rPr>
          <w:noProof/>
        </w:rPr>
        <w:t>5</w:t>
      </w:r>
      <w:r w:rsidR="008B09EB">
        <w:t>.</w:t>
      </w:r>
      <w:r w:rsidR="008B09EB">
        <w:rPr>
          <w:noProof/>
        </w:rPr>
        <w:t>7</w:t>
      </w:r>
      <w:r>
        <w:fldChar w:fldCharType="end"/>
      </w:r>
      <w:r>
        <w:t xml:space="preserve"> and </w:t>
      </w:r>
      <w:r>
        <w:fldChar w:fldCharType="begin"/>
      </w:r>
      <w:r w:rsidRPr="00136998">
        <w:instrText xml:space="preserve"> REF _Ref236172999 \h </w:instrText>
      </w:r>
      <w:r>
        <w:fldChar w:fldCharType="separate"/>
      </w:r>
      <w:r w:rsidR="008B09EB">
        <w:t xml:space="preserve">Figure </w:t>
      </w:r>
      <w:r w:rsidR="008B09EB">
        <w:rPr>
          <w:noProof/>
        </w:rPr>
        <w:t>5</w:t>
      </w:r>
      <w:r w:rsidR="008B09EB">
        <w:t>.</w:t>
      </w:r>
      <w:r w:rsidR="008B09EB">
        <w:rPr>
          <w:noProof/>
        </w:rPr>
        <w:t>8</w:t>
      </w:r>
      <w:r>
        <w:fldChar w:fldCharType="end"/>
      </w:r>
      <w:r>
        <w:t>, respectively.</w:t>
      </w:r>
    </w:p>
    <w:p w14:paraId="4FBCAC5B" w14:textId="13D6942E" w:rsidR="00A22191" w:rsidRDefault="00A22191" w:rsidP="00A22191">
      <w:pPr>
        <w:pStyle w:val="Caption"/>
        <w:keepNext/>
      </w:pPr>
      <w:bookmarkStart w:id="351" w:name="_Ref236172505"/>
      <w:bookmarkStart w:id="352" w:name="_Toc236342223"/>
      <w:r>
        <w:t xml:space="preserve">Table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Table \* ARABIC \s 1 </w:instrText>
      </w:r>
      <w:r>
        <w:fldChar w:fldCharType="separate"/>
      </w:r>
      <w:r w:rsidR="008B09EB">
        <w:rPr>
          <w:noProof/>
        </w:rPr>
        <w:t>8</w:t>
      </w:r>
      <w:r>
        <w:fldChar w:fldCharType="end"/>
      </w:r>
      <w:bookmarkEnd w:id="351"/>
      <w:r>
        <w:t xml:space="preserve"> Physical outcome per scenario and configuration</w:t>
      </w:r>
      <w:r w:rsidR="00EF3BF2">
        <w:t xml:space="preserve"> </w:t>
      </w:r>
      <w:r w:rsidR="00F57997">
        <w:t>before</w:t>
      </w:r>
      <w:r w:rsidR="00F57997" w:rsidRPr="00BA1179">
        <w:t xml:space="preserve"> the six-hour checkpoint per scenario</w:t>
      </w:r>
      <w:bookmarkEnd w:id="352"/>
    </w:p>
    <w:tbl>
      <w:tblPr>
        <w:tblStyle w:val="PlainTable2"/>
        <w:tblW w:w="5000" w:type="pct"/>
        <w:tblCellMar>
          <w:left w:w="28" w:type="dxa"/>
          <w:right w:w="28" w:type="dxa"/>
        </w:tblCellMar>
        <w:tblLook w:val="04A0" w:firstRow="1" w:lastRow="0" w:firstColumn="1" w:lastColumn="0" w:noHBand="0" w:noVBand="1"/>
      </w:tblPr>
      <w:tblGrid>
        <w:gridCol w:w="1637"/>
        <w:gridCol w:w="1487"/>
        <w:gridCol w:w="1489"/>
        <w:gridCol w:w="1276"/>
        <w:gridCol w:w="879"/>
        <w:gridCol w:w="1279"/>
      </w:tblGrid>
      <w:tr w:rsidR="009E0298" w:rsidRPr="00CE537C" w14:paraId="262C3449" w14:textId="1FD3DB55" w:rsidTr="00E520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7" w:type="pct"/>
          </w:tcPr>
          <w:p w14:paraId="1C0A48E2" w14:textId="4EDAEFC3" w:rsidR="009E0298" w:rsidRPr="00CE537C" w:rsidRDefault="009E0298" w:rsidP="002034AC">
            <w:pPr>
              <w:pStyle w:val="TableText"/>
            </w:pPr>
          </w:p>
        </w:tc>
        <w:tc>
          <w:tcPr>
            <w:tcW w:w="924" w:type="pct"/>
          </w:tcPr>
          <w:p w14:paraId="519ABFA5" w14:textId="289F8EAE"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Burned (ha)</w:t>
            </w:r>
          </w:p>
        </w:tc>
        <w:tc>
          <w:tcPr>
            <w:tcW w:w="925" w:type="pct"/>
          </w:tcPr>
          <w:p w14:paraId="38B709F6" w14:textId="65A62ED5"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Burned Forest (ha)</w:t>
            </w:r>
          </w:p>
        </w:tc>
        <w:tc>
          <w:tcPr>
            <w:tcW w:w="793" w:type="pct"/>
          </w:tcPr>
          <w:p w14:paraId="4FDA71B7" w14:textId="77777777"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Affected</w:t>
            </w:r>
          </w:p>
          <w:p w14:paraId="61060738" w14:textId="77BF70DC"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Pop.</w:t>
            </w:r>
          </w:p>
        </w:tc>
        <w:tc>
          <w:tcPr>
            <w:tcW w:w="546" w:type="pct"/>
          </w:tcPr>
          <w:p w14:paraId="1CB21698" w14:textId="77777777"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Evac.</w:t>
            </w:r>
          </w:p>
          <w:p w14:paraId="6F3C4399" w14:textId="663F9899"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Pop.</w:t>
            </w:r>
          </w:p>
        </w:tc>
        <w:tc>
          <w:tcPr>
            <w:tcW w:w="795" w:type="pct"/>
          </w:tcPr>
          <w:p w14:paraId="0A974113" w14:textId="4CAEDD70" w:rsidR="004F2B39"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Out</w:t>
            </w:r>
            <w:r w:rsidR="004F2B39" w:rsidRPr="00CE537C">
              <w:t xml:space="preserve"> </w:t>
            </w:r>
            <w:r w:rsidRPr="00CE537C">
              <w:t>(min)</w:t>
            </w:r>
            <w:r w:rsidR="004F2B39" w:rsidRPr="00CE537C">
              <w:t xml:space="preserve"> &lt;360 min</w:t>
            </w:r>
          </w:p>
        </w:tc>
      </w:tr>
      <w:tr w:rsidR="009E0298" w:rsidRPr="00BC5D06" w14:paraId="7AC94341" w14:textId="06D5828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08DEA931" w14:textId="43C2C282" w:rsidR="009E0298" w:rsidRPr="00BC5D06" w:rsidRDefault="009E0298" w:rsidP="002034AC">
            <w:pPr>
              <w:pStyle w:val="TableText"/>
            </w:pPr>
            <w:r w:rsidRPr="00BC5D06">
              <w:t>S1</w:t>
            </w:r>
          </w:p>
        </w:tc>
        <w:tc>
          <w:tcPr>
            <w:tcW w:w="924" w:type="pct"/>
          </w:tcPr>
          <w:p w14:paraId="610D7A04"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925" w:type="pct"/>
          </w:tcPr>
          <w:p w14:paraId="5D0ED4A7"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793" w:type="pct"/>
          </w:tcPr>
          <w:p w14:paraId="1D00E569"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546" w:type="pct"/>
          </w:tcPr>
          <w:p w14:paraId="1B6A5926"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795" w:type="pct"/>
          </w:tcPr>
          <w:p w14:paraId="3C08803A"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BC5D06" w14:paraId="4A35C13F" w14:textId="526AB1A1" w:rsidTr="00E52077">
        <w:tc>
          <w:tcPr>
            <w:cnfStyle w:val="001000000000" w:firstRow="0" w:lastRow="0" w:firstColumn="1" w:lastColumn="0" w:oddVBand="0" w:evenVBand="0" w:oddHBand="0" w:evenHBand="0" w:firstRowFirstColumn="0" w:firstRowLastColumn="0" w:lastRowFirstColumn="0" w:lastRowLastColumn="0"/>
            <w:tcW w:w="1017" w:type="pct"/>
          </w:tcPr>
          <w:p w14:paraId="16261C3D" w14:textId="408C2A82"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4F15FAF2" w14:textId="778E0268"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243.3 ± 16.1</w:t>
            </w:r>
          </w:p>
        </w:tc>
        <w:tc>
          <w:tcPr>
            <w:tcW w:w="925" w:type="pct"/>
          </w:tcPr>
          <w:p w14:paraId="1948E4E4" w14:textId="660B4F8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111.1</w:t>
            </w:r>
          </w:p>
        </w:tc>
        <w:tc>
          <w:tcPr>
            <w:tcW w:w="793" w:type="pct"/>
          </w:tcPr>
          <w:p w14:paraId="1C81C38A" w14:textId="54EF8A0F"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3117.0</w:t>
            </w:r>
          </w:p>
        </w:tc>
        <w:tc>
          <w:tcPr>
            <w:tcW w:w="546" w:type="pct"/>
          </w:tcPr>
          <w:p w14:paraId="1E3B1F59" w14:textId="2B0045E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0BC5942D" w14:textId="03376D8B"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38845AA3" w14:textId="01690CE9"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089F99B" w14:textId="6372C7E3"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18396F4D" w14:textId="34622DE7"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96.7 ± 53.6</w:t>
            </w:r>
          </w:p>
        </w:tc>
        <w:tc>
          <w:tcPr>
            <w:tcW w:w="925" w:type="pct"/>
          </w:tcPr>
          <w:p w14:paraId="6E6FAC18" w14:textId="32B724CD"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41.0</w:t>
            </w:r>
          </w:p>
        </w:tc>
        <w:tc>
          <w:tcPr>
            <w:tcW w:w="793" w:type="pct"/>
          </w:tcPr>
          <w:p w14:paraId="4D2A0DBA" w14:textId="558AB623"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253.0</w:t>
            </w:r>
          </w:p>
        </w:tc>
        <w:tc>
          <w:tcPr>
            <w:tcW w:w="546" w:type="pct"/>
          </w:tcPr>
          <w:p w14:paraId="615D7FE5" w14:textId="7F79F580"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D3987E2" w14:textId="28070172"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63.0</w:t>
            </w:r>
          </w:p>
        </w:tc>
      </w:tr>
      <w:tr w:rsidR="004B22D9" w:rsidRPr="00BC5D06" w14:paraId="1F92635C" w14:textId="08B5D64B" w:rsidTr="00E52077">
        <w:tc>
          <w:tcPr>
            <w:cnfStyle w:val="001000000000" w:firstRow="0" w:lastRow="0" w:firstColumn="1" w:lastColumn="0" w:oddVBand="0" w:evenVBand="0" w:oddHBand="0" w:evenHBand="0" w:firstRowFirstColumn="0" w:firstRowLastColumn="0" w:lastRowFirstColumn="0" w:lastRowLastColumn="0"/>
            <w:tcW w:w="1017" w:type="pct"/>
          </w:tcPr>
          <w:p w14:paraId="03D99AB1" w14:textId="0F9BCE9A"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4E1037FD" w14:textId="3EE3C8D4"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84.7 ± 46.2</w:t>
            </w:r>
          </w:p>
        </w:tc>
        <w:tc>
          <w:tcPr>
            <w:tcW w:w="925" w:type="pct"/>
          </w:tcPr>
          <w:p w14:paraId="5F40CDE2" w14:textId="5D0974B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36.0</w:t>
            </w:r>
          </w:p>
        </w:tc>
        <w:tc>
          <w:tcPr>
            <w:tcW w:w="793" w:type="pct"/>
          </w:tcPr>
          <w:p w14:paraId="5427434C" w14:textId="110A4068"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206.0</w:t>
            </w:r>
          </w:p>
        </w:tc>
        <w:tc>
          <w:tcPr>
            <w:tcW w:w="546" w:type="pct"/>
          </w:tcPr>
          <w:p w14:paraId="0E248F30" w14:textId="5A23534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166.0</w:t>
            </w:r>
          </w:p>
        </w:tc>
        <w:tc>
          <w:tcPr>
            <w:tcW w:w="795" w:type="pct"/>
          </w:tcPr>
          <w:p w14:paraId="5E11E884" w14:textId="3578557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81.0</w:t>
            </w:r>
          </w:p>
        </w:tc>
      </w:tr>
      <w:tr w:rsidR="004B22D9" w:rsidRPr="00BC5D06" w14:paraId="0573DA78" w14:textId="4165D38F"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46C64DCC" w14:textId="6196BAD9"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40A36818" w14:textId="25F964C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22.8 ± 24.5</w:t>
            </w:r>
          </w:p>
        </w:tc>
        <w:tc>
          <w:tcPr>
            <w:tcW w:w="925" w:type="pct"/>
          </w:tcPr>
          <w:p w14:paraId="57DD4A84" w14:textId="54CD4E7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10.4</w:t>
            </w:r>
          </w:p>
        </w:tc>
        <w:tc>
          <w:tcPr>
            <w:tcW w:w="793" w:type="pct"/>
          </w:tcPr>
          <w:p w14:paraId="5F809613" w14:textId="33AAF0DF"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54.0</w:t>
            </w:r>
          </w:p>
        </w:tc>
        <w:tc>
          <w:tcPr>
            <w:tcW w:w="546" w:type="pct"/>
          </w:tcPr>
          <w:p w14:paraId="63977F14" w14:textId="2DF91B2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296.0</w:t>
            </w:r>
          </w:p>
        </w:tc>
        <w:tc>
          <w:tcPr>
            <w:tcW w:w="795" w:type="pct"/>
          </w:tcPr>
          <w:p w14:paraId="7D39C046" w14:textId="01C89CC9"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81.0</w:t>
            </w:r>
          </w:p>
        </w:tc>
      </w:tr>
      <w:tr w:rsidR="004B22D9" w:rsidRPr="00BC5D06" w14:paraId="45B38E22" w14:textId="7F727218" w:rsidTr="00E52077">
        <w:tc>
          <w:tcPr>
            <w:cnfStyle w:val="001000000000" w:firstRow="0" w:lastRow="0" w:firstColumn="1" w:lastColumn="0" w:oddVBand="0" w:evenVBand="0" w:oddHBand="0" w:evenHBand="0" w:firstRowFirstColumn="0" w:firstRowLastColumn="0" w:lastRowFirstColumn="0" w:lastRowLastColumn="0"/>
            <w:tcW w:w="1017" w:type="pct"/>
          </w:tcPr>
          <w:p w14:paraId="422BB875" w14:textId="21ACCE2B" w:rsidR="004B22D9" w:rsidRPr="00BC5D06" w:rsidRDefault="004B22D9" w:rsidP="002034AC">
            <w:pPr>
              <w:pStyle w:val="TableText"/>
            </w:pPr>
            <w:r w:rsidRPr="00BC5D06">
              <w:t>S2</w:t>
            </w:r>
          </w:p>
        </w:tc>
        <w:tc>
          <w:tcPr>
            <w:tcW w:w="924" w:type="pct"/>
          </w:tcPr>
          <w:p w14:paraId="22503BD8"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925" w:type="pct"/>
          </w:tcPr>
          <w:p w14:paraId="7B14910D"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3" w:type="pct"/>
          </w:tcPr>
          <w:p w14:paraId="5F0D99C7"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46" w:type="pct"/>
          </w:tcPr>
          <w:p w14:paraId="5035854F"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5" w:type="pct"/>
          </w:tcPr>
          <w:p w14:paraId="2236D9EA"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BC5D06" w14:paraId="1CCD0878" w14:textId="04D55D9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4607875" w14:textId="18AF9D38"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53F9ECA1" w14:textId="3832BAB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242.2 ± 23.7</w:t>
            </w:r>
          </w:p>
        </w:tc>
        <w:tc>
          <w:tcPr>
            <w:tcW w:w="925" w:type="pct"/>
          </w:tcPr>
          <w:p w14:paraId="35F7CB4F" w14:textId="461FDE31"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108.3</w:t>
            </w:r>
          </w:p>
        </w:tc>
        <w:tc>
          <w:tcPr>
            <w:tcW w:w="793" w:type="pct"/>
          </w:tcPr>
          <w:p w14:paraId="7E3F61F9" w14:textId="26E9348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3318.0</w:t>
            </w:r>
          </w:p>
        </w:tc>
        <w:tc>
          <w:tcPr>
            <w:tcW w:w="546" w:type="pct"/>
          </w:tcPr>
          <w:p w14:paraId="584FBBB2" w14:textId="0B0F61F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6F08389" w14:textId="51BFFF85"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4B68DC55" w14:textId="657CE6C1" w:rsidTr="00E52077">
        <w:tc>
          <w:tcPr>
            <w:cnfStyle w:val="001000000000" w:firstRow="0" w:lastRow="0" w:firstColumn="1" w:lastColumn="0" w:oddVBand="0" w:evenVBand="0" w:oddHBand="0" w:evenHBand="0" w:firstRowFirstColumn="0" w:firstRowLastColumn="0" w:lastRowFirstColumn="0" w:lastRowLastColumn="0"/>
            <w:tcW w:w="1017" w:type="pct"/>
          </w:tcPr>
          <w:p w14:paraId="453EAF1E" w14:textId="3F1F090E"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10D0E43F" w14:textId="06A76CF0"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157.3 ± 49.3</w:t>
            </w:r>
          </w:p>
        </w:tc>
        <w:tc>
          <w:tcPr>
            <w:tcW w:w="925" w:type="pct"/>
          </w:tcPr>
          <w:p w14:paraId="38D11044" w14:textId="1A7F991E"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67.5</w:t>
            </w:r>
          </w:p>
        </w:tc>
        <w:tc>
          <w:tcPr>
            <w:tcW w:w="793" w:type="pct"/>
          </w:tcPr>
          <w:p w14:paraId="4769D034" w14:textId="28ADCB3F"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727.0</w:t>
            </w:r>
          </w:p>
        </w:tc>
        <w:tc>
          <w:tcPr>
            <w:tcW w:w="546" w:type="pct"/>
          </w:tcPr>
          <w:p w14:paraId="41652A04" w14:textId="7086504F"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7AA5B0F0" w14:textId="51031131"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6BF38A01" w14:textId="415E23D8"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D6A6F10" w14:textId="149F63C4"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733B006" w14:textId="7DDC151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154.6 ± 39.9</w:t>
            </w:r>
          </w:p>
        </w:tc>
        <w:tc>
          <w:tcPr>
            <w:tcW w:w="925" w:type="pct"/>
          </w:tcPr>
          <w:p w14:paraId="04F4AFB9" w14:textId="433C253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67.1</w:t>
            </w:r>
          </w:p>
        </w:tc>
        <w:tc>
          <w:tcPr>
            <w:tcW w:w="793" w:type="pct"/>
          </w:tcPr>
          <w:p w14:paraId="3A060202" w14:textId="579D101C"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633.0</w:t>
            </w:r>
          </w:p>
        </w:tc>
        <w:tc>
          <w:tcPr>
            <w:tcW w:w="546" w:type="pct"/>
          </w:tcPr>
          <w:p w14:paraId="6D35A1CF" w14:textId="2847A3D5"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A142CFA" w14:textId="3BD733F0"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1A41EB07" w14:textId="22AA4373" w:rsidTr="00E52077">
        <w:tc>
          <w:tcPr>
            <w:cnfStyle w:val="001000000000" w:firstRow="0" w:lastRow="0" w:firstColumn="1" w:lastColumn="0" w:oddVBand="0" w:evenVBand="0" w:oddHBand="0" w:evenHBand="0" w:firstRowFirstColumn="0" w:firstRowLastColumn="0" w:lastRowFirstColumn="0" w:lastRowLastColumn="0"/>
            <w:tcW w:w="1017" w:type="pct"/>
          </w:tcPr>
          <w:p w14:paraId="271AE5C8" w14:textId="755C7E18"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4DEDF38A" w14:textId="2148FA6E"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84.8 ± 37.6</w:t>
            </w:r>
          </w:p>
        </w:tc>
        <w:tc>
          <w:tcPr>
            <w:tcW w:w="925" w:type="pct"/>
          </w:tcPr>
          <w:p w14:paraId="3CA4C35C" w14:textId="52F1B2F6"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35.5</w:t>
            </w:r>
          </w:p>
        </w:tc>
        <w:tc>
          <w:tcPr>
            <w:tcW w:w="793" w:type="pct"/>
          </w:tcPr>
          <w:p w14:paraId="17E76C2D" w14:textId="3D6B69AF"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314.0</w:t>
            </w:r>
          </w:p>
        </w:tc>
        <w:tc>
          <w:tcPr>
            <w:tcW w:w="546" w:type="pct"/>
          </w:tcPr>
          <w:p w14:paraId="3EB1E8A8" w14:textId="1F2C6C83"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AB8F1DC" w14:textId="20E2D2FB"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1425CADA" w14:textId="4F3F95A8"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782FE43" w14:textId="7D6E1265" w:rsidR="004B22D9" w:rsidRPr="00BC5D06" w:rsidRDefault="004B22D9" w:rsidP="002034AC">
            <w:pPr>
              <w:pStyle w:val="TableText"/>
            </w:pPr>
            <w:r w:rsidRPr="00BC5D06">
              <w:t>S3</w:t>
            </w:r>
          </w:p>
        </w:tc>
        <w:tc>
          <w:tcPr>
            <w:tcW w:w="924" w:type="pct"/>
          </w:tcPr>
          <w:p w14:paraId="27614B26"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925" w:type="pct"/>
          </w:tcPr>
          <w:p w14:paraId="5A8CBF7A"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3" w:type="pct"/>
          </w:tcPr>
          <w:p w14:paraId="649AA0E2"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46" w:type="pct"/>
          </w:tcPr>
          <w:p w14:paraId="7F96A9BF"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5" w:type="pct"/>
          </w:tcPr>
          <w:p w14:paraId="70721CE8"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BC5D06" w14:paraId="4BA6A0C0" w14:textId="6FCFBEB3" w:rsidTr="00E52077">
        <w:tc>
          <w:tcPr>
            <w:cnfStyle w:val="001000000000" w:firstRow="0" w:lastRow="0" w:firstColumn="1" w:lastColumn="0" w:oddVBand="0" w:evenVBand="0" w:oddHBand="0" w:evenHBand="0" w:firstRowFirstColumn="0" w:firstRowLastColumn="0" w:lastRowFirstColumn="0" w:lastRowLastColumn="0"/>
            <w:tcW w:w="1017" w:type="pct"/>
          </w:tcPr>
          <w:p w14:paraId="08E3CB2A" w14:textId="786B4B3E"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25F5C60D" w14:textId="6CC6B086"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178.9 ± 37.4</w:t>
            </w:r>
          </w:p>
        </w:tc>
        <w:tc>
          <w:tcPr>
            <w:tcW w:w="925" w:type="pct"/>
          </w:tcPr>
          <w:p w14:paraId="60BBB89D" w14:textId="46F8A566"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42.7</w:t>
            </w:r>
          </w:p>
        </w:tc>
        <w:tc>
          <w:tcPr>
            <w:tcW w:w="793" w:type="pct"/>
          </w:tcPr>
          <w:p w14:paraId="1CA63B59" w14:textId="0A218B7A"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4868.0</w:t>
            </w:r>
          </w:p>
        </w:tc>
        <w:tc>
          <w:tcPr>
            <w:tcW w:w="546" w:type="pct"/>
          </w:tcPr>
          <w:p w14:paraId="261144D9" w14:textId="7A2B26B8"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7F906E4F" w14:textId="1FE5F72D"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6888DBA5" w14:textId="4DE276F0"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06453E66" w14:textId="7631350A"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29777D23" w14:textId="700C0AE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28.0 ± 13.9</w:t>
            </w:r>
          </w:p>
        </w:tc>
        <w:tc>
          <w:tcPr>
            <w:tcW w:w="925" w:type="pct"/>
          </w:tcPr>
          <w:p w14:paraId="68087663" w14:textId="58CB65F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3.0</w:t>
            </w:r>
          </w:p>
        </w:tc>
        <w:tc>
          <w:tcPr>
            <w:tcW w:w="793" w:type="pct"/>
          </w:tcPr>
          <w:p w14:paraId="27B2A987" w14:textId="0BE74852"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261.0</w:t>
            </w:r>
          </w:p>
        </w:tc>
        <w:tc>
          <w:tcPr>
            <w:tcW w:w="546" w:type="pct"/>
          </w:tcPr>
          <w:p w14:paraId="0C1E79A9" w14:textId="77DD65D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7E9E2B59" w14:textId="40BC4915"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204.0</w:t>
            </w:r>
          </w:p>
        </w:tc>
      </w:tr>
      <w:tr w:rsidR="004B22D9" w:rsidRPr="00BC5D06" w14:paraId="374CB267" w14:textId="161CDEC2" w:rsidTr="00E52077">
        <w:tc>
          <w:tcPr>
            <w:cnfStyle w:val="001000000000" w:firstRow="0" w:lastRow="0" w:firstColumn="1" w:lastColumn="0" w:oddVBand="0" w:evenVBand="0" w:oddHBand="0" w:evenHBand="0" w:firstRowFirstColumn="0" w:firstRowLastColumn="0" w:lastRowFirstColumn="0" w:lastRowLastColumn="0"/>
            <w:tcW w:w="1017" w:type="pct"/>
          </w:tcPr>
          <w:p w14:paraId="44CA458F" w14:textId="1DD89FE5"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1EDB678D" w14:textId="1D37D91F"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30.5 ± 12.0</w:t>
            </w:r>
          </w:p>
        </w:tc>
        <w:tc>
          <w:tcPr>
            <w:tcW w:w="925" w:type="pct"/>
          </w:tcPr>
          <w:p w14:paraId="62205593" w14:textId="17D94EB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6.6</w:t>
            </w:r>
          </w:p>
        </w:tc>
        <w:tc>
          <w:tcPr>
            <w:tcW w:w="793" w:type="pct"/>
          </w:tcPr>
          <w:p w14:paraId="0D7FE1F0" w14:textId="52354635"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207.0</w:t>
            </w:r>
          </w:p>
        </w:tc>
        <w:tc>
          <w:tcPr>
            <w:tcW w:w="546" w:type="pct"/>
          </w:tcPr>
          <w:p w14:paraId="3CF45E74" w14:textId="22649DD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20AA961A" w14:textId="1543DB81"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168.0</w:t>
            </w:r>
          </w:p>
        </w:tc>
      </w:tr>
      <w:tr w:rsidR="004B22D9" w:rsidRPr="00BC5D06" w14:paraId="3141DAB5" w14:textId="7D5CC81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468CD76" w14:textId="7680D7CD"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539F0D3F" w14:textId="69F0931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11.4 ± 7.4</w:t>
            </w:r>
          </w:p>
        </w:tc>
        <w:tc>
          <w:tcPr>
            <w:tcW w:w="925" w:type="pct"/>
          </w:tcPr>
          <w:p w14:paraId="17CBFA83" w14:textId="629E5F7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5.5</w:t>
            </w:r>
          </w:p>
        </w:tc>
        <w:tc>
          <w:tcPr>
            <w:tcW w:w="793" w:type="pct"/>
          </w:tcPr>
          <w:p w14:paraId="07563827" w14:textId="2B7D0B1A"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57.0</w:t>
            </w:r>
          </w:p>
        </w:tc>
        <w:tc>
          <w:tcPr>
            <w:tcW w:w="546" w:type="pct"/>
          </w:tcPr>
          <w:p w14:paraId="1DB5DF7F" w14:textId="14C5EB5F"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690A7B2B" w14:textId="3790839E"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246.0</w:t>
            </w:r>
          </w:p>
        </w:tc>
      </w:tr>
      <w:tr w:rsidR="004B22D9" w:rsidRPr="00BC5D06" w14:paraId="424B1C3E" w14:textId="06C7EEDB" w:rsidTr="00E52077">
        <w:tc>
          <w:tcPr>
            <w:cnfStyle w:val="001000000000" w:firstRow="0" w:lastRow="0" w:firstColumn="1" w:lastColumn="0" w:oddVBand="0" w:evenVBand="0" w:oddHBand="0" w:evenHBand="0" w:firstRowFirstColumn="0" w:firstRowLastColumn="0" w:lastRowFirstColumn="0" w:lastRowLastColumn="0"/>
            <w:tcW w:w="1017" w:type="pct"/>
          </w:tcPr>
          <w:p w14:paraId="78A6218A" w14:textId="02C4B78A" w:rsidR="004B22D9" w:rsidRPr="00BC5D06" w:rsidRDefault="004B22D9" w:rsidP="002034AC">
            <w:pPr>
              <w:pStyle w:val="TableText"/>
            </w:pPr>
            <w:r w:rsidRPr="00BC5D06">
              <w:t>S4</w:t>
            </w:r>
          </w:p>
        </w:tc>
        <w:tc>
          <w:tcPr>
            <w:tcW w:w="924" w:type="pct"/>
          </w:tcPr>
          <w:p w14:paraId="1861B441"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925" w:type="pct"/>
          </w:tcPr>
          <w:p w14:paraId="774CE4AC"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3" w:type="pct"/>
          </w:tcPr>
          <w:p w14:paraId="5BED8A20"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46" w:type="pct"/>
          </w:tcPr>
          <w:p w14:paraId="5CE9FDDF"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5" w:type="pct"/>
          </w:tcPr>
          <w:p w14:paraId="4E233ACD"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BC5D06" w14:paraId="3D3C81E2" w14:textId="3AEBA69E"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687565B" w14:textId="24E135D8"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2108C71D" w14:textId="6E0C447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218.1 ± 23.7</w:t>
            </w:r>
          </w:p>
        </w:tc>
        <w:tc>
          <w:tcPr>
            <w:tcW w:w="925" w:type="pct"/>
          </w:tcPr>
          <w:p w14:paraId="68CB6625" w14:textId="10E81B3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48.2</w:t>
            </w:r>
          </w:p>
        </w:tc>
        <w:tc>
          <w:tcPr>
            <w:tcW w:w="793" w:type="pct"/>
          </w:tcPr>
          <w:p w14:paraId="5E1A85A3" w14:textId="415918BF"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6202.0</w:t>
            </w:r>
          </w:p>
        </w:tc>
        <w:tc>
          <w:tcPr>
            <w:tcW w:w="546" w:type="pct"/>
          </w:tcPr>
          <w:p w14:paraId="5354EAAC" w14:textId="1DFC38ED"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114A574D" w14:textId="2FBA4356"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46A1F9E6" w14:textId="772F76E7" w:rsidTr="00E52077">
        <w:tc>
          <w:tcPr>
            <w:cnfStyle w:val="001000000000" w:firstRow="0" w:lastRow="0" w:firstColumn="1" w:lastColumn="0" w:oddVBand="0" w:evenVBand="0" w:oddHBand="0" w:evenHBand="0" w:firstRowFirstColumn="0" w:firstRowLastColumn="0" w:lastRowFirstColumn="0" w:lastRowLastColumn="0"/>
            <w:tcW w:w="1017" w:type="pct"/>
          </w:tcPr>
          <w:p w14:paraId="6CE5375B" w14:textId="726838C9"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30897D38" w14:textId="400D713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66.2 ± 25.8</w:t>
            </w:r>
          </w:p>
        </w:tc>
        <w:tc>
          <w:tcPr>
            <w:tcW w:w="925" w:type="pct"/>
          </w:tcPr>
          <w:p w14:paraId="25959B32" w14:textId="16FB77D4"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6.9</w:t>
            </w:r>
          </w:p>
        </w:tc>
        <w:tc>
          <w:tcPr>
            <w:tcW w:w="793" w:type="pct"/>
          </w:tcPr>
          <w:p w14:paraId="776F9C6F" w14:textId="121A5B2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889.0</w:t>
            </w:r>
          </w:p>
        </w:tc>
        <w:tc>
          <w:tcPr>
            <w:tcW w:w="546" w:type="pct"/>
          </w:tcPr>
          <w:p w14:paraId="0FD15546" w14:textId="4258FE21"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AF820EC" w14:textId="6491E80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53BF2B59" w14:textId="01A843DA"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7A443302" w14:textId="2E82E96C"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565BBA7" w14:textId="2F244022"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54.6 ± 18.9</w:t>
            </w:r>
          </w:p>
        </w:tc>
        <w:tc>
          <w:tcPr>
            <w:tcW w:w="925" w:type="pct"/>
          </w:tcPr>
          <w:p w14:paraId="4ADCCD1C" w14:textId="212A144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8.9</w:t>
            </w:r>
          </w:p>
        </w:tc>
        <w:tc>
          <w:tcPr>
            <w:tcW w:w="793" w:type="pct"/>
          </w:tcPr>
          <w:p w14:paraId="13B5840A" w14:textId="4BAE9D5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739.0</w:t>
            </w:r>
          </w:p>
        </w:tc>
        <w:tc>
          <w:tcPr>
            <w:tcW w:w="546" w:type="pct"/>
          </w:tcPr>
          <w:p w14:paraId="3EC88A51" w14:textId="4547D6E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897AB4A" w14:textId="47145CE3"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187.0</w:t>
            </w:r>
          </w:p>
        </w:tc>
      </w:tr>
      <w:tr w:rsidR="004B22D9" w:rsidRPr="00BC5D06" w14:paraId="08E6D938" w14:textId="38F8A6DE" w:rsidTr="00E52077">
        <w:tc>
          <w:tcPr>
            <w:cnfStyle w:val="001000000000" w:firstRow="0" w:lastRow="0" w:firstColumn="1" w:lastColumn="0" w:oddVBand="0" w:evenVBand="0" w:oddHBand="0" w:evenHBand="0" w:firstRowFirstColumn="0" w:firstRowLastColumn="0" w:lastRowFirstColumn="0" w:lastRowLastColumn="0"/>
            <w:tcW w:w="1017" w:type="pct"/>
          </w:tcPr>
          <w:p w14:paraId="67B9A2F4" w14:textId="45DF7F27"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57AD5C28" w14:textId="6B06E37D"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35.7 ± 17.0</w:t>
            </w:r>
          </w:p>
        </w:tc>
        <w:tc>
          <w:tcPr>
            <w:tcW w:w="925" w:type="pct"/>
          </w:tcPr>
          <w:p w14:paraId="30B54B7D" w14:textId="23E89FC1"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6.5</w:t>
            </w:r>
          </w:p>
        </w:tc>
        <w:tc>
          <w:tcPr>
            <w:tcW w:w="793" w:type="pct"/>
          </w:tcPr>
          <w:p w14:paraId="361DD5E6" w14:textId="383A3424"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501.0</w:t>
            </w:r>
          </w:p>
        </w:tc>
        <w:tc>
          <w:tcPr>
            <w:tcW w:w="546" w:type="pct"/>
          </w:tcPr>
          <w:p w14:paraId="582674CB" w14:textId="0FED651E"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276.0</w:t>
            </w:r>
          </w:p>
        </w:tc>
        <w:tc>
          <w:tcPr>
            <w:tcW w:w="795" w:type="pct"/>
          </w:tcPr>
          <w:p w14:paraId="1CB82A6D" w14:textId="1C0C7EF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204.0</w:t>
            </w:r>
          </w:p>
        </w:tc>
      </w:tr>
      <w:tr w:rsidR="004B22D9" w:rsidRPr="00BC5D06" w14:paraId="015BF60A" w14:textId="793E2EA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714CD0BF" w14:textId="3F8BD78D" w:rsidR="004B22D9" w:rsidRPr="00BC5D06" w:rsidRDefault="004B22D9" w:rsidP="002034AC">
            <w:pPr>
              <w:pStyle w:val="TableText"/>
            </w:pPr>
            <w:r w:rsidRPr="00BC5D06">
              <w:t>S5</w:t>
            </w:r>
          </w:p>
        </w:tc>
        <w:tc>
          <w:tcPr>
            <w:tcW w:w="924" w:type="pct"/>
          </w:tcPr>
          <w:p w14:paraId="2AF11AC3"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925" w:type="pct"/>
          </w:tcPr>
          <w:p w14:paraId="7E9C698D"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3" w:type="pct"/>
          </w:tcPr>
          <w:p w14:paraId="518A47B3"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46" w:type="pct"/>
          </w:tcPr>
          <w:p w14:paraId="22DD248B"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5" w:type="pct"/>
          </w:tcPr>
          <w:p w14:paraId="1FE5AE8C"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BC5D06" w14:paraId="1CA74E9E" w14:textId="02B70D4E" w:rsidTr="00E52077">
        <w:tc>
          <w:tcPr>
            <w:cnfStyle w:val="001000000000" w:firstRow="0" w:lastRow="0" w:firstColumn="1" w:lastColumn="0" w:oddVBand="0" w:evenVBand="0" w:oddHBand="0" w:evenHBand="0" w:firstRowFirstColumn="0" w:firstRowLastColumn="0" w:lastRowFirstColumn="0" w:lastRowLastColumn="0"/>
            <w:tcW w:w="1017" w:type="pct"/>
          </w:tcPr>
          <w:p w14:paraId="3FFA8532" w14:textId="4F88034A"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08D4A569" w14:textId="07B9AE10"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218.1 ± 23.7</w:t>
            </w:r>
          </w:p>
        </w:tc>
        <w:tc>
          <w:tcPr>
            <w:tcW w:w="925" w:type="pct"/>
          </w:tcPr>
          <w:p w14:paraId="60DA6EB5" w14:textId="27D9C0EA"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48.2</w:t>
            </w:r>
          </w:p>
        </w:tc>
        <w:tc>
          <w:tcPr>
            <w:tcW w:w="793" w:type="pct"/>
          </w:tcPr>
          <w:p w14:paraId="36D5ED1F" w14:textId="643A21D0"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6202.0</w:t>
            </w:r>
          </w:p>
        </w:tc>
        <w:tc>
          <w:tcPr>
            <w:tcW w:w="546" w:type="pct"/>
          </w:tcPr>
          <w:p w14:paraId="7373A507" w14:textId="42008B3D"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80C0559" w14:textId="252EAAA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747FEEB1" w14:textId="0BA48263"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41D7C0E" w14:textId="19F1F094"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4A2CE513" w14:textId="796085BD"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69.3 ± 22.7</w:t>
            </w:r>
          </w:p>
        </w:tc>
        <w:tc>
          <w:tcPr>
            <w:tcW w:w="925" w:type="pct"/>
          </w:tcPr>
          <w:p w14:paraId="375CE863" w14:textId="66C6167A"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8.1</w:t>
            </w:r>
          </w:p>
        </w:tc>
        <w:tc>
          <w:tcPr>
            <w:tcW w:w="793" w:type="pct"/>
          </w:tcPr>
          <w:p w14:paraId="024BF9AE" w14:textId="709D9AC2"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916.0</w:t>
            </w:r>
          </w:p>
        </w:tc>
        <w:tc>
          <w:tcPr>
            <w:tcW w:w="546" w:type="pct"/>
          </w:tcPr>
          <w:p w14:paraId="37B64847" w14:textId="63ED3FF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256A090B" w14:textId="2E3D07D9"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2C4B76CE" w14:textId="34BD69DC" w:rsidTr="00E52077">
        <w:tc>
          <w:tcPr>
            <w:cnfStyle w:val="001000000000" w:firstRow="0" w:lastRow="0" w:firstColumn="1" w:lastColumn="0" w:oddVBand="0" w:evenVBand="0" w:oddHBand="0" w:evenHBand="0" w:firstRowFirstColumn="0" w:firstRowLastColumn="0" w:lastRowFirstColumn="0" w:lastRowLastColumn="0"/>
            <w:tcW w:w="1017" w:type="pct"/>
          </w:tcPr>
          <w:p w14:paraId="64550DE5" w14:textId="0C278E50"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E0307D9" w14:textId="49D6B23C"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66.3 ± 19.7</w:t>
            </w:r>
          </w:p>
        </w:tc>
        <w:tc>
          <w:tcPr>
            <w:tcW w:w="925" w:type="pct"/>
          </w:tcPr>
          <w:p w14:paraId="4550DAC3" w14:textId="7BD9FAC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9.7</w:t>
            </w:r>
          </w:p>
        </w:tc>
        <w:tc>
          <w:tcPr>
            <w:tcW w:w="793" w:type="pct"/>
          </w:tcPr>
          <w:p w14:paraId="49E536E4" w14:textId="03A04FC5"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771.0</w:t>
            </w:r>
          </w:p>
        </w:tc>
        <w:tc>
          <w:tcPr>
            <w:tcW w:w="546" w:type="pct"/>
          </w:tcPr>
          <w:p w14:paraId="551C2967" w14:textId="63DDDEB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39C1442" w14:textId="4E9630AA"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209.0</w:t>
            </w:r>
          </w:p>
        </w:tc>
      </w:tr>
      <w:tr w:rsidR="004B22D9" w:rsidRPr="00BC5D06" w14:paraId="7B2494BD" w14:textId="5BB5C3AB"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4A92C9CA" w14:textId="4E90E8A2"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7C541888" w14:textId="0C5EE60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39.3 ± 10.0</w:t>
            </w:r>
          </w:p>
        </w:tc>
        <w:tc>
          <w:tcPr>
            <w:tcW w:w="925" w:type="pct"/>
          </w:tcPr>
          <w:p w14:paraId="413E048E" w14:textId="65E65CD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5.6</w:t>
            </w:r>
          </w:p>
        </w:tc>
        <w:tc>
          <w:tcPr>
            <w:tcW w:w="793" w:type="pct"/>
          </w:tcPr>
          <w:p w14:paraId="03418BD7" w14:textId="7328831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573.0</w:t>
            </w:r>
          </w:p>
        </w:tc>
        <w:tc>
          <w:tcPr>
            <w:tcW w:w="546" w:type="pct"/>
          </w:tcPr>
          <w:p w14:paraId="697D33AE" w14:textId="44DD076A"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315351E3" w14:textId="2F7E8625"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209.0</w:t>
            </w:r>
          </w:p>
        </w:tc>
      </w:tr>
    </w:tbl>
    <w:p w14:paraId="1C831CA8" w14:textId="77777777" w:rsidR="001C396D" w:rsidRDefault="001C396D" w:rsidP="00A22191">
      <w:pPr>
        <w:pStyle w:val="Caption"/>
      </w:pPr>
      <w:bookmarkStart w:id="353" w:name="_Ref236172513"/>
    </w:p>
    <w:p w14:paraId="2A71E9F6" w14:textId="4562ED42" w:rsidR="00A22191" w:rsidRPr="00FF70E3" w:rsidRDefault="00A22191" w:rsidP="00A22191">
      <w:pPr>
        <w:pStyle w:val="Caption"/>
      </w:pPr>
      <w:bookmarkStart w:id="354" w:name="_Toc236342224"/>
      <w:r w:rsidRPr="00BA1179">
        <w:t xml:space="preserve">Table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Table \* ARABIC \s 1 </w:instrText>
      </w:r>
      <w:r>
        <w:fldChar w:fldCharType="separate"/>
      </w:r>
      <w:r w:rsidR="008B09EB">
        <w:rPr>
          <w:noProof/>
        </w:rPr>
        <w:t>9</w:t>
      </w:r>
      <w:r>
        <w:fldChar w:fldCharType="end"/>
      </w:r>
      <w:bookmarkEnd w:id="353"/>
      <w:r w:rsidRPr="00BA1179">
        <w:t xml:space="preserve"> Decision-cost terms at the six-hour checkpoint per scenario and configuration; the response and delay terms of </w:t>
      </w:r>
      <m:oMath>
        <m:sSub>
          <m:sSubPr>
            <m:ctrlPr>
              <w:rPr>
                <w:rFonts w:ascii="Cambria Math" w:hAnsi="Cambria Math"/>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are undefined by construction</w:t>
      </w:r>
      <w:bookmarkEnd w:id="354"/>
    </w:p>
    <w:tbl>
      <w:tblPr>
        <w:tblStyle w:val="PlainTable2"/>
        <w:tblW w:w="5000" w:type="pct"/>
        <w:tblCellMar>
          <w:left w:w="28" w:type="dxa"/>
          <w:right w:w="28" w:type="dxa"/>
        </w:tblCellMar>
        <w:tblLook w:val="04A0" w:firstRow="1" w:lastRow="0" w:firstColumn="1" w:lastColumn="0" w:noHBand="0" w:noVBand="1"/>
      </w:tblPr>
      <w:tblGrid>
        <w:gridCol w:w="1789"/>
        <w:gridCol w:w="895"/>
        <w:gridCol w:w="895"/>
        <w:gridCol w:w="895"/>
        <w:gridCol w:w="895"/>
        <w:gridCol w:w="895"/>
        <w:gridCol w:w="895"/>
        <w:gridCol w:w="888"/>
      </w:tblGrid>
      <w:tr w:rsidR="00187E2C" w:rsidRPr="002034AC" w14:paraId="583FADDC" w14:textId="77777777" w:rsidTr="00F7657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12" w:type="pct"/>
          </w:tcPr>
          <w:p w14:paraId="46A92E62" w14:textId="4A7EF090" w:rsidR="00187E2C" w:rsidRPr="002034AC" w:rsidRDefault="00187E2C" w:rsidP="002034AC">
            <w:pPr>
              <w:pStyle w:val="TableText"/>
            </w:pPr>
            <w:r w:rsidRPr="002034AC">
              <w:t>Scenario</w:t>
            </w:r>
          </w:p>
        </w:tc>
        <w:tc>
          <w:tcPr>
            <w:tcW w:w="556" w:type="pct"/>
          </w:tcPr>
          <w:p w14:paraId="6365406A" w14:textId="0FA12C2D"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burn</m:t>
                    </m:r>
                  </m:sub>
                </m:sSub>
              </m:oMath>
            </m:oMathPara>
          </w:p>
        </w:tc>
        <w:tc>
          <w:tcPr>
            <w:tcW w:w="556" w:type="pct"/>
          </w:tcPr>
          <w:p w14:paraId="3E65020B" w14:textId="78C13973"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asset</m:t>
                    </m:r>
                  </m:sub>
                </m:sSub>
              </m:oMath>
            </m:oMathPara>
          </w:p>
        </w:tc>
        <w:tc>
          <w:tcPr>
            <w:tcW w:w="556" w:type="pct"/>
          </w:tcPr>
          <w:p w14:paraId="440C2A2D" w14:textId="6E14ED02"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pop</m:t>
                    </m:r>
                  </m:sub>
                </m:sSub>
              </m:oMath>
            </m:oMathPara>
          </w:p>
        </w:tc>
        <w:tc>
          <w:tcPr>
            <w:tcW w:w="556" w:type="pct"/>
          </w:tcPr>
          <w:p w14:paraId="21BAD372" w14:textId="79FB6C75"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resp</m:t>
                    </m:r>
                  </m:sub>
                </m:sSub>
              </m:oMath>
            </m:oMathPara>
          </w:p>
        </w:tc>
        <w:tc>
          <w:tcPr>
            <w:tcW w:w="556" w:type="pct"/>
          </w:tcPr>
          <w:p w14:paraId="174E80C0" w14:textId="73D499BC"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delay</m:t>
                    </m:r>
                  </m:sub>
                </m:sSub>
              </m:oMath>
            </m:oMathPara>
          </w:p>
        </w:tc>
        <w:tc>
          <w:tcPr>
            <w:tcW w:w="556" w:type="pct"/>
          </w:tcPr>
          <w:p w14:paraId="39AE1267" w14:textId="556B1E6F"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total</m:t>
                    </m:r>
                  </m:sub>
                </m:sSub>
              </m:oMath>
            </m:oMathPara>
          </w:p>
        </w:tc>
        <w:tc>
          <w:tcPr>
            <w:tcW w:w="552" w:type="pct"/>
          </w:tcPr>
          <w:p w14:paraId="6604CC49" w14:textId="4D80A6FD"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phys</m:t>
                    </m:r>
                  </m:sub>
                </m:sSub>
              </m:oMath>
            </m:oMathPara>
          </w:p>
        </w:tc>
      </w:tr>
      <w:tr w:rsidR="00187E2C" w:rsidRPr="002034AC" w14:paraId="5ADE2DF5"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DFDC909" w14:textId="7C46BF25" w:rsidR="00187E2C" w:rsidRPr="002034AC" w:rsidRDefault="00187E2C" w:rsidP="002034AC">
            <w:pPr>
              <w:pStyle w:val="TableText"/>
            </w:pPr>
            <w:r w:rsidRPr="002034AC">
              <w:t>S1</w:t>
            </w:r>
          </w:p>
        </w:tc>
        <w:tc>
          <w:tcPr>
            <w:tcW w:w="556" w:type="pct"/>
          </w:tcPr>
          <w:p w14:paraId="2C161844"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6ADB2CE"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0B17B54"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3D50DF9"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F85D5BC"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C6563B1"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28AE4156"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7427309D"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895E44D" w14:textId="50615751"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49641EB6" w14:textId="38CF839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0.64</w:t>
            </w:r>
          </w:p>
        </w:tc>
        <w:tc>
          <w:tcPr>
            <w:tcW w:w="556" w:type="pct"/>
          </w:tcPr>
          <w:p w14:paraId="20FB0390" w14:textId="0BF9033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0.804</w:t>
            </w:r>
          </w:p>
        </w:tc>
        <w:tc>
          <w:tcPr>
            <w:tcW w:w="556" w:type="pct"/>
          </w:tcPr>
          <w:p w14:paraId="58C45DD0" w14:textId="6AFC2A84"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0.107</w:t>
            </w:r>
          </w:p>
        </w:tc>
        <w:tc>
          <w:tcPr>
            <w:tcW w:w="556" w:type="pct"/>
          </w:tcPr>
          <w:p w14:paraId="004FDEBD" w14:textId="66F8013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1320BAE6" w14:textId="5354619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69AED2E9" w14:textId="6730D54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0.456</w:t>
            </w:r>
          </w:p>
        </w:tc>
        <w:tc>
          <w:tcPr>
            <w:tcW w:w="552" w:type="pct"/>
            <w:shd w:val="clear" w:color="auto" w:fill="E7E6E6" w:themeFill="background2"/>
          </w:tcPr>
          <w:p w14:paraId="72DE162E" w14:textId="5773664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0.517</w:t>
            </w:r>
          </w:p>
        </w:tc>
      </w:tr>
      <w:tr w:rsidR="004B22D9" w:rsidRPr="002034AC" w14:paraId="63407CF7"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79D19B0" w14:textId="04859D10"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00EF371A" w14:textId="01269473"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0.337</w:t>
            </w:r>
          </w:p>
        </w:tc>
        <w:tc>
          <w:tcPr>
            <w:tcW w:w="556" w:type="pct"/>
          </w:tcPr>
          <w:p w14:paraId="7421A2D4" w14:textId="4019A22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0.093</w:t>
            </w:r>
          </w:p>
        </w:tc>
        <w:tc>
          <w:tcPr>
            <w:tcW w:w="556" w:type="pct"/>
          </w:tcPr>
          <w:p w14:paraId="49709CAC" w14:textId="326F33C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0374908" w14:textId="6F22044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0.445</w:t>
            </w:r>
          </w:p>
        </w:tc>
        <w:tc>
          <w:tcPr>
            <w:tcW w:w="556" w:type="pct"/>
          </w:tcPr>
          <w:p w14:paraId="63F96383" w14:textId="070BE1D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0.417</w:t>
            </w:r>
          </w:p>
        </w:tc>
        <w:tc>
          <w:tcPr>
            <w:tcW w:w="556" w:type="pct"/>
            <w:shd w:val="clear" w:color="auto" w:fill="E7E6E6" w:themeFill="background2"/>
          </w:tcPr>
          <w:p w14:paraId="716B8DDA" w14:textId="6DE446F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0.177</w:t>
            </w:r>
          </w:p>
        </w:tc>
        <w:tc>
          <w:tcPr>
            <w:tcW w:w="552" w:type="pct"/>
            <w:shd w:val="clear" w:color="auto" w:fill="E7E6E6" w:themeFill="background2"/>
          </w:tcPr>
          <w:p w14:paraId="462DD6B0" w14:textId="6983DC6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0.144</w:t>
            </w:r>
          </w:p>
        </w:tc>
      </w:tr>
      <w:tr w:rsidR="004B22D9" w:rsidRPr="002034AC" w14:paraId="0A1D8372"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484A4D36" w14:textId="38AB820C"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6580F877" w14:textId="02AB57B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0.317</w:t>
            </w:r>
          </w:p>
        </w:tc>
        <w:tc>
          <w:tcPr>
            <w:tcW w:w="556" w:type="pct"/>
          </w:tcPr>
          <w:p w14:paraId="1FC8E3FE" w14:textId="3F9DCBA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0.070</w:t>
            </w:r>
          </w:p>
        </w:tc>
        <w:tc>
          <w:tcPr>
            <w:tcW w:w="556" w:type="pct"/>
          </w:tcPr>
          <w:p w14:paraId="78DF5D4A" w14:textId="01575D6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2C0ACDCE" w14:textId="0FA70A2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0.427</w:t>
            </w:r>
          </w:p>
        </w:tc>
        <w:tc>
          <w:tcPr>
            <w:tcW w:w="556" w:type="pct"/>
          </w:tcPr>
          <w:p w14:paraId="35861D4C" w14:textId="163D9FA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0.386</w:t>
            </w:r>
          </w:p>
        </w:tc>
        <w:tc>
          <w:tcPr>
            <w:tcW w:w="556" w:type="pct"/>
            <w:shd w:val="clear" w:color="auto" w:fill="E7E6E6" w:themeFill="background2"/>
          </w:tcPr>
          <w:p w14:paraId="751EAEB1" w14:textId="55219564"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0.162</w:t>
            </w:r>
          </w:p>
        </w:tc>
        <w:tc>
          <w:tcPr>
            <w:tcW w:w="552" w:type="pct"/>
            <w:shd w:val="clear" w:color="auto" w:fill="E7E6E6" w:themeFill="background2"/>
          </w:tcPr>
          <w:p w14:paraId="3520C472" w14:textId="046CF61F"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0.13</w:t>
            </w:r>
          </w:p>
        </w:tc>
      </w:tr>
      <w:tr w:rsidR="004B22D9" w:rsidRPr="002034AC" w14:paraId="52456C3C"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31AAD52E" w14:textId="7B58B155"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01C12373" w14:textId="632AC01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0.123</w:t>
            </w:r>
          </w:p>
        </w:tc>
        <w:tc>
          <w:tcPr>
            <w:tcW w:w="556" w:type="pct"/>
          </w:tcPr>
          <w:p w14:paraId="6979AF2B" w14:textId="7A18922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0.028</w:t>
            </w:r>
          </w:p>
        </w:tc>
        <w:tc>
          <w:tcPr>
            <w:tcW w:w="556" w:type="pct"/>
          </w:tcPr>
          <w:p w14:paraId="7C41EDE5" w14:textId="1BAC449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0.001</w:t>
            </w:r>
          </w:p>
        </w:tc>
        <w:tc>
          <w:tcPr>
            <w:tcW w:w="556" w:type="pct"/>
          </w:tcPr>
          <w:p w14:paraId="085062E8" w14:textId="3AD09EC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0.207</w:t>
            </w:r>
          </w:p>
        </w:tc>
        <w:tc>
          <w:tcPr>
            <w:tcW w:w="556" w:type="pct"/>
          </w:tcPr>
          <w:p w14:paraId="0EEF0360" w14:textId="706872D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0.499</w:t>
            </w:r>
          </w:p>
        </w:tc>
        <w:tc>
          <w:tcPr>
            <w:tcW w:w="556" w:type="pct"/>
            <w:shd w:val="clear" w:color="auto" w:fill="E7E6E6" w:themeFill="background2"/>
          </w:tcPr>
          <w:p w14:paraId="026129FC" w14:textId="720B6D1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0.086</w:t>
            </w:r>
          </w:p>
        </w:tc>
        <w:tc>
          <w:tcPr>
            <w:tcW w:w="552" w:type="pct"/>
            <w:shd w:val="clear" w:color="auto" w:fill="E7E6E6" w:themeFill="background2"/>
          </w:tcPr>
          <w:p w14:paraId="64944D2F" w14:textId="3B63E47E"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0.051</w:t>
            </w:r>
          </w:p>
        </w:tc>
      </w:tr>
      <w:tr w:rsidR="004B22D9" w:rsidRPr="002034AC" w14:paraId="674EA4E1" w14:textId="77777777" w:rsidTr="00F7657D">
        <w:tc>
          <w:tcPr>
            <w:cnfStyle w:val="001000000000" w:firstRow="0" w:lastRow="0" w:firstColumn="1" w:lastColumn="0" w:oddVBand="0" w:evenVBand="0" w:oddHBand="0" w:evenHBand="0" w:firstRowFirstColumn="0" w:firstRowLastColumn="0" w:lastRowFirstColumn="0" w:lastRowLastColumn="0"/>
            <w:tcW w:w="1112" w:type="pct"/>
          </w:tcPr>
          <w:p w14:paraId="22B14228" w14:textId="0597BCAF" w:rsidR="004B22D9" w:rsidRPr="002034AC" w:rsidRDefault="004B22D9" w:rsidP="002034AC">
            <w:pPr>
              <w:pStyle w:val="TableText"/>
            </w:pPr>
            <w:r w:rsidRPr="002034AC">
              <w:t>S2</w:t>
            </w:r>
          </w:p>
        </w:tc>
        <w:tc>
          <w:tcPr>
            <w:tcW w:w="556" w:type="pct"/>
          </w:tcPr>
          <w:p w14:paraId="0543AF3C"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10A634D7"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5345DDBE"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3A58A05C"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750CB732"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3DCE7D6"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2" w:type="pct"/>
          </w:tcPr>
          <w:p w14:paraId="4CB6BB28"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2034AC" w14:paraId="43ED8EA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F182A4C" w14:textId="0CA922E6"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6D1B884A" w14:textId="02417BF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0.636</w:t>
            </w:r>
          </w:p>
        </w:tc>
        <w:tc>
          <w:tcPr>
            <w:tcW w:w="556" w:type="pct"/>
          </w:tcPr>
          <w:p w14:paraId="54486130" w14:textId="253E2D9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0.839</w:t>
            </w:r>
          </w:p>
        </w:tc>
        <w:tc>
          <w:tcPr>
            <w:tcW w:w="556" w:type="pct"/>
          </w:tcPr>
          <w:p w14:paraId="77C55443" w14:textId="5D67D8C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0.131</w:t>
            </w:r>
          </w:p>
        </w:tc>
        <w:tc>
          <w:tcPr>
            <w:tcW w:w="556" w:type="pct"/>
          </w:tcPr>
          <w:p w14:paraId="683E88C5" w14:textId="73F4B38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tcPr>
          <w:p w14:paraId="4211E647" w14:textId="0D98C67F"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shd w:val="clear" w:color="auto" w:fill="E7E6E6" w:themeFill="background2"/>
          </w:tcPr>
          <w:p w14:paraId="43BBFD2C" w14:textId="3903B84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0.473</w:t>
            </w:r>
          </w:p>
        </w:tc>
        <w:tc>
          <w:tcPr>
            <w:tcW w:w="552" w:type="pct"/>
            <w:shd w:val="clear" w:color="auto" w:fill="E7E6E6" w:themeFill="background2"/>
          </w:tcPr>
          <w:p w14:paraId="1DEC507C" w14:textId="5EC2245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0.536</w:t>
            </w:r>
          </w:p>
        </w:tc>
      </w:tr>
      <w:tr w:rsidR="004B22D9" w:rsidRPr="002034AC" w14:paraId="05E55BBC"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AE7EF11" w14:textId="4FC0E695"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4ECB1DAA" w14:textId="58F9B4B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0.502</w:t>
            </w:r>
          </w:p>
        </w:tc>
        <w:tc>
          <w:tcPr>
            <w:tcW w:w="556" w:type="pct"/>
          </w:tcPr>
          <w:p w14:paraId="613DEF54" w14:textId="7E969B6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0.248</w:t>
            </w:r>
          </w:p>
        </w:tc>
        <w:tc>
          <w:tcPr>
            <w:tcW w:w="556" w:type="pct"/>
          </w:tcPr>
          <w:p w14:paraId="20134AED" w14:textId="72D4D73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0.011</w:t>
            </w:r>
          </w:p>
        </w:tc>
        <w:tc>
          <w:tcPr>
            <w:tcW w:w="556" w:type="pct"/>
          </w:tcPr>
          <w:p w14:paraId="1F2E1EAC" w14:textId="6A50811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0.766</w:t>
            </w:r>
          </w:p>
        </w:tc>
        <w:tc>
          <w:tcPr>
            <w:tcW w:w="556" w:type="pct"/>
          </w:tcPr>
          <w:p w14:paraId="475B6548" w14:textId="2D7526C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0.235</w:t>
            </w:r>
          </w:p>
        </w:tc>
        <w:tc>
          <w:tcPr>
            <w:tcW w:w="556" w:type="pct"/>
            <w:shd w:val="clear" w:color="auto" w:fill="E7E6E6" w:themeFill="background2"/>
          </w:tcPr>
          <w:p w14:paraId="184948DC" w14:textId="025E38F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0.283</w:t>
            </w:r>
          </w:p>
        </w:tc>
        <w:tc>
          <w:tcPr>
            <w:tcW w:w="552" w:type="pct"/>
            <w:shd w:val="clear" w:color="auto" w:fill="E7E6E6" w:themeFill="background2"/>
          </w:tcPr>
          <w:p w14:paraId="4E7CE142" w14:textId="73BC92A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0.254</w:t>
            </w:r>
          </w:p>
        </w:tc>
      </w:tr>
      <w:tr w:rsidR="004B22D9" w:rsidRPr="002034AC" w14:paraId="168B40BF"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D88E449" w14:textId="7F9F9190"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57AA7A04" w14:textId="3FC2715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0.510</w:t>
            </w:r>
          </w:p>
        </w:tc>
        <w:tc>
          <w:tcPr>
            <w:tcW w:w="556" w:type="pct"/>
          </w:tcPr>
          <w:p w14:paraId="4217DFD1" w14:textId="7BB339C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0.224</w:t>
            </w:r>
          </w:p>
        </w:tc>
        <w:tc>
          <w:tcPr>
            <w:tcW w:w="556" w:type="pct"/>
          </w:tcPr>
          <w:p w14:paraId="28F23223" w14:textId="2958690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0.010</w:t>
            </w:r>
          </w:p>
        </w:tc>
        <w:tc>
          <w:tcPr>
            <w:tcW w:w="556" w:type="pct"/>
          </w:tcPr>
          <w:p w14:paraId="6E7A410E" w14:textId="56D60FA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0.816</w:t>
            </w:r>
          </w:p>
        </w:tc>
        <w:tc>
          <w:tcPr>
            <w:tcW w:w="556" w:type="pct"/>
          </w:tcPr>
          <w:p w14:paraId="631E95D8" w14:textId="6D239D2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0.181</w:t>
            </w:r>
          </w:p>
        </w:tc>
        <w:tc>
          <w:tcPr>
            <w:tcW w:w="556" w:type="pct"/>
            <w:shd w:val="clear" w:color="auto" w:fill="E7E6E6" w:themeFill="background2"/>
          </w:tcPr>
          <w:p w14:paraId="27675EB4" w14:textId="0A5114C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0.277</w:t>
            </w:r>
          </w:p>
        </w:tc>
        <w:tc>
          <w:tcPr>
            <w:tcW w:w="552" w:type="pct"/>
            <w:shd w:val="clear" w:color="auto" w:fill="E7E6E6" w:themeFill="background2"/>
          </w:tcPr>
          <w:p w14:paraId="43A8F40F" w14:textId="6396B28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0.248</w:t>
            </w:r>
          </w:p>
        </w:tc>
      </w:tr>
      <w:tr w:rsidR="004B22D9" w:rsidRPr="002034AC" w14:paraId="314D42CE"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49A1C676" w14:textId="3CE2CA99"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5E4766E5" w14:textId="274C445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0.364</w:t>
            </w:r>
          </w:p>
        </w:tc>
        <w:tc>
          <w:tcPr>
            <w:tcW w:w="556" w:type="pct"/>
          </w:tcPr>
          <w:p w14:paraId="74434AB6" w14:textId="33E62F7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0.078</w:t>
            </w:r>
          </w:p>
        </w:tc>
        <w:tc>
          <w:tcPr>
            <w:tcW w:w="556" w:type="pct"/>
          </w:tcPr>
          <w:p w14:paraId="54961B0E" w14:textId="20B6F59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1D98DA81" w14:textId="25F87F2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0.775</w:t>
            </w:r>
          </w:p>
        </w:tc>
        <w:tc>
          <w:tcPr>
            <w:tcW w:w="556" w:type="pct"/>
          </w:tcPr>
          <w:p w14:paraId="0C03485B" w14:textId="49326763"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0.274</w:t>
            </w:r>
          </w:p>
        </w:tc>
        <w:tc>
          <w:tcPr>
            <w:tcW w:w="556" w:type="pct"/>
            <w:shd w:val="clear" w:color="auto" w:fill="E7E6E6" w:themeFill="background2"/>
          </w:tcPr>
          <w:p w14:paraId="74FB7517" w14:textId="2DB51C9B"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0.192</w:t>
            </w:r>
          </w:p>
        </w:tc>
        <w:tc>
          <w:tcPr>
            <w:tcW w:w="552" w:type="pct"/>
            <w:shd w:val="clear" w:color="auto" w:fill="E7E6E6" w:themeFill="background2"/>
          </w:tcPr>
          <w:p w14:paraId="6DC7EFBC" w14:textId="18171F6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0.148</w:t>
            </w:r>
          </w:p>
        </w:tc>
      </w:tr>
      <w:tr w:rsidR="004B22D9" w:rsidRPr="002034AC" w14:paraId="17721FBF"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7FEE6F7" w14:textId="292E451D" w:rsidR="004B22D9" w:rsidRPr="002034AC" w:rsidRDefault="004B22D9" w:rsidP="002034AC">
            <w:pPr>
              <w:pStyle w:val="TableText"/>
            </w:pPr>
            <w:r w:rsidRPr="002034AC">
              <w:t>S3</w:t>
            </w:r>
          </w:p>
        </w:tc>
        <w:tc>
          <w:tcPr>
            <w:tcW w:w="556" w:type="pct"/>
          </w:tcPr>
          <w:p w14:paraId="58EF504B"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FE840C8"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C0A3C4E"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FB85BB8"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EA38474"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21D0B1E"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1F40417C"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1AF51209"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0388E13" w14:textId="54F8EC47"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64AF1E68" w14:textId="4A1C9BFE"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0.565</w:t>
            </w:r>
          </w:p>
        </w:tc>
        <w:tc>
          <w:tcPr>
            <w:tcW w:w="556" w:type="pct"/>
          </w:tcPr>
          <w:p w14:paraId="2D2E5BC4" w14:textId="4699367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0.639</w:t>
            </w:r>
          </w:p>
        </w:tc>
        <w:tc>
          <w:tcPr>
            <w:tcW w:w="556" w:type="pct"/>
          </w:tcPr>
          <w:p w14:paraId="66833BD4" w14:textId="7ECC43BB"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0.089</w:t>
            </w:r>
          </w:p>
        </w:tc>
        <w:tc>
          <w:tcPr>
            <w:tcW w:w="556" w:type="pct"/>
          </w:tcPr>
          <w:p w14:paraId="539B14BF" w14:textId="7D4F53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7F77D054" w14:textId="67420A3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32802AC4" w14:textId="77DA594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0.380</w:t>
            </w:r>
          </w:p>
        </w:tc>
        <w:tc>
          <w:tcPr>
            <w:tcW w:w="552" w:type="pct"/>
            <w:shd w:val="clear" w:color="auto" w:fill="E7E6E6" w:themeFill="background2"/>
          </w:tcPr>
          <w:p w14:paraId="79F56B9B" w14:textId="6471AEC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0.431</w:t>
            </w:r>
          </w:p>
        </w:tc>
      </w:tr>
      <w:tr w:rsidR="004B22D9" w:rsidRPr="002034AC" w14:paraId="2ADC2557"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656DFA3" w14:textId="5B45F352"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4DCE1BD3" w14:textId="784AF11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0.163</w:t>
            </w:r>
          </w:p>
        </w:tc>
        <w:tc>
          <w:tcPr>
            <w:tcW w:w="556" w:type="pct"/>
          </w:tcPr>
          <w:p w14:paraId="770E3C8C" w14:textId="6E10EA2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0.056</w:t>
            </w:r>
          </w:p>
        </w:tc>
        <w:tc>
          <w:tcPr>
            <w:tcW w:w="556" w:type="pct"/>
          </w:tcPr>
          <w:p w14:paraId="7835D153" w14:textId="19F3EDD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0.001</w:t>
            </w:r>
          </w:p>
        </w:tc>
        <w:tc>
          <w:tcPr>
            <w:tcW w:w="556" w:type="pct"/>
          </w:tcPr>
          <w:p w14:paraId="43AC50C4" w14:textId="3DF89EA2"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0.082</w:t>
            </w:r>
          </w:p>
        </w:tc>
        <w:tc>
          <w:tcPr>
            <w:tcW w:w="556" w:type="pct"/>
          </w:tcPr>
          <w:p w14:paraId="44A35388" w14:textId="05EA8FE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0.339</w:t>
            </w:r>
          </w:p>
        </w:tc>
        <w:tc>
          <w:tcPr>
            <w:tcW w:w="556" w:type="pct"/>
            <w:shd w:val="clear" w:color="auto" w:fill="E7E6E6" w:themeFill="background2"/>
          </w:tcPr>
          <w:p w14:paraId="48C86A90" w14:textId="76F23D5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0.090</w:t>
            </w:r>
          </w:p>
        </w:tc>
        <w:tc>
          <w:tcPr>
            <w:tcW w:w="552" w:type="pct"/>
            <w:shd w:val="clear" w:color="auto" w:fill="E7E6E6" w:themeFill="background2"/>
          </w:tcPr>
          <w:p w14:paraId="4BACEE34" w14:textId="0F4CDB6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0.073</w:t>
            </w:r>
          </w:p>
        </w:tc>
      </w:tr>
      <w:tr w:rsidR="004B22D9" w:rsidRPr="002034AC" w14:paraId="3C01D496"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74914CB3" w14:textId="16F2ED78"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05385B3A" w14:textId="1289AE0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0.179</w:t>
            </w:r>
          </w:p>
        </w:tc>
        <w:tc>
          <w:tcPr>
            <w:tcW w:w="556" w:type="pct"/>
          </w:tcPr>
          <w:p w14:paraId="5E107EA2" w14:textId="46E4F69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0.054</w:t>
            </w:r>
          </w:p>
        </w:tc>
        <w:tc>
          <w:tcPr>
            <w:tcW w:w="556" w:type="pct"/>
          </w:tcPr>
          <w:p w14:paraId="39D70064" w14:textId="57F6C94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0.000</w:t>
            </w:r>
          </w:p>
        </w:tc>
        <w:tc>
          <w:tcPr>
            <w:tcW w:w="556" w:type="pct"/>
          </w:tcPr>
          <w:p w14:paraId="0836D99E" w14:textId="7617528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0.085</w:t>
            </w:r>
          </w:p>
        </w:tc>
        <w:tc>
          <w:tcPr>
            <w:tcW w:w="556" w:type="pct"/>
          </w:tcPr>
          <w:p w14:paraId="3B473B58" w14:textId="77C5EE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0.213</w:t>
            </w:r>
          </w:p>
        </w:tc>
        <w:tc>
          <w:tcPr>
            <w:tcW w:w="556" w:type="pct"/>
            <w:shd w:val="clear" w:color="auto" w:fill="E7E6E6" w:themeFill="background2"/>
          </w:tcPr>
          <w:p w14:paraId="36BC7A9B" w14:textId="7F5A3AF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0.086</w:t>
            </w:r>
          </w:p>
        </w:tc>
        <w:tc>
          <w:tcPr>
            <w:tcW w:w="552" w:type="pct"/>
            <w:shd w:val="clear" w:color="auto" w:fill="E7E6E6" w:themeFill="background2"/>
          </w:tcPr>
          <w:p w14:paraId="77B86BC4" w14:textId="43944F8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0.078</w:t>
            </w:r>
          </w:p>
        </w:tc>
      </w:tr>
      <w:tr w:rsidR="004B22D9" w:rsidRPr="002034AC" w14:paraId="0640BC9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24AE5D7C" w14:textId="25A40795"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504531D1" w14:textId="2BBB9A0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0.078</w:t>
            </w:r>
          </w:p>
        </w:tc>
        <w:tc>
          <w:tcPr>
            <w:tcW w:w="556" w:type="pct"/>
          </w:tcPr>
          <w:p w14:paraId="0994FB9E" w14:textId="5710C9E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0.017</w:t>
            </w:r>
          </w:p>
        </w:tc>
        <w:tc>
          <w:tcPr>
            <w:tcW w:w="556" w:type="pct"/>
          </w:tcPr>
          <w:p w14:paraId="338583F6" w14:textId="06CC00F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0.000</w:t>
            </w:r>
          </w:p>
        </w:tc>
        <w:tc>
          <w:tcPr>
            <w:tcW w:w="556" w:type="pct"/>
          </w:tcPr>
          <w:p w14:paraId="24244A9D" w14:textId="59D6F6E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0.066</w:t>
            </w:r>
          </w:p>
        </w:tc>
        <w:tc>
          <w:tcPr>
            <w:tcW w:w="556" w:type="pct"/>
          </w:tcPr>
          <w:p w14:paraId="1F4F1F23" w14:textId="26CB8E62"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0.223</w:t>
            </w:r>
          </w:p>
        </w:tc>
        <w:tc>
          <w:tcPr>
            <w:tcW w:w="556" w:type="pct"/>
            <w:shd w:val="clear" w:color="auto" w:fill="E7E6E6" w:themeFill="background2"/>
          </w:tcPr>
          <w:p w14:paraId="396A3ABC" w14:textId="6A22067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0.045</w:t>
            </w:r>
          </w:p>
        </w:tc>
        <w:tc>
          <w:tcPr>
            <w:tcW w:w="552" w:type="pct"/>
            <w:shd w:val="clear" w:color="auto" w:fill="E7E6E6" w:themeFill="background2"/>
          </w:tcPr>
          <w:p w14:paraId="3B5C20E7" w14:textId="365FCEC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0.032</w:t>
            </w:r>
          </w:p>
        </w:tc>
      </w:tr>
      <w:tr w:rsidR="004B22D9" w:rsidRPr="002034AC" w14:paraId="062EB8FC" w14:textId="77777777" w:rsidTr="00F7657D">
        <w:tc>
          <w:tcPr>
            <w:cnfStyle w:val="001000000000" w:firstRow="0" w:lastRow="0" w:firstColumn="1" w:lastColumn="0" w:oddVBand="0" w:evenVBand="0" w:oddHBand="0" w:evenHBand="0" w:firstRowFirstColumn="0" w:firstRowLastColumn="0" w:lastRowFirstColumn="0" w:lastRowLastColumn="0"/>
            <w:tcW w:w="1112" w:type="pct"/>
          </w:tcPr>
          <w:p w14:paraId="665E9B22" w14:textId="2E355540" w:rsidR="004B22D9" w:rsidRPr="002034AC" w:rsidRDefault="004B22D9" w:rsidP="002034AC">
            <w:pPr>
              <w:pStyle w:val="TableText"/>
            </w:pPr>
            <w:r w:rsidRPr="002034AC">
              <w:t>S4</w:t>
            </w:r>
          </w:p>
        </w:tc>
        <w:tc>
          <w:tcPr>
            <w:tcW w:w="556" w:type="pct"/>
          </w:tcPr>
          <w:p w14:paraId="5672629C"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7D3DCCCA"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46E66495"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FAD8412"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EB05526"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1DBF4589"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2" w:type="pct"/>
          </w:tcPr>
          <w:p w14:paraId="4DDB4B1F"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2034AC" w14:paraId="563F5E36"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97B3DF0" w14:textId="7050F809"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18040857" w14:textId="148CEC02"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0.624</w:t>
            </w:r>
          </w:p>
        </w:tc>
        <w:tc>
          <w:tcPr>
            <w:tcW w:w="556" w:type="pct"/>
          </w:tcPr>
          <w:p w14:paraId="6DC0B783" w14:textId="7D46CD4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0.808</w:t>
            </w:r>
          </w:p>
        </w:tc>
        <w:tc>
          <w:tcPr>
            <w:tcW w:w="556" w:type="pct"/>
          </w:tcPr>
          <w:p w14:paraId="154D087D" w14:textId="203E4B14"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0.137</w:t>
            </w:r>
          </w:p>
        </w:tc>
        <w:tc>
          <w:tcPr>
            <w:tcW w:w="556" w:type="pct"/>
          </w:tcPr>
          <w:p w14:paraId="474B6C77" w14:textId="10D304E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tcPr>
          <w:p w14:paraId="338CEEE4" w14:textId="0A70B69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shd w:val="clear" w:color="auto" w:fill="E7E6E6" w:themeFill="background2"/>
          </w:tcPr>
          <w:p w14:paraId="40B57C9E" w14:textId="21198511"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0.461</w:t>
            </w:r>
          </w:p>
        </w:tc>
        <w:tc>
          <w:tcPr>
            <w:tcW w:w="552" w:type="pct"/>
            <w:shd w:val="clear" w:color="auto" w:fill="E7E6E6" w:themeFill="background2"/>
          </w:tcPr>
          <w:p w14:paraId="0D7A806F" w14:textId="6B12983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0.523</w:t>
            </w:r>
          </w:p>
        </w:tc>
      </w:tr>
      <w:tr w:rsidR="004B22D9" w:rsidRPr="002034AC" w14:paraId="2D1CC4C5"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6CD49E95" w14:textId="7C3CD1A9"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33D4B4DD" w14:textId="43667B4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0.312</w:t>
            </w:r>
          </w:p>
        </w:tc>
        <w:tc>
          <w:tcPr>
            <w:tcW w:w="556" w:type="pct"/>
          </w:tcPr>
          <w:p w14:paraId="022B4A25" w14:textId="4D94320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0.185</w:t>
            </w:r>
          </w:p>
        </w:tc>
        <w:tc>
          <w:tcPr>
            <w:tcW w:w="556" w:type="pct"/>
          </w:tcPr>
          <w:p w14:paraId="51C82856" w14:textId="49500B3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0.003</w:t>
            </w:r>
          </w:p>
        </w:tc>
        <w:tc>
          <w:tcPr>
            <w:tcW w:w="556" w:type="pct"/>
          </w:tcPr>
          <w:p w14:paraId="06C03C3F" w14:textId="24E3871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0.310</w:t>
            </w:r>
          </w:p>
        </w:tc>
        <w:tc>
          <w:tcPr>
            <w:tcW w:w="556" w:type="pct"/>
          </w:tcPr>
          <w:p w14:paraId="17D3EE91" w14:textId="6BED395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0.304</w:t>
            </w:r>
          </w:p>
        </w:tc>
        <w:tc>
          <w:tcPr>
            <w:tcW w:w="556" w:type="pct"/>
            <w:shd w:val="clear" w:color="auto" w:fill="E7E6E6" w:themeFill="background2"/>
          </w:tcPr>
          <w:p w14:paraId="3873F490" w14:textId="06BE7F8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0.183</w:t>
            </w:r>
          </w:p>
        </w:tc>
        <w:tc>
          <w:tcPr>
            <w:tcW w:w="552" w:type="pct"/>
            <w:shd w:val="clear" w:color="auto" w:fill="E7E6E6" w:themeFill="background2"/>
          </w:tcPr>
          <w:p w14:paraId="537A0184" w14:textId="552F105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0.167</w:t>
            </w:r>
          </w:p>
        </w:tc>
      </w:tr>
      <w:tr w:rsidR="004B22D9" w:rsidRPr="002034AC" w14:paraId="18EC447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F788E31" w14:textId="6D322EA6"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6EF3B25C" w14:textId="0991EF1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0.279</w:t>
            </w:r>
          </w:p>
        </w:tc>
        <w:tc>
          <w:tcPr>
            <w:tcW w:w="556" w:type="pct"/>
          </w:tcPr>
          <w:p w14:paraId="160E54FB" w14:textId="3E8CE10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0.142</w:t>
            </w:r>
          </w:p>
        </w:tc>
        <w:tc>
          <w:tcPr>
            <w:tcW w:w="556" w:type="pct"/>
          </w:tcPr>
          <w:p w14:paraId="3EDEE7D7" w14:textId="3DA277F4"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87107F6" w14:textId="1CE0A961"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0.228</w:t>
            </w:r>
          </w:p>
        </w:tc>
        <w:tc>
          <w:tcPr>
            <w:tcW w:w="556" w:type="pct"/>
          </w:tcPr>
          <w:p w14:paraId="734B2E92" w14:textId="71CEAAA1"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0.195</w:t>
            </w:r>
          </w:p>
        </w:tc>
        <w:tc>
          <w:tcPr>
            <w:tcW w:w="556" w:type="pct"/>
            <w:shd w:val="clear" w:color="auto" w:fill="E7E6E6" w:themeFill="background2"/>
          </w:tcPr>
          <w:p w14:paraId="26469ED0" w14:textId="2074CBC4"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0.149</w:t>
            </w:r>
          </w:p>
        </w:tc>
        <w:tc>
          <w:tcPr>
            <w:tcW w:w="552" w:type="pct"/>
            <w:shd w:val="clear" w:color="auto" w:fill="E7E6E6" w:themeFill="background2"/>
          </w:tcPr>
          <w:p w14:paraId="7E474A21" w14:textId="3BB9D99F"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0.141</w:t>
            </w:r>
          </w:p>
        </w:tc>
      </w:tr>
      <w:tr w:rsidR="004B22D9" w:rsidRPr="002034AC" w14:paraId="663B8AAA"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2561704D" w14:textId="1BF5B637"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261E02E1" w14:textId="63DE842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0.209</w:t>
            </w:r>
          </w:p>
        </w:tc>
        <w:tc>
          <w:tcPr>
            <w:tcW w:w="556" w:type="pct"/>
          </w:tcPr>
          <w:p w14:paraId="68614176" w14:textId="6A817CE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0.094</w:t>
            </w:r>
          </w:p>
        </w:tc>
        <w:tc>
          <w:tcPr>
            <w:tcW w:w="556" w:type="pct"/>
          </w:tcPr>
          <w:p w14:paraId="76192FE5" w14:textId="04A1797F"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0.003</w:t>
            </w:r>
          </w:p>
        </w:tc>
        <w:tc>
          <w:tcPr>
            <w:tcW w:w="556" w:type="pct"/>
          </w:tcPr>
          <w:p w14:paraId="3F4F50D6" w14:textId="41BEACDE"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0.168</w:t>
            </w:r>
          </w:p>
        </w:tc>
        <w:tc>
          <w:tcPr>
            <w:tcW w:w="556" w:type="pct"/>
          </w:tcPr>
          <w:p w14:paraId="60DD0A44" w14:textId="4AFA8F2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0.227</w:t>
            </w:r>
          </w:p>
        </w:tc>
        <w:tc>
          <w:tcPr>
            <w:tcW w:w="556" w:type="pct"/>
            <w:shd w:val="clear" w:color="auto" w:fill="E7E6E6" w:themeFill="background2"/>
          </w:tcPr>
          <w:p w14:paraId="1ADFBB75" w14:textId="0953729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0.113</w:t>
            </w:r>
          </w:p>
        </w:tc>
        <w:tc>
          <w:tcPr>
            <w:tcW w:w="552" w:type="pct"/>
            <w:shd w:val="clear" w:color="auto" w:fill="E7E6E6" w:themeFill="background2"/>
          </w:tcPr>
          <w:p w14:paraId="1427286F" w14:textId="6160AC8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0.102</w:t>
            </w:r>
          </w:p>
        </w:tc>
      </w:tr>
      <w:tr w:rsidR="004B22D9" w:rsidRPr="002034AC" w14:paraId="007AF644"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83ADAAE" w14:textId="4F14572F" w:rsidR="004B22D9" w:rsidRPr="002034AC" w:rsidRDefault="004B22D9" w:rsidP="002034AC">
            <w:pPr>
              <w:pStyle w:val="TableText"/>
            </w:pPr>
            <w:r w:rsidRPr="002034AC">
              <w:t>S5</w:t>
            </w:r>
          </w:p>
        </w:tc>
        <w:tc>
          <w:tcPr>
            <w:tcW w:w="556" w:type="pct"/>
          </w:tcPr>
          <w:p w14:paraId="64E43228"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165066B"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BB40133"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39EE290"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1666A69"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510CE52E"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76C107E6"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5B8FB3CC"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08462C87" w14:textId="7500B438"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0726F5C3" w14:textId="54C7996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0.624</w:t>
            </w:r>
          </w:p>
        </w:tc>
        <w:tc>
          <w:tcPr>
            <w:tcW w:w="556" w:type="pct"/>
          </w:tcPr>
          <w:p w14:paraId="7CAEFA16" w14:textId="0855B109"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0.808</w:t>
            </w:r>
          </w:p>
        </w:tc>
        <w:tc>
          <w:tcPr>
            <w:tcW w:w="556" w:type="pct"/>
          </w:tcPr>
          <w:p w14:paraId="5FBD280C" w14:textId="5A754FD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0.137</w:t>
            </w:r>
          </w:p>
        </w:tc>
        <w:tc>
          <w:tcPr>
            <w:tcW w:w="556" w:type="pct"/>
          </w:tcPr>
          <w:p w14:paraId="76B634F0" w14:textId="6185572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4719E08F" w14:textId="536C6D4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46C8B414" w14:textId="01A8D99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0.461</w:t>
            </w:r>
          </w:p>
        </w:tc>
        <w:tc>
          <w:tcPr>
            <w:tcW w:w="552" w:type="pct"/>
            <w:shd w:val="clear" w:color="auto" w:fill="E7E6E6" w:themeFill="background2"/>
          </w:tcPr>
          <w:p w14:paraId="1CB12CD9" w14:textId="45AF5FE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0.523</w:t>
            </w:r>
          </w:p>
        </w:tc>
      </w:tr>
      <w:tr w:rsidR="004B22D9" w:rsidRPr="002034AC" w14:paraId="19552C7F"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C0D5E4C" w14:textId="0C7A002F"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37E76EC3" w14:textId="47C2490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0.330</w:t>
            </w:r>
          </w:p>
        </w:tc>
        <w:tc>
          <w:tcPr>
            <w:tcW w:w="556" w:type="pct"/>
          </w:tcPr>
          <w:p w14:paraId="449110EC" w14:textId="37BBF2F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0.195</w:t>
            </w:r>
          </w:p>
        </w:tc>
        <w:tc>
          <w:tcPr>
            <w:tcW w:w="556" w:type="pct"/>
          </w:tcPr>
          <w:p w14:paraId="0C42FEA9" w14:textId="40651D9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0.003</w:t>
            </w:r>
          </w:p>
        </w:tc>
        <w:tc>
          <w:tcPr>
            <w:tcW w:w="556" w:type="pct"/>
          </w:tcPr>
          <w:p w14:paraId="01305378" w14:textId="022CE94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0.311</w:t>
            </w:r>
          </w:p>
        </w:tc>
        <w:tc>
          <w:tcPr>
            <w:tcW w:w="556" w:type="pct"/>
          </w:tcPr>
          <w:p w14:paraId="35FECD4E" w14:textId="0FFCE2FE"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0.293</w:t>
            </w:r>
          </w:p>
        </w:tc>
        <w:tc>
          <w:tcPr>
            <w:tcW w:w="556" w:type="pct"/>
            <w:shd w:val="clear" w:color="auto" w:fill="E7E6E6" w:themeFill="background2"/>
          </w:tcPr>
          <w:p w14:paraId="0B16F159" w14:textId="739CDA3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0.191</w:t>
            </w:r>
          </w:p>
        </w:tc>
        <w:tc>
          <w:tcPr>
            <w:tcW w:w="552" w:type="pct"/>
            <w:shd w:val="clear" w:color="auto" w:fill="E7E6E6" w:themeFill="background2"/>
          </w:tcPr>
          <w:p w14:paraId="0A359144" w14:textId="636CDD8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0.176</w:t>
            </w:r>
          </w:p>
        </w:tc>
      </w:tr>
      <w:tr w:rsidR="004B22D9" w:rsidRPr="002034AC" w14:paraId="35DBF33F"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08F1288C" w14:textId="624D550D"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26AD319E" w14:textId="627A703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0.323</w:t>
            </w:r>
          </w:p>
        </w:tc>
        <w:tc>
          <w:tcPr>
            <w:tcW w:w="556" w:type="pct"/>
          </w:tcPr>
          <w:p w14:paraId="5D553B0F" w14:textId="0E2F930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0.156</w:t>
            </w:r>
          </w:p>
        </w:tc>
        <w:tc>
          <w:tcPr>
            <w:tcW w:w="556" w:type="pct"/>
          </w:tcPr>
          <w:p w14:paraId="29C7A54A" w14:textId="52271023"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6B1CBE81" w14:textId="3FA2DDD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0.286</w:t>
            </w:r>
          </w:p>
        </w:tc>
        <w:tc>
          <w:tcPr>
            <w:tcW w:w="556" w:type="pct"/>
          </w:tcPr>
          <w:p w14:paraId="48C544A9" w14:textId="0378A34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0.190</w:t>
            </w:r>
          </w:p>
        </w:tc>
        <w:tc>
          <w:tcPr>
            <w:tcW w:w="556" w:type="pct"/>
            <w:shd w:val="clear" w:color="auto" w:fill="E7E6E6" w:themeFill="background2"/>
          </w:tcPr>
          <w:p w14:paraId="52E7F384" w14:textId="410AD40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0.169</w:t>
            </w:r>
          </w:p>
        </w:tc>
        <w:tc>
          <w:tcPr>
            <w:tcW w:w="552" w:type="pct"/>
            <w:shd w:val="clear" w:color="auto" w:fill="E7E6E6" w:themeFill="background2"/>
          </w:tcPr>
          <w:p w14:paraId="2775ECEA" w14:textId="70729C1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0.160</w:t>
            </w:r>
          </w:p>
        </w:tc>
      </w:tr>
      <w:tr w:rsidR="004B22D9" w:rsidRPr="002034AC" w14:paraId="791FE31B"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20F9AB7" w14:textId="7519BA28"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3BAF4EB9" w14:textId="14CCFED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0.229</w:t>
            </w:r>
          </w:p>
        </w:tc>
        <w:tc>
          <w:tcPr>
            <w:tcW w:w="556" w:type="pct"/>
          </w:tcPr>
          <w:p w14:paraId="4F6BECCB" w14:textId="175A28D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0.115</w:t>
            </w:r>
          </w:p>
        </w:tc>
        <w:tc>
          <w:tcPr>
            <w:tcW w:w="556" w:type="pct"/>
          </w:tcPr>
          <w:p w14:paraId="7A67FC90" w14:textId="78DDC80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25111D5" w14:textId="6F4F7B0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0.199</w:t>
            </w:r>
          </w:p>
        </w:tc>
        <w:tc>
          <w:tcPr>
            <w:tcW w:w="556" w:type="pct"/>
          </w:tcPr>
          <w:p w14:paraId="7B25D30B" w14:textId="573078B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0.207</w:t>
            </w:r>
          </w:p>
        </w:tc>
        <w:tc>
          <w:tcPr>
            <w:tcW w:w="556" w:type="pct"/>
            <w:shd w:val="clear" w:color="auto" w:fill="E7E6E6" w:themeFill="background2"/>
          </w:tcPr>
          <w:p w14:paraId="751E55D1" w14:textId="7993D9F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0.125</w:t>
            </w:r>
          </w:p>
        </w:tc>
        <w:tc>
          <w:tcPr>
            <w:tcW w:w="552" w:type="pct"/>
            <w:shd w:val="clear" w:color="auto" w:fill="E7E6E6" w:themeFill="background2"/>
          </w:tcPr>
          <w:p w14:paraId="27CF1768" w14:textId="381E08F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0.115</w:t>
            </w:r>
          </w:p>
        </w:tc>
      </w:tr>
    </w:tbl>
    <w:p w14:paraId="11B095C1" w14:textId="77777777" w:rsidR="00A22191" w:rsidRDefault="00A22191" w:rsidP="00A22191">
      <w:pPr>
        <w:pStyle w:val="ParText"/>
      </w:pPr>
    </w:p>
    <w:p w14:paraId="600DC12E" w14:textId="49242337" w:rsidR="002D1570" w:rsidRDefault="0036272A" w:rsidP="002D1570">
      <w:pPr>
        <w:jc w:val="center"/>
        <w:rPr>
          <w:noProof/>
        </w:rPr>
      </w:pPr>
      <w:r>
        <w:rPr>
          <w:noProof/>
        </w:rPr>
        <w:lastRenderedPageBreak/>
        <w:drawing>
          <wp:inline distT="0" distB="0" distL="0" distR="0" wp14:anchorId="308753B3" wp14:editId="3B22D58B">
            <wp:extent cx="5040000" cy="3677753"/>
            <wp:effectExtent l="0" t="0" r="8255" b="0"/>
            <wp:docPr id="106942852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040000" cy="3677753"/>
                    </a:xfrm>
                    <a:prstGeom prst="rect">
                      <a:avLst/>
                    </a:prstGeom>
                    <a:noFill/>
                    <a:ln>
                      <a:noFill/>
                    </a:ln>
                  </pic:spPr>
                </pic:pic>
              </a:graphicData>
            </a:graphic>
          </wp:inline>
        </w:drawing>
      </w:r>
    </w:p>
    <w:p w14:paraId="0AB8FE18" w14:textId="32BEA5FF" w:rsidR="002D1570" w:rsidRDefault="002D1570" w:rsidP="002D1570">
      <w:pPr>
        <w:pStyle w:val="Caption"/>
      </w:pPr>
      <w:bookmarkStart w:id="355" w:name="_Ref236172698"/>
      <w:bookmarkStart w:id="356" w:name="_Toc236342257"/>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6</w:t>
      </w:r>
      <w:r w:rsidR="00AF4F14">
        <w:fldChar w:fldCharType="end"/>
      </w:r>
      <w:bookmarkEnd w:id="355"/>
      <w:r>
        <w:t xml:space="preserve"> </w:t>
      </w:r>
      <w:r w:rsidR="002034AC">
        <w:t>Average burned-area, burned-forest, and affected population evolution of the four configurations under the five scenarios</w:t>
      </w:r>
      <w:bookmarkEnd w:id="356"/>
    </w:p>
    <w:p w14:paraId="1E5ECAF3" w14:textId="2711C81B" w:rsidR="00185E4D" w:rsidRDefault="002D1570" w:rsidP="002D1570">
      <w:pPr>
        <w:jc w:val="center"/>
      </w:pPr>
      <w:r>
        <w:rPr>
          <w:noProof/>
        </w:rPr>
        <w:drawing>
          <wp:inline distT="0" distB="0" distL="0" distR="0" wp14:anchorId="5D095CEA" wp14:editId="5F4A2964">
            <wp:extent cx="5040000" cy="3047049"/>
            <wp:effectExtent l="0" t="0" r="8255" b="1270"/>
            <wp:docPr id="48529259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040000" cy="3047049"/>
                    </a:xfrm>
                    <a:prstGeom prst="rect">
                      <a:avLst/>
                    </a:prstGeom>
                    <a:noFill/>
                    <a:ln>
                      <a:noFill/>
                    </a:ln>
                  </pic:spPr>
                </pic:pic>
              </a:graphicData>
            </a:graphic>
          </wp:inline>
        </w:drawing>
      </w:r>
    </w:p>
    <w:p w14:paraId="7B477514" w14:textId="1616827B" w:rsidR="001C272A" w:rsidRDefault="001C272A" w:rsidP="001C272A">
      <w:pPr>
        <w:pStyle w:val="Caption"/>
      </w:pPr>
      <w:bookmarkStart w:id="357" w:name="_Ref236172998"/>
      <w:bookmarkStart w:id="358" w:name="_Toc236342258"/>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7</w:t>
      </w:r>
      <w:r w:rsidR="00AF4F14">
        <w:fldChar w:fldCharType="end"/>
      </w:r>
      <w:bookmarkEnd w:id="357"/>
      <w:r>
        <w:t xml:space="preserve"> </w:t>
      </w:r>
      <w:r w:rsidR="002034AC">
        <w:t>Average physical cost evolution of the four configurations under the five scenarios</w:t>
      </w:r>
      <w:bookmarkEnd w:id="358"/>
    </w:p>
    <w:p w14:paraId="76E1923F" w14:textId="3C91172A" w:rsidR="00C05B0F" w:rsidRPr="00C05B0F" w:rsidRDefault="00CD32A1" w:rsidP="00455C31">
      <w:pPr>
        <w:spacing w:after="0"/>
        <w:jc w:val="center"/>
      </w:pPr>
      <w:r>
        <w:rPr>
          <w:noProof/>
        </w:rPr>
        <w:lastRenderedPageBreak/>
        <w:drawing>
          <wp:inline distT="0" distB="0" distL="0" distR="0" wp14:anchorId="64F88370" wp14:editId="75A05CAF">
            <wp:extent cx="5040000" cy="3047180"/>
            <wp:effectExtent l="0" t="0" r="8255" b="1270"/>
            <wp:docPr id="174358079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040000" cy="3047180"/>
                    </a:xfrm>
                    <a:prstGeom prst="rect">
                      <a:avLst/>
                    </a:prstGeom>
                    <a:noFill/>
                    <a:ln>
                      <a:noFill/>
                    </a:ln>
                  </pic:spPr>
                </pic:pic>
              </a:graphicData>
            </a:graphic>
          </wp:inline>
        </w:drawing>
      </w:r>
    </w:p>
    <w:p w14:paraId="5FB9865C" w14:textId="589624AA" w:rsidR="001C272A" w:rsidRPr="00185E4D" w:rsidRDefault="001C272A" w:rsidP="002D1570">
      <w:pPr>
        <w:pStyle w:val="Caption"/>
      </w:pPr>
      <w:bookmarkStart w:id="359" w:name="_Ref236172999"/>
      <w:bookmarkStart w:id="360" w:name="_Toc236342259"/>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8</w:t>
      </w:r>
      <w:r w:rsidR="00AF4F14">
        <w:fldChar w:fldCharType="end"/>
      </w:r>
      <w:bookmarkEnd w:id="359"/>
      <w:r>
        <w:t xml:space="preserve"> </w:t>
      </w:r>
      <w:r w:rsidR="002034AC">
        <w:t>Average total cost evolution of the four configurations under the five scenarios</w:t>
      </w:r>
      <w:bookmarkEnd w:id="360"/>
    </w:p>
    <w:p w14:paraId="16BC0A6F" w14:textId="7BFEFFE9" w:rsidR="0030733A" w:rsidRDefault="00F71839" w:rsidP="0030733A">
      <w:pPr>
        <w:pStyle w:val="Heading3"/>
      </w:pPr>
      <w:bookmarkStart w:id="361" w:name="_Toc236342183"/>
      <w:r w:rsidRPr="00F71839">
        <w:t>Open Decision Space</w:t>
      </w:r>
      <w:r>
        <w:t xml:space="preserve"> Performance</w:t>
      </w:r>
      <w:bookmarkEnd w:id="361"/>
    </w:p>
    <w:p w14:paraId="36DD4378" w14:textId="59FDF118" w:rsidR="003F5836" w:rsidRDefault="003F5836" w:rsidP="00E5759D">
      <w:pPr>
        <w:pStyle w:val="ParText"/>
      </w:pPr>
      <w:r w:rsidRPr="00BA1179">
        <w:t xml:space="preserve">Adaptation runs only on demand. It is triggered by a forecast cost above the satisficing bound, by a coverage gap while fire is alive, or by renewed spread under applied orders. The volume of trials therefore measures how often the standing decision fell short, and the acceptance rate measures how strictly the tests filtered the responses. The record of the three stages over the </w:t>
      </w:r>
      <w:r>
        <w:t>~200</w:t>
      </w:r>
      <w:r w:rsidRPr="00BA1179">
        <w:t xml:space="preserve"> logged runs (</w:t>
      </w:r>
      <w:r>
        <w:t xml:space="preserve">~10K </w:t>
      </w:r>
      <w:r w:rsidRPr="00BA1179">
        <w:t>decision cycles) is as follows.</w:t>
      </w:r>
    </w:p>
    <w:p w14:paraId="508D28FF" w14:textId="7D4F2E4F" w:rsidR="002E38AB" w:rsidRDefault="00B41CC1" w:rsidP="002E38AB">
      <w:pPr>
        <w:pStyle w:val="ParText"/>
      </w:pPr>
      <w:r w:rsidRPr="00BA1179">
        <w:t xml:space="preserve">Stage ①, the parametric layer, made 551 consequent-step trials over the logged runs and kept 119 of them (22%). The stage-① record is therefore a sequence of small, bounded corrections, and each of them passed its own forecast test at the moment of acceptance. Stage ②, the resolution layer, made 353 trials and kept 40 (11%); a further 231 candidate situations were filtered out before a trial was even attempted. The accepted trials instantiate new rules on antecedent cells that were empty while fire was alive. Stage ③, the generative layer, was invoked 230 times, and 47 proposals were admitted through the five verification gates, 36 as plain rules and 11 </w:t>
      </w:r>
      <w:r w:rsidRPr="00BA1179">
        <w:lastRenderedPageBreak/>
        <w:t>as packages that brought new vocabulary. Admissions are a flow, and the rule base is a stock: after deduplication and the strength-based pruning of the persistent store, the surviving generated rules are listed in full, under their final naming,</w:t>
      </w:r>
      <w:r w:rsidR="002E38AB" w:rsidRPr="00BA1179">
        <w:t xml:space="preserve"> in Appendix E (52 rules). They carry the seven generated macro interventions and the one generated intermediate concept listed in Table 5.11.</w:t>
      </w:r>
    </w:p>
    <w:p w14:paraId="4079BBE1" w14:textId="02FA76AD" w:rsidR="00E5759D" w:rsidRDefault="00E5759D" w:rsidP="00E5759D">
      <w:pPr>
        <w:pStyle w:val="ParText"/>
      </w:pPr>
      <w:r w:rsidRPr="00BA1179">
        <w:t>The two evolving-fuzzy funnels appear on the left of Figure 5.10 and the generative cascade on its right.</w:t>
      </w:r>
      <w:r w:rsidR="002E38AB" w:rsidRPr="002E38AB">
        <w:t xml:space="preserve"> Low acceptance rates are the intended behavior of a gated design: trials are cheap and rejected safely on the forecast, and the selectivity of the gates is what makes the admitted edits trustworthy</w:t>
      </w:r>
    </w:p>
    <w:p w14:paraId="6825C667" w14:textId="0B01A19A" w:rsidR="004E5FF4" w:rsidRDefault="00896776" w:rsidP="00410092">
      <w:pPr>
        <w:pStyle w:val="ParText"/>
        <w:spacing w:after="0"/>
        <w:jc w:val="center"/>
      </w:pPr>
      <w:r>
        <w:rPr>
          <w:noProof/>
        </w:rPr>
        <w:drawing>
          <wp:inline distT="0" distB="0" distL="0" distR="0" wp14:anchorId="58A147B7" wp14:editId="2B5D126E">
            <wp:extent cx="5109845" cy="2190021"/>
            <wp:effectExtent l="0" t="0" r="0" b="1270"/>
            <wp:docPr id="9901" name="Picture 9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imageCF75.png"/>
                    <pic:cNvPicPr/>
                  </pic:nvPicPr>
                  <pic:blipFill>
                    <a:blip r:embed="rId59"/>
                    <a:stretch>
                      <a:fillRect/>
                    </a:stretch>
                  </pic:blipFill>
                  <pic:spPr>
                    <a:xfrm>
                      <a:off x="0" y="0"/>
                      <a:ext cx="5109845" cy="2190021"/>
                    </a:xfrm>
                    <a:prstGeom prst="rect">
                      <a:avLst/>
                    </a:prstGeom>
                  </pic:spPr>
                </pic:pic>
              </a:graphicData>
            </a:graphic>
          </wp:inline>
        </w:drawing>
      </w:r>
    </w:p>
    <w:p w14:paraId="0C3948CB" w14:textId="4EF882CF" w:rsidR="004E5FF4" w:rsidRDefault="004E5FF4" w:rsidP="004E5FF4">
      <w:pPr>
        <w:pStyle w:val="Caption"/>
      </w:pPr>
      <w:bookmarkStart w:id="362" w:name="_Ref_fig10"/>
      <w:bookmarkStart w:id="363" w:name="_Toc236342260"/>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9</w:t>
      </w:r>
      <w:r w:rsidR="00AF4F14">
        <w:fldChar w:fldCharType="end"/>
      </w:r>
      <w:bookmarkEnd w:id="362"/>
      <w:r w:rsidR="00896776" w:rsidRPr="00BA1179">
        <w:t xml:space="preserve">. Left: </w:t>
      </w:r>
      <w:r w:rsidR="008807A6">
        <w:t>evFIS</w:t>
      </w:r>
      <w:r w:rsidR="00896776" w:rsidRPr="00BA1179">
        <w:t xml:space="preserve"> trials and acceptances at stage ① and stage ②. Right: the generative gate</w:t>
      </w:r>
      <w:r w:rsidR="008807A6">
        <w:t xml:space="preserve">s </w:t>
      </w:r>
      <w:r w:rsidR="00896776" w:rsidRPr="00BA1179">
        <w:t>over proposals, with every rejection logged by its gate and reason</w:t>
      </w:r>
      <w:bookmarkEnd w:id="363"/>
    </w:p>
    <w:p w14:paraId="7773C9D3" w14:textId="6E87B4BA" w:rsidR="004A78AD" w:rsidRDefault="004A78AD" w:rsidP="002E1494">
      <w:pPr>
        <w:pStyle w:val="Heading4"/>
      </w:pPr>
      <w:r>
        <w:t>Stage 1 and Stage 2 Performance</w:t>
      </w:r>
    </w:p>
    <w:p w14:paraId="4DEB3005" w14:textId="015365C4" w:rsidR="000F2C51" w:rsidRDefault="00896776" w:rsidP="00896776">
      <w:pPr>
        <w:pStyle w:val="ParText"/>
      </w:pPr>
      <w:r w:rsidRPr="00BA1179">
        <w:t xml:space="preserve">Every modification </w:t>
      </w:r>
      <w:r w:rsidR="00003648">
        <w:t xml:space="preserve">applied by evFIS </w:t>
      </w:r>
      <w:r w:rsidRPr="00BA1179">
        <w:t>stages is recorded</w:t>
      </w:r>
      <w:r w:rsidR="00003648">
        <w:t>. E</w:t>
      </w:r>
      <w:r w:rsidRPr="00BA1179">
        <w:t xml:space="preserve">ach entry is a bounded, reversible edit that passed its own forecast test at the moment it was admitted; nothing in the record is a slow parameter drift. In total, </w:t>
      </w:r>
      <w:r w:rsidR="009805D5">
        <w:t>there are</w:t>
      </w:r>
      <w:r w:rsidRPr="00BA1179">
        <w:t xml:space="preserve"> 157 consequent updates (92 escalations and 64 de-escalations), 5 membership-boundary shifts, 4 term insertions, and 41 rules instantiated on empty antecedent cells. </w:t>
      </w:r>
      <w:r w:rsidR="000F2C51">
        <w:t xml:space="preserve">There are </w:t>
      </w:r>
      <w:r w:rsidRPr="00BA1179">
        <w:t>five types</w:t>
      </w:r>
      <w:r w:rsidR="000F2C51">
        <w:t xml:space="preserve"> of modification mechanism</w:t>
      </w:r>
      <w:r w:rsidR="00410092">
        <w:t>s</w:t>
      </w:r>
      <w:r w:rsidR="000F2C51">
        <w:t>.</w:t>
      </w:r>
    </w:p>
    <w:p w14:paraId="05E624DF" w14:textId="0341E396" w:rsidR="000F2C51" w:rsidRDefault="000F2C51" w:rsidP="000F2C51">
      <w:pPr>
        <w:pStyle w:val="ParText"/>
      </w:pPr>
      <w:r w:rsidRPr="000F2C51">
        <w:rPr>
          <w:b/>
          <w:bCs/>
        </w:rPr>
        <w:lastRenderedPageBreak/>
        <w:t xml:space="preserve">Consequent step (escalation): </w:t>
      </w:r>
      <w:r w:rsidR="001E3AAA" w:rsidRPr="001E3AAA">
        <w:t xml:space="preserve">This operation increases the intensity of selected consequents by 0.05. It is applied when the forecast cost remains above the satisficing bound and the associated rule continues to fire. This indicates that the rule recommends appropriate actions, but their current intensities are insufficient. </w:t>
      </w:r>
    </w:p>
    <w:p w14:paraId="59CA826D" w14:textId="44A5CB90" w:rsidR="000F2C51" w:rsidRPr="00003648" w:rsidRDefault="000F2C51" w:rsidP="00003648">
      <w:pPr>
        <w:pStyle w:val="ParText"/>
        <w:shd w:val="clear" w:color="auto" w:fill="E7E6E6" w:themeFill="background2"/>
        <w:rPr>
          <w:i/>
          <w:iCs/>
          <w:noProof/>
        </w:rPr>
      </w:pPr>
      <w:r w:rsidRPr="00003648">
        <w:rPr>
          <w:i/>
          <w:iCs/>
          <w:noProof/>
        </w:rPr>
        <w:t xml:space="preserve">G5: downwind_retardant_shield 0.90 → 0.95; asset_protection 0.70 → 0.75; resource_deployment 0.70 → 0.75 </w:t>
      </w:r>
    </w:p>
    <w:p w14:paraId="02ECE4A0" w14:textId="320B906F" w:rsidR="000F2C51" w:rsidRDefault="000F2C51" w:rsidP="000F2C51">
      <w:pPr>
        <w:pStyle w:val="ParText"/>
      </w:pPr>
      <w:r w:rsidRPr="00A85C20">
        <w:rPr>
          <w:b/>
          <w:bCs/>
        </w:rPr>
        <w:t>Consequent step (de-escalation)</w:t>
      </w:r>
      <w:r>
        <w:rPr>
          <w:b/>
          <w:bCs/>
        </w:rPr>
        <w:t xml:space="preserve">: </w:t>
      </w:r>
      <w:r w:rsidR="008807A6" w:rsidRPr="008807A6">
        <w:t xml:space="preserve">This operation decreases the intensity of selected consequents by 0.05. It is applied during the later stages of an incident when the response and delay components dominate the forecast cost. This indicates that the current actions are stronger than the remaining situation requires. </w:t>
      </w:r>
    </w:p>
    <w:p w14:paraId="0032B434" w14:textId="4B400DDB" w:rsidR="000F2C51" w:rsidRPr="00003648" w:rsidRDefault="000F2C51" w:rsidP="00003648">
      <w:pPr>
        <w:pStyle w:val="ParText"/>
        <w:shd w:val="clear" w:color="auto" w:fill="E7E6E6" w:themeFill="background2"/>
        <w:rPr>
          <w:i/>
          <w:iCs/>
          <w:noProof/>
        </w:rPr>
      </w:pPr>
      <w:r w:rsidRPr="00003648">
        <w:rPr>
          <w:i/>
          <w:iCs/>
          <w:noProof/>
        </w:rPr>
        <w:t>G33: suppression_effort 0.90 → 0.85; water_drafting 0.80 → 0.75; containment_line 0.70 → 0.65 (t = 90 min)</w:t>
      </w:r>
    </w:p>
    <w:p w14:paraId="001C0224" w14:textId="3D23DDD9" w:rsidR="000F2C51" w:rsidRDefault="000F2C51" w:rsidP="000F2C51">
      <w:pPr>
        <w:pStyle w:val="ParText"/>
      </w:pPr>
      <w:r w:rsidRPr="00A85C20">
        <w:rPr>
          <w:b/>
          <w:bCs/>
        </w:rPr>
        <w:t>Membership-boundary shift</w:t>
      </w:r>
      <w:r>
        <w:rPr>
          <w:b/>
          <w:bCs/>
        </w:rPr>
        <w:t xml:space="preserve">: </w:t>
      </w:r>
      <w:r w:rsidR="00752578" w:rsidRPr="00752578">
        <w:t>This operation moves a shared boundary between two adjacent membership functions. As a result, the existing rules begin to fire earlier or later for the same input value. It is applied when the fire remains active but no rule fires above the coverage-gap threshold.</w:t>
      </w:r>
    </w:p>
    <w:p w14:paraId="7EE1D657" w14:textId="591DF513" w:rsidR="000F2C51" w:rsidRPr="00003648" w:rsidRDefault="000F2C51" w:rsidP="00003648">
      <w:pPr>
        <w:pStyle w:val="ParText"/>
        <w:shd w:val="clear" w:color="auto" w:fill="E7E6E6" w:themeFill="background2"/>
        <w:rPr>
          <w:i/>
          <w:iCs/>
          <w:noProof/>
        </w:rPr>
      </w:pPr>
      <w:r w:rsidRPr="00003648">
        <w:rPr>
          <w:i/>
          <w:iCs/>
          <w:noProof/>
        </w:rPr>
        <w:t>suppression_feasibility: shared edge moved inside the H–VH band (0.67–0.84)</w:t>
      </w:r>
    </w:p>
    <w:p w14:paraId="515EBB41" w14:textId="1515DCD4" w:rsidR="000F2C51" w:rsidRDefault="000F2C51" w:rsidP="000F2C51">
      <w:pPr>
        <w:pStyle w:val="ParText"/>
      </w:pPr>
      <w:r w:rsidRPr="00A85C20">
        <w:rPr>
          <w:b/>
          <w:bCs/>
        </w:rPr>
        <w:t>Term insertion</w:t>
      </w:r>
      <w:r>
        <w:rPr>
          <w:b/>
          <w:bCs/>
        </w:rPr>
        <w:t xml:space="preserve">: </w:t>
      </w:r>
      <w:r w:rsidR="00752578" w:rsidRPr="00752578">
        <w:t>This operation adds a new term to a crowded part of a concept. It is applied when a coverage gap remains after membership-boundary adjustments, indicating that the existing partition does not provide sufficient resolution.</w:t>
      </w:r>
    </w:p>
    <w:p w14:paraId="2AA755CC" w14:textId="50300CC6" w:rsidR="000F2C51" w:rsidRPr="00003648" w:rsidRDefault="000F2C51" w:rsidP="00003648">
      <w:pPr>
        <w:pStyle w:val="ParText"/>
        <w:shd w:val="clear" w:color="auto" w:fill="E7E6E6" w:themeFill="background2"/>
        <w:rPr>
          <w:i/>
          <w:iCs/>
          <w:noProof/>
        </w:rPr>
      </w:pPr>
      <w:r w:rsidRPr="00003648">
        <w:rPr>
          <w:i/>
          <w:iCs/>
          <w:noProof/>
        </w:rPr>
        <w:t>suppression_feasibility: new term inserted at 0.74, splitting the H–VH band</w:t>
      </w:r>
    </w:p>
    <w:p w14:paraId="22EDEA7A" w14:textId="672FECD6" w:rsidR="000F2C51" w:rsidRDefault="000F2C51" w:rsidP="000F2C51">
      <w:pPr>
        <w:pStyle w:val="ParText"/>
      </w:pPr>
      <w:r w:rsidRPr="00A85C20">
        <w:rPr>
          <w:b/>
          <w:bCs/>
        </w:rPr>
        <w:t>Rule instantiation</w:t>
      </w:r>
      <w:r>
        <w:rPr>
          <w:b/>
          <w:bCs/>
        </w:rPr>
        <w:t xml:space="preserve">: </w:t>
      </w:r>
      <w:r w:rsidR="00752578" w:rsidRPr="00752578">
        <w:t>This operation creates a new rule for an antecedent combination that is not covered by any existing rule. It is applied when the fire remains active and the current input falls into an uncovered antecedent cell. The new rule is admitted because it fills this coverage gap and is non-inferior to the available alternatives.</w:t>
      </w:r>
    </w:p>
    <w:p w14:paraId="736D0289" w14:textId="7878D893" w:rsidR="000F2C51" w:rsidRPr="00003648" w:rsidRDefault="000F2C51" w:rsidP="00003648">
      <w:pPr>
        <w:pStyle w:val="ParText"/>
        <w:shd w:val="clear" w:color="auto" w:fill="E7E6E6" w:themeFill="background2"/>
        <w:rPr>
          <w:i/>
          <w:iCs/>
          <w:noProof/>
        </w:rPr>
      </w:pPr>
      <w:r w:rsidRPr="00003648">
        <w:rPr>
          <w:i/>
          <w:iCs/>
          <w:noProof/>
        </w:rPr>
        <w:t xml:space="preserve">A1: IF suppression_feasibility VH </w:t>
      </w:r>
      <w:r w:rsidRPr="00003648">
        <w:rPr>
          <w:rFonts w:ascii="Cambria Math" w:hAnsi="Cambria Math" w:cs="Cambria Math"/>
          <w:i/>
          <w:iCs/>
          <w:noProof/>
        </w:rPr>
        <w:t>∧</w:t>
      </w:r>
      <w:r w:rsidRPr="00003648">
        <w:rPr>
          <w:i/>
          <w:iCs/>
          <w:noProof/>
        </w:rPr>
        <w:t xml:space="preserve"> asset_exposure_risk VH THEN asset_protection 0.56, resource_deployment 0.23</w:t>
      </w:r>
    </w:p>
    <w:p w14:paraId="2945D515" w14:textId="146B33C4" w:rsidR="004A78AD" w:rsidRDefault="004A78AD" w:rsidP="002E1494">
      <w:pPr>
        <w:pStyle w:val="Heading4"/>
      </w:pPr>
      <w:r>
        <w:lastRenderedPageBreak/>
        <w:t>Stage 3 Performance</w:t>
      </w:r>
    </w:p>
    <w:p w14:paraId="27218223" w14:textId="3A2FD565" w:rsidR="00AF13B6" w:rsidRDefault="004A78AD" w:rsidP="004A78AD">
      <w:pPr>
        <w:pStyle w:val="ParText"/>
      </w:pPr>
      <w:r>
        <w:fldChar w:fldCharType="begin"/>
      </w:r>
      <w:r>
        <w:instrText xml:space="preserve"> REF _RefT54PROD \h </w:instrText>
      </w:r>
      <w:r>
        <w:fldChar w:fldCharType="separate"/>
      </w:r>
      <w:r w:rsidR="008B09EB" w:rsidRPr="00BA1179">
        <w:t xml:space="preserve">Table </w:t>
      </w:r>
      <w:r w:rsidR="008B09EB">
        <w:rPr>
          <w:noProof/>
        </w:rPr>
        <w:t>5</w:t>
      </w:r>
      <w:r w:rsidR="008B09EB" w:rsidRPr="00BA1179">
        <w:t>.</w:t>
      </w:r>
      <w:r w:rsidR="008B09EB">
        <w:rPr>
          <w:noProof/>
        </w:rPr>
        <w:t>10</w:t>
      </w:r>
      <w:r>
        <w:fldChar w:fldCharType="end"/>
      </w:r>
      <w:r>
        <w:t xml:space="preserve"> lists every vocabulary object the generative stage created: seven named macro interventions and one intermediate concept, each born at a stated moment of a specific incident under a logged cost deficit. </w:t>
      </w:r>
      <w:r w:rsidR="002B16A5">
        <w:t>Three of the base channels these products draw on, water drafting, aerial retardant drop, and tactical burn, are discoverable actuators that the physics validates but that no seed rule orders, and the situation summary offers a water-dependent channel only where the map carries a water body; a macro that recruits water drafting is therefore the generative stage taking up a capability the seed doctrine ignored, not a new physical effect.</w:t>
      </w:r>
      <w:r w:rsidR="002B16A5">
        <w:t xml:space="preserve"> </w:t>
      </w:r>
    </w:p>
    <w:p w14:paraId="4E3C3FAC" w14:textId="3917C626" w:rsidR="00AF13B6" w:rsidRDefault="00AF13B6" w:rsidP="00AF13B6">
      <w:pPr>
        <w:pStyle w:val="Caption"/>
      </w:pPr>
      <w:bookmarkStart w:id="364" w:name="_RefT54PROD"/>
      <w:bookmarkStart w:id="365" w:name="_Toc236342225"/>
      <w:r w:rsidRPr="00BA1179">
        <w:t xml:space="preserve">Table </w:t>
      </w:r>
      <w:r>
        <w:fldChar w:fldCharType="begin"/>
      </w:r>
      <w:r>
        <w:instrText xml:space="preserve"> STYLEREF 1 \s </w:instrText>
      </w:r>
      <w:r>
        <w:fldChar w:fldCharType="separate"/>
      </w:r>
      <w:r w:rsidR="008B09EB">
        <w:rPr>
          <w:noProof/>
        </w:rPr>
        <w:t>5</w:t>
      </w:r>
      <w:r>
        <w:fldChar w:fldCharType="end"/>
      </w:r>
      <w:r w:rsidRPr="00BA1179">
        <w:t>.</w:t>
      </w:r>
      <w:r>
        <w:fldChar w:fldCharType="begin"/>
      </w:r>
      <w:r>
        <w:instrText xml:space="preserve"> SEQ Table \* ARABIC \s 1 </w:instrText>
      </w:r>
      <w:r>
        <w:fldChar w:fldCharType="separate"/>
      </w:r>
      <w:r w:rsidR="008B09EB">
        <w:rPr>
          <w:noProof/>
        </w:rPr>
        <w:t>10</w:t>
      </w:r>
      <w:r>
        <w:fldChar w:fldCharType="end"/>
      </w:r>
      <w:bookmarkEnd w:id="364"/>
      <w:r w:rsidRPr="00BA1179">
        <w:t xml:space="preserve"> </w:t>
      </w:r>
      <w:r w:rsidRPr="007B3555">
        <w:t>The generative product ledger: every object created its definition, birth moment, and the rule that uses it</w:t>
      </w:r>
      <w:bookmarkEnd w:id="365"/>
    </w:p>
    <w:tbl>
      <w:tblPr>
        <w:tblStyle w:val="PlainTable2"/>
        <w:tblW w:w="5000" w:type="pct"/>
        <w:tblLook w:val="04A0" w:firstRow="1" w:lastRow="0" w:firstColumn="1" w:lastColumn="0" w:noHBand="0" w:noVBand="1"/>
      </w:tblPr>
      <w:tblGrid>
        <w:gridCol w:w="3183"/>
        <w:gridCol w:w="4864"/>
      </w:tblGrid>
      <w:tr w:rsidR="00AF13B6" w14:paraId="6F9FB712" w14:textId="77777777" w:rsidTr="00A650F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78638AE3" w14:textId="77777777" w:rsidR="00AF13B6" w:rsidRPr="00113DCD" w:rsidRDefault="00AF13B6" w:rsidP="00A650FA">
            <w:pPr>
              <w:pStyle w:val="TableText"/>
              <w:spacing w:line="240" w:lineRule="auto"/>
              <w:jc w:val="left"/>
              <w:rPr>
                <w:noProof/>
              </w:rPr>
            </w:pPr>
            <w:r w:rsidRPr="00113DCD">
              <w:rPr>
                <w:noProof/>
              </w:rPr>
              <w:t>Product</w:t>
            </w:r>
          </w:p>
        </w:tc>
        <w:tc>
          <w:tcPr>
            <w:tcW w:w="3022" w:type="pct"/>
          </w:tcPr>
          <w:p w14:paraId="1DD42BC4" w14:textId="77777777" w:rsidR="00AF13B6" w:rsidRDefault="00AF13B6" w:rsidP="00A650FA">
            <w:pPr>
              <w:pStyle w:val="TableText"/>
              <w:spacing w:line="240" w:lineRule="auto"/>
              <w:cnfStyle w:val="100000000000" w:firstRow="1" w:lastRow="0" w:firstColumn="0" w:lastColumn="0" w:oddVBand="0" w:evenVBand="0" w:oddHBand="0" w:evenHBand="0" w:firstRowFirstColumn="0" w:firstRowLastColumn="0" w:lastRowFirstColumn="0" w:lastRowLastColumn="0"/>
              <w:rPr>
                <w:noProof/>
              </w:rPr>
            </w:pPr>
            <w:r w:rsidRPr="00BA1179">
              <w:rPr>
                <w:noProof/>
              </w:rPr>
              <w:t>Definition</w:t>
            </w:r>
          </w:p>
        </w:tc>
      </w:tr>
      <w:tr w:rsidR="00AF13B6" w14:paraId="4F01F257"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5D3F2892" w14:textId="77777777" w:rsidR="00AF13B6" w:rsidRPr="00113DCD" w:rsidRDefault="00AF13B6" w:rsidP="00A650FA">
            <w:pPr>
              <w:pStyle w:val="TableText"/>
              <w:spacing w:line="240" w:lineRule="auto"/>
              <w:jc w:val="left"/>
              <w:rPr>
                <w:noProof/>
              </w:rPr>
            </w:pPr>
            <w:r>
              <w:rPr>
                <w:noProof/>
              </w:rPr>
              <w:t>Discoverable actuator: tactical burn</w:t>
            </w:r>
          </w:p>
        </w:tc>
        <w:tc>
          <w:tcPr>
            <w:tcW w:w="3022" w:type="pct"/>
          </w:tcPr>
          <w:p w14:paraId="5B044CC4" w14:textId="77777777" w:rsidR="00AF13B6" w:rsidRPr="00BA1179"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b/>
                <w:noProof/>
              </w:rPr>
            </w:pPr>
            <w:r>
              <w:rPr>
                <w:noProof/>
              </w:rPr>
              <w:t xml:space="preserve">A firing crew ignites a strip ahead of the front, so a counter-fire consumes the fuel the head is running toward. </w:t>
            </w:r>
          </w:p>
        </w:tc>
      </w:tr>
      <w:tr w:rsidR="00AF13B6" w14:paraId="75467C18"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18BAC61B" w14:textId="77777777" w:rsidR="00AF13B6" w:rsidRPr="00113DCD" w:rsidRDefault="00AF13B6" w:rsidP="00A650FA">
            <w:pPr>
              <w:pStyle w:val="TableText"/>
              <w:spacing w:line="240" w:lineRule="auto"/>
              <w:jc w:val="left"/>
              <w:rPr>
                <w:noProof/>
              </w:rPr>
            </w:pPr>
            <w:r>
              <w:rPr>
                <w:noProof/>
              </w:rPr>
              <w:t>Discoverable actuator: water drafting</w:t>
            </w:r>
          </w:p>
        </w:tc>
        <w:tc>
          <w:tcPr>
            <w:tcW w:w="3022" w:type="pct"/>
          </w:tcPr>
          <w:p w14:paraId="504EACC2" w14:textId="77777777" w:rsidR="00AF13B6" w:rsidRPr="00BA1179"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b/>
                <w:noProof/>
              </w:rPr>
            </w:pPr>
            <w:r>
              <w:rPr>
                <w:noProof/>
              </w:rPr>
              <w:t xml:space="preserve">Engines and aircraft draft from the nearest water body, raising sustained capacity near water; on a map without water it does nothing. </w:t>
            </w:r>
          </w:p>
        </w:tc>
      </w:tr>
      <w:tr w:rsidR="00AF13B6" w14:paraId="4F880274"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2C139AF5" w14:textId="77777777" w:rsidR="00AF13B6" w:rsidRPr="00113DCD" w:rsidRDefault="00AF13B6" w:rsidP="00A650FA">
            <w:pPr>
              <w:pStyle w:val="TableText"/>
              <w:spacing w:line="240" w:lineRule="auto"/>
              <w:jc w:val="left"/>
              <w:rPr>
                <w:noProof/>
              </w:rPr>
            </w:pPr>
            <w:r>
              <w:rPr>
                <w:noProof/>
              </w:rPr>
              <w:t>Discoverable actuator: retardant drop</w:t>
            </w:r>
          </w:p>
        </w:tc>
        <w:tc>
          <w:tcPr>
            <w:tcW w:w="3022" w:type="pct"/>
          </w:tcPr>
          <w:p w14:paraId="072C74C3" w14:textId="77777777" w:rsidR="00AF13B6" w:rsidRPr="00BA1179"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b/>
                <w:noProof/>
              </w:rPr>
            </w:pPr>
            <w:r>
              <w:rPr>
                <w:noProof/>
              </w:rPr>
              <w:t xml:space="preserve">Aircraft coat the fuel ahead of the head with long-term retardant, so the coated cells resist ignition even after they dry. </w:t>
            </w:r>
          </w:p>
        </w:tc>
      </w:tr>
      <w:tr w:rsidR="00AF13B6" w14:paraId="0D31DFAC"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2FD2FD06" w14:textId="77777777" w:rsidR="00AF13B6" w:rsidRPr="00113DCD" w:rsidRDefault="00AF13B6" w:rsidP="00A650FA">
            <w:pPr>
              <w:pStyle w:val="TableText"/>
              <w:spacing w:line="240" w:lineRule="auto"/>
              <w:jc w:val="left"/>
              <w:rPr>
                <w:noProof/>
              </w:rPr>
            </w:pPr>
            <w:r w:rsidRPr="00113DCD">
              <w:rPr>
                <w:noProof/>
              </w:rPr>
              <w:t>Macro: downwind_backburn</w:t>
            </w:r>
          </w:p>
        </w:tc>
        <w:tc>
          <w:tcPr>
            <w:tcW w:w="3022" w:type="pct"/>
          </w:tcPr>
          <w:p w14:paraId="4C41A3B3"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containment_line 1.0 + suppression_effort 0.7</w:t>
            </w:r>
          </w:p>
        </w:tc>
      </w:tr>
      <w:tr w:rsidR="00AF13B6" w14:paraId="11749396"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4D5E9490" w14:textId="77777777" w:rsidR="00AF13B6" w:rsidRPr="00113DCD" w:rsidRDefault="00AF13B6" w:rsidP="00A650FA">
            <w:pPr>
              <w:pStyle w:val="TableText"/>
              <w:spacing w:line="240" w:lineRule="auto"/>
              <w:jc w:val="left"/>
              <w:rPr>
                <w:noProof/>
              </w:rPr>
            </w:pPr>
            <w:r w:rsidRPr="00113DCD">
              <w:rPr>
                <w:noProof/>
              </w:rPr>
              <w:t>Macro: downwind_retardant_shield</w:t>
            </w:r>
          </w:p>
        </w:tc>
        <w:tc>
          <w:tcPr>
            <w:tcW w:w="3022" w:type="pct"/>
          </w:tcPr>
          <w:p w14:paraId="4076324D"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retardant_drop 1.0 + containment_line 0.8</w:t>
            </w:r>
          </w:p>
        </w:tc>
      </w:tr>
      <w:tr w:rsidR="00AF13B6" w14:paraId="5CA2A046"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404E8C47" w14:textId="77777777" w:rsidR="00AF13B6" w:rsidRPr="00113DCD" w:rsidRDefault="00AF13B6" w:rsidP="00A650FA">
            <w:pPr>
              <w:pStyle w:val="TableText"/>
              <w:spacing w:line="240" w:lineRule="auto"/>
              <w:jc w:val="left"/>
              <w:rPr>
                <w:noProof/>
              </w:rPr>
            </w:pPr>
            <w:r w:rsidRPr="00113DCD">
              <w:rPr>
                <w:noProof/>
              </w:rPr>
              <w:t>Macro: drafting_sustained_attack</w:t>
            </w:r>
          </w:p>
        </w:tc>
        <w:tc>
          <w:tcPr>
            <w:tcW w:w="3022" w:type="pct"/>
          </w:tcPr>
          <w:p w14:paraId="20684EC5"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water_drafting 1.0 + suppression_effort 0.9</w:t>
            </w:r>
          </w:p>
        </w:tc>
      </w:tr>
      <w:tr w:rsidR="00AF13B6" w14:paraId="05BBAD75"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65EB8CEC" w14:textId="77777777" w:rsidR="00AF13B6" w:rsidRPr="00113DCD" w:rsidRDefault="00AF13B6" w:rsidP="00A650FA">
            <w:pPr>
              <w:pStyle w:val="TableText"/>
              <w:spacing w:line="240" w:lineRule="auto"/>
              <w:jc w:val="left"/>
              <w:rPr>
                <w:noProof/>
              </w:rPr>
            </w:pPr>
            <w:r w:rsidRPr="00113DCD">
              <w:rPr>
                <w:noProof/>
              </w:rPr>
              <w:t>Macro: head_knockdown</w:t>
            </w:r>
          </w:p>
        </w:tc>
        <w:tc>
          <w:tcPr>
            <w:tcW w:w="3022" w:type="pct"/>
          </w:tcPr>
          <w:p w14:paraId="188A1E5E"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water_drafting 1.0 + suppression_effort 0.9 + retardant_drop 0.6</w:t>
            </w:r>
          </w:p>
        </w:tc>
      </w:tr>
      <w:tr w:rsidR="00AF13B6" w14:paraId="754793D8"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0BFA028D" w14:textId="77777777" w:rsidR="00AF13B6" w:rsidRPr="00113DCD" w:rsidRDefault="00AF13B6" w:rsidP="00A650FA">
            <w:pPr>
              <w:pStyle w:val="TableText"/>
              <w:spacing w:line="240" w:lineRule="auto"/>
              <w:jc w:val="left"/>
              <w:rPr>
                <w:noProof/>
              </w:rPr>
            </w:pPr>
            <w:r w:rsidRPr="00113DCD">
              <w:rPr>
                <w:noProof/>
              </w:rPr>
              <w:t>Macro: wet_containment_line</w:t>
            </w:r>
          </w:p>
        </w:tc>
        <w:tc>
          <w:tcPr>
            <w:tcW w:w="3022" w:type="pct"/>
          </w:tcPr>
          <w:p w14:paraId="114092AC"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water_drafting 1.0 + containment_line 0.8</w:t>
            </w:r>
          </w:p>
        </w:tc>
      </w:tr>
      <w:tr w:rsidR="00AF13B6" w14:paraId="06A52A23"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55FFAA9F" w14:textId="77777777" w:rsidR="00AF13B6" w:rsidRDefault="00AF13B6" w:rsidP="00A650FA">
            <w:pPr>
              <w:pStyle w:val="TableText"/>
              <w:spacing w:line="240" w:lineRule="auto"/>
              <w:jc w:val="left"/>
              <w:rPr>
                <w:noProof/>
              </w:rPr>
            </w:pPr>
            <w:r>
              <w:rPr>
                <w:noProof/>
              </w:rPr>
              <w:t xml:space="preserve">Macro: </w:t>
            </w:r>
            <w:r w:rsidRPr="00BA1179">
              <w:rPr>
                <w:noProof/>
              </w:rPr>
              <w:t>counterfire_strip</w:t>
            </w:r>
          </w:p>
        </w:tc>
        <w:tc>
          <w:tcPr>
            <w:tcW w:w="3022" w:type="pct"/>
          </w:tcPr>
          <w:p w14:paraId="4C4177FE"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tactical_burn 1.0 + containment_line 0.6</w:t>
            </w:r>
          </w:p>
        </w:tc>
      </w:tr>
      <w:tr w:rsidR="00AF13B6" w14:paraId="4C459AC0"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094E328C" w14:textId="77777777" w:rsidR="00AF13B6" w:rsidRDefault="00AF13B6" w:rsidP="00A650FA">
            <w:pPr>
              <w:pStyle w:val="TableText"/>
              <w:spacing w:line="240" w:lineRule="auto"/>
              <w:jc w:val="left"/>
              <w:rPr>
                <w:noProof/>
              </w:rPr>
            </w:pPr>
            <w:r>
              <w:rPr>
                <w:noProof/>
              </w:rPr>
              <w:t xml:space="preserve">Macro: </w:t>
            </w:r>
            <w:r w:rsidRPr="00BA1179">
              <w:rPr>
                <w:noProof/>
              </w:rPr>
              <w:t>drafting_retardant_shuttle</w:t>
            </w:r>
          </w:p>
        </w:tc>
        <w:tc>
          <w:tcPr>
            <w:tcW w:w="3022" w:type="pct"/>
          </w:tcPr>
          <w:p w14:paraId="17F5D052"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retardant_drop 1.0 + water_drafting 0.6</w:t>
            </w:r>
          </w:p>
        </w:tc>
      </w:tr>
      <w:tr w:rsidR="00AF13B6" w14:paraId="1A9A826E"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254EA419" w14:textId="77777777" w:rsidR="00AF13B6" w:rsidRDefault="00AF13B6" w:rsidP="00A650FA">
            <w:pPr>
              <w:pStyle w:val="TableText"/>
              <w:spacing w:line="240" w:lineRule="auto"/>
              <w:jc w:val="left"/>
              <w:rPr>
                <w:noProof/>
              </w:rPr>
            </w:pPr>
            <w:r>
              <w:rPr>
                <w:noProof/>
              </w:rPr>
              <w:t xml:space="preserve">Concept: </w:t>
            </w:r>
            <w:r w:rsidRPr="00BA1179">
              <w:rPr>
                <w:noProof/>
              </w:rPr>
              <w:t>interface_exposure</w:t>
            </w:r>
          </w:p>
        </w:tc>
        <w:tc>
          <w:tcPr>
            <w:tcW w:w="3022" w:type="pct"/>
          </w:tcPr>
          <w:p w14:paraId="54FA1F95"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0.5 asset_exposure_risk + 0.5 evacuation_pressure</w:t>
            </w:r>
          </w:p>
        </w:tc>
      </w:tr>
    </w:tbl>
    <w:p w14:paraId="0029B21A" w14:textId="77777777" w:rsidR="00AF13B6" w:rsidRDefault="00AF13B6" w:rsidP="004A78AD">
      <w:pPr>
        <w:pStyle w:val="ParText"/>
      </w:pPr>
    </w:p>
    <w:p w14:paraId="6CC3B29A" w14:textId="237106F3" w:rsidR="00663447" w:rsidRDefault="00663447" w:rsidP="00663447">
      <w:pPr>
        <w:pStyle w:val="ParText"/>
      </w:pPr>
      <w:r>
        <w:lastRenderedPageBreak/>
        <w:t xml:space="preserve">One of these products is a new intermediate concept illustrated in </w:t>
      </w:r>
      <w:r>
        <w:fldChar w:fldCharType="begin"/>
      </w:r>
      <w:r>
        <w:instrText xml:space="preserve"> REF _Ref236296138 \h </w:instrText>
      </w:r>
      <w:r>
        <w:fldChar w:fldCharType="separate"/>
      </w:r>
      <w:r w:rsidR="008B09EB">
        <w:t xml:space="preserve">Figure </w:t>
      </w:r>
      <w:r w:rsidR="008B09EB">
        <w:rPr>
          <w:noProof/>
        </w:rPr>
        <w:t>5</w:t>
      </w:r>
      <w:r w:rsidR="008B09EB">
        <w:t>.</w:t>
      </w:r>
      <w:r w:rsidR="008B09EB">
        <w:rPr>
          <w:noProof/>
        </w:rPr>
        <w:t>10</w:t>
      </w:r>
      <w:r>
        <w:fldChar w:fldCharType="end"/>
      </w:r>
      <w:r>
        <w:t xml:space="preserve">. The five seed concepts could not name the pressure that builds where exposed assets and evacuation demand meet, so the generative stage defined interface_exposure, a Layer-4 concept equal to the normalized sum of existing asset exposure risk and evacuation pressure in </w:t>
      </w:r>
      <w:r>
        <w:fldChar w:fldCharType="begin"/>
      </w:r>
      <w:r>
        <w:instrText xml:space="preserve"> REF _Ref234436536 \h </w:instrText>
      </w:r>
      <w:r>
        <w:fldChar w:fldCharType="separate"/>
      </w:r>
      <w:r w:rsidR="008B09EB" w:rsidRPr="00BA1179">
        <w:t xml:space="preserve">Figure </w:t>
      </w:r>
      <w:r w:rsidR="008B09EB">
        <w:rPr>
          <w:noProof/>
        </w:rPr>
        <w:t>4</w:t>
      </w:r>
      <w:r w:rsidR="008B09EB">
        <w:t>.</w:t>
      </w:r>
      <w:r w:rsidR="008B09EB">
        <w:rPr>
          <w:noProof/>
        </w:rPr>
        <w:t>2</w:t>
      </w:r>
      <w:r>
        <w:fldChar w:fldCharType="end"/>
      </w:r>
      <w:r>
        <w:t>. It enters the concept hierarchy like a native concept, so later rules may cite it. The concept and the admitted rule G13 that fires on it to protect the wildland-urban interface are shown below.</w:t>
      </w:r>
    </w:p>
    <w:p w14:paraId="47FFD443" w14:textId="77777777" w:rsidR="00663447" w:rsidRDefault="00663447" w:rsidP="00663447">
      <w:pPr>
        <w:pStyle w:val="ParText"/>
        <w:jc w:val="center"/>
      </w:pPr>
      <w:r>
        <w:rPr>
          <w:noProof/>
        </w:rPr>
        <w:drawing>
          <wp:inline distT="0" distB="0" distL="0" distR="0" wp14:anchorId="6A7E8B50" wp14:editId="52661831">
            <wp:extent cx="2700000" cy="1666838"/>
            <wp:effectExtent l="0" t="0" r="5715" b="0"/>
            <wp:docPr id="1335514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700000" cy="1666838"/>
                    </a:xfrm>
                    <a:prstGeom prst="rect">
                      <a:avLst/>
                    </a:prstGeom>
                    <a:noFill/>
                  </pic:spPr>
                </pic:pic>
              </a:graphicData>
            </a:graphic>
          </wp:inline>
        </w:drawing>
      </w:r>
    </w:p>
    <w:p w14:paraId="3C7EE0B0" w14:textId="60B82CDE" w:rsidR="00663447" w:rsidRDefault="00663447" w:rsidP="00663447">
      <w:pPr>
        <w:pStyle w:val="Caption"/>
      </w:pPr>
      <w:bookmarkStart w:id="366" w:name="_Ref236296138"/>
      <w:bookmarkStart w:id="367" w:name="_Toc236342261"/>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10</w:t>
      </w:r>
      <w:r w:rsidR="00AF4F14">
        <w:fldChar w:fldCharType="end"/>
      </w:r>
      <w:bookmarkEnd w:id="366"/>
      <w:r>
        <w:t xml:space="preserve"> Generated intermediate concept and the admitted rule</w:t>
      </w:r>
      <w:bookmarkEnd w:id="367"/>
    </w:p>
    <w:p w14:paraId="693FFED6" w14:textId="2A0A9D7A" w:rsidR="00AF13B6" w:rsidRDefault="00AF13B6" w:rsidP="00AF13B6">
      <w:pPr>
        <w:pStyle w:val="ParText"/>
      </w:pPr>
      <w:r>
        <w:t xml:space="preserve">The composition weights of the seven macros are shown in </w:t>
      </w:r>
      <w:r>
        <w:fldChar w:fldCharType="begin"/>
      </w:r>
      <w:r>
        <w:instrText xml:space="preserve"> REF _Ref_fig11 \h </w:instrText>
      </w:r>
      <w:r>
        <w:fldChar w:fldCharType="separate"/>
      </w:r>
      <w:r w:rsidR="008B09EB" w:rsidRPr="00BA1179">
        <w:t xml:space="preserve">Figure </w:t>
      </w:r>
      <w:r w:rsidR="008B09EB">
        <w:rPr>
          <w:noProof/>
        </w:rPr>
        <w:t>5</w:t>
      </w:r>
      <w:r w:rsidR="008B09EB" w:rsidRPr="00BA1179">
        <w:t>.</w:t>
      </w:r>
      <w:r w:rsidR="008B09EB">
        <w:rPr>
          <w:noProof/>
        </w:rPr>
        <w:t>11</w:t>
      </w:r>
      <w:r>
        <w:fldChar w:fldCharType="end"/>
      </w:r>
      <w:r>
        <w:t>. A weight is a per-channel intensity, so wet_containment_line applies full water drafting together with a partial containment line, and the weights are not required to sum to one.</w:t>
      </w:r>
    </w:p>
    <w:p w14:paraId="57205373" w14:textId="77777777" w:rsidR="00AF13B6" w:rsidRDefault="00AF13B6" w:rsidP="00AF13B6">
      <w:pPr>
        <w:pStyle w:val="ParText"/>
        <w:spacing w:after="0"/>
      </w:pPr>
      <w:r>
        <w:rPr>
          <w:noProof/>
        </w:rPr>
        <w:drawing>
          <wp:inline distT="0" distB="0" distL="0" distR="0" wp14:anchorId="1E347272" wp14:editId="5D173729">
            <wp:extent cx="5109845" cy="2554923"/>
            <wp:effectExtent l="0" t="0" r="0" b="0"/>
            <wp:docPr id="900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imageCF67.png"/>
                    <pic:cNvPicPr/>
                  </pic:nvPicPr>
                  <pic:blipFill>
                    <a:blip r:embed="rId61"/>
                    <a:stretch>
                      <a:fillRect/>
                    </a:stretch>
                  </pic:blipFill>
                  <pic:spPr>
                    <a:xfrm>
                      <a:off x="0" y="0"/>
                      <a:ext cx="5109845" cy="2554923"/>
                    </a:xfrm>
                    <a:prstGeom prst="rect">
                      <a:avLst/>
                    </a:prstGeom>
                  </pic:spPr>
                </pic:pic>
              </a:graphicData>
            </a:graphic>
          </wp:inline>
        </w:drawing>
      </w:r>
    </w:p>
    <w:p w14:paraId="0E2E3859" w14:textId="2B0831A5" w:rsidR="00AF13B6" w:rsidRDefault="00AF13B6" w:rsidP="00AF13B6">
      <w:pPr>
        <w:pStyle w:val="Caption"/>
      </w:pPr>
      <w:bookmarkStart w:id="368" w:name="_Ref_fig11"/>
      <w:bookmarkStart w:id="369" w:name="_RefF54PRD"/>
      <w:bookmarkStart w:id="370" w:name="_Toc236342262"/>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11</w:t>
      </w:r>
      <w:r w:rsidR="00AF4F14">
        <w:fldChar w:fldCharType="end"/>
      </w:r>
      <w:bookmarkEnd w:id="368"/>
      <w:r>
        <w:t xml:space="preserve"> Composition weights of the seven generated macro interventions over the base physical channels</w:t>
      </w:r>
      <w:bookmarkEnd w:id="369"/>
      <w:bookmarkEnd w:id="370"/>
    </w:p>
    <w:p w14:paraId="10D64F66" w14:textId="1664281E" w:rsidR="00AF13B6" w:rsidRDefault="00AF13B6" w:rsidP="00AF13B6">
      <w:pPr>
        <w:pStyle w:val="ParText"/>
      </w:pPr>
      <w:r>
        <w:lastRenderedPageBreak/>
        <w:fldChar w:fldCharType="begin"/>
      </w:r>
      <w:r>
        <w:instrText xml:space="preserve"> REF _RefT54GRUL \h </w:instrText>
      </w:r>
      <w:r>
        <w:fldChar w:fldCharType="separate"/>
      </w:r>
      <w:r w:rsidR="008B09EB" w:rsidRPr="00BA1179">
        <w:t xml:space="preserve">Table </w:t>
      </w:r>
      <w:r w:rsidR="008B09EB">
        <w:rPr>
          <w:noProof/>
        </w:rPr>
        <w:t>5</w:t>
      </w:r>
      <w:r w:rsidR="008B09EB" w:rsidRPr="00BA1179">
        <w:t>.</w:t>
      </w:r>
      <w:r w:rsidR="008B09EB">
        <w:rPr>
          <w:noProof/>
        </w:rPr>
        <w:t>11</w:t>
      </w:r>
      <w:r>
        <w:fldChar w:fldCharType="end"/>
      </w:r>
      <w:r>
        <w:t xml:space="preserve"> lists five of the admitted generative rules,</w:t>
      </w:r>
      <w:r w:rsidRPr="00C604BA">
        <w:t xml:space="preserve"> </w:t>
      </w:r>
      <w:r>
        <w:t xml:space="preserve">which </w:t>
      </w:r>
      <w:r w:rsidRPr="00BA1179">
        <w:t>consum</w:t>
      </w:r>
      <w:r>
        <w:t>es</w:t>
      </w:r>
      <w:r w:rsidRPr="00BA1179">
        <w:t xml:space="preserve"> generated macro interventions</w:t>
      </w:r>
      <w:r>
        <w:t xml:space="preserve">, in full: every antecedent is a decision concept with a linguistic term, and every consequent is an intervention with an intensity. Rule G13 shows the composed case, a generated rule that fires on the generated concept interface_exposure to protect the wildland-urban interface, so a concept the system invented and a rule that uses it enter through the same gates. The complete admitted set is listed in Appendix </w:t>
      </w:r>
      <w:r>
        <w:fldChar w:fldCharType="begin"/>
      </w:r>
      <w:r>
        <w:instrText xml:space="preserve"> REF _RefAppE1 \r \h </w:instrText>
      </w:r>
      <w:r>
        <w:fldChar w:fldCharType="separate"/>
      </w:r>
      <w:r w:rsidR="008B09EB">
        <w:t>E</w:t>
      </w:r>
      <w:r>
        <w:fldChar w:fldCharType="end"/>
      </w:r>
      <w:r>
        <w:t>.</w:t>
      </w:r>
    </w:p>
    <w:p w14:paraId="08B0BA06" w14:textId="1416E4FE" w:rsidR="00AF13B6" w:rsidRDefault="00AF13B6" w:rsidP="00AF13B6">
      <w:pPr>
        <w:pStyle w:val="Caption"/>
      </w:pPr>
      <w:bookmarkStart w:id="371" w:name="_RefT54GRUL"/>
      <w:bookmarkStart w:id="372" w:name="_Toc236342226"/>
      <w:r w:rsidRPr="00BA1179">
        <w:t xml:space="preserve">Table </w:t>
      </w:r>
      <w:r>
        <w:fldChar w:fldCharType="begin"/>
      </w:r>
      <w:r>
        <w:instrText xml:space="preserve"> STYLEREF 1 \s </w:instrText>
      </w:r>
      <w:r>
        <w:fldChar w:fldCharType="separate"/>
      </w:r>
      <w:r w:rsidR="008B09EB">
        <w:rPr>
          <w:noProof/>
        </w:rPr>
        <w:t>5</w:t>
      </w:r>
      <w:r>
        <w:fldChar w:fldCharType="end"/>
      </w:r>
      <w:r w:rsidRPr="00BA1179">
        <w:t>.</w:t>
      </w:r>
      <w:r>
        <w:fldChar w:fldCharType="begin"/>
      </w:r>
      <w:r>
        <w:instrText xml:space="preserve"> SEQ Table \* ARABIC \s 1 </w:instrText>
      </w:r>
      <w:r>
        <w:fldChar w:fldCharType="separate"/>
      </w:r>
      <w:r w:rsidR="008B09EB">
        <w:rPr>
          <w:noProof/>
        </w:rPr>
        <w:t>11</w:t>
      </w:r>
      <w:r>
        <w:fldChar w:fldCharType="end"/>
      </w:r>
      <w:bookmarkEnd w:id="371"/>
      <w:r w:rsidRPr="00BA1179">
        <w:t xml:space="preserve"> Five of the admitted generative rules</w:t>
      </w:r>
      <w:r>
        <w:t xml:space="preserve"> </w:t>
      </w:r>
      <w:r w:rsidRPr="00BA1179">
        <w:t>consum</w:t>
      </w:r>
      <w:r>
        <w:t>ing</w:t>
      </w:r>
      <w:r w:rsidRPr="00BA1179">
        <w:t xml:space="preserve"> generated macro interventions</w:t>
      </w:r>
      <w:r>
        <w:t xml:space="preserve"> and</w:t>
      </w:r>
      <w:r w:rsidRPr="00BA1179">
        <w:t xml:space="preserve"> the generated concept</w:t>
      </w:r>
      <w:bookmarkEnd w:id="372"/>
    </w:p>
    <w:tbl>
      <w:tblPr>
        <w:tblStyle w:val="TableGrid"/>
        <w:tblW w:w="5000" w:type="pct"/>
        <w:tblLook w:val="04A0" w:firstRow="1" w:lastRow="0" w:firstColumn="1" w:lastColumn="0" w:noHBand="0" w:noVBand="1"/>
      </w:tblPr>
      <w:tblGrid>
        <w:gridCol w:w="723"/>
        <w:gridCol w:w="3617"/>
        <w:gridCol w:w="3697"/>
      </w:tblGrid>
      <w:tr w:rsidR="00AF13B6" w14:paraId="642BFC42" w14:textId="77777777" w:rsidTr="00A650FA">
        <w:tc>
          <w:tcPr>
            <w:tcW w:w="450" w:type="pct"/>
          </w:tcPr>
          <w:p w14:paraId="7EDD33F8" w14:textId="77777777" w:rsidR="00AF13B6" w:rsidRDefault="00AF13B6" w:rsidP="00A650FA">
            <w:pPr>
              <w:pStyle w:val="TableText"/>
            </w:pPr>
            <w:r w:rsidRPr="00BA1179">
              <w:rPr>
                <w:b/>
              </w:rPr>
              <w:t>Rule</w:t>
            </w:r>
          </w:p>
        </w:tc>
        <w:tc>
          <w:tcPr>
            <w:tcW w:w="2250" w:type="pct"/>
          </w:tcPr>
          <w:p w14:paraId="071FAF5A" w14:textId="77777777" w:rsidR="00AF13B6" w:rsidRDefault="00AF13B6" w:rsidP="00A650FA">
            <w:pPr>
              <w:pStyle w:val="TableText"/>
            </w:pPr>
            <w:r w:rsidRPr="00BA1179">
              <w:rPr>
                <w:b/>
              </w:rPr>
              <w:t>IF</w:t>
            </w:r>
          </w:p>
        </w:tc>
        <w:tc>
          <w:tcPr>
            <w:tcW w:w="2300" w:type="pct"/>
          </w:tcPr>
          <w:p w14:paraId="6596C5B7" w14:textId="77777777" w:rsidR="00AF13B6" w:rsidRDefault="00AF13B6" w:rsidP="00A650FA">
            <w:pPr>
              <w:pStyle w:val="TableText"/>
            </w:pPr>
            <w:r w:rsidRPr="00BA1179">
              <w:rPr>
                <w:b/>
              </w:rPr>
              <w:t>THEN</w:t>
            </w:r>
          </w:p>
        </w:tc>
      </w:tr>
      <w:tr w:rsidR="00AF13B6" w14:paraId="12BFD7A3" w14:textId="77777777" w:rsidTr="00A650FA">
        <w:tc>
          <w:tcPr>
            <w:tcW w:w="450" w:type="pct"/>
          </w:tcPr>
          <w:p w14:paraId="067956B5" w14:textId="77777777" w:rsidR="00AF13B6" w:rsidRDefault="00AF13B6" w:rsidP="00A650FA">
            <w:pPr>
              <w:pStyle w:val="TableText"/>
            </w:pPr>
            <w:r w:rsidRPr="00BA1179">
              <w:t>G4</w:t>
            </w:r>
          </w:p>
        </w:tc>
        <w:tc>
          <w:tcPr>
            <w:tcW w:w="2250" w:type="pct"/>
          </w:tcPr>
          <w:p w14:paraId="7800125A" w14:textId="77777777" w:rsidR="00AF13B6" w:rsidRDefault="00AF13B6" w:rsidP="00A650FA">
            <w:pPr>
              <w:pStyle w:val="TableText"/>
            </w:pPr>
            <w:r w:rsidRPr="00BA1179">
              <w:t xml:space="preserve">suppression_feasibility VH </w:t>
            </w:r>
            <w:r w:rsidRPr="00BA1179">
              <w:rPr>
                <w:rFonts w:ascii="Cambria Math" w:hAnsi="Cambria Math" w:cs="Cambria Math"/>
              </w:rPr>
              <w:t>∧</w:t>
            </w:r>
            <w:r w:rsidRPr="00BA1179">
              <w:t xml:space="preserve"> intervention_urgency VH </w:t>
            </w:r>
            <w:r w:rsidRPr="00BA1179">
              <w:rPr>
                <w:rFonts w:ascii="Cambria Math" w:hAnsi="Cambria Math" w:cs="Cambria Math"/>
              </w:rPr>
              <w:t>∧</w:t>
            </w:r>
            <w:r w:rsidRPr="00BA1179">
              <w:t xml:space="preserve"> fire_threat_level M</w:t>
            </w:r>
          </w:p>
        </w:tc>
        <w:tc>
          <w:tcPr>
            <w:tcW w:w="2300" w:type="pct"/>
          </w:tcPr>
          <w:p w14:paraId="35CCF42B" w14:textId="77777777" w:rsidR="00AF13B6" w:rsidRDefault="00AF13B6" w:rsidP="00A650FA">
            <w:pPr>
              <w:pStyle w:val="TableText"/>
            </w:pPr>
            <w:r w:rsidRPr="00BA1179">
              <w:t>downwind_backburn 0.9; retardant_drop 0.8; asset_protection 0.6</w:t>
            </w:r>
          </w:p>
        </w:tc>
      </w:tr>
      <w:tr w:rsidR="00AF13B6" w14:paraId="2653C0B2" w14:textId="77777777" w:rsidTr="00A650FA">
        <w:tc>
          <w:tcPr>
            <w:tcW w:w="450" w:type="pct"/>
          </w:tcPr>
          <w:p w14:paraId="64C03CAA" w14:textId="77777777" w:rsidR="00AF13B6" w:rsidRDefault="00AF13B6" w:rsidP="00A650FA">
            <w:pPr>
              <w:pStyle w:val="TableText"/>
            </w:pPr>
            <w:r w:rsidRPr="00BA1179">
              <w:t>G</w:t>
            </w:r>
            <w:r>
              <w:t>6</w:t>
            </w:r>
          </w:p>
        </w:tc>
        <w:tc>
          <w:tcPr>
            <w:tcW w:w="2250" w:type="pct"/>
          </w:tcPr>
          <w:p w14:paraId="3DE4254B" w14:textId="77777777" w:rsidR="00AF13B6" w:rsidRDefault="00AF13B6" w:rsidP="00A650FA">
            <w:pPr>
              <w:pStyle w:val="TableText"/>
            </w:pPr>
            <w:r w:rsidRPr="00BA1179">
              <w:t xml:space="preserve">fire_threat_level ≥ H </w:t>
            </w:r>
            <w:r w:rsidRPr="00BA1179">
              <w:rPr>
                <w:rFonts w:ascii="Cambria Math" w:hAnsi="Cambria Math" w:cs="Cambria Math"/>
              </w:rPr>
              <w:t>∧</w:t>
            </w:r>
            <w:r w:rsidRPr="00BA1179">
              <w:t xml:space="preserve"> suppression_feasibility VH</w:t>
            </w:r>
          </w:p>
        </w:tc>
        <w:tc>
          <w:tcPr>
            <w:tcW w:w="2300" w:type="pct"/>
          </w:tcPr>
          <w:p w14:paraId="7477786C" w14:textId="77777777" w:rsidR="00AF13B6" w:rsidRDefault="00AF13B6" w:rsidP="00A650FA">
            <w:pPr>
              <w:pStyle w:val="TableText"/>
            </w:pPr>
            <w:r w:rsidRPr="00BA1179">
              <w:t>head_knockdown 0.95; resource_deployment 0.8</w:t>
            </w:r>
          </w:p>
        </w:tc>
      </w:tr>
      <w:tr w:rsidR="00AF13B6" w14:paraId="74B8CA33" w14:textId="77777777" w:rsidTr="00A650FA">
        <w:tc>
          <w:tcPr>
            <w:tcW w:w="450" w:type="pct"/>
          </w:tcPr>
          <w:p w14:paraId="76143112" w14:textId="77777777" w:rsidR="00AF13B6" w:rsidRDefault="00AF13B6" w:rsidP="00A650FA">
            <w:pPr>
              <w:pStyle w:val="TableText"/>
            </w:pPr>
            <w:r w:rsidRPr="00BA1179">
              <w:t>G</w:t>
            </w:r>
            <w:r>
              <w:t>7</w:t>
            </w:r>
          </w:p>
        </w:tc>
        <w:tc>
          <w:tcPr>
            <w:tcW w:w="2250" w:type="pct"/>
          </w:tcPr>
          <w:p w14:paraId="7FAB7985" w14:textId="77777777" w:rsidR="00AF13B6" w:rsidRDefault="00AF13B6" w:rsidP="00A650FA">
            <w:pPr>
              <w:pStyle w:val="TableText"/>
            </w:pPr>
            <w:r w:rsidRPr="00BA1179">
              <w:t xml:space="preserve">suppression_feasibility VH </w:t>
            </w:r>
            <w:r w:rsidRPr="00BA1179">
              <w:rPr>
                <w:rFonts w:ascii="Cambria Math" w:hAnsi="Cambria Math" w:cs="Cambria Math"/>
              </w:rPr>
              <w:t>∧</w:t>
            </w:r>
            <w:r w:rsidRPr="00BA1179">
              <w:t xml:space="preserve"> fire_threat_level ≥ H </w:t>
            </w:r>
            <w:r w:rsidRPr="00BA1179">
              <w:rPr>
                <w:rFonts w:ascii="Cambria Math" w:hAnsi="Cambria Math" w:cs="Cambria Math"/>
              </w:rPr>
              <w:t>∧</w:t>
            </w:r>
            <w:r w:rsidRPr="00BA1179">
              <w:t xml:space="preserve"> evacuation_pressure VH</w:t>
            </w:r>
          </w:p>
        </w:tc>
        <w:tc>
          <w:tcPr>
            <w:tcW w:w="2300" w:type="pct"/>
          </w:tcPr>
          <w:p w14:paraId="7061D86D" w14:textId="77777777" w:rsidR="00AF13B6" w:rsidRDefault="00AF13B6" w:rsidP="00A650FA">
            <w:pPr>
              <w:pStyle w:val="TableText"/>
            </w:pPr>
            <w:r w:rsidRPr="00BA1179">
              <w:t>wet_containment_line 0.9; resource_deployment 0.8</w:t>
            </w:r>
          </w:p>
        </w:tc>
      </w:tr>
      <w:tr w:rsidR="00AF13B6" w14:paraId="518F0650" w14:textId="77777777" w:rsidTr="00A650FA">
        <w:tc>
          <w:tcPr>
            <w:tcW w:w="450" w:type="pct"/>
          </w:tcPr>
          <w:p w14:paraId="7032096D" w14:textId="77777777" w:rsidR="00AF13B6" w:rsidRDefault="00AF13B6" w:rsidP="00A650FA">
            <w:pPr>
              <w:pStyle w:val="TableText"/>
            </w:pPr>
            <w:r w:rsidRPr="00BA1179">
              <w:t>G</w:t>
            </w:r>
            <w:r>
              <w:t>8</w:t>
            </w:r>
          </w:p>
        </w:tc>
        <w:tc>
          <w:tcPr>
            <w:tcW w:w="2250" w:type="pct"/>
          </w:tcPr>
          <w:p w14:paraId="4AA08106" w14:textId="77777777" w:rsidR="00AF13B6" w:rsidRDefault="00AF13B6" w:rsidP="00A650FA">
            <w:pPr>
              <w:pStyle w:val="TableText"/>
            </w:pPr>
            <w:r w:rsidRPr="00BA1179">
              <w:t xml:space="preserve">suppression_feasibility VH </w:t>
            </w:r>
            <w:r w:rsidRPr="00BA1179">
              <w:rPr>
                <w:rFonts w:ascii="Cambria Math" w:hAnsi="Cambria Math" w:cs="Cambria Math"/>
              </w:rPr>
              <w:t>∧</w:t>
            </w:r>
            <w:r w:rsidRPr="00BA1179">
              <w:t xml:space="preserve"> fire_threat_level H</w:t>
            </w:r>
          </w:p>
        </w:tc>
        <w:tc>
          <w:tcPr>
            <w:tcW w:w="2300" w:type="pct"/>
          </w:tcPr>
          <w:p w14:paraId="0A82A8B6" w14:textId="77777777" w:rsidR="00AF13B6" w:rsidRDefault="00AF13B6" w:rsidP="00A650FA">
            <w:pPr>
              <w:pStyle w:val="TableText"/>
            </w:pPr>
            <w:r w:rsidRPr="00BA1179">
              <w:t>counterfire_strip 0.9; resource_deployment 0.8</w:t>
            </w:r>
          </w:p>
        </w:tc>
      </w:tr>
      <w:tr w:rsidR="00AF13B6" w14:paraId="204DC40A" w14:textId="77777777" w:rsidTr="00A650FA">
        <w:tc>
          <w:tcPr>
            <w:tcW w:w="450" w:type="pct"/>
          </w:tcPr>
          <w:p w14:paraId="76F20DBD" w14:textId="77777777" w:rsidR="00AF13B6" w:rsidRDefault="00AF13B6" w:rsidP="00A650FA">
            <w:pPr>
              <w:pStyle w:val="TableText"/>
            </w:pPr>
            <w:r w:rsidRPr="00BA1179">
              <w:t>G1</w:t>
            </w:r>
            <w:r>
              <w:t>4</w:t>
            </w:r>
          </w:p>
        </w:tc>
        <w:tc>
          <w:tcPr>
            <w:tcW w:w="2250" w:type="pct"/>
          </w:tcPr>
          <w:p w14:paraId="3F061454" w14:textId="77777777" w:rsidR="00AF13B6" w:rsidRDefault="00AF13B6" w:rsidP="00A650FA">
            <w:pPr>
              <w:pStyle w:val="TableText"/>
            </w:pPr>
            <w:r w:rsidRPr="00BA1179">
              <w:t xml:space="preserve">interface_exposure VH </w:t>
            </w:r>
            <w:r w:rsidRPr="00BA1179">
              <w:rPr>
                <w:rFonts w:ascii="Cambria Math" w:hAnsi="Cambria Math" w:cs="Cambria Math"/>
              </w:rPr>
              <w:t>∧</w:t>
            </w:r>
            <w:r w:rsidRPr="00BA1179">
              <w:t xml:space="preserve"> suppression_feasibility VH</w:t>
            </w:r>
          </w:p>
        </w:tc>
        <w:tc>
          <w:tcPr>
            <w:tcW w:w="2300" w:type="pct"/>
          </w:tcPr>
          <w:p w14:paraId="6746C057" w14:textId="77777777" w:rsidR="00AF13B6" w:rsidRDefault="00AF13B6" w:rsidP="00A650FA">
            <w:pPr>
              <w:pStyle w:val="TableText"/>
            </w:pPr>
            <w:r w:rsidRPr="00BA1179">
              <w:t>asset_protection 0.9; containment_line 0.8; resource_deployment 0.7</w:t>
            </w:r>
          </w:p>
        </w:tc>
      </w:tr>
    </w:tbl>
    <w:p w14:paraId="27A4BA70" w14:textId="34582922" w:rsidR="004A78AD" w:rsidRDefault="004A78AD" w:rsidP="00C604BA">
      <w:pPr>
        <w:pStyle w:val="ParText"/>
      </w:pPr>
    </w:p>
    <w:p w14:paraId="2D376C8A" w14:textId="597CA802" w:rsidR="007850E3" w:rsidRDefault="004A78AD" w:rsidP="004A78AD">
      <w:pPr>
        <w:pStyle w:val="ParText"/>
      </w:pPr>
      <w:r>
        <w:fldChar w:fldCharType="begin"/>
      </w:r>
      <w:r>
        <w:instrText xml:space="preserve"> REF _Ref_fig9 \h </w:instrText>
      </w:r>
      <w:r>
        <w:fldChar w:fldCharType="separate"/>
      </w:r>
      <w:r w:rsidR="008B09EB" w:rsidRPr="00BA1179">
        <w:t xml:space="preserve">Figure </w:t>
      </w:r>
      <w:r w:rsidR="008B09EB">
        <w:rPr>
          <w:noProof/>
        </w:rPr>
        <w:t>5</w:t>
      </w:r>
      <w:r w:rsidR="008B09EB" w:rsidRPr="00BA1179">
        <w:t>.</w:t>
      </w:r>
      <w:r w:rsidR="008B09EB">
        <w:rPr>
          <w:noProof/>
        </w:rPr>
        <w:t>12</w:t>
      </w:r>
      <w:r>
        <w:fldChar w:fldCharType="end"/>
      </w:r>
      <w:r>
        <w:t xml:space="preserve"> </w:t>
      </w:r>
      <w:r w:rsidR="007850E3" w:rsidRPr="007850E3">
        <w:t xml:space="preserve">depicts one recorded incident from ignition to containment. The upper panel shows the cumulative burned area, which rises and then flattens as the fire is held, together with the count of actively burning cells, which peaks near the middle of the incident and is then driven back down to near zero. The lower panel marks the adaptation events by stage, with accepted trials as triangles and rejected trials as </w:t>
      </w:r>
      <w:r w:rsidR="007850E3" w:rsidRPr="007850E3">
        <w:lastRenderedPageBreak/>
        <w:t xml:space="preserve">crosses. The accepted trials cluster in the early minutes, before the active front collapses, while later proposals are mostly rejected because little is left to improve. </w:t>
      </w:r>
    </w:p>
    <w:p w14:paraId="72883231" w14:textId="77777777" w:rsidR="00D36541" w:rsidRDefault="00D36541" w:rsidP="00D36541">
      <w:pPr>
        <w:pStyle w:val="ParText"/>
        <w:jc w:val="center"/>
      </w:pPr>
      <w:r>
        <w:rPr>
          <w:noProof/>
        </w:rPr>
        <w:drawing>
          <wp:inline distT="0" distB="0" distL="0" distR="0" wp14:anchorId="589D451A" wp14:editId="3BE36A7C">
            <wp:extent cx="5129738" cy="2370667"/>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mageCF65.png"/>
                    <pic:cNvPicPr/>
                  </pic:nvPicPr>
                  <pic:blipFill rotWithShape="1">
                    <a:blip r:embed="rId62"/>
                    <a:srcRect l="6072" r="3480"/>
                    <a:stretch>
                      <a:fillRect/>
                    </a:stretch>
                  </pic:blipFill>
                  <pic:spPr bwMode="auto">
                    <a:xfrm>
                      <a:off x="0" y="0"/>
                      <a:ext cx="5137258" cy="2374142"/>
                    </a:xfrm>
                    <a:prstGeom prst="rect">
                      <a:avLst/>
                    </a:prstGeom>
                    <a:ln>
                      <a:noFill/>
                    </a:ln>
                    <a:extLst>
                      <a:ext uri="{53640926-AAD7-44D8-BBD7-CCE9431645EC}">
                        <a14:shadowObscured xmlns:a14="http://schemas.microsoft.com/office/drawing/2010/main"/>
                      </a:ext>
                    </a:extLst>
                  </pic:spPr>
                </pic:pic>
              </a:graphicData>
            </a:graphic>
          </wp:inline>
        </w:drawing>
      </w:r>
    </w:p>
    <w:p w14:paraId="6DFA77E3" w14:textId="16C45974" w:rsidR="00D36541" w:rsidRDefault="00D36541" w:rsidP="00D36541">
      <w:pPr>
        <w:pStyle w:val="Caption"/>
      </w:pPr>
      <w:bookmarkStart w:id="373" w:name="_Ref_fig9"/>
      <w:bookmarkStart w:id="374" w:name="_RefF54RUN"/>
      <w:bookmarkStart w:id="375" w:name="_Toc236342263"/>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12</w:t>
      </w:r>
      <w:r w:rsidR="00AF4F14">
        <w:fldChar w:fldCharType="end"/>
      </w:r>
      <w:bookmarkEnd w:id="373"/>
      <w:r w:rsidR="00A0062C">
        <w:t xml:space="preserve"> </w:t>
      </w:r>
      <w:r>
        <w:t>One recorded incident from ignition to containment</w:t>
      </w:r>
      <w:bookmarkEnd w:id="374"/>
      <w:bookmarkEnd w:id="375"/>
    </w:p>
    <w:p w14:paraId="5A1B021C" w14:textId="77777777" w:rsidR="002408F0" w:rsidRDefault="00000000">
      <w:pPr>
        <w:pStyle w:val="Heading2"/>
      </w:pPr>
      <w:bookmarkStart w:id="376" w:name="_Toc236342184"/>
      <w:r w:rsidRPr="00BA1179">
        <w:t>Sensitivity Analysis</w:t>
      </w:r>
      <w:bookmarkEnd w:id="376"/>
    </w:p>
    <w:p w14:paraId="09899A24" w14:textId="588CE586" w:rsidR="00F453A0" w:rsidRDefault="00F453A0" w:rsidP="00913890">
      <w:pPr>
        <w:pStyle w:val="ParText"/>
      </w:pPr>
      <w:r w:rsidRPr="00F453A0">
        <w:t>This section reports how sensitive the decision layer is to its own settings and to the situation in which it is placed. The method is one at a time one</w:t>
      </w:r>
      <w:r w:rsidR="009E66D1">
        <w:t>,</w:t>
      </w:r>
      <w:r w:rsidRPr="00F453A0">
        <w:t xml:space="preserve"> parameter is varied across its range while the others hold their base value, and the physical decision cost is recorded</w:t>
      </w:r>
      <w:r w:rsidRPr="00F453A0">
        <w:t xml:space="preserve"> </w:t>
      </w:r>
      <w:sdt>
        <w:sdtPr>
          <w:id w:val="-322592416"/>
          <w:citation/>
        </w:sdtPr>
        <w:sdtContent>
          <w:r>
            <w:fldChar w:fldCharType="begin"/>
          </w:r>
          <w:r>
            <w:instrText xml:space="preserve"> CITATION Morris1991 \l 1033  \m Saltelli2008</w:instrText>
          </w:r>
          <w:r>
            <w:fldChar w:fldCharType="separate"/>
          </w:r>
          <w:r w:rsidR="008B09EB">
            <w:rPr>
              <w:noProof/>
            </w:rPr>
            <w:t>(Morris, 1991; Saltelli, et al., 2008)</w:t>
          </w:r>
          <w:r>
            <w:fldChar w:fldCharType="end"/>
          </w:r>
        </w:sdtContent>
      </w:sdt>
      <w:r w:rsidRPr="00F453A0">
        <w:t>.</w:t>
      </w:r>
      <w:r w:rsidR="009E66D1">
        <w:t xml:space="preserve"> </w:t>
      </w:r>
    </w:p>
    <w:p w14:paraId="729DFA6E" w14:textId="7DBD08C3" w:rsidR="00F453A0" w:rsidRPr="00F453A0" w:rsidRDefault="00F453A0" w:rsidP="00913890">
      <w:pPr>
        <w:pStyle w:val="ParText"/>
      </w:pPr>
      <w:r w:rsidRPr="00F453A0">
        <w:t xml:space="preserve">Every setting is repeated over independent worlds and the figures show the mean with its 95 per cent interval, because a single world cannot separate the effect of a parameter from the noise of the map. </w:t>
      </w:r>
      <w:commentRangeStart w:id="377"/>
      <w:r w:rsidRPr="00F453A0">
        <w:t xml:space="preserve">The sweeps use </w:t>
      </w:r>
      <w:r w:rsidR="00C96BB4">
        <w:t>3</w:t>
      </w:r>
      <w:r w:rsidRPr="00F453A0">
        <w:t xml:space="preserve"> worlds and the calibration grid </w:t>
      </w:r>
      <w:r w:rsidR="00C96BB4">
        <w:t>5</w:t>
      </w:r>
      <w:r w:rsidRPr="00F453A0">
        <w:t xml:space="preserve">, since the grid is what justifies every sweep that follows. </w:t>
      </w:r>
      <w:commentRangeEnd w:id="377"/>
      <w:r w:rsidR="00C96BB4" w:rsidRPr="00F453A0">
        <w:rPr>
          <w:rStyle w:val="CommentReference"/>
          <w:sz w:val="24"/>
          <w:szCs w:val="22"/>
        </w:rPr>
        <w:commentReference w:id="377"/>
      </w:r>
      <w:r w:rsidRPr="00F453A0">
        <w:t xml:space="preserve">The study comprises 354 runs, of which 25 are free burn references. </w:t>
      </w:r>
    </w:p>
    <w:p w14:paraId="0AC11197" w14:textId="04513D0A" w:rsidR="00F453A0" w:rsidRDefault="00F453A0" w:rsidP="00913890">
      <w:pPr>
        <w:pStyle w:val="ParText"/>
      </w:pPr>
      <w:r w:rsidRPr="00F453A0">
        <w:t xml:space="preserve">A sweep can only show what its operating point allows. Where the fire is held under every setting, or lost under every setting, no parameter can move the result, and the study would report a robustness that belongs to the situation rather than to the system. The study therefore begins by locating an operating point at which the decision layer </w:t>
      </w:r>
      <w:r w:rsidRPr="00F453A0">
        <w:lastRenderedPageBreak/>
        <w:t xml:space="preserve">is neither winning nor losing outright. </w:t>
      </w:r>
      <w:r>
        <w:fldChar w:fldCharType="begin"/>
      </w:r>
      <w:r>
        <w:instrText xml:space="preserve"> REF _RefTsens \h </w:instrText>
      </w:r>
      <w:r>
        <w:fldChar w:fldCharType="separate"/>
      </w:r>
      <w:r w:rsidR="008B09EB">
        <w:t xml:space="preserve">Table </w:t>
      </w:r>
      <w:r w:rsidR="008B09EB">
        <w:rPr>
          <w:noProof/>
        </w:rPr>
        <w:t>5</w:t>
      </w:r>
      <w:r w:rsidR="008B09EB">
        <w:t>.</w:t>
      </w:r>
      <w:r w:rsidR="008B09EB">
        <w:rPr>
          <w:noProof/>
        </w:rPr>
        <w:t>12</w:t>
      </w:r>
      <w:r>
        <w:fldChar w:fldCharType="end"/>
      </w:r>
      <w:r w:rsidRPr="00F453A0">
        <w:t xml:space="preserve"> lists the parameters, their base values and their ranges.</w:t>
      </w:r>
    </w:p>
    <w:p w14:paraId="0A6CED28" w14:textId="717537FF" w:rsidR="00BA7BD6" w:rsidRDefault="00BA7BD6" w:rsidP="00BA7BD6">
      <w:pPr>
        <w:pStyle w:val="Caption"/>
      </w:pPr>
      <w:bookmarkStart w:id="378" w:name="_RefTsens"/>
      <w:bookmarkStart w:id="379" w:name="_Toc236342227"/>
      <w:r>
        <w:t xml:space="preserve">Table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Table \* ARABIC \s 1 </w:instrText>
      </w:r>
      <w:r>
        <w:fldChar w:fldCharType="separate"/>
      </w:r>
      <w:r w:rsidR="008B09EB">
        <w:rPr>
          <w:noProof/>
        </w:rPr>
        <w:t>12</w:t>
      </w:r>
      <w:r>
        <w:fldChar w:fldCharType="end"/>
      </w:r>
      <w:bookmarkEnd w:id="378"/>
      <w:r>
        <w:t xml:space="preserve"> Sensitivity design: parameters, base values and ranges</w:t>
      </w:r>
      <w:bookmarkEnd w:id="379"/>
    </w:p>
    <w:tbl>
      <w:tblPr>
        <w:tblStyle w:val="GridTable1Light"/>
        <w:tblW w:w="5000" w:type="pct"/>
        <w:tblLook w:val="04A0" w:firstRow="1" w:lastRow="0" w:firstColumn="1" w:lastColumn="0" w:noHBand="0" w:noVBand="1"/>
      </w:tblPr>
      <w:tblGrid>
        <w:gridCol w:w="1604"/>
        <w:gridCol w:w="696"/>
        <w:gridCol w:w="897"/>
        <w:gridCol w:w="4840"/>
      </w:tblGrid>
      <w:tr w:rsidR="00F83A40" w14:paraId="3B51B137" w14:textId="3FA4748B" w:rsidTr="000F2E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pct"/>
            <w:vAlign w:val="center"/>
          </w:tcPr>
          <w:p w14:paraId="638A07F0" w14:textId="3E196006" w:rsidR="00F83A40" w:rsidRDefault="00F83A40" w:rsidP="00F453A0">
            <w:pPr>
              <w:pStyle w:val="TableText"/>
              <w:spacing w:line="276" w:lineRule="auto"/>
              <w:jc w:val="left"/>
            </w:pPr>
            <w:r>
              <w:t>Parameter</w:t>
            </w:r>
          </w:p>
        </w:tc>
        <w:tc>
          <w:tcPr>
            <w:tcW w:w="431" w:type="pct"/>
            <w:vAlign w:val="center"/>
          </w:tcPr>
          <w:p w14:paraId="415F5EE0" w14:textId="77777777" w:rsidR="00F83A40" w:rsidRDefault="00F83A40" w:rsidP="00F453A0">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t>Base</w:t>
            </w:r>
          </w:p>
        </w:tc>
        <w:tc>
          <w:tcPr>
            <w:tcW w:w="562" w:type="pct"/>
            <w:vAlign w:val="center"/>
          </w:tcPr>
          <w:p w14:paraId="02C7854E" w14:textId="77777777" w:rsidR="00F83A40" w:rsidRDefault="00F83A40" w:rsidP="00F453A0">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t>Range</w:t>
            </w:r>
          </w:p>
        </w:tc>
        <w:tc>
          <w:tcPr>
            <w:tcW w:w="3014" w:type="pct"/>
            <w:vAlign w:val="center"/>
          </w:tcPr>
          <w:p w14:paraId="2317DBC8" w14:textId="6AD55F90" w:rsidR="00F83A40" w:rsidRDefault="00F83A40" w:rsidP="00F453A0">
            <w:pPr>
              <w:pStyle w:val="TableText"/>
              <w:spacing w:line="276" w:lineRule="auto"/>
              <w:jc w:val="left"/>
              <w:cnfStyle w:val="100000000000" w:firstRow="1" w:lastRow="0" w:firstColumn="0" w:lastColumn="0" w:oddVBand="0" w:evenVBand="0" w:oddHBand="0" w:evenHBand="0" w:firstRowFirstColumn="0" w:firstRowLastColumn="0" w:lastRowFirstColumn="0" w:lastRowLastColumn="0"/>
              <w:rPr>
                <w:b w:val="0"/>
              </w:rPr>
            </w:pPr>
            <w:r>
              <w:rPr>
                <w:b w:val="0"/>
              </w:rPr>
              <w:t>Definition</w:t>
            </w:r>
          </w:p>
        </w:tc>
      </w:tr>
      <w:tr w:rsidR="00F83A40" w14:paraId="5F80BC4F" w14:textId="65573A15"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5755071" w14:textId="7DD13F81" w:rsidR="00F83A40" w:rsidRDefault="00F83A40" w:rsidP="00F453A0">
            <w:pPr>
              <w:spacing w:before="80" w:after="80" w:line="276" w:lineRule="auto"/>
              <w:jc w:val="left"/>
            </w:pPr>
            <w:r>
              <w:t>Simultaneous ignitions</w:t>
            </w:r>
          </w:p>
        </w:tc>
        <w:tc>
          <w:tcPr>
            <w:tcW w:w="431" w:type="pct"/>
            <w:vAlign w:val="center"/>
          </w:tcPr>
          <w:p w14:paraId="009BB23B"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4</w:t>
            </w:r>
          </w:p>
        </w:tc>
        <w:tc>
          <w:tcPr>
            <w:tcW w:w="562" w:type="pct"/>
            <w:vAlign w:val="center"/>
          </w:tcPr>
          <w:p w14:paraId="7011373B"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1-12</w:t>
            </w:r>
          </w:p>
        </w:tc>
        <w:tc>
          <w:tcPr>
            <w:tcW w:w="3014" w:type="pct"/>
            <w:vAlign w:val="center"/>
          </w:tcPr>
          <w:p w14:paraId="5E5C1AD5" w14:textId="08662238"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Number of fires started at step 0, placed on the least reachable burnable cells. Sets the fire load.</w:t>
            </w:r>
          </w:p>
        </w:tc>
      </w:tr>
      <w:tr w:rsidR="00F83A40" w14:paraId="2C712DFC" w14:textId="0E7E4A1A"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67DF8E64" w14:textId="0EF7B206" w:rsidR="00F83A40" w:rsidRDefault="00F83A40" w:rsidP="00F453A0">
            <w:pPr>
              <w:spacing w:before="80" w:after="80" w:line="276" w:lineRule="auto"/>
              <w:jc w:val="left"/>
            </w:pPr>
            <w:r>
              <w:t>Resource level</w:t>
            </w:r>
          </w:p>
        </w:tc>
        <w:tc>
          <w:tcPr>
            <w:tcW w:w="431" w:type="pct"/>
            <w:vAlign w:val="center"/>
          </w:tcPr>
          <w:p w14:paraId="0666716A"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0.25</w:t>
            </w:r>
          </w:p>
        </w:tc>
        <w:tc>
          <w:tcPr>
            <w:tcW w:w="562" w:type="pct"/>
            <w:vAlign w:val="center"/>
          </w:tcPr>
          <w:p w14:paraId="2319B63E" w14:textId="61CBBABE"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0.10</w:t>
            </w:r>
            <w:r w:rsidR="00164978">
              <w:t xml:space="preserve"> </w:t>
            </w:r>
            <w:r>
              <w:t>-</w:t>
            </w:r>
            <w:r w:rsidR="00164978">
              <w:t xml:space="preserve"> </w:t>
            </w:r>
            <w:r>
              <w:t>1.00</w:t>
            </w:r>
          </w:p>
        </w:tc>
        <w:tc>
          <w:tcPr>
            <w:tcW w:w="3014" w:type="pct"/>
            <w:vAlign w:val="center"/>
          </w:tcPr>
          <w:p w14:paraId="1DED906E" w14:textId="5EBABBC1"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Scale on the availability of the pool the planner suggests for this map. It binds as a total budget across the regions.</w:t>
            </w:r>
          </w:p>
        </w:tc>
      </w:tr>
      <w:tr w:rsidR="00F83A40" w14:paraId="7A81B18D" w14:textId="3DCA7C4A"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252CEA3" w14:textId="7AEB7424" w:rsidR="00F83A40" w:rsidRDefault="00F83A40" w:rsidP="00F453A0">
            <w:pPr>
              <w:spacing w:before="80" w:after="80" w:line="276" w:lineRule="auto"/>
              <w:jc w:val="left"/>
            </w:pPr>
            <w:r>
              <w:t>Observation assets</w:t>
            </w:r>
          </w:p>
        </w:tc>
        <w:tc>
          <w:tcPr>
            <w:tcW w:w="431" w:type="pct"/>
            <w:vAlign w:val="center"/>
          </w:tcPr>
          <w:p w14:paraId="3DCDF844" w14:textId="49EA16C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 xml:space="preserve">full </w:t>
            </w:r>
          </w:p>
        </w:tc>
        <w:tc>
          <w:tcPr>
            <w:tcW w:w="562" w:type="pct"/>
            <w:vAlign w:val="center"/>
          </w:tcPr>
          <w:p w14:paraId="21BA1343"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1-9</w:t>
            </w:r>
          </w:p>
        </w:tc>
        <w:tc>
          <w:tcPr>
            <w:tcW w:w="3014" w:type="pct"/>
            <w:vAlign w:val="center"/>
          </w:tcPr>
          <w:p w14:paraId="1C0F02CB" w14:textId="513F1BAD"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Number of sensing assets kept from the proposed network, in decreasing order of the coverage each adds. Limits what the system sees, not what it can do.</w:t>
            </w:r>
          </w:p>
        </w:tc>
      </w:tr>
      <w:tr w:rsidR="00F83A40" w14:paraId="27617497" w14:textId="06EAEC68"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3FE9363" w14:textId="6D69FE9D" w:rsidR="00F83A40" w:rsidRPr="00F83A40" w:rsidRDefault="00F83A40" w:rsidP="00F453A0">
            <w:pPr>
              <w:spacing w:before="80" w:after="80" w:line="276" w:lineRule="auto"/>
              <w:jc w:val="left"/>
              <w:rPr>
                <w:rFonts w:eastAsiaTheme="minorEastAsia"/>
              </w:rPr>
            </w:pPr>
            <w:r w:rsidRPr="00F83A40">
              <w:rPr>
                <w:rFonts w:eastAsiaTheme="minorEastAsia"/>
              </w:rPr>
              <w:t>Local regions (</w:t>
            </w:r>
            <w:r w:rsidRPr="00F83A40">
              <w:rPr>
                <w:rFonts w:ascii="Cambria Math" w:eastAsiaTheme="minorEastAsia" w:hAnsi="Cambria Math" w:cs="Cambria Math"/>
              </w:rPr>
              <w:t>𝑁</w:t>
            </w:r>
            <w:r w:rsidRPr="00F83A40">
              <w:rPr>
                <w:rFonts w:eastAsiaTheme="minorEastAsia"/>
              </w:rPr>
              <w:t>)</w:t>
            </w:r>
          </w:p>
        </w:tc>
        <w:tc>
          <w:tcPr>
            <w:tcW w:w="431" w:type="pct"/>
            <w:vAlign w:val="center"/>
          </w:tcPr>
          <w:p w14:paraId="5868FE27"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4</w:t>
            </w:r>
          </w:p>
        </w:tc>
        <w:tc>
          <w:tcPr>
            <w:tcW w:w="562" w:type="pct"/>
            <w:vAlign w:val="center"/>
          </w:tcPr>
          <w:p w14:paraId="4EEAF90E"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1-8</w:t>
            </w:r>
          </w:p>
        </w:tc>
        <w:tc>
          <w:tcPr>
            <w:tcW w:w="3014" w:type="pct"/>
            <w:vAlign w:val="center"/>
          </w:tcPr>
          <w:p w14:paraId="7D7C1045" w14:textId="249D01D4"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Number of sub areas the grid is partitioned into. Each is evaluated on its own and competes for the shared pool.</w:t>
            </w:r>
          </w:p>
        </w:tc>
      </w:tr>
      <w:tr w:rsidR="00F83A40" w14:paraId="7673629A" w14:textId="1B8913A4"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2258067B" w14:textId="07A3203D" w:rsidR="00F83A40" w:rsidRDefault="00F83A40" w:rsidP="00F453A0">
            <w:pPr>
              <w:spacing w:before="80" w:after="80" w:line="276" w:lineRule="auto"/>
              <w:jc w:val="left"/>
            </w:pPr>
            <w:r>
              <w:t>Satisficing bound (</w:t>
            </w:r>
            <m:oMath>
              <m:sSub>
                <m:sSubPr>
                  <m:ctrlPr>
                    <w:rPr>
                      <w:rFonts w:ascii="Cambria Math" w:hAnsi="Cambria Math"/>
                      <w:i/>
                    </w:rPr>
                  </m:ctrlPr>
                </m:sSubPr>
                <m:e>
                  <m:r>
                    <m:rPr>
                      <m:sty m:val="bi"/>
                    </m:rPr>
                    <w:rPr>
                      <w:rFonts w:ascii="Cambria Math" w:hAnsi="Cambria Math"/>
                    </w:rPr>
                    <m:t>J</m:t>
                  </m:r>
                </m:e>
                <m:sub>
                  <m:r>
                    <m:rPr>
                      <m:sty m:val="bi"/>
                    </m:rPr>
                    <w:rPr>
                      <w:rFonts w:ascii="Cambria Math" w:hAnsi="Cambria Math"/>
                    </w:rPr>
                    <m:t>TH</m:t>
                  </m:r>
                </m:sub>
              </m:sSub>
              <m:r>
                <m:rPr>
                  <m:sty m:val="bi"/>
                </m:rPr>
                <w:rPr>
                  <w:rFonts w:ascii="Cambria Math" w:hAnsi="Cambria Math"/>
                </w:rPr>
                <m:t>)</m:t>
              </m:r>
            </m:oMath>
          </w:p>
        </w:tc>
        <w:tc>
          <w:tcPr>
            <w:tcW w:w="431" w:type="pct"/>
            <w:vAlign w:val="center"/>
          </w:tcPr>
          <w:p w14:paraId="25FD5D80"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0.35</w:t>
            </w:r>
          </w:p>
        </w:tc>
        <w:tc>
          <w:tcPr>
            <w:tcW w:w="562" w:type="pct"/>
            <w:vAlign w:val="center"/>
          </w:tcPr>
          <w:p w14:paraId="03F8AF8D" w14:textId="741F946B"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0.15-0.60</w:t>
            </w:r>
          </w:p>
        </w:tc>
        <w:tc>
          <w:tcPr>
            <w:tcW w:w="3014" w:type="pct"/>
            <w:vAlign w:val="center"/>
          </w:tcPr>
          <w:p w14:paraId="74C335B2" w14:textId="454F4103"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 xml:space="preserve">Cost at which the orders in force are accepted. The effective bound is </w:t>
            </w:r>
            <m:oMath>
              <m:r>
                <w:rPr>
                  <w:rFonts w:ascii="Cambria Math" w:hAnsi="Cambria Math"/>
                </w:rPr>
                <m:t>min(</m:t>
              </m:r>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0.95 </m:t>
              </m:r>
              <m:sSub>
                <m:sSubPr>
                  <m:ctrlPr>
                    <w:rPr>
                      <w:rFonts w:ascii="Cambria Math" w:hAnsi="Cambria Math"/>
                      <w:i/>
                    </w:rPr>
                  </m:ctrlPr>
                </m:sSubPr>
                <m:e>
                  <m:r>
                    <w:rPr>
                      <w:rFonts w:ascii="Cambria Math" w:hAnsi="Cambria Math"/>
                    </w:rPr>
                    <m:t>J</m:t>
                  </m:r>
                </m:e>
                <m:sub>
                  <m:r>
                    <w:rPr>
                      <w:rFonts w:ascii="Cambria Math" w:hAnsi="Cambria Math"/>
                    </w:rPr>
                    <m:t>0</m:t>
                  </m:r>
                </m:sub>
              </m:sSub>
              <m:r>
                <w:rPr>
                  <w:rFonts w:ascii="Cambria Math" w:hAnsi="Cambria Math"/>
                </w:rPr>
                <m:t>)</m:t>
              </m:r>
            </m:oMath>
            <w:r w:rsidRPr="003178F9">
              <w:t>, so it tightens when inaction is already cheap.</w:t>
            </w:r>
          </w:p>
        </w:tc>
      </w:tr>
      <w:tr w:rsidR="00F83A40" w14:paraId="0073447E" w14:textId="7FEFD390"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1CD8FF01" w14:textId="129A67CA" w:rsidR="00F83A40" w:rsidRDefault="00F83A40" w:rsidP="00F453A0">
            <w:pPr>
              <w:spacing w:before="80" w:after="80" w:line="276" w:lineRule="auto"/>
              <w:jc w:val="left"/>
            </w:pPr>
            <w:r>
              <w:t>Fail-safe quality gate (</w:t>
            </w:r>
            <m:oMath>
              <m:r>
                <m:rPr>
                  <m:sty m:val="bi"/>
                </m:rPr>
                <w:rPr>
                  <w:rFonts w:ascii="Cambria Math" w:hAnsi="Cambria Math"/>
                </w:rPr>
                <m:t>η</m:t>
              </m:r>
            </m:oMath>
            <w:r>
              <w:rPr>
                <w:rFonts w:eastAsiaTheme="minorEastAsia"/>
              </w:rPr>
              <w:t>)</w:t>
            </w:r>
          </w:p>
        </w:tc>
        <w:tc>
          <w:tcPr>
            <w:tcW w:w="431" w:type="pct"/>
            <w:vAlign w:val="center"/>
          </w:tcPr>
          <w:p w14:paraId="4BBB8C0D"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0.60</w:t>
            </w:r>
          </w:p>
        </w:tc>
        <w:tc>
          <w:tcPr>
            <w:tcW w:w="562" w:type="pct"/>
            <w:vAlign w:val="center"/>
          </w:tcPr>
          <w:p w14:paraId="74F89B85" w14:textId="0A52090D"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0.30-0.90</w:t>
            </w:r>
          </w:p>
        </w:tc>
        <w:tc>
          <w:tcPr>
            <w:tcW w:w="3014" w:type="pct"/>
            <w:vAlign w:val="center"/>
          </w:tcPr>
          <w:p w14:paraId="2E943CB7" w14:textId="32C8C4C6"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Minimum decision quality for offensive orders at full strength. Below it they are scaled by Q/η, while evacuation and warning are never reduced.</w:t>
            </w:r>
          </w:p>
        </w:tc>
      </w:tr>
      <w:tr w:rsidR="00F83A40" w14:paraId="33DB2CB4" w14:textId="07EA06A2"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538A8322" w14:textId="6B296E9F" w:rsidR="00F83A40" w:rsidRDefault="00F83A40" w:rsidP="00F453A0">
            <w:pPr>
              <w:spacing w:before="80" w:after="80" w:line="276" w:lineRule="auto"/>
              <w:jc w:val="left"/>
            </w:pPr>
            <w:r>
              <w:t>Attention threshold (</w:t>
            </w:r>
            <m:oMath>
              <m:r>
                <m:rPr>
                  <m:sty m:val="bi"/>
                </m:rPr>
                <w:rPr>
                  <w:rFonts w:ascii="Cambria Math" w:hAnsi="Cambria Math"/>
                </w:rPr>
                <m:t>τ</m:t>
              </m:r>
            </m:oMath>
            <w:r>
              <w:rPr>
                <w:rFonts w:eastAsiaTheme="minorEastAsia"/>
              </w:rPr>
              <w:t>)</w:t>
            </w:r>
          </w:p>
        </w:tc>
        <w:tc>
          <w:tcPr>
            <w:tcW w:w="431" w:type="pct"/>
            <w:vAlign w:val="center"/>
          </w:tcPr>
          <w:p w14:paraId="03D58586"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0.35</w:t>
            </w:r>
          </w:p>
        </w:tc>
        <w:tc>
          <w:tcPr>
            <w:tcW w:w="562" w:type="pct"/>
            <w:vAlign w:val="center"/>
          </w:tcPr>
          <w:p w14:paraId="317014D0" w14:textId="415EEFB5"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0.15</w:t>
            </w:r>
            <w:r w:rsidR="00164978">
              <w:t xml:space="preserve"> </w:t>
            </w:r>
            <w:r>
              <w:t>-</w:t>
            </w:r>
            <w:r w:rsidR="00164978">
              <w:t xml:space="preserve"> </w:t>
            </w:r>
            <w:r>
              <w:t>0.70</w:t>
            </w:r>
          </w:p>
        </w:tc>
        <w:tc>
          <w:tcPr>
            <w:tcW w:w="3014" w:type="pct"/>
            <w:vAlign w:val="center"/>
          </w:tcPr>
          <w:p w14:paraId="380D39A3" w14:textId="3B5A5C47"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Priority at which a region is attended rather than monitored. A monitored region gets a smaller share and a tighter gate.</w:t>
            </w:r>
          </w:p>
        </w:tc>
      </w:tr>
      <w:tr w:rsidR="00F83A40" w14:paraId="7FD747F9" w14:textId="6E68F250"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3DB2CD9F" w14:textId="3062BF1D" w:rsidR="00F83A40" w:rsidRDefault="00F83A40" w:rsidP="00F453A0">
            <w:pPr>
              <w:spacing w:before="80" w:after="80" w:line="276" w:lineRule="auto"/>
              <w:jc w:val="left"/>
            </w:pPr>
            <w:r>
              <w:t>No-harm horizon</w:t>
            </w:r>
          </w:p>
        </w:tc>
        <w:tc>
          <w:tcPr>
            <w:tcW w:w="431" w:type="pct"/>
            <w:vAlign w:val="center"/>
          </w:tcPr>
          <w:p w14:paraId="0F87251B"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24 min</w:t>
            </w:r>
          </w:p>
        </w:tc>
        <w:tc>
          <w:tcPr>
            <w:tcW w:w="562" w:type="pct"/>
            <w:vAlign w:val="center"/>
          </w:tcPr>
          <w:p w14:paraId="4EA73634" w14:textId="2607DBA2"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8</w:t>
            </w:r>
            <w:r w:rsidR="00164978">
              <w:t xml:space="preserve"> </w:t>
            </w:r>
            <w:r>
              <w:t>-</w:t>
            </w:r>
            <w:r w:rsidR="00164978">
              <w:t xml:space="preserve"> </w:t>
            </w:r>
            <w:r>
              <w:t>48 min</w:t>
            </w:r>
          </w:p>
        </w:tc>
        <w:tc>
          <w:tcPr>
            <w:tcW w:w="3014" w:type="pct"/>
            <w:vAlign w:val="center"/>
          </w:tcPr>
          <w:p w14:paraId="4B24C792" w14:textId="464CCAD3"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Lookahead over which the candidate orders and the no action baseline are compared before a decision is committed.</w:t>
            </w:r>
          </w:p>
        </w:tc>
      </w:tr>
      <w:tr w:rsidR="00F83A40" w14:paraId="047D91D4" w14:textId="5B9B7188"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440CED6" w14:textId="7587CC07" w:rsidR="00F83A40" w:rsidRDefault="00F83A40" w:rsidP="00F453A0">
            <w:pPr>
              <w:spacing w:before="80" w:after="80" w:line="276" w:lineRule="auto"/>
              <w:jc w:val="left"/>
            </w:pPr>
            <w:r>
              <w:t xml:space="preserve">Cost weights ( </w:t>
            </w:r>
            <m:oMath>
              <m:sSub>
                <m:sSubPr>
                  <m:ctrlPr>
                    <w:rPr>
                      <w:rFonts w:ascii="Cambria Math" w:eastAsiaTheme="minorEastAsia" w:hAnsi="Cambria Math"/>
                      <w:i/>
                    </w:rPr>
                  </m:ctrlPr>
                </m:sSubPr>
                <m:e>
                  <m:r>
                    <m:rPr>
                      <m:sty m:val="bi"/>
                    </m:rPr>
                    <w:rPr>
                      <w:rFonts w:ascii="Cambria Math" w:eastAsiaTheme="minorEastAsia" w:hAnsi="Cambria Math"/>
                    </w:rPr>
                    <m:t>w</m:t>
                  </m:r>
                </m:e>
                <m:sub>
                  <m:r>
                    <m:rPr>
                      <m:sty m:val="bi"/>
                    </m:rPr>
                    <w:rPr>
                      <w:rFonts w:ascii="Cambria Math" w:eastAsiaTheme="minorEastAsia" w:hAnsi="Cambria Math"/>
                    </w:rPr>
                    <m:t>burn</m:t>
                  </m:r>
                </m:sub>
              </m:sSub>
            </m:oMath>
            <w:r w:rsidRPr="001F6236">
              <w:rPr>
                <w:rFonts w:eastAsiaTheme="minorEastAsia"/>
              </w:rPr>
              <w:t>,</w:t>
            </w:r>
            <w:r>
              <w:rPr>
                <w:rFonts w:eastAsiaTheme="minorEastAsia"/>
              </w:rPr>
              <w:t xml:space="preserve"> </w:t>
            </w:r>
            <m:oMath>
              <m:sSub>
                <m:sSubPr>
                  <m:ctrlPr>
                    <w:rPr>
                      <w:rFonts w:ascii="Cambria Math" w:eastAsiaTheme="minorEastAsia" w:hAnsi="Cambria Math"/>
                      <w:i/>
                    </w:rPr>
                  </m:ctrlPr>
                </m:sSubPr>
                <m:e>
                  <m:r>
                    <m:rPr>
                      <m:sty m:val="bi"/>
                    </m:rPr>
                    <w:rPr>
                      <w:rFonts w:ascii="Cambria Math" w:eastAsiaTheme="minorEastAsia" w:hAnsi="Cambria Math"/>
                    </w:rPr>
                    <m:t>w</m:t>
                  </m:r>
                </m:e>
                <m:sub>
                  <m:r>
                    <m:rPr>
                      <m:sty m:val="bi"/>
                    </m:rPr>
                    <w:rPr>
                      <w:rFonts w:ascii="Cambria Math" w:eastAsiaTheme="minorEastAsia" w:hAnsi="Cambria Math"/>
                    </w:rPr>
                    <m:t>asset</m:t>
                  </m:r>
                </m:sub>
              </m:sSub>
            </m:oMath>
            <w:r w:rsidRPr="001F6236">
              <w:rPr>
                <w:rFonts w:eastAsiaTheme="minorEastAsia"/>
              </w:rPr>
              <w:t xml:space="preserve">, </w:t>
            </w:r>
            <m:oMath>
              <m:sSub>
                <m:sSubPr>
                  <m:ctrlPr>
                    <w:rPr>
                      <w:rFonts w:ascii="Cambria Math" w:eastAsiaTheme="minorEastAsia" w:hAnsi="Cambria Math"/>
                      <w:i/>
                    </w:rPr>
                  </m:ctrlPr>
                </m:sSubPr>
                <m:e>
                  <m:r>
                    <m:rPr>
                      <m:sty m:val="bi"/>
                    </m:rPr>
                    <w:rPr>
                      <w:rFonts w:ascii="Cambria Math" w:eastAsiaTheme="minorEastAsia" w:hAnsi="Cambria Math"/>
                    </w:rPr>
                    <m:t>w</m:t>
                  </m:r>
                </m:e>
                <m:sub>
                  <m:r>
                    <m:rPr>
                      <m:sty m:val="bi"/>
                    </m:rPr>
                    <w:rPr>
                      <w:rFonts w:ascii="Cambria Math" w:eastAsiaTheme="minorEastAsia" w:hAnsi="Cambria Math"/>
                    </w:rPr>
                    <m:t>pop</m:t>
                  </m:r>
                </m:sub>
              </m:sSub>
            </m:oMath>
            <w:r>
              <w:rPr>
                <w:rFonts w:eastAsiaTheme="minorEastAsia"/>
              </w:rPr>
              <w:t>)</w:t>
            </w:r>
          </w:p>
        </w:tc>
        <w:tc>
          <w:tcPr>
            <w:tcW w:w="431" w:type="pct"/>
            <w:vAlign w:val="center"/>
          </w:tcPr>
          <w:p w14:paraId="454B95C0"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1.0</w:t>
            </w:r>
          </w:p>
        </w:tc>
        <w:tc>
          <w:tcPr>
            <w:tcW w:w="562" w:type="pct"/>
            <w:vAlign w:val="center"/>
          </w:tcPr>
          <w:p w14:paraId="7FBCAE74" w14:textId="109B7AE3"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0.5-2.0 (</w:t>
            </w:r>
            <w:r w:rsidR="00164978">
              <w:t>norm.</w:t>
            </w:r>
            <w:r>
              <w:t xml:space="preserve"> to 1)</w:t>
            </w:r>
          </w:p>
        </w:tc>
        <w:tc>
          <w:tcPr>
            <w:tcW w:w="3014" w:type="pct"/>
            <w:vAlign w:val="center"/>
          </w:tcPr>
          <w:p w14:paraId="755F5C8C" w14:textId="187FD549"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 xml:space="preserve">Relative priority of burned area, asset loss and population exposure. Only the ratios matter, since </w:t>
            </w:r>
            <m:oMath>
              <m:sSub>
                <m:sSubPr>
                  <m:ctrlPr>
                    <w:rPr>
                      <w:rFonts w:ascii="Cambria Math" w:hAnsi="Cambria Math"/>
                      <w:i/>
                    </w:rPr>
                  </m:ctrlPr>
                </m:sSubPr>
                <m:e>
                  <m:r>
                    <w:rPr>
                      <w:rFonts w:ascii="Cambria Math" w:hAnsi="Cambria Math"/>
                    </w:rPr>
                    <m:t>J</m:t>
                  </m:r>
                </m:e>
                <m:sub>
                  <m:r>
                    <w:rPr>
                      <w:rFonts w:ascii="Cambria Math" w:hAnsi="Cambria Math"/>
                    </w:rPr>
                    <m:t>phys</m:t>
                  </m:r>
                </m:sub>
              </m:sSub>
            </m:oMath>
            <w:r w:rsidRPr="003178F9">
              <w:t xml:space="preserve"> is divided by their sum.</w:t>
            </w:r>
          </w:p>
        </w:tc>
      </w:tr>
    </w:tbl>
    <w:p w14:paraId="097414B3" w14:textId="1E70AC01" w:rsidR="00F453A0" w:rsidRDefault="00AF4F14" w:rsidP="00777DE2">
      <w:pPr>
        <w:pStyle w:val="ParText"/>
      </w:pPr>
      <w:r>
        <w:lastRenderedPageBreak/>
        <w:fldChar w:fldCharType="begin"/>
      </w:r>
      <w:r>
        <w:instrText xml:space="preserve"> REF _Ref236342841 \h </w:instrText>
      </w:r>
      <w:r>
        <w:fldChar w:fldCharType="separate"/>
      </w:r>
      <w:r>
        <w:t xml:space="preserve">Figure </w:t>
      </w:r>
      <w:r>
        <w:rPr>
          <w:noProof/>
        </w:rPr>
        <w:t>5</w:t>
      </w:r>
      <w:r>
        <w:t>.</w:t>
      </w:r>
      <w:r>
        <w:rPr>
          <w:noProof/>
        </w:rPr>
        <w:t>13</w:t>
      </w:r>
      <w:r>
        <w:fldChar w:fldCharType="end"/>
      </w:r>
      <w:r>
        <w:t xml:space="preserve"> </w:t>
      </w:r>
      <w:r w:rsidR="009E66D1" w:rsidRPr="009E66D1">
        <w:t>depicts the physical decision cost over fire load and suppression pool, expressed as a share of the free burn of the same world. At a tenth of the pool, once there is more than one ignition, the cost stays between 77 and 83 per cent of the free burn whatever else is set, so the fire is lost throughout. With a full or a three quarter pool and up to four ignitions it stays between 14 and 32 per cent, so the fire is held throughout. Only a few cells fall inside the decidable band, and the sweeps that follow were run at the one nearest the midpoint of the free burn, four simultaneous ignitions with a quarter of the pool. That setting retains 50 per cent of the free burn cost on the mean and 28 per cent in the least severe of the worlds.</w:t>
      </w:r>
    </w:p>
    <w:p w14:paraId="296A9237" w14:textId="77777777" w:rsidR="00AF4F14" w:rsidRDefault="0023575B" w:rsidP="00AF4F14">
      <w:pPr>
        <w:pStyle w:val="ParText"/>
        <w:keepNext/>
      </w:pPr>
      <w:r>
        <w:rPr>
          <w:noProof/>
        </w:rPr>
        <w:drawing>
          <wp:inline distT="0" distB="0" distL="0" distR="0" wp14:anchorId="35B59E20" wp14:editId="13800553">
            <wp:extent cx="5040000" cy="3508571"/>
            <wp:effectExtent l="0" t="0" r="0" b="0"/>
            <wp:docPr id="2240026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040000" cy="3508571"/>
                    </a:xfrm>
                    <a:prstGeom prst="rect">
                      <a:avLst/>
                    </a:prstGeom>
                    <a:noFill/>
                  </pic:spPr>
                </pic:pic>
              </a:graphicData>
            </a:graphic>
          </wp:inline>
        </w:drawing>
      </w:r>
    </w:p>
    <w:p w14:paraId="68237719" w14:textId="5F5D2156" w:rsidR="00F21B14" w:rsidRDefault="00AF4F14" w:rsidP="00AF4F14">
      <w:pPr>
        <w:pStyle w:val="Caption"/>
      </w:pPr>
      <w:bookmarkStart w:id="380" w:name="_Ref236342841"/>
      <w:r>
        <w:t xml:space="preserve">Figure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Figure \* ARABIC \s 1 </w:instrText>
      </w:r>
      <w:r>
        <w:fldChar w:fldCharType="separate"/>
      </w:r>
      <w:r>
        <w:rPr>
          <w:noProof/>
        </w:rPr>
        <w:t>13</w:t>
      </w:r>
      <w:r>
        <w:fldChar w:fldCharType="end"/>
      </w:r>
      <w:bookmarkEnd w:id="380"/>
      <w:r>
        <w:t xml:space="preserve"> T</w:t>
      </w:r>
      <w:r w:rsidR="00777DE2">
        <w:t xml:space="preserve">he physical cost over </w:t>
      </w:r>
      <w:r w:rsidR="00F21B14" w:rsidRPr="00F21B14">
        <w:t xml:space="preserve">simultaneous </w:t>
      </w:r>
      <w:r w:rsidR="00F21B14" w:rsidRPr="00F21B14">
        <w:t>ignitions</w:t>
      </w:r>
      <w:r w:rsidR="00F21B14" w:rsidRPr="00F21B14">
        <w:t xml:space="preserve"> </w:t>
      </w:r>
      <w:r w:rsidR="00F21B14">
        <w:t>and resource level</w:t>
      </w:r>
    </w:p>
    <w:p w14:paraId="1DD69571" w14:textId="77777777" w:rsidR="002F62EA" w:rsidRDefault="002F62EA" w:rsidP="00AF64F6">
      <w:pPr>
        <w:pStyle w:val="ParText"/>
      </w:pPr>
    </w:p>
    <w:p w14:paraId="71F8F389" w14:textId="77777777" w:rsidR="002F62EA" w:rsidRDefault="002F62EA" w:rsidP="00AF64F6">
      <w:pPr>
        <w:pStyle w:val="ParText"/>
      </w:pPr>
    </w:p>
    <w:p w14:paraId="0096DE04" w14:textId="77777777" w:rsidR="002F62EA" w:rsidRDefault="002F62EA" w:rsidP="00AF64F6">
      <w:pPr>
        <w:pStyle w:val="ParText"/>
      </w:pPr>
    </w:p>
    <w:p w14:paraId="761A4605" w14:textId="77777777" w:rsidR="002F62EA" w:rsidRDefault="002F62EA" w:rsidP="00AF64F6">
      <w:pPr>
        <w:pStyle w:val="ParText"/>
      </w:pPr>
    </w:p>
    <w:p w14:paraId="0A94C17D" w14:textId="7A0BFF84" w:rsidR="00913890" w:rsidRDefault="00913890" w:rsidP="00913890">
      <w:pPr>
        <w:jc w:val="center"/>
      </w:pPr>
    </w:p>
    <w:p w14:paraId="77B503B9" w14:textId="77777777" w:rsidR="00AF64F6" w:rsidRDefault="00AF64F6" w:rsidP="00913890">
      <w:pPr>
        <w:pStyle w:val="Caption"/>
      </w:pPr>
      <w:bookmarkStart w:id="381" w:name="_RefFcap"/>
    </w:p>
    <w:p w14:paraId="5A1B0277" w14:textId="0BE41B91" w:rsidR="002408F0" w:rsidRDefault="00000000">
      <w:pPr>
        <w:pStyle w:val="Heading2"/>
      </w:pPr>
      <w:bookmarkStart w:id="382" w:name="_Toc236342185"/>
      <w:bookmarkEnd w:id="381"/>
      <w:r w:rsidRPr="00BA1179">
        <w:t>Compliance with the Evaluation Criteria and Chapter Summary</w:t>
      </w:r>
      <w:bookmarkEnd w:id="382"/>
    </w:p>
    <w:p w14:paraId="68FE4D20" w14:textId="77777777" w:rsidR="00EA3196" w:rsidRPr="00BA1179" w:rsidRDefault="00EA3196" w:rsidP="00D07C4D">
      <w:pPr>
        <w:pStyle w:val="ParText"/>
      </w:pPr>
    </w:p>
    <w:p w14:paraId="7F69D89A" w14:textId="77777777" w:rsidR="001526C8" w:rsidRPr="00BA1179" w:rsidRDefault="001526C8" w:rsidP="00D07C4D">
      <w:pPr>
        <w:pStyle w:val="ParText"/>
      </w:pPr>
    </w:p>
    <w:p w14:paraId="7EE1C533" w14:textId="77777777" w:rsidR="00EA3196" w:rsidRPr="00BA1179" w:rsidRDefault="00EA3196" w:rsidP="00D07C4D">
      <w:pPr>
        <w:pStyle w:val="ParText"/>
        <w:sectPr w:rsidR="00EA3196" w:rsidRPr="00BA1179" w:rsidSect="003E313C">
          <w:footerReference w:type="default" r:id="rId64"/>
          <w:type w:val="oddPage"/>
          <w:pgSz w:w="11906" w:h="16838"/>
          <w:pgMar w:top="1987" w:right="1584" w:bottom="1584" w:left="2275" w:header="706" w:footer="1411" w:gutter="0"/>
          <w:lnNumType w:countBy="1" w:restart="continuous"/>
          <w:cols w:space="708"/>
          <w:docGrid w:linePitch="360"/>
        </w:sectPr>
      </w:pPr>
    </w:p>
    <w:p w14:paraId="39DDD874" w14:textId="77777777" w:rsidR="00325C1A" w:rsidRPr="00BA1179" w:rsidRDefault="00325C1A" w:rsidP="00325C1A">
      <w:pPr>
        <w:pStyle w:val="Chapter"/>
      </w:pPr>
    </w:p>
    <w:p w14:paraId="0EC5B3FC" w14:textId="77777777" w:rsidR="00325C1A" w:rsidRPr="00BA1179" w:rsidRDefault="00325C1A" w:rsidP="00325C1A">
      <w:pPr>
        <w:pStyle w:val="Heading1"/>
        <w:spacing w:line="240" w:lineRule="auto"/>
        <w:rPr>
          <w:lang w:val="en-US"/>
        </w:rPr>
      </w:pPr>
      <w:bookmarkStart w:id="383" w:name="_Ref226192388"/>
      <w:bookmarkStart w:id="384" w:name="_Toc236342186"/>
      <w:r w:rsidRPr="00BA1179">
        <w:rPr>
          <w:lang w:val="en-US"/>
        </w:rPr>
        <w:t>CONCLUSION AND FUTURE WORKS</w:t>
      </w:r>
      <w:bookmarkEnd w:id="383"/>
      <w:bookmarkEnd w:id="384"/>
    </w:p>
    <w:p w14:paraId="519675DB" w14:textId="77777777" w:rsidR="00325C1A" w:rsidRPr="00BA1179" w:rsidRDefault="00325C1A" w:rsidP="00325C1A">
      <w:pPr>
        <w:pStyle w:val="ParText"/>
      </w:pPr>
    </w:p>
    <w:p w14:paraId="14342BF3" w14:textId="77777777" w:rsidR="00325C1A" w:rsidRPr="00BA1179" w:rsidRDefault="00325C1A" w:rsidP="00325C1A">
      <w:pPr>
        <w:pStyle w:val="Heading2"/>
      </w:pPr>
      <w:bookmarkStart w:id="385" w:name="_Toc236342187"/>
      <w:r w:rsidRPr="00BA1179">
        <w:t>Conclusions</w:t>
      </w:r>
      <w:bookmarkEnd w:id="385"/>
    </w:p>
    <w:p w14:paraId="3086D781" w14:textId="77777777" w:rsidR="00325C1A" w:rsidRPr="00BA1179" w:rsidRDefault="00325C1A" w:rsidP="00325C1A">
      <w:pPr>
        <w:pStyle w:val="ParText"/>
      </w:pPr>
    </w:p>
    <w:p w14:paraId="40063B9E" w14:textId="77777777" w:rsidR="00325C1A" w:rsidRPr="00BA1179" w:rsidRDefault="00325C1A" w:rsidP="00325C1A">
      <w:pPr>
        <w:pStyle w:val="Heading2"/>
      </w:pPr>
      <w:bookmarkStart w:id="386" w:name="_Toc236342188"/>
      <w:r w:rsidRPr="00BA1179">
        <w:t>Future Works</w:t>
      </w:r>
      <w:bookmarkEnd w:id="386"/>
    </w:p>
    <w:p w14:paraId="4A29E860" w14:textId="77777777" w:rsidR="00325C1A" w:rsidRPr="00BA1179" w:rsidRDefault="00325C1A" w:rsidP="00325C1A">
      <w:pPr>
        <w:pStyle w:val="ParText"/>
      </w:pPr>
    </w:p>
    <w:p w14:paraId="44C48BC2" w14:textId="77777777" w:rsidR="00325C1A" w:rsidRPr="00BA1179" w:rsidRDefault="00325C1A" w:rsidP="00325C1A">
      <w:pPr>
        <w:pStyle w:val="ParText"/>
      </w:pPr>
    </w:p>
    <w:p w14:paraId="5EAAD904" w14:textId="77777777" w:rsidR="00672614" w:rsidRPr="00BA1179" w:rsidRDefault="00672614" w:rsidP="00D07C4D">
      <w:pPr>
        <w:pStyle w:val="ParText"/>
        <w:sectPr w:rsidR="00672614" w:rsidRPr="00BA1179" w:rsidSect="003E313C">
          <w:footerReference w:type="default" r:id="rId65"/>
          <w:type w:val="oddPage"/>
          <w:pgSz w:w="11906" w:h="16838"/>
          <w:pgMar w:top="1987" w:right="1584" w:bottom="1584" w:left="2275" w:header="706" w:footer="1411" w:gutter="0"/>
          <w:lnNumType w:countBy="1" w:restart="continuous"/>
          <w:cols w:space="708"/>
          <w:docGrid w:linePitch="360"/>
        </w:sectPr>
      </w:pPr>
    </w:p>
    <w:p w14:paraId="21505011" w14:textId="4C8E0A14" w:rsidR="00320403" w:rsidRPr="00BA1179" w:rsidRDefault="00320403" w:rsidP="008B16B0">
      <w:pPr>
        <w:pStyle w:val="CoverPages"/>
        <w:rPr>
          <w:lang w:val="en-US"/>
        </w:rPr>
      </w:pPr>
      <w:bookmarkStart w:id="387" w:name="_Toc236342189"/>
      <w:r w:rsidRPr="00BA1179">
        <w:rPr>
          <w:lang w:val="en-US"/>
        </w:rPr>
        <w:lastRenderedPageBreak/>
        <w:t>REFERENCES</w:t>
      </w:r>
      <w:bookmarkEnd w:id="387"/>
    </w:p>
    <w:p w14:paraId="211C6815" w14:textId="77777777" w:rsidR="00320403" w:rsidRPr="00BA1179" w:rsidRDefault="00320403" w:rsidP="00F97855">
      <w:pPr>
        <w:pStyle w:val="TOC1"/>
        <w:rPr>
          <w:noProof w:val="0"/>
          <w:lang w:eastAsia="ja-JP"/>
        </w:rPr>
      </w:pPr>
    </w:p>
    <w:sdt>
      <w:sdtPr>
        <w:rPr>
          <w:b/>
        </w:rPr>
        <w:id w:val="-1184201248"/>
        <w:docPartObj>
          <w:docPartGallery w:val="Bibliographies"/>
          <w:docPartUnique/>
        </w:docPartObj>
      </w:sdtPr>
      <w:sdtEndPr>
        <w:rPr>
          <w:b w:val="0"/>
        </w:rPr>
      </w:sdtEndPr>
      <w:sdtContent>
        <w:sdt>
          <w:sdtPr>
            <w:id w:val="-573587230"/>
            <w:bibliography/>
          </w:sdtPr>
          <w:sdtContent>
            <w:p w14:paraId="3B42A201" w14:textId="77777777" w:rsidR="008B09EB" w:rsidRDefault="00E44177" w:rsidP="008B09EB">
              <w:pPr>
                <w:pStyle w:val="Bibliography"/>
                <w:ind w:left="720" w:hanging="720"/>
                <w:rPr>
                  <w:noProof/>
                  <w:szCs w:val="24"/>
                </w:rPr>
              </w:pPr>
              <w:r w:rsidRPr="00BA1179">
                <w:fldChar w:fldCharType="begin"/>
              </w:r>
              <w:r w:rsidRPr="00BA1179">
                <w:instrText xml:space="preserve"> BIBLIOGRAPHY </w:instrText>
              </w:r>
              <w:r w:rsidRPr="00BA1179">
                <w:fldChar w:fldCharType="separate"/>
              </w:r>
              <w:r w:rsidR="008B09EB">
                <w:rPr>
                  <w:noProof/>
                </w:rPr>
                <w:t xml:space="preserve">Abdul, A., Vermeulen, J., Wang, D., Lim, B., &amp; Kankanhalli, M. (2018). Trends and trajectories for explainable, accountable and intelligible systems: An HCI research agenda. </w:t>
              </w:r>
              <w:r w:rsidR="008B09EB">
                <w:rPr>
                  <w:i/>
                  <w:iCs/>
                  <w:noProof/>
                </w:rPr>
                <w:t>CHI Conference on Human Factors in Computing Systems</w:t>
              </w:r>
              <w:r w:rsidR="008B09EB">
                <w:rPr>
                  <w:noProof/>
                </w:rPr>
                <w:t xml:space="preserve"> (pp. 1-18). ACM. doi:10.1145/3173574.3174156</w:t>
              </w:r>
            </w:p>
            <w:p w14:paraId="064DCD8B" w14:textId="77777777" w:rsidR="008B09EB" w:rsidRDefault="008B09EB" w:rsidP="008B09EB">
              <w:pPr>
                <w:pStyle w:val="Bibliography"/>
                <w:ind w:left="720" w:hanging="720"/>
                <w:rPr>
                  <w:noProof/>
                </w:rPr>
              </w:pPr>
              <w:r>
                <w:rPr>
                  <w:noProof/>
                </w:rPr>
                <w:t xml:space="preserve">Ager, A., Vaillant, N., &amp; Finney, M. (2010). A comparison of landscape fuel treatment strategies to mitigate wildland fire risk in the urban interface and preserve old forest structure. </w:t>
              </w:r>
              <w:r>
                <w:rPr>
                  <w:i/>
                  <w:iCs/>
                  <w:noProof/>
                </w:rPr>
                <w:t>Forest Ecology and Management, 259</w:t>
              </w:r>
              <w:r>
                <w:rPr>
                  <w:noProof/>
                </w:rPr>
                <w:t>(8), pp. 1556-1570. doi:10.1016/j.foreco.2010.01.032</w:t>
              </w:r>
            </w:p>
            <w:p w14:paraId="71D3046A" w14:textId="77777777" w:rsidR="008B09EB" w:rsidRDefault="008B09EB" w:rsidP="008B09EB">
              <w:pPr>
                <w:pStyle w:val="Bibliography"/>
                <w:ind w:left="720" w:hanging="720"/>
                <w:rPr>
                  <w:noProof/>
                </w:rPr>
              </w:pPr>
              <w:r>
                <w:rPr>
                  <w:noProof/>
                </w:rPr>
                <w:t xml:space="preserve">Alexander, M., &amp; Cruz, M. (2013). Are the applications of wildland fire behaviour models getting ahead of their evaluation again? </w:t>
              </w:r>
              <w:r>
                <w:rPr>
                  <w:i/>
                  <w:iCs/>
                  <w:noProof/>
                </w:rPr>
                <w:t>Environmental Modelling &amp; Software, 41</w:t>
              </w:r>
              <w:r>
                <w:rPr>
                  <w:noProof/>
                </w:rPr>
                <w:t>, 65-71.</w:t>
              </w:r>
            </w:p>
            <w:p w14:paraId="475D5C2E" w14:textId="77777777" w:rsidR="008B09EB" w:rsidRDefault="008B09EB" w:rsidP="008B09EB">
              <w:pPr>
                <w:pStyle w:val="Bibliography"/>
                <w:ind w:left="720" w:hanging="720"/>
                <w:rPr>
                  <w:noProof/>
                </w:rPr>
              </w:pPr>
              <w:r>
                <w:rPr>
                  <w:noProof/>
                </w:rPr>
                <w:t xml:space="preserve">Amodei, D., Olah, C., Steinhardt, J., Christiano, P., Schulman, J., &amp; Mané, D. (2016). </w:t>
              </w:r>
              <w:r>
                <w:rPr>
                  <w:i/>
                  <w:iCs/>
                  <w:noProof/>
                </w:rPr>
                <w:t>Concrete problems in AI safety.</w:t>
              </w:r>
              <w:r>
                <w:rPr>
                  <w:noProof/>
                </w:rPr>
                <w:t xml:space="preserve"> </w:t>
              </w:r>
            </w:p>
            <w:p w14:paraId="63A62C59" w14:textId="77777777" w:rsidR="008B09EB" w:rsidRDefault="008B09EB" w:rsidP="008B09EB">
              <w:pPr>
                <w:pStyle w:val="Bibliography"/>
                <w:ind w:left="720" w:hanging="720"/>
                <w:rPr>
                  <w:noProof/>
                </w:rPr>
              </w:pPr>
              <w:r>
                <w:rPr>
                  <w:noProof/>
                </w:rPr>
                <w:t xml:space="preserve">Andrews, P. L. (2018). </w:t>
              </w:r>
              <w:r>
                <w:rPr>
                  <w:i/>
                  <w:iCs/>
                  <w:noProof/>
                </w:rPr>
                <w:t>The Rothermel surface fire spread model and associated developments: A comprehensive explanation.</w:t>
              </w:r>
              <w:r>
                <w:rPr>
                  <w:noProof/>
                </w:rPr>
                <w:t xml:space="preserve"> USDA Forest Service, Rocky Mountain Res. Stn., Fort Collins, CO, USA.</w:t>
              </w:r>
            </w:p>
            <w:p w14:paraId="790031CA" w14:textId="77777777" w:rsidR="008B09EB" w:rsidRDefault="008B09EB" w:rsidP="008B09EB">
              <w:pPr>
                <w:pStyle w:val="Bibliography"/>
                <w:ind w:left="720" w:hanging="720"/>
                <w:rPr>
                  <w:noProof/>
                </w:rPr>
              </w:pPr>
              <w:r>
                <w:rPr>
                  <w:noProof/>
                </w:rPr>
                <w:t xml:space="preserve">Angelov, P. P., &amp; Filev, D. P. (2004). An approach to online identification of Takagi-Sugeno fuzzy models. </w:t>
              </w:r>
              <w:r>
                <w:rPr>
                  <w:i/>
                  <w:iCs/>
                  <w:noProof/>
                </w:rPr>
                <w:t>IEEE Transactions on Systems, Man, and Cybernetics, Part B, 34</w:t>
              </w:r>
              <w:r>
                <w:rPr>
                  <w:noProof/>
                </w:rPr>
                <w:t>(1), 484-498.</w:t>
              </w:r>
            </w:p>
            <w:p w14:paraId="1782FBF6" w14:textId="77777777" w:rsidR="008B09EB" w:rsidRDefault="008B09EB" w:rsidP="008B09EB">
              <w:pPr>
                <w:pStyle w:val="Bibliography"/>
                <w:ind w:left="720" w:hanging="720"/>
                <w:rPr>
                  <w:noProof/>
                </w:rPr>
              </w:pPr>
              <w:r>
                <w:rPr>
                  <w:noProof/>
                </w:rPr>
                <w:t xml:space="preserve">Anthony, R. (1965). </w:t>
              </w:r>
              <w:r>
                <w:rPr>
                  <w:i/>
                  <w:iCs/>
                  <w:noProof/>
                </w:rPr>
                <w:t>Planning and control systems: A framework for analysis.</w:t>
              </w:r>
              <w:r>
                <w:rPr>
                  <w:noProof/>
                </w:rPr>
                <w:t xml:space="preserve"> Harvard University Press.</w:t>
              </w:r>
            </w:p>
            <w:p w14:paraId="1708BD4C" w14:textId="77777777" w:rsidR="008B09EB" w:rsidRDefault="008B09EB" w:rsidP="008B09EB">
              <w:pPr>
                <w:pStyle w:val="Bibliography"/>
                <w:ind w:left="720" w:hanging="720"/>
                <w:rPr>
                  <w:noProof/>
                </w:rPr>
              </w:pPr>
              <w:r>
                <w:rPr>
                  <w:noProof/>
                </w:rPr>
                <w:t xml:space="preserve">Arnott, D., &amp; Pervan, G. (2005). A critical analysis of decision support systems research. </w:t>
              </w:r>
              <w:r>
                <w:rPr>
                  <w:i/>
                  <w:iCs/>
                  <w:noProof/>
                </w:rPr>
                <w:t>Journal of Information Technology, 20</w:t>
              </w:r>
              <w:r>
                <w:rPr>
                  <w:noProof/>
                </w:rPr>
                <w:t>(2), 67-87. doi:10.1057/palgrave.jit.2000035</w:t>
              </w:r>
            </w:p>
            <w:p w14:paraId="4552D78A" w14:textId="77777777" w:rsidR="008B09EB" w:rsidRDefault="008B09EB" w:rsidP="008B09EB">
              <w:pPr>
                <w:pStyle w:val="Bibliography"/>
                <w:ind w:left="720" w:hanging="720"/>
                <w:rPr>
                  <w:noProof/>
                </w:rPr>
              </w:pPr>
              <w:r>
                <w:rPr>
                  <w:noProof/>
                </w:rPr>
                <w:lastRenderedPageBreak/>
                <w:t xml:space="preserve">Bellman, R., &amp; Zadeh, L. (1970). Decision-making in a fuzzy environment. </w:t>
              </w:r>
              <w:r>
                <w:rPr>
                  <w:i/>
                  <w:iCs/>
                  <w:noProof/>
                </w:rPr>
                <w:t>Management Science, 17</w:t>
              </w:r>
              <w:r>
                <w:rPr>
                  <w:noProof/>
                </w:rPr>
                <w:t>(4), B141-B164. doi:10.1287/mnsc.17.4.B141</w:t>
              </w:r>
            </w:p>
            <w:p w14:paraId="16239530" w14:textId="77777777" w:rsidR="008B09EB" w:rsidRDefault="008B09EB" w:rsidP="008B09EB">
              <w:pPr>
                <w:pStyle w:val="Bibliography"/>
                <w:ind w:left="720" w:hanging="720"/>
                <w:rPr>
                  <w:noProof/>
                </w:rPr>
              </w:pPr>
              <w:r>
                <w:rPr>
                  <w:noProof/>
                </w:rPr>
                <w:t xml:space="preserve">Benali, A., Sá, A., Ervilha, A., Trigo, R., Fernandes, P., &amp; Pereira, J. (2017). Fire spread predictions: sweeping uncertainty under the rug. </w:t>
              </w:r>
              <w:r>
                <w:rPr>
                  <w:i/>
                  <w:iCs/>
                  <w:noProof/>
                </w:rPr>
                <w:t>Science of the Total Environment, 592</w:t>
              </w:r>
              <w:r>
                <w:rPr>
                  <w:noProof/>
                </w:rPr>
                <w:t>, 187-196.</w:t>
              </w:r>
            </w:p>
            <w:p w14:paraId="6E1F13EC" w14:textId="77777777" w:rsidR="008B09EB" w:rsidRDefault="008B09EB" w:rsidP="008B09EB">
              <w:pPr>
                <w:pStyle w:val="Bibliography"/>
                <w:ind w:left="720" w:hanging="720"/>
                <w:rPr>
                  <w:noProof/>
                </w:rPr>
              </w:pPr>
              <w:r>
                <w:rPr>
                  <w:noProof/>
                </w:rPr>
                <w:t xml:space="preserve">Bowman, D. M., Kolden, C. A., Abatzoglou, J. T., Johnston, F. H., van der Werf, G. R., &amp; Flannigan, M. (2020). Vegetation fires in the Anthropocene. </w:t>
              </w:r>
              <w:r>
                <w:rPr>
                  <w:i/>
                  <w:iCs/>
                  <w:noProof/>
                </w:rPr>
                <w:t>Nature Reviews Earth &amp; Environment, 1</w:t>
              </w:r>
              <w:r>
                <w:rPr>
                  <w:noProof/>
                </w:rPr>
                <w:t>(10), 500-515. doi:10.1038/s43017-020-0085-3</w:t>
              </w:r>
            </w:p>
            <w:p w14:paraId="394C3B7F" w14:textId="77777777" w:rsidR="008B09EB" w:rsidRDefault="008B09EB" w:rsidP="008B09EB">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3C934D3B" w14:textId="77777777" w:rsidR="008B09EB" w:rsidRDefault="008B09EB" w:rsidP="008B09EB">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7A069EF5" w14:textId="77777777" w:rsidR="008B09EB" w:rsidRDefault="008B09EB" w:rsidP="008B09EB">
              <w:pPr>
                <w:pStyle w:val="Bibliography"/>
                <w:ind w:left="720" w:hanging="720"/>
                <w:rPr>
                  <w:noProof/>
                </w:rPr>
              </w:pPr>
              <w:r>
                <w:rPr>
                  <w:noProof/>
                </w:rPr>
                <w:t xml:space="preserve">Calkin, D., O'Connor, C., Thompson, M., &amp; Stratton, R. (2021). Strategic wildfire response decision support and the risk management assistance program. </w:t>
              </w:r>
              <w:r>
                <w:rPr>
                  <w:i/>
                  <w:iCs/>
                  <w:noProof/>
                </w:rPr>
                <w:t>Forests, 12</w:t>
              </w:r>
              <w:r>
                <w:rPr>
                  <w:noProof/>
                </w:rPr>
                <w:t>(10), p. 1407. doi:10.3390/f12101407</w:t>
              </w:r>
            </w:p>
            <w:p w14:paraId="6B0D04A1" w14:textId="77777777" w:rsidR="008B09EB" w:rsidRDefault="008B09EB" w:rsidP="008B09EB">
              <w:pPr>
                <w:pStyle w:val="Bibliography"/>
                <w:ind w:left="720" w:hanging="720"/>
                <w:rPr>
                  <w:noProof/>
                </w:rPr>
              </w:pPr>
              <w:r>
                <w:rPr>
                  <w:noProof/>
                </w:rPr>
                <w:t xml:space="preserve">Chandra, R., Kumar, S. S., Patra, R., &amp; Agarwal, S. (2025). Decision support system for forest fire management using ontology with big data and LLMs. </w:t>
              </w:r>
              <w:r>
                <w:rPr>
                  <w:i/>
                  <w:iCs/>
                  <w:noProof/>
                </w:rPr>
                <w:t>Cluster Computing, 28</w:t>
              </w:r>
              <w:r>
                <w:rPr>
                  <w:noProof/>
                </w:rPr>
                <w:t>, 548.</w:t>
              </w:r>
            </w:p>
            <w:p w14:paraId="6D77766B" w14:textId="77777777" w:rsidR="008B09EB" w:rsidRDefault="008B09EB" w:rsidP="008B09EB">
              <w:pPr>
                <w:pStyle w:val="Bibliography"/>
                <w:ind w:left="720" w:hanging="720"/>
                <w:rPr>
                  <w:noProof/>
                </w:rPr>
              </w:pPr>
              <w:r>
                <w:rPr>
                  <w:noProof/>
                </w:rPr>
                <w:t xml:space="preserve">Chen, S., &amp; Hwang, C. (1992). </w:t>
              </w:r>
              <w:r>
                <w:rPr>
                  <w:i/>
                  <w:iCs/>
                  <w:noProof/>
                </w:rPr>
                <w:t>Fuzzy multiple attribute decision making: Methods and applications.</w:t>
              </w:r>
              <w:r>
                <w:rPr>
                  <w:noProof/>
                </w:rPr>
                <w:t xml:space="preserve"> Springer. doi:10.1007/978-3-642-46768-4</w:t>
              </w:r>
            </w:p>
            <w:p w14:paraId="1B06D04C" w14:textId="77777777" w:rsidR="008B09EB" w:rsidRDefault="008B09EB" w:rsidP="008B09EB">
              <w:pPr>
                <w:pStyle w:val="Bibliography"/>
                <w:ind w:left="720" w:hanging="720"/>
                <w:rPr>
                  <w:noProof/>
                </w:rPr>
              </w:pPr>
              <w:r>
                <w:rPr>
                  <w:noProof/>
                </w:rPr>
                <w:t xml:space="preserve">Chen, Y., Li, L., Ma, Z., Hu, Q., Zhu, Y., Deng, M., &amp; Yu, R. (2025). </w:t>
              </w:r>
              <w:r>
                <w:rPr>
                  <w:i/>
                  <w:iCs/>
                  <w:noProof/>
                </w:rPr>
                <w:t>Empowering LLM agents with geospatial awareness: Toward grounded reasoning for wildfire response.</w:t>
              </w:r>
              <w:r>
                <w:rPr>
                  <w:noProof/>
                </w:rPr>
                <w:t xml:space="preserve"> arXiv:2510.12061.</w:t>
              </w:r>
            </w:p>
            <w:p w14:paraId="6F71BCF6" w14:textId="77777777" w:rsidR="008B09EB" w:rsidRDefault="008B09EB" w:rsidP="008B09EB">
              <w:pPr>
                <w:pStyle w:val="Bibliography"/>
                <w:ind w:left="720" w:hanging="720"/>
                <w:rPr>
                  <w:noProof/>
                </w:rPr>
              </w:pPr>
              <w:r>
                <w:rPr>
                  <w:noProof/>
                </w:rPr>
                <w:lastRenderedPageBreak/>
                <w:t xml:space="preserve">Comes, T., Hiete, M., Wijngaards, N., &amp; Schultmann, F. (2011). Decision maps: A framework for multi-criteria decision support under severe uncertainty. </w:t>
              </w:r>
              <w:r>
                <w:rPr>
                  <w:i/>
                  <w:iCs/>
                  <w:noProof/>
                </w:rPr>
                <w:t>Decision Support Systems, 52</w:t>
              </w:r>
              <w:r>
                <w:rPr>
                  <w:noProof/>
                </w:rPr>
                <w:t>(1), 108-118. doi:10.1016/j.dss.2011.05.008</w:t>
              </w:r>
            </w:p>
            <w:p w14:paraId="796B22E6" w14:textId="77777777" w:rsidR="008B09EB" w:rsidRDefault="008B09EB" w:rsidP="008B09EB">
              <w:pPr>
                <w:pStyle w:val="Bibliography"/>
                <w:ind w:left="720" w:hanging="720"/>
                <w:rPr>
                  <w:noProof/>
                </w:rPr>
              </w:pPr>
              <w:r>
                <w:rPr>
                  <w:noProof/>
                </w:rPr>
                <w:t xml:space="preserve">Comfort, L., Boin, A., &amp; Demchak, C. (2010). </w:t>
              </w:r>
              <w:r>
                <w:rPr>
                  <w:i/>
                  <w:iCs/>
                  <w:noProof/>
                </w:rPr>
                <w:t>Designing Resilience: Preparing for Extreme Events.</w:t>
              </w:r>
              <w:r>
                <w:rPr>
                  <w:noProof/>
                </w:rPr>
                <w:t xml:space="preserve"> University of Pittsburgh Press.</w:t>
              </w:r>
            </w:p>
            <w:p w14:paraId="1E26C360" w14:textId="77777777" w:rsidR="008B09EB" w:rsidRDefault="008B09EB" w:rsidP="008B09EB">
              <w:pPr>
                <w:pStyle w:val="Bibliography"/>
                <w:ind w:left="720" w:hanging="720"/>
                <w:rPr>
                  <w:noProof/>
                </w:rPr>
              </w:pPr>
              <w:r>
                <w:rPr>
                  <w:noProof/>
                </w:rPr>
                <w:t xml:space="preserve">CRED/UCLouvain. (2023). </w:t>
              </w:r>
              <w:r>
                <w:rPr>
                  <w:i/>
                  <w:iCs/>
                  <w:noProof/>
                </w:rPr>
                <w:t>EM-DAT: The International Disaster Database</w:t>
              </w:r>
              <w:r>
                <w:rPr>
                  <w:noProof/>
                </w:rPr>
                <w:t>. Retrieved from https://www.emdat.be</w:t>
              </w:r>
            </w:p>
            <w:p w14:paraId="5021EA0E" w14:textId="77777777" w:rsidR="008B09EB" w:rsidRDefault="008B09EB" w:rsidP="008B09EB">
              <w:pPr>
                <w:pStyle w:val="Bibliography"/>
                <w:ind w:left="720" w:hanging="720"/>
                <w:rPr>
                  <w:noProof/>
                </w:rPr>
              </w:pPr>
              <w:r>
                <w:rPr>
                  <w:noProof/>
                </w:rPr>
                <w:t xml:space="preserve">Cruz, M., &amp; Alexander, M. (2013). Uncertainty associated with model predictions of surface and crown fire rates of spread. </w:t>
              </w:r>
              <w:r>
                <w:rPr>
                  <w:i/>
                  <w:iCs/>
                  <w:noProof/>
                </w:rPr>
                <w:t>Environmental Modelling &amp; Software, 47</w:t>
              </w:r>
              <w:r>
                <w:rPr>
                  <w:noProof/>
                </w:rPr>
                <w:t>, 16-28.</w:t>
              </w:r>
            </w:p>
            <w:p w14:paraId="401CED0F" w14:textId="77777777" w:rsidR="008B09EB" w:rsidRDefault="008B09EB" w:rsidP="008B09EB">
              <w:pPr>
                <w:pStyle w:val="Bibliography"/>
                <w:ind w:left="720" w:hanging="720"/>
                <w:rPr>
                  <w:noProof/>
                </w:rPr>
              </w:pPr>
              <w:r>
                <w:rPr>
                  <w:noProof/>
                </w:rPr>
                <w:t xml:space="preserve">Cruz, M., Alexander, M., &amp; Wakimoto, R. (2003). Definition of a fire behavior model evaluation protocol: a case study application to crown fire behavior models. </w:t>
              </w:r>
              <w:r>
                <w:rPr>
                  <w:i/>
                  <w:iCs/>
                  <w:noProof/>
                </w:rPr>
                <w:t>Fire, Fuel Treatments, and Ecological Restoration (USDA Forest Service Proceedings RMRS-P-29).</w:t>
              </w:r>
              <w:r>
                <w:rPr>
                  <w:noProof/>
                </w:rPr>
                <w:t xml:space="preserve"> </w:t>
              </w:r>
            </w:p>
            <w:p w14:paraId="30BF275A" w14:textId="77777777" w:rsidR="008B09EB" w:rsidRDefault="008B09EB" w:rsidP="008B09EB">
              <w:pPr>
                <w:pStyle w:val="Bibliography"/>
                <w:ind w:left="720" w:hanging="720"/>
                <w:rPr>
                  <w:noProof/>
                </w:rPr>
              </w:pPr>
              <w:r>
                <w:rPr>
                  <w:noProof/>
                </w:rPr>
                <w:t xml:space="preserve">DEM, C. G.-3. (2026). </w:t>
              </w:r>
              <w:r>
                <w:rPr>
                  <w:i/>
                  <w:iCs/>
                  <w:noProof/>
                </w:rPr>
                <w:t>https://registry.opendata.aws/copernicus-dem</w:t>
              </w:r>
              <w:r>
                <w:rPr>
                  <w:noProof/>
                </w:rPr>
                <w:t>.</w:t>
              </w:r>
            </w:p>
            <w:p w14:paraId="30556570" w14:textId="77777777" w:rsidR="008B09EB" w:rsidRDefault="008B09EB" w:rsidP="008B09EB">
              <w:pPr>
                <w:pStyle w:val="Bibliography"/>
                <w:ind w:left="720" w:hanging="720"/>
                <w:rPr>
                  <w:noProof/>
                </w:rPr>
              </w:pPr>
              <w:r>
                <w:rPr>
                  <w:noProof/>
                </w:rPr>
                <w:t xml:space="preserve">Duarte, V., Teodoro, A., Gonçalves, J., Soares, D., &amp; Cunha, M. (2022). Wildfire risk mapping using GIS and fuzzy logic: Application to northwest Iberian Peninsula. </w:t>
              </w:r>
              <w:r>
                <w:rPr>
                  <w:i/>
                  <w:iCs/>
                  <w:noProof/>
                </w:rPr>
                <w:t>Remote Sensing, 14</w:t>
              </w:r>
              <w:r>
                <w:rPr>
                  <w:noProof/>
                </w:rPr>
                <w:t>(15), p. 3793. doi:10.3390/rs14153793</w:t>
              </w:r>
            </w:p>
            <w:p w14:paraId="572146F0" w14:textId="77777777" w:rsidR="008B09EB" w:rsidRDefault="008B09EB" w:rsidP="008B09EB">
              <w:pPr>
                <w:pStyle w:val="Bibliography"/>
                <w:ind w:left="720" w:hanging="720"/>
                <w:rPr>
                  <w:noProof/>
                </w:rPr>
              </w:pPr>
              <w:r>
                <w:rPr>
                  <w:noProof/>
                </w:rPr>
                <w:t xml:space="preserve">Duff, T., &amp; Tolhurst, K. (2015). Operational wildfire suppression modelling: a review evaluating development, state of the art and future directions. </w:t>
              </w:r>
              <w:r>
                <w:rPr>
                  <w:i/>
                  <w:iCs/>
                  <w:noProof/>
                </w:rPr>
                <w:t>International Journal of Wildland Fire, 24</w:t>
              </w:r>
              <w:r>
                <w:rPr>
                  <w:noProof/>
                </w:rPr>
                <w:t>, 735-748.</w:t>
              </w:r>
            </w:p>
            <w:p w14:paraId="32AB4971" w14:textId="77777777" w:rsidR="008B09EB" w:rsidRDefault="008B09EB" w:rsidP="008B09EB">
              <w:pPr>
                <w:pStyle w:val="Bibliography"/>
                <w:ind w:left="720" w:hanging="720"/>
                <w:rPr>
                  <w:noProof/>
                </w:rPr>
              </w:pPr>
              <w:r>
                <w:rPr>
                  <w:noProof/>
                </w:rPr>
                <w:t xml:space="preserve">Duff, T., Cawson, J., Cirulis, B., Nyman, P., Sheridan, G., &amp; Tolhurst, K. (2016). Conditional performance evaluation: using wildfire observations for systematic fire simulator development. </w:t>
              </w:r>
              <w:r>
                <w:rPr>
                  <w:i/>
                  <w:iCs/>
                  <w:noProof/>
                </w:rPr>
                <w:t>Forests, 9</w:t>
              </w:r>
              <w:r>
                <w:rPr>
                  <w:noProof/>
                </w:rPr>
                <w:t>, 189.</w:t>
              </w:r>
            </w:p>
            <w:p w14:paraId="702D4F3C" w14:textId="77777777" w:rsidR="008B09EB" w:rsidRDefault="008B09EB" w:rsidP="008B09EB">
              <w:pPr>
                <w:pStyle w:val="Bibliography"/>
                <w:ind w:left="720" w:hanging="720"/>
                <w:rPr>
                  <w:noProof/>
                </w:rPr>
              </w:pPr>
              <w:r>
                <w:rPr>
                  <w:noProof/>
                </w:rPr>
                <w:t xml:space="preserve">Dunn, C., Calkin, D., &amp; Thompson, M. (2017). Towards enhanced risk management: Planning, decision making and monitoring of US wildfire response. </w:t>
              </w:r>
              <w:r>
                <w:rPr>
                  <w:i/>
                  <w:iCs/>
                  <w:noProof/>
                </w:rPr>
                <w:lastRenderedPageBreak/>
                <w:t>International Journal of Wildland Fire, 26</w:t>
              </w:r>
              <w:r>
                <w:rPr>
                  <w:noProof/>
                </w:rPr>
                <w:t>(7), pp. 615-625. doi:10.1071/WF16223</w:t>
              </w:r>
            </w:p>
            <w:p w14:paraId="1545B32D" w14:textId="77777777" w:rsidR="008B09EB" w:rsidRDefault="008B09EB" w:rsidP="008B09EB">
              <w:pPr>
                <w:pStyle w:val="Bibliography"/>
                <w:ind w:left="720" w:hanging="720"/>
                <w:rPr>
                  <w:noProof/>
                </w:rPr>
              </w:pPr>
              <w:r>
                <w:rPr>
                  <w:noProof/>
                </w:rPr>
                <w:t xml:space="preserve">Figueiredo, J., Macedo, J., Alves, J., &amp; Figueiredo, A. (2024). Wildfire management decision support system for real-time fire behavior and weather analysis. </w:t>
              </w:r>
              <w:r>
                <w:rPr>
                  <w:i/>
                  <w:iCs/>
                  <w:noProof/>
                </w:rPr>
                <w:t>Forests, 15</w:t>
              </w:r>
              <w:r>
                <w:rPr>
                  <w:noProof/>
                </w:rPr>
                <w:t>(3), p. 509. doi:10.3390/f15030509</w:t>
              </w:r>
            </w:p>
            <w:p w14:paraId="2DF77AEC" w14:textId="77777777" w:rsidR="008B09EB" w:rsidRDefault="008B09EB" w:rsidP="008B09EB">
              <w:pPr>
                <w:pStyle w:val="Bibliography"/>
                <w:ind w:left="720" w:hanging="720"/>
                <w:rPr>
                  <w:noProof/>
                </w:rPr>
              </w:pPr>
              <w:r>
                <w:rPr>
                  <w:noProof/>
                </w:rPr>
                <w:t xml:space="preserve">Filippi, J.-B., Mallet, V., &amp; Nader, B. (2014). Representation and evaluation of wildfire propagation simulations. </w:t>
              </w:r>
              <w:r>
                <w:rPr>
                  <w:i/>
                  <w:iCs/>
                  <w:noProof/>
                </w:rPr>
                <w:t>International Journal of Wildland Fire, 23</w:t>
              </w:r>
              <w:r>
                <w:rPr>
                  <w:noProof/>
                </w:rPr>
                <w:t>, 46-57.</w:t>
              </w:r>
            </w:p>
            <w:p w14:paraId="0A3384B5" w14:textId="77777777" w:rsidR="008B09EB" w:rsidRDefault="008B09EB" w:rsidP="008B09EB">
              <w:pPr>
                <w:pStyle w:val="Bibliography"/>
                <w:ind w:left="720" w:hanging="720"/>
                <w:rPr>
                  <w:noProof/>
                </w:rPr>
              </w:pPr>
              <w:r>
                <w:rPr>
                  <w:noProof/>
                </w:rPr>
                <w:t xml:space="preserve">Fillmore, S., &amp; Paveglio, T. (2023). Use of the Wildland Fire Decision Support System (WFDSS) for full suppression and managed fires within the Southwestern Region of the US Forest Service. </w:t>
              </w:r>
              <w:r>
                <w:rPr>
                  <w:i/>
                  <w:iCs/>
                  <w:noProof/>
                </w:rPr>
                <w:t>International Journal of Wildland Fire, 32</w:t>
              </w:r>
              <w:r>
                <w:rPr>
                  <w:noProof/>
                </w:rPr>
                <w:t>(4), pp. 562-574. doi:10.1071/WF22106</w:t>
              </w:r>
            </w:p>
            <w:p w14:paraId="7576C67A" w14:textId="77777777" w:rsidR="008B09EB" w:rsidRDefault="008B09EB" w:rsidP="008B09EB">
              <w:pPr>
                <w:pStyle w:val="Bibliography"/>
                <w:ind w:left="720" w:hanging="720"/>
                <w:rPr>
                  <w:noProof/>
                </w:rPr>
              </w:pPr>
              <w:r>
                <w:rPr>
                  <w:noProof/>
                </w:rPr>
                <w:t xml:space="preserve">Finney, M. (1998). </w:t>
              </w:r>
              <w:r>
                <w:rPr>
                  <w:i/>
                  <w:iCs/>
                  <w:noProof/>
                </w:rPr>
                <w:t>FARSITE: Fire Area Simulator - model development and evaluation.</w:t>
              </w:r>
              <w:r>
                <w:rPr>
                  <w:noProof/>
                </w:rPr>
                <w:t xml:space="preserve"> USDA Forest Service, Rocky Mountain Research Station.</w:t>
              </w:r>
            </w:p>
            <w:p w14:paraId="68A93566" w14:textId="77777777" w:rsidR="008B09EB" w:rsidRDefault="008B09EB" w:rsidP="008B09EB">
              <w:pPr>
                <w:pStyle w:val="Bibliography"/>
                <w:ind w:left="720" w:hanging="720"/>
                <w:rPr>
                  <w:noProof/>
                </w:rPr>
              </w:pPr>
              <w:r>
                <w:rPr>
                  <w:noProof/>
                </w:rPr>
                <w:t xml:space="preserve">Finney, M. (2006). An overview of FlamMap fire modeling capabilities. </w:t>
              </w:r>
              <w:r>
                <w:rPr>
                  <w:i/>
                  <w:iCs/>
                  <w:noProof/>
                </w:rPr>
                <w:t>Fuels Management — How to Measure Success: Conference Proceedings</w:t>
              </w:r>
              <w:r>
                <w:rPr>
                  <w:noProof/>
                </w:rPr>
                <w:t xml:space="preserve"> (pp. 213-220). USDA Forest Service, Rocky Mountain Research Station.</w:t>
              </w:r>
            </w:p>
            <w:p w14:paraId="3E72664B" w14:textId="77777777" w:rsidR="008B09EB" w:rsidRDefault="008B09EB" w:rsidP="008B09EB">
              <w:pPr>
                <w:pStyle w:val="Bibliography"/>
                <w:ind w:left="720" w:hanging="720"/>
                <w:rPr>
                  <w:noProof/>
                </w:rPr>
              </w:pPr>
              <w:r>
                <w:rPr>
                  <w:noProof/>
                </w:rPr>
                <w:t xml:space="preserve">Fox-Hughes, P., Bridge, C., &amp; Faggian, N. (2024). An evaluation of wildland fire simulators used operationally in Australia. </w:t>
              </w:r>
              <w:r>
                <w:rPr>
                  <w:i/>
                  <w:iCs/>
                  <w:noProof/>
                </w:rPr>
                <w:t>International Journal of Wildland Fire, 33</w:t>
              </w:r>
              <w:r>
                <w:rPr>
                  <w:noProof/>
                </w:rPr>
                <w:t>.</w:t>
              </w:r>
            </w:p>
            <w:p w14:paraId="45CB15BA" w14:textId="77777777" w:rsidR="008B09EB" w:rsidRDefault="008B09EB" w:rsidP="008B09EB">
              <w:pPr>
                <w:pStyle w:val="Bibliography"/>
                <w:ind w:left="720" w:hanging="720"/>
                <w:rPr>
                  <w:noProof/>
                </w:rPr>
              </w:pPr>
              <w:r>
                <w:rPr>
                  <w:noProof/>
                </w:rPr>
                <w:t xml:space="preserve">French, S., Maule, J., &amp; Papamichail, N. (2019). </w:t>
              </w:r>
              <w:r>
                <w:rPr>
                  <w:i/>
                  <w:iCs/>
                  <w:noProof/>
                </w:rPr>
                <w:t>Decision Behaviour, Analysis and Support</w:t>
              </w:r>
              <w:r>
                <w:rPr>
                  <w:noProof/>
                </w:rPr>
                <w:t xml:space="preserve"> (2 ed.). Cambridge University Press.</w:t>
              </w:r>
            </w:p>
            <w:p w14:paraId="1B0D492E" w14:textId="77777777" w:rsidR="008B09EB" w:rsidRDefault="008B09EB" w:rsidP="008B09EB">
              <w:pPr>
                <w:pStyle w:val="Bibliography"/>
                <w:ind w:left="720" w:hanging="720"/>
                <w:rPr>
                  <w:noProof/>
                </w:rPr>
              </w:pPr>
              <w:r>
                <w:rPr>
                  <w:noProof/>
                </w:rPr>
                <w:t xml:space="preserve">Gigerenzer, G., &amp; Selten, R. (Eds.). (2001). </w:t>
              </w:r>
              <w:r>
                <w:rPr>
                  <w:i/>
                  <w:iCs/>
                  <w:noProof/>
                </w:rPr>
                <w:t>Bounded rationality: The adaptive toolbox.</w:t>
              </w:r>
              <w:r>
                <w:rPr>
                  <w:noProof/>
                </w:rPr>
                <w:t xml:space="preserve"> Cambridge, MA: MIT Press.</w:t>
              </w:r>
            </w:p>
            <w:p w14:paraId="67BD1D8F" w14:textId="77777777" w:rsidR="008B09EB" w:rsidRDefault="008B09EB" w:rsidP="008B09EB">
              <w:pPr>
                <w:pStyle w:val="Bibliography"/>
                <w:ind w:left="720" w:hanging="720"/>
                <w:rPr>
                  <w:noProof/>
                </w:rPr>
              </w:pPr>
              <w:r>
                <w:rPr>
                  <w:noProof/>
                </w:rPr>
                <w:t xml:space="preserve">Gorry, G., &amp; Scott Morton, M. (1971). A framework for management information systems. </w:t>
              </w:r>
              <w:r>
                <w:rPr>
                  <w:i/>
                  <w:iCs/>
                  <w:noProof/>
                </w:rPr>
                <w:t>Sloan Management Review, 13</w:t>
              </w:r>
              <w:r>
                <w:rPr>
                  <w:noProof/>
                </w:rPr>
                <w:t>(1), 55-70.</w:t>
              </w:r>
            </w:p>
            <w:p w14:paraId="5D23EB76" w14:textId="77777777" w:rsidR="008B09EB" w:rsidRDefault="008B09EB" w:rsidP="008B09EB">
              <w:pPr>
                <w:pStyle w:val="Bibliography"/>
                <w:ind w:left="720" w:hanging="720"/>
                <w:rPr>
                  <w:noProof/>
                </w:rPr>
              </w:pPr>
              <w:r>
                <w:rPr>
                  <w:noProof/>
                </w:rPr>
                <w:lastRenderedPageBreak/>
                <w:t xml:space="preserve">Guidotti, R., Monreale, A., Ruggieri, S., Turini, F., Giannotti, F., &amp; Pedreschi, D. (2018). A Survey of Methods for Explaining Black Box Models. </w:t>
              </w:r>
              <w:r>
                <w:rPr>
                  <w:i/>
                  <w:iCs/>
                  <w:noProof/>
                </w:rPr>
                <w:t>ACM Computing Surveys, 51</w:t>
              </w:r>
              <w:r>
                <w:rPr>
                  <w:noProof/>
                </w:rPr>
                <w:t>(5), 1-42. doi:10.1145/3236009</w:t>
              </w:r>
            </w:p>
            <w:p w14:paraId="460CF904" w14:textId="77777777" w:rsidR="008B09EB" w:rsidRDefault="008B09EB" w:rsidP="008B09EB">
              <w:pPr>
                <w:pStyle w:val="Bibliography"/>
                <w:ind w:left="720" w:hanging="720"/>
                <w:rPr>
                  <w:noProof/>
                </w:rPr>
              </w:pPr>
              <w:r>
                <w:rPr>
                  <w:noProof/>
                </w:rPr>
                <w:t xml:space="preserve">Hwang, C., &amp; Yoon, K. (1981). </w:t>
              </w:r>
              <w:r>
                <w:rPr>
                  <w:i/>
                  <w:iCs/>
                  <w:noProof/>
                </w:rPr>
                <w:t>Multiple attribute decision making: Methods and applications.</w:t>
              </w:r>
              <w:r>
                <w:rPr>
                  <w:noProof/>
                </w:rPr>
                <w:t xml:space="preserve"> Springer. doi:10.1007/978-3-642-48318-9</w:t>
              </w:r>
            </w:p>
            <w:p w14:paraId="7AB9DE8C" w14:textId="77777777" w:rsidR="008B09EB" w:rsidRDefault="008B09EB" w:rsidP="008B09EB">
              <w:pPr>
                <w:pStyle w:val="Bibliography"/>
                <w:ind w:left="720" w:hanging="720"/>
                <w:rPr>
                  <w:noProof/>
                </w:rPr>
              </w:pPr>
              <w:r>
                <w:rPr>
                  <w:noProof/>
                </w:rPr>
                <w:t xml:space="preserve">Jain, P., Coogan, S. C., Subramanian, S. G., Crowley, M., Taylor, S., &amp; Flannigan, M. D. (2020). A review of machine learning applications in wildfire science and management. </w:t>
              </w:r>
              <w:r>
                <w:rPr>
                  <w:i/>
                  <w:iCs/>
                  <w:noProof/>
                </w:rPr>
                <w:t>Environmental Reviews, 28</w:t>
              </w:r>
              <w:r>
                <w:rPr>
                  <w:noProof/>
                </w:rPr>
                <w:t>(4), 478-505. doi:10.1139/er-2020-0019</w:t>
              </w:r>
            </w:p>
            <w:p w14:paraId="479BA7BB" w14:textId="77777777" w:rsidR="008B09EB" w:rsidRDefault="008B09EB" w:rsidP="008B09EB">
              <w:pPr>
                <w:pStyle w:val="Bibliography"/>
                <w:ind w:left="720" w:hanging="720"/>
                <w:rPr>
                  <w:noProof/>
                </w:rPr>
              </w:pPr>
              <w:r>
                <w:rPr>
                  <w:noProof/>
                </w:rPr>
                <w:t xml:space="preserve">Ji, Z., Lee, N., Frieske, R., Yu, T., Su, D., Xu, Y., . . . Fung, P. (2023). Survey of hallucination in natural language generation. </w:t>
              </w:r>
              <w:r>
                <w:rPr>
                  <w:i/>
                  <w:iCs/>
                  <w:noProof/>
                </w:rPr>
                <w:t>ACM Computing Surveys, 55</w:t>
              </w:r>
              <w:r>
                <w:rPr>
                  <w:noProof/>
                </w:rPr>
                <w:t>, pp. 1-38.</w:t>
              </w:r>
            </w:p>
            <w:p w14:paraId="397E88FA" w14:textId="77777777" w:rsidR="008B09EB" w:rsidRDefault="008B09EB" w:rsidP="008B09EB">
              <w:pPr>
                <w:pStyle w:val="Bibliography"/>
                <w:ind w:left="720" w:hanging="720"/>
                <w:rPr>
                  <w:noProof/>
                </w:rPr>
              </w:pPr>
              <w:r>
                <w:rPr>
                  <w:noProof/>
                </w:rPr>
                <w:t xml:space="preserve">Kalabokidis, K., Ager, A., Finney, M., Athanasis, N., Palaiologou, P., &amp; Vasilakos, C. (2016). AEGIS: a wildfire prevention and management information system. </w:t>
              </w:r>
              <w:r>
                <w:rPr>
                  <w:i/>
                  <w:iCs/>
                  <w:noProof/>
                </w:rPr>
                <w:t>Natural Hazards and Earth System Sciences, 16</w:t>
              </w:r>
              <w:r>
                <w:rPr>
                  <w:noProof/>
                </w:rPr>
                <w:t>, 643-661.</w:t>
              </w:r>
            </w:p>
            <w:p w14:paraId="4659A2B5" w14:textId="77777777" w:rsidR="008B09EB" w:rsidRDefault="008B09EB" w:rsidP="008B09EB">
              <w:pPr>
                <w:pStyle w:val="Bibliography"/>
                <w:ind w:left="720" w:hanging="720"/>
                <w:rPr>
                  <w:noProof/>
                </w:rPr>
              </w:pPr>
              <w:r>
                <w:rPr>
                  <w:noProof/>
                </w:rPr>
                <w:t xml:space="preserve">Keeney, R., &amp; Raiffa, H. (1976). </w:t>
              </w:r>
              <w:r>
                <w:rPr>
                  <w:i/>
                  <w:iCs/>
                  <w:noProof/>
                </w:rPr>
                <w:t>Decisions with multiple objectives: preferences and value trade-offs.</w:t>
              </w:r>
              <w:r>
                <w:rPr>
                  <w:noProof/>
                </w:rPr>
                <w:t xml:space="preserve"> Wiley.</w:t>
              </w:r>
            </w:p>
            <w:p w14:paraId="77C3C2F5" w14:textId="77777777" w:rsidR="008B09EB" w:rsidRDefault="008B09EB" w:rsidP="008B09EB">
              <w:pPr>
                <w:pStyle w:val="Bibliography"/>
                <w:ind w:left="720" w:hanging="720"/>
                <w:rPr>
                  <w:noProof/>
                </w:rPr>
              </w:pPr>
              <w:r>
                <w:rPr>
                  <w:noProof/>
                </w:rPr>
                <w:t xml:space="preserve">Klein, G. A. (2017). </w:t>
              </w:r>
              <w:r>
                <w:rPr>
                  <w:i/>
                  <w:iCs/>
                  <w:noProof/>
                </w:rPr>
                <w:t>Sources of Power: How People Make Decisions.</w:t>
              </w:r>
              <w:r>
                <w:rPr>
                  <w:noProof/>
                </w:rPr>
                <w:t xml:space="preserve"> MIT Press.</w:t>
              </w:r>
            </w:p>
            <w:p w14:paraId="2C1B1C9A" w14:textId="77777777" w:rsidR="008B09EB" w:rsidRDefault="008B09EB" w:rsidP="008B09EB">
              <w:pPr>
                <w:pStyle w:val="Bibliography"/>
                <w:ind w:left="720" w:hanging="720"/>
                <w:rPr>
                  <w:noProof/>
                </w:rPr>
              </w:pPr>
              <w:r>
                <w:rPr>
                  <w:noProof/>
                </w:rPr>
                <w:t xml:space="preserve">Lughofer, E. (2011). </w:t>
              </w:r>
              <w:r>
                <w:rPr>
                  <w:i/>
                  <w:iCs/>
                  <w:noProof/>
                </w:rPr>
                <w:t>Evolving Fuzzy Systems: Methodologies, Advanced Concepts and Applications.</w:t>
              </w:r>
              <w:r>
                <w:rPr>
                  <w:noProof/>
                </w:rPr>
                <w:t xml:space="preserve"> Berlin, Germany: Springer.</w:t>
              </w:r>
            </w:p>
            <w:p w14:paraId="2725137E" w14:textId="77777777" w:rsidR="008B09EB" w:rsidRDefault="008B09EB" w:rsidP="008B09EB">
              <w:pPr>
                <w:pStyle w:val="Bibliography"/>
                <w:ind w:left="720" w:hanging="720"/>
                <w:rPr>
                  <w:noProof/>
                </w:rPr>
              </w:pPr>
              <w:r>
                <w:rPr>
                  <w:noProof/>
                </w:rPr>
                <w:t xml:space="preserve">Malczewski, J. (1999). </w:t>
              </w:r>
              <w:r>
                <w:rPr>
                  <w:i/>
                  <w:iCs/>
                  <w:noProof/>
                </w:rPr>
                <w:t>GIS and multicriteria decision analysis.</w:t>
              </w:r>
              <w:r>
                <w:rPr>
                  <w:noProof/>
                </w:rPr>
                <w:t xml:space="preserve"> John wiley &amp; sons.</w:t>
              </w:r>
            </w:p>
            <w:p w14:paraId="5469908E" w14:textId="77777777" w:rsidR="008B09EB" w:rsidRDefault="008B09EB" w:rsidP="008B09EB">
              <w:pPr>
                <w:pStyle w:val="Bibliography"/>
                <w:ind w:left="720" w:hanging="720"/>
                <w:rPr>
                  <w:noProof/>
                </w:rPr>
              </w:pPr>
              <w:r>
                <w:rPr>
                  <w:noProof/>
                </w:rPr>
                <w:t xml:space="preserve">Mamdani, E. H. (1974). Application of fuzzy algorithms for control of simple dynamic plant. </w:t>
              </w:r>
              <w:r>
                <w:rPr>
                  <w:i/>
                  <w:iCs/>
                  <w:noProof/>
                </w:rPr>
                <w:t>Proceedings of the Institution of Electrical Engineers, 121</w:t>
              </w:r>
              <w:r>
                <w:rPr>
                  <w:noProof/>
                </w:rPr>
                <w:t>(12), 1585-1588. doi:10.1049/piee.1974.0328</w:t>
              </w:r>
            </w:p>
            <w:p w14:paraId="70DB71DF" w14:textId="77777777" w:rsidR="008B09EB" w:rsidRDefault="008B09EB" w:rsidP="008B09EB">
              <w:pPr>
                <w:pStyle w:val="Bibliography"/>
                <w:ind w:left="720" w:hanging="720"/>
                <w:rPr>
                  <w:noProof/>
                </w:rPr>
              </w:pPr>
              <w:r>
                <w:rPr>
                  <w:noProof/>
                </w:rPr>
                <w:t xml:space="preserve">Marakas, G. M., &amp; O'Brien, J. A. (2013). </w:t>
              </w:r>
              <w:r>
                <w:rPr>
                  <w:i/>
                  <w:iCs/>
                  <w:noProof/>
                </w:rPr>
                <w:t>Introduction to information systems.</w:t>
              </w:r>
              <w:r>
                <w:rPr>
                  <w:noProof/>
                </w:rPr>
                <w:t xml:space="preserve"> McGraw-Hill.</w:t>
              </w:r>
            </w:p>
            <w:p w14:paraId="2DAC737F" w14:textId="77777777" w:rsidR="008B09EB" w:rsidRDefault="008B09EB" w:rsidP="008B09EB">
              <w:pPr>
                <w:pStyle w:val="Bibliography"/>
                <w:ind w:left="720" w:hanging="720"/>
                <w:rPr>
                  <w:noProof/>
                </w:rPr>
              </w:pPr>
              <w:r>
                <w:rPr>
                  <w:noProof/>
                </w:rPr>
                <w:lastRenderedPageBreak/>
                <w:t xml:space="preserve">Martell, D. (2015). A review of recent forest and wildland fire management decision support systems research. </w:t>
              </w:r>
              <w:r>
                <w:rPr>
                  <w:i/>
                  <w:iCs/>
                  <w:noProof/>
                </w:rPr>
                <w:t>Current Forestry Reports, 1</w:t>
              </w:r>
              <w:r>
                <w:rPr>
                  <w:noProof/>
                </w:rPr>
                <w:t>, 128-137.</w:t>
              </w:r>
            </w:p>
            <w:p w14:paraId="4BD78FCD" w14:textId="77777777" w:rsidR="008B09EB" w:rsidRDefault="008B09EB" w:rsidP="008B09EB">
              <w:pPr>
                <w:pStyle w:val="Bibliography"/>
                <w:ind w:left="720" w:hanging="720"/>
                <w:rPr>
                  <w:noProof/>
                </w:rPr>
              </w:pPr>
              <w:r>
                <w:rPr>
                  <w:noProof/>
                </w:rPr>
                <w:t xml:space="preserve">Martell, D. L. (2007). Forest fire management. </w:t>
              </w:r>
              <w:r>
                <w:rPr>
                  <w:i/>
                  <w:iCs/>
                  <w:noProof/>
                </w:rPr>
                <w:t>Handbook of operations research in natural resources</w:t>
              </w:r>
              <w:r>
                <w:rPr>
                  <w:noProof/>
                </w:rPr>
                <w:t xml:space="preserve"> (pp. 489-509). Boston: MA: Springer US.</w:t>
              </w:r>
            </w:p>
            <w:p w14:paraId="27B47BF3" w14:textId="77777777" w:rsidR="008B09EB" w:rsidRDefault="008B09EB" w:rsidP="008B09EB">
              <w:pPr>
                <w:pStyle w:val="Bibliography"/>
                <w:ind w:left="720" w:hanging="720"/>
                <w:rPr>
                  <w:noProof/>
                </w:rPr>
              </w:pPr>
              <w:r>
                <w:rPr>
                  <w:noProof/>
                </w:rPr>
                <w:t xml:space="preserve">McNeese, N. J., Schelble, B. G., Canonico, L. B., &amp; Demir, M. (2021). Who or what is my teammate? Team composition considerations in human–AI teaming. </w:t>
              </w:r>
              <w:r>
                <w:rPr>
                  <w:i/>
                  <w:iCs/>
                  <w:noProof/>
                </w:rPr>
                <w:t>Human Factors, 63</w:t>
              </w:r>
              <w:r>
                <w:rPr>
                  <w:noProof/>
                </w:rPr>
                <w:t>(3), 474-488. doi:10.1177/0018720820968694</w:t>
              </w:r>
            </w:p>
            <w:p w14:paraId="5203CFE6" w14:textId="77777777" w:rsidR="008B09EB" w:rsidRDefault="008B09EB" w:rsidP="008B09EB">
              <w:pPr>
                <w:pStyle w:val="Bibliography"/>
                <w:ind w:left="720" w:hanging="720"/>
                <w:rPr>
                  <w:noProof/>
                </w:rPr>
              </w:pPr>
              <w:r>
                <w:rPr>
                  <w:noProof/>
                </w:rPr>
                <w:t xml:space="preserve">Mendel, J. (2017). </w:t>
              </w:r>
              <w:r>
                <w:rPr>
                  <w:i/>
                  <w:iCs/>
                  <w:noProof/>
                </w:rPr>
                <w:t>Uncertain rule-based fuzzy systems.</w:t>
              </w:r>
              <w:r>
                <w:rPr>
                  <w:noProof/>
                </w:rPr>
                <w:t xml:space="preserve"> Springer.</w:t>
              </w:r>
            </w:p>
            <w:p w14:paraId="774B945A" w14:textId="77777777" w:rsidR="008B09EB" w:rsidRDefault="008B09EB" w:rsidP="008B09EB">
              <w:pPr>
                <w:pStyle w:val="Bibliography"/>
                <w:ind w:left="720" w:hanging="720"/>
                <w:rPr>
                  <w:noProof/>
                </w:rPr>
              </w:pPr>
              <w:r>
                <w:rPr>
                  <w:noProof/>
                </w:rPr>
                <w:t xml:space="preserve">Mohammadi, M., Alesheikh, A., &amp; Alimohammadi, A. (2025). Bridging spatiotemporal wildfire prediction and decision modeling using transformer networks and fuzzy inference systems. </w:t>
              </w:r>
              <w:r>
                <w:rPr>
                  <w:i/>
                  <w:iCs/>
                  <w:noProof/>
                </w:rPr>
                <w:t>Applied Sciences, 15</w:t>
              </w:r>
              <w:r>
                <w:rPr>
                  <w:noProof/>
                </w:rPr>
                <w:t>, p. 7542. doi:10.3390/app15137542</w:t>
              </w:r>
            </w:p>
            <w:p w14:paraId="29872CD2" w14:textId="77777777" w:rsidR="008B09EB" w:rsidRDefault="008B09EB" w:rsidP="008B09EB">
              <w:pPr>
                <w:pStyle w:val="Bibliography"/>
                <w:ind w:left="720" w:hanging="720"/>
                <w:rPr>
                  <w:noProof/>
                </w:rPr>
              </w:pPr>
              <w:r>
                <w:rPr>
                  <w:noProof/>
                </w:rPr>
                <w:t xml:space="preserve">Morgan, M., &amp; Henrion, M. (1990). </w:t>
              </w:r>
              <w:r>
                <w:rPr>
                  <w:i/>
                  <w:iCs/>
                  <w:noProof/>
                </w:rPr>
                <w:t>Uncertainty: A Guide to Dealing with Uncertainty in Quantitative Risk and Policy Analysis.</w:t>
              </w:r>
              <w:r>
                <w:rPr>
                  <w:noProof/>
                </w:rPr>
                <w:t xml:space="preserve"> Cambridge university press.</w:t>
              </w:r>
            </w:p>
            <w:p w14:paraId="41CF2BF6" w14:textId="77777777" w:rsidR="008B09EB" w:rsidRDefault="008B09EB" w:rsidP="008B09EB">
              <w:pPr>
                <w:pStyle w:val="Bibliography"/>
                <w:ind w:left="720" w:hanging="720"/>
                <w:rPr>
                  <w:noProof/>
                </w:rPr>
              </w:pPr>
              <w:r>
                <w:rPr>
                  <w:noProof/>
                </w:rPr>
                <w:t xml:space="preserve">Morris, M. (1991). Factorial sampling plans for preliminary computational experiments. </w:t>
              </w:r>
              <w:r>
                <w:rPr>
                  <w:i/>
                  <w:iCs/>
                  <w:noProof/>
                </w:rPr>
                <w:t>Technometrics, 33</w:t>
              </w:r>
              <w:r>
                <w:rPr>
                  <w:noProof/>
                </w:rPr>
                <w:t>, 161-174.</w:t>
              </w:r>
            </w:p>
            <w:p w14:paraId="43D654A2" w14:textId="77777777" w:rsidR="008B09EB" w:rsidRDefault="008B09EB" w:rsidP="008B09EB">
              <w:pPr>
                <w:pStyle w:val="Bibliography"/>
                <w:ind w:left="720" w:hanging="720"/>
                <w:rPr>
                  <w:noProof/>
                </w:rPr>
              </w:pPr>
              <w:r>
                <w:rPr>
                  <w:noProof/>
                </w:rPr>
                <w:t xml:space="preserve">Noonan-Wright, E., Opperman, T., Finney, M., Zimmerman, G., Seli, R., Elenz, L., . . . Fiedler, J. (2011). Developing the US wildland fire decision support system. </w:t>
              </w:r>
              <w:r>
                <w:rPr>
                  <w:i/>
                  <w:iCs/>
                  <w:noProof/>
                </w:rPr>
                <w:t>Journal of Combustion, 2011</w:t>
              </w:r>
              <w:r>
                <w:rPr>
                  <w:noProof/>
                </w:rPr>
                <w:t>, p. 168473. doi:10.1155/2011/168473</w:t>
              </w:r>
            </w:p>
            <w:p w14:paraId="1079A3A5" w14:textId="77777777" w:rsidR="008B09EB" w:rsidRDefault="008B09EB" w:rsidP="008B09EB">
              <w:pPr>
                <w:pStyle w:val="Bibliography"/>
                <w:ind w:left="720" w:hanging="720"/>
                <w:rPr>
                  <w:noProof/>
                </w:rPr>
              </w:pPr>
              <w:r>
                <w:rPr>
                  <w:noProof/>
                </w:rPr>
                <w:t xml:space="preserve">Oliveira, T., Barros, A., Ager, A., &amp; Fernandes, P. (2022). Wildfire spread and resource allocation: Using spatially explicit models to address operational decision-making. </w:t>
              </w:r>
              <w:r>
                <w:rPr>
                  <w:i/>
                  <w:iCs/>
                  <w:noProof/>
                </w:rPr>
                <w:t>Forest Ecology and Management, 506</w:t>
              </w:r>
              <w:r>
                <w:rPr>
                  <w:noProof/>
                </w:rPr>
                <w:t>, p. 119952. doi:10.1016/j.foreco.2021.119952</w:t>
              </w:r>
            </w:p>
            <w:p w14:paraId="2587ADC9" w14:textId="77777777" w:rsidR="008B09EB" w:rsidRDefault="008B09EB" w:rsidP="008B09EB">
              <w:pPr>
                <w:pStyle w:val="Bibliography"/>
                <w:ind w:left="720" w:hanging="720"/>
                <w:rPr>
                  <w:noProof/>
                </w:rPr>
              </w:pPr>
              <w:r>
                <w:rPr>
                  <w:noProof/>
                </w:rPr>
                <w:t xml:space="preserve">Open-Meteo, E. v. (2026). </w:t>
              </w:r>
              <w:r>
                <w:rPr>
                  <w:i/>
                  <w:iCs/>
                  <w:noProof/>
                </w:rPr>
                <w:t>https://open-meteo.com</w:t>
              </w:r>
              <w:r>
                <w:rPr>
                  <w:noProof/>
                </w:rPr>
                <w:t>.</w:t>
              </w:r>
            </w:p>
            <w:p w14:paraId="6122BE60" w14:textId="77777777" w:rsidR="008B09EB" w:rsidRDefault="008B09EB" w:rsidP="008B09EB">
              <w:pPr>
                <w:pStyle w:val="Bibliography"/>
                <w:ind w:left="720" w:hanging="720"/>
                <w:rPr>
                  <w:noProof/>
                </w:rPr>
              </w:pPr>
              <w:r>
                <w:rPr>
                  <w:noProof/>
                </w:rPr>
                <w:lastRenderedPageBreak/>
                <w:t xml:space="preserve">Orphanoudakis, T., Betzelos, C., &amp; Leligou, H. (2025). MORA: A multicriteria optimal resource allocation and decision support toolkit for wildfire management. </w:t>
              </w:r>
              <w:r>
                <w:rPr>
                  <w:i/>
                  <w:iCs/>
                  <w:noProof/>
                </w:rPr>
                <w:t>Algorithms, 18</w:t>
              </w:r>
              <w:r>
                <w:rPr>
                  <w:noProof/>
                </w:rPr>
                <w:t>(11), p. 677. doi:10.3390/a18110677</w:t>
              </w:r>
            </w:p>
            <w:p w14:paraId="0CEE5839" w14:textId="77777777" w:rsidR="008B09EB" w:rsidRDefault="008B09EB" w:rsidP="008B09EB">
              <w:pPr>
                <w:pStyle w:val="Bibliography"/>
                <w:ind w:left="720" w:hanging="720"/>
                <w:rPr>
                  <w:noProof/>
                </w:rPr>
              </w:pPr>
              <w:r>
                <w:rPr>
                  <w:noProof/>
                </w:rPr>
                <w:t xml:space="preserve">Pacheco, A. (2015). Cohesive Fire Management within an Uncertain Environment: A Review of Risk Handling and Decision Support Systems. </w:t>
              </w:r>
              <w:r>
                <w:rPr>
                  <w:i/>
                  <w:iCs/>
                  <w:noProof/>
                </w:rPr>
                <w:t>Forest Ecology and Management, 347</w:t>
              </w:r>
              <w:r>
                <w:rPr>
                  <w:noProof/>
                </w:rPr>
                <w:t>, 1-17. doi:10.1016/j.foreco.2015.02.033</w:t>
              </w:r>
            </w:p>
            <w:p w14:paraId="2EBB330A" w14:textId="77777777" w:rsidR="008B09EB" w:rsidRDefault="008B09EB" w:rsidP="008B09EB">
              <w:pPr>
                <w:pStyle w:val="Bibliography"/>
                <w:ind w:left="720" w:hanging="720"/>
                <w:rPr>
                  <w:noProof/>
                </w:rPr>
              </w:pPr>
              <w:r>
                <w:rPr>
                  <w:noProof/>
                </w:rPr>
                <w:t xml:space="preserve">Pais, C., Carrasco, J., Martell, D. L., Weintraub, A., &amp; Woodruff, D. L. (2021). Cell2Fire: A cell-based forest fire growth model to support strategic landscape management planning. </w:t>
              </w:r>
              <w:r>
                <w:rPr>
                  <w:i/>
                  <w:iCs/>
                  <w:noProof/>
                </w:rPr>
                <w:t>Frontiers in Forests and Global Change, 4</w:t>
              </w:r>
              <w:r>
                <w:rPr>
                  <w:noProof/>
                </w:rPr>
                <w:t>(692706).</w:t>
              </w:r>
            </w:p>
            <w:p w14:paraId="5EA1C02D" w14:textId="77777777" w:rsidR="008B09EB" w:rsidRDefault="008B09EB" w:rsidP="008B09EB">
              <w:pPr>
                <w:pStyle w:val="Bibliography"/>
                <w:ind w:left="720" w:hanging="720"/>
                <w:rPr>
                  <w:noProof/>
                </w:rPr>
              </w:pPr>
              <w:r>
                <w:rPr>
                  <w:noProof/>
                </w:rPr>
                <w:t xml:space="preserve">Pais, C., Carrasco, J., Moudio, P., &amp; Shen, Z.-J. (2021). Downstream protection value: Detecting critical zones for effective fuel-treatment under wildfire risk. </w:t>
              </w:r>
              <w:r>
                <w:rPr>
                  <w:i/>
                  <w:iCs/>
                  <w:noProof/>
                </w:rPr>
                <w:t>Computers, Environment and Urban Systems, 90</w:t>
              </w:r>
              <w:r>
                <w:rPr>
                  <w:noProof/>
                </w:rPr>
                <w:t>, p. 101703. doi:10.1016/j.compenvurbsys.2021.101703</w:t>
              </w:r>
            </w:p>
            <w:p w14:paraId="7E566B5D" w14:textId="77777777" w:rsidR="008B09EB" w:rsidRDefault="008B09EB" w:rsidP="008B09EB">
              <w:pPr>
                <w:pStyle w:val="Bibliography"/>
                <w:ind w:left="720" w:hanging="720"/>
                <w:rPr>
                  <w:noProof/>
                </w:rPr>
              </w:pPr>
              <w:r>
                <w:rPr>
                  <w:noProof/>
                </w:rPr>
                <w:t xml:space="preserve">Papadimitriou, C. H., &amp; Tsitsiklis, J. N. (1987). The complexity of Markov decision processes. </w:t>
              </w:r>
              <w:r>
                <w:rPr>
                  <w:i/>
                  <w:iCs/>
                  <w:noProof/>
                </w:rPr>
                <w:t>Mathematics of Operations Research, 12</w:t>
              </w:r>
              <w:r>
                <w:rPr>
                  <w:noProof/>
                </w:rPr>
                <w:t>(3), 441-450.</w:t>
              </w:r>
            </w:p>
            <w:p w14:paraId="5461DA00" w14:textId="77777777" w:rsidR="008B09EB" w:rsidRDefault="008B09EB" w:rsidP="008B09EB">
              <w:pPr>
                <w:pStyle w:val="Bibliography"/>
                <w:ind w:left="720" w:hanging="720"/>
                <w:rPr>
                  <w:noProof/>
                </w:rPr>
              </w:pPr>
              <w:r>
                <w:rPr>
                  <w:noProof/>
                </w:rPr>
                <w:t xml:space="preserve">Pearl, J. (1988). </w:t>
              </w:r>
              <w:r>
                <w:rPr>
                  <w:i/>
                  <w:iCs/>
                  <w:noProof/>
                </w:rPr>
                <w:t>Probabilistic Reasoning in Intelligent Systems: Networks of Plausible Inference.</w:t>
              </w:r>
              <w:r>
                <w:rPr>
                  <w:noProof/>
                </w:rPr>
                <w:t xml:space="preserve"> Morgan Kaufmann. doi:10.1016/C2009-0-27609-4</w:t>
              </w:r>
            </w:p>
            <w:p w14:paraId="48F51EB9" w14:textId="77777777" w:rsidR="008B09EB" w:rsidRDefault="008B09EB" w:rsidP="008B09EB">
              <w:pPr>
                <w:pStyle w:val="Bibliography"/>
                <w:ind w:left="720" w:hanging="720"/>
                <w:rPr>
                  <w:noProof/>
                </w:rPr>
              </w:pPr>
              <w:r>
                <w:rPr>
                  <w:noProof/>
                </w:rPr>
                <w:t xml:space="preserve">Pedrycz, W. (1993). </w:t>
              </w:r>
              <w:r>
                <w:rPr>
                  <w:i/>
                  <w:iCs/>
                  <w:noProof/>
                </w:rPr>
                <w:t>Fuzzy Control and Fuzzy Systems.</w:t>
              </w:r>
              <w:r>
                <w:rPr>
                  <w:noProof/>
                </w:rPr>
                <w:t xml:space="preserve"> Wiley.</w:t>
              </w:r>
            </w:p>
            <w:p w14:paraId="7EA8682F" w14:textId="77777777" w:rsidR="008B09EB" w:rsidRDefault="008B09EB" w:rsidP="008B09EB">
              <w:pPr>
                <w:pStyle w:val="Bibliography"/>
                <w:ind w:left="720" w:hanging="720"/>
                <w:rPr>
                  <w:noProof/>
                </w:rPr>
              </w:pPr>
              <w:r>
                <w:rPr>
                  <w:noProof/>
                </w:rPr>
                <w:t xml:space="preserve">Power. (2002). </w:t>
              </w:r>
              <w:r>
                <w:rPr>
                  <w:i/>
                  <w:iCs/>
                  <w:noProof/>
                </w:rPr>
                <w:t>Decision support systems: Concepts and resources for managers.</w:t>
              </w:r>
              <w:r>
                <w:rPr>
                  <w:noProof/>
                </w:rPr>
                <w:t xml:space="preserve"> Quorum Books.</w:t>
              </w:r>
            </w:p>
            <w:p w14:paraId="1DB1D022" w14:textId="77777777" w:rsidR="008B09EB" w:rsidRDefault="008B09EB" w:rsidP="008B09EB">
              <w:pPr>
                <w:pStyle w:val="Bibliography"/>
                <w:ind w:left="720" w:hanging="720"/>
                <w:rPr>
                  <w:noProof/>
                </w:rPr>
              </w:pPr>
              <w:r>
                <w:rPr>
                  <w:noProof/>
                </w:rPr>
                <w:t>Power. (2007). A Brief History of Decision Support Systems. Retrieved from http://dssresources.com/history/dsshistory.html</w:t>
              </w:r>
            </w:p>
            <w:p w14:paraId="498A61F9" w14:textId="77777777" w:rsidR="008B09EB" w:rsidRDefault="008B09EB" w:rsidP="008B09EB">
              <w:pPr>
                <w:pStyle w:val="Bibliography"/>
                <w:ind w:left="720" w:hanging="720"/>
                <w:rPr>
                  <w:noProof/>
                </w:rPr>
              </w:pPr>
              <w:r>
                <w:rPr>
                  <w:noProof/>
                </w:rPr>
                <w:t xml:space="preserve">Power, D. J., &amp; Heavin, C. (2017). </w:t>
              </w:r>
              <w:r>
                <w:rPr>
                  <w:i/>
                  <w:iCs/>
                  <w:noProof/>
                </w:rPr>
                <w:t>Decision Support, Analytics, and Business Intelligence</w:t>
              </w:r>
              <w:r>
                <w:rPr>
                  <w:noProof/>
                </w:rPr>
                <w:t xml:space="preserve"> (2 ed.). Business Expert Press.</w:t>
              </w:r>
            </w:p>
            <w:p w14:paraId="5CDD5B15" w14:textId="77777777" w:rsidR="008B09EB" w:rsidRDefault="008B09EB" w:rsidP="008B09EB">
              <w:pPr>
                <w:pStyle w:val="Bibliography"/>
                <w:ind w:left="720" w:hanging="720"/>
                <w:rPr>
                  <w:noProof/>
                </w:rPr>
              </w:pPr>
              <w:r>
                <w:rPr>
                  <w:noProof/>
                </w:rPr>
                <w:lastRenderedPageBreak/>
                <w:t xml:space="preserve">Price, S. (2022). Modeling of fire spread in sagebrush steppe using FARSITE: an approach to improving input data and simulation accuracy. </w:t>
              </w:r>
              <w:r>
                <w:rPr>
                  <w:i/>
                  <w:iCs/>
                  <w:noProof/>
                </w:rPr>
                <w:t>Fire Ecology, 18, 22., 18</w:t>
              </w:r>
              <w:r>
                <w:rPr>
                  <w:noProof/>
                </w:rPr>
                <w:t>(22).</w:t>
              </w:r>
            </w:p>
            <w:p w14:paraId="32FC155D" w14:textId="77777777" w:rsidR="008B09EB" w:rsidRDefault="008B09EB" w:rsidP="008B09EB">
              <w:pPr>
                <w:pStyle w:val="Bibliography"/>
                <w:ind w:left="720" w:hanging="720"/>
                <w:rPr>
                  <w:noProof/>
                </w:rPr>
              </w:pPr>
              <w:r>
                <w:rPr>
                  <w:noProof/>
                </w:rPr>
                <w:t xml:space="preserve">Rapp, C., Franz, S., Colavito, M., Aldworth, T., &amp; Cheng, A. (2026). Wildfire decision support tools: barriers, facilitators, and future directions for effectiveness. </w:t>
              </w:r>
              <w:r>
                <w:rPr>
                  <w:i/>
                  <w:iCs/>
                  <w:noProof/>
                </w:rPr>
                <w:t>Fire Ecology</w:t>
              </w:r>
              <w:r>
                <w:rPr>
                  <w:noProof/>
                </w:rPr>
                <w:t>.</w:t>
              </w:r>
            </w:p>
            <w:p w14:paraId="0BCC575F" w14:textId="77777777" w:rsidR="008B09EB" w:rsidRDefault="008B09EB" w:rsidP="008B09EB">
              <w:pPr>
                <w:pStyle w:val="Bibliography"/>
                <w:ind w:left="720" w:hanging="720"/>
                <w:rPr>
                  <w:noProof/>
                </w:rPr>
              </w:pPr>
              <w:r>
                <w:rPr>
                  <w:noProof/>
                </w:rPr>
                <w:t xml:space="preserve">Rapp, C., Rabung, E., Wilson, R., &amp; Toman, E. (2020). Wildfire decision support tools: An exploratory study of use in the United States. </w:t>
              </w:r>
              <w:r>
                <w:rPr>
                  <w:i/>
                  <w:iCs/>
                  <w:noProof/>
                </w:rPr>
                <w:t>International Journal of Wildland Fire, 29</w:t>
              </w:r>
              <w:r>
                <w:rPr>
                  <w:noProof/>
                </w:rPr>
                <w:t>(7), pp. 581-594. doi:10.1071/WF19131</w:t>
              </w:r>
            </w:p>
            <w:p w14:paraId="39408F09" w14:textId="77777777" w:rsidR="008B09EB" w:rsidRDefault="008B09EB" w:rsidP="008B09EB">
              <w:pPr>
                <w:pStyle w:val="Bibliography"/>
                <w:ind w:left="720" w:hanging="720"/>
                <w:rPr>
                  <w:noProof/>
                </w:rPr>
              </w:pPr>
              <w:r>
                <w:rPr>
                  <w:noProof/>
                </w:rPr>
                <w:t xml:space="preserve">Ribeiro, M. T., Singh, S., &amp; Guestrin, C. (2016). Why Should I Trust You? </w:t>
              </w:r>
              <w:r>
                <w:rPr>
                  <w:i/>
                  <w:iCs/>
                  <w:noProof/>
                </w:rPr>
                <w:t>ACM SIGKDD Conference</w:t>
              </w:r>
              <w:r>
                <w:rPr>
                  <w:noProof/>
                </w:rPr>
                <w:t xml:space="preserve"> (pp. 1135–1144). ACM. doi:10.1145/2939672.2939778</w:t>
              </w:r>
            </w:p>
            <w:p w14:paraId="7CBC1698" w14:textId="77777777" w:rsidR="008B09EB" w:rsidRDefault="008B09EB" w:rsidP="008B09EB">
              <w:pPr>
                <w:pStyle w:val="Bibliography"/>
                <w:ind w:left="720" w:hanging="720"/>
                <w:rPr>
                  <w:noProof/>
                </w:rPr>
              </w:pPr>
              <w:r>
                <w:rPr>
                  <w:noProof/>
                </w:rPr>
                <w:t xml:space="preserve">Ross, K. G., Shafer, J. L., &amp; Klein, G. (2006). Professional Judgments and Naturalistic Decision Making. In </w:t>
              </w:r>
              <w:r>
                <w:rPr>
                  <w:i/>
                  <w:iCs/>
                  <w:noProof/>
                </w:rPr>
                <w:t>The Cambridge Handbook of Expertise and Expert Performance</w:t>
              </w:r>
              <w:r>
                <w:rPr>
                  <w:noProof/>
                </w:rPr>
                <w:t xml:space="preserve"> (pp. 403-420). Cambridge: Cambridge University Press.</w:t>
              </w:r>
            </w:p>
            <w:p w14:paraId="56BBCC9D" w14:textId="77777777" w:rsidR="008B09EB" w:rsidRDefault="008B09EB" w:rsidP="008B09EB">
              <w:pPr>
                <w:pStyle w:val="Bibliography"/>
                <w:ind w:left="720" w:hanging="720"/>
                <w:rPr>
                  <w:noProof/>
                </w:rPr>
              </w:pPr>
              <w:r>
                <w:rPr>
                  <w:noProof/>
                </w:rPr>
                <w:t xml:space="preserve">Rothermel, R. C. (1972). </w:t>
              </w:r>
              <w:r>
                <w:rPr>
                  <w:i/>
                  <w:iCs/>
                  <w:noProof/>
                </w:rPr>
                <w:t>A mathematical model for predicting fire spread in wildland fuels.</w:t>
              </w:r>
              <w:r>
                <w:rPr>
                  <w:noProof/>
                </w:rPr>
                <w:t xml:space="preserve"> Intermountain Forest &amp; Range Experiment Station, Forest Service, US Department of Agriculture.</w:t>
              </w:r>
            </w:p>
            <w:p w14:paraId="7DA58590" w14:textId="77777777" w:rsidR="008B09EB" w:rsidRDefault="008B09EB" w:rsidP="008B09EB">
              <w:pPr>
                <w:pStyle w:val="Bibliography"/>
                <w:ind w:left="720" w:hanging="720"/>
                <w:rPr>
                  <w:noProof/>
                </w:rPr>
              </w:pPr>
              <w:r>
                <w:rPr>
                  <w:noProof/>
                </w:rPr>
                <w:t xml:space="preserve">Saaty, T. (1980). </w:t>
              </w:r>
              <w:r>
                <w:rPr>
                  <w:i/>
                  <w:iCs/>
                  <w:noProof/>
                </w:rPr>
                <w:t>The analytic hierarchy process: Planning, priority setting, resource allocation.</w:t>
              </w:r>
              <w:r>
                <w:rPr>
                  <w:noProof/>
                </w:rPr>
                <w:t xml:space="preserve"> McGraw-Hill.</w:t>
              </w:r>
            </w:p>
            <w:p w14:paraId="5201E00B" w14:textId="77777777" w:rsidR="008B09EB" w:rsidRDefault="008B09EB" w:rsidP="008B09EB">
              <w:pPr>
                <w:pStyle w:val="Bibliography"/>
                <w:ind w:left="720" w:hanging="720"/>
                <w:rPr>
                  <w:noProof/>
                </w:rPr>
              </w:pPr>
              <w:r>
                <w:rPr>
                  <w:noProof/>
                </w:rPr>
                <w:t xml:space="preserve">Saltelli, A., Ratto, M., Andres, T., Campolongo, F., Cariboni, J., Gatelli, D., . . . Tarantola, S. (2008). </w:t>
              </w:r>
              <w:r>
                <w:rPr>
                  <w:i/>
                  <w:iCs/>
                  <w:noProof/>
                </w:rPr>
                <w:t>Global Sensitivity Analysis: The Primer.</w:t>
              </w:r>
              <w:r>
                <w:rPr>
                  <w:noProof/>
                </w:rPr>
                <w:t xml:space="preserve"> Chichester: Wiley.</w:t>
              </w:r>
            </w:p>
            <w:p w14:paraId="2CFCF438" w14:textId="77777777" w:rsidR="008B09EB" w:rsidRDefault="008B09EB" w:rsidP="008B09EB">
              <w:pPr>
                <w:pStyle w:val="Bibliography"/>
                <w:ind w:left="720" w:hanging="720"/>
                <w:rPr>
                  <w:noProof/>
                </w:rPr>
              </w:pPr>
              <w:r>
                <w:rPr>
                  <w:noProof/>
                </w:rPr>
                <w:t xml:space="preserve">Sanneman, L., &amp; Shah, J. (2020). </w:t>
              </w:r>
              <w:r>
                <w:rPr>
                  <w:i/>
                  <w:iCs/>
                  <w:noProof/>
                </w:rPr>
                <w:t>Explaining reward functions to humans for better human-robot collaboration.</w:t>
              </w:r>
              <w:r>
                <w:rPr>
                  <w:noProof/>
                </w:rPr>
                <w:t xml:space="preserve"> arXiv preprint arXiv:2006.10548. Retrieved from https://arxiv.org/abs/2006.10548</w:t>
              </w:r>
            </w:p>
            <w:p w14:paraId="7F31C33C" w14:textId="77777777" w:rsidR="008B09EB" w:rsidRDefault="008B09EB" w:rsidP="008B09EB">
              <w:pPr>
                <w:pStyle w:val="Bibliography"/>
                <w:ind w:left="720" w:hanging="720"/>
                <w:rPr>
                  <w:noProof/>
                </w:rPr>
              </w:pPr>
              <w:r>
                <w:rPr>
                  <w:noProof/>
                </w:rPr>
                <w:lastRenderedPageBreak/>
                <w:t xml:space="preserve">Schultz, C., Miller, L., Greiner, S., &amp; Kooistra, C. (2021). A qualitative study on the US Forest Service's risk management assistance efforts to improve wildfire decision-making. </w:t>
              </w:r>
              <w:r>
                <w:rPr>
                  <w:i/>
                  <w:iCs/>
                  <w:noProof/>
                </w:rPr>
                <w:t>Forests, 12</w:t>
              </w:r>
              <w:r>
                <w:rPr>
                  <w:noProof/>
                </w:rPr>
                <w:t>(3), p. 344. doi:10.3390/f12030344</w:t>
              </w:r>
            </w:p>
            <w:p w14:paraId="331BCC29" w14:textId="77777777" w:rsidR="008B09EB" w:rsidRDefault="008B09EB" w:rsidP="008B09EB">
              <w:pPr>
                <w:pStyle w:val="Bibliography"/>
                <w:ind w:left="720" w:hanging="720"/>
                <w:rPr>
                  <w:noProof/>
                </w:rPr>
              </w:pPr>
              <w:r>
                <w:rPr>
                  <w:noProof/>
                </w:rPr>
                <w:t xml:space="preserve">Scott, J. H., &amp; Burgan, R. E. (2005). </w:t>
              </w:r>
              <w:r>
                <w:rPr>
                  <w:i/>
                  <w:iCs/>
                  <w:noProof/>
                </w:rPr>
                <w:t>Standard fire behavior fuel models: A comprehensive set for use with Rothermel’s surface fire spread model.</w:t>
              </w:r>
              <w:r>
                <w:rPr>
                  <w:noProof/>
                </w:rPr>
                <w:t xml:space="preserve"> USDA Forest Service, Rocky Mountain Res. Stn., Fort Collins, CO, USA.</w:t>
              </w:r>
            </w:p>
            <w:p w14:paraId="4C740202" w14:textId="77777777" w:rsidR="008B09EB" w:rsidRDefault="008B09EB" w:rsidP="008B09EB">
              <w:pPr>
                <w:pStyle w:val="Bibliography"/>
                <w:ind w:left="720" w:hanging="720"/>
                <w:rPr>
                  <w:noProof/>
                </w:rPr>
              </w:pPr>
              <w:r>
                <w:rPr>
                  <w:noProof/>
                </w:rPr>
                <w:t xml:space="preserve">Seshia, S. A., Sadigh, D., &amp; Sastry, S. S. (2022). Toward verified artificial intelligence. </w:t>
              </w:r>
              <w:r>
                <w:rPr>
                  <w:i/>
                  <w:iCs/>
                  <w:noProof/>
                </w:rPr>
                <w:t>Communications of the ACM, 65</w:t>
              </w:r>
              <w:r>
                <w:rPr>
                  <w:noProof/>
                </w:rPr>
                <w:t>(7), 46-55.</w:t>
              </w:r>
            </w:p>
            <w:p w14:paraId="197DDAA6" w14:textId="77777777" w:rsidR="008B09EB" w:rsidRDefault="008B09EB" w:rsidP="008B09EB">
              <w:pPr>
                <w:pStyle w:val="Bibliography"/>
                <w:ind w:left="720" w:hanging="720"/>
                <w:rPr>
                  <w:noProof/>
                </w:rPr>
              </w:pPr>
              <w:r>
                <w:rPr>
                  <w:noProof/>
                </w:rPr>
                <w:t xml:space="preserve">Shafer, G. (1976). </w:t>
              </w:r>
              <w:r>
                <w:rPr>
                  <w:i/>
                  <w:iCs/>
                  <w:noProof/>
                </w:rPr>
                <w:t>A Mathematical Theory of Evidence.</w:t>
              </w:r>
              <w:r>
                <w:rPr>
                  <w:noProof/>
                </w:rPr>
                <w:t xml:space="preserve"> Princeton University Press.</w:t>
              </w:r>
            </w:p>
            <w:p w14:paraId="0C39D691" w14:textId="77777777" w:rsidR="008B09EB" w:rsidRDefault="008B09EB" w:rsidP="008B09EB">
              <w:pPr>
                <w:pStyle w:val="Bibliography"/>
                <w:ind w:left="720" w:hanging="720"/>
                <w:rPr>
                  <w:noProof/>
                </w:rPr>
              </w:pPr>
              <w:r>
                <w:rPr>
                  <w:noProof/>
                </w:rPr>
                <w:t xml:space="preserve">Sharda, R., Delen, D., &amp; Turban, E. (2018). </w:t>
              </w:r>
              <w:r>
                <w:rPr>
                  <w:i/>
                  <w:iCs/>
                  <w:noProof/>
                </w:rPr>
                <w:t>Business Intelligence, Analytics, and Data Science: A Managerial Perspective.</w:t>
              </w:r>
              <w:r>
                <w:rPr>
                  <w:noProof/>
                </w:rPr>
                <w:t xml:space="preserve"> Pearson.</w:t>
              </w:r>
            </w:p>
            <w:p w14:paraId="21E93E5C" w14:textId="77777777" w:rsidR="008B09EB" w:rsidRDefault="008B09EB" w:rsidP="008B09EB">
              <w:pPr>
                <w:pStyle w:val="Bibliography"/>
                <w:ind w:left="720" w:hanging="720"/>
                <w:rPr>
                  <w:noProof/>
                </w:rPr>
              </w:pPr>
              <w:r>
                <w:rPr>
                  <w:noProof/>
                </w:rPr>
                <w:t xml:space="preserve">Shim, J. P., Warkentin, M., Courtney, J. F., Power, D. J., Sharda, R., &amp; Carlsson, C. (2002). Past, present, and future of decision support technology. </w:t>
              </w:r>
              <w:r>
                <w:rPr>
                  <w:i/>
                  <w:iCs/>
                  <w:noProof/>
                </w:rPr>
                <w:t>Decision support systems, 33</w:t>
              </w:r>
              <w:r>
                <w:rPr>
                  <w:noProof/>
                </w:rPr>
                <w:t>(2), 111-126. doi:10.1016/S0167-9236(01)00139-7</w:t>
              </w:r>
            </w:p>
            <w:p w14:paraId="0C0A266B" w14:textId="77777777" w:rsidR="008B09EB" w:rsidRDefault="008B09EB" w:rsidP="008B09EB">
              <w:pPr>
                <w:pStyle w:val="Bibliography"/>
                <w:ind w:left="720" w:hanging="720"/>
                <w:rPr>
                  <w:noProof/>
                </w:rPr>
              </w:pPr>
              <w:r>
                <w:rPr>
                  <w:noProof/>
                </w:rPr>
                <w:t xml:space="preserve">Simon, H. (1960). </w:t>
              </w:r>
              <w:r>
                <w:rPr>
                  <w:i/>
                  <w:iCs/>
                  <w:noProof/>
                </w:rPr>
                <w:t>The New Science of Management Decision.</w:t>
              </w:r>
              <w:r>
                <w:rPr>
                  <w:noProof/>
                </w:rPr>
                <w:t xml:space="preserve"> Englewood Cliffs: Prentice Hall.</w:t>
              </w:r>
            </w:p>
            <w:p w14:paraId="7C7085EC" w14:textId="77777777" w:rsidR="008B09EB" w:rsidRDefault="008B09EB" w:rsidP="008B09EB">
              <w:pPr>
                <w:pStyle w:val="Bibliography"/>
                <w:ind w:left="720" w:hanging="720"/>
                <w:rPr>
                  <w:noProof/>
                </w:rPr>
              </w:pPr>
              <w:r>
                <w:rPr>
                  <w:noProof/>
                </w:rPr>
                <w:t xml:space="preserve">Simon, H. (1996). </w:t>
              </w:r>
              <w:r>
                <w:rPr>
                  <w:i/>
                  <w:iCs/>
                  <w:noProof/>
                </w:rPr>
                <w:t>The Sciences of the Artificial.</w:t>
              </w:r>
              <w:r>
                <w:rPr>
                  <w:noProof/>
                </w:rPr>
                <w:t xml:space="preserve"> Cambridge: MIT Press.</w:t>
              </w:r>
            </w:p>
            <w:p w14:paraId="03CEB1A3" w14:textId="77777777" w:rsidR="008B09EB" w:rsidRDefault="008B09EB" w:rsidP="008B09EB">
              <w:pPr>
                <w:pStyle w:val="Bibliography"/>
                <w:ind w:left="720" w:hanging="720"/>
                <w:rPr>
                  <w:noProof/>
                </w:rPr>
              </w:pPr>
              <w:r>
                <w:rPr>
                  <w:noProof/>
                </w:rPr>
                <w:t xml:space="preserve">Simon, H. A. (1956). Rational choice and the structure of the environment. </w:t>
              </w:r>
              <w:r>
                <w:rPr>
                  <w:i/>
                  <w:iCs/>
                  <w:noProof/>
                </w:rPr>
                <w:t>Psychological Review, 63</w:t>
              </w:r>
              <w:r>
                <w:rPr>
                  <w:noProof/>
                </w:rPr>
                <w:t>(2), 129-138.</w:t>
              </w:r>
            </w:p>
            <w:p w14:paraId="2B817A48" w14:textId="77777777" w:rsidR="008B09EB" w:rsidRDefault="008B09EB" w:rsidP="008B09EB">
              <w:pPr>
                <w:pStyle w:val="Bibliography"/>
                <w:ind w:left="720" w:hanging="720"/>
                <w:rPr>
                  <w:noProof/>
                </w:rPr>
              </w:pPr>
              <w:r>
                <w:rPr>
                  <w:noProof/>
                </w:rPr>
                <w:t xml:space="preserve">S-NPP, N. F. (2026). </w:t>
              </w:r>
              <w:r>
                <w:rPr>
                  <w:i/>
                  <w:iCs/>
                  <w:noProof/>
                </w:rPr>
                <w:t>https://firms.modaps.eosdis.nasa.gov</w:t>
              </w:r>
              <w:r>
                <w:rPr>
                  <w:noProof/>
                </w:rPr>
                <w:t>.</w:t>
              </w:r>
            </w:p>
            <w:p w14:paraId="213CDB40" w14:textId="77777777" w:rsidR="008B09EB" w:rsidRDefault="008B09EB" w:rsidP="008B09EB">
              <w:pPr>
                <w:pStyle w:val="Bibliography"/>
                <w:ind w:left="720" w:hanging="720"/>
                <w:rPr>
                  <w:noProof/>
                </w:rPr>
              </w:pPr>
              <w:r>
                <w:rPr>
                  <w:noProof/>
                </w:rPr>
                <w:t xml:space="preserve">Sobol′, I. (2001). Global sensitivity indices for nonlinear mathematical models and their Monte Carlo estimates. </w:t>
              </w:r>
              <w:r>
                <w:rPr>
                  <w:i/>
                  <w:iCs/>
                  <w:noProof/>
                </w:rPr>
                <w:t>Mathematics and Computers in Simulation, 55</w:t>
              </w:r>
              <w:r>
                <w:rPr>
                  <w:noProof/>
                </w:rPr>
                <w:t>, 271-280.</w:t>
              </w:r>
            </w:p>
            <w:p w14:paraId="36B3D77B" w14:textId="77777777" w:rsidR="008B09EB" w:rsidRDefault="008B09EB" w:rsidP="008B09EB">
              <w:pPr>
                <w:pStyle w:val="Bibliography"/>
                <w:ind w:left="720" w:hanging="720"/>
                <w:rPr>
                  <w:noProof/>
                </w:rPr>
              </w:pPr>
              <w:r>
                <w:rPr>
                  <w:noProof/>
                </w:rPr>
                <w:t xml:space="preserve">Soualah, L. (2024). Forecasting forest fire risk in Algeria using fuzzy logic and GIS. </w:t>
              </w:r>
              <w:r>
                <w:rPr>
                  <w:i/>
                  <w:iCs/>
                  <w:noProof/>
                </w:rPr>
                <w:t>Trees, Forests and People, 17</w:t>
              </w:r>
              <w:r>
                <w:rPr>
                  <w:noProof/>
                </w:rPr>
                <w:t>, 100614. doi:10.1016/j.tfp.2024.100614</w:t>
              </w:r>
            </w:p>
            <w:p w14:paraId="2C5E4A20" w14:textId="77777777" w:rsidR="008B09EB" w:rsidRDefault="008B09EB" w:rsidP="008B09EB">
              <w:pPr>
                <w:pStyle w:val="Bibliography"/>
                <w:ind w:left="720" w:hanging="720"/>
                <w:rPr>
                  <w:noProof/>
                </w:rPr>
              </w:pPr>
              <w:r>
                <w:rPr>
                  <w:noProof/>
                </w:rPr>
                <w:lastRenderedPageBreak/>
                <w:t xml:space="preserve">Sprague, R. H., &amp; Carlson, E. D. (1982). </w:t>
              </w:r>
              <w:r>
                <w:rPr>
                  <w:i/>
                  <w:iCs/>
                  <w:noProof/>
                </w:rPr>
                <w:t>Building Effective Decision Support Systems.</w:t>
              </w:r>
              <w:r>
                <w:rPr>
                  <w:noProof/>
                </w:rPr>
                <w:t xml:space="preserve"> Englewood Cliffs: Prentice Hall.</w:t>
              </w:r>
            </w:p>
            <w:p w14:paraId="384E6932" w14:textId="77777777" w:rsidR="008B09EB" w:rsidRDefault="008B09EB" w:rsidP="008B09EB">
              <w:pPr>
                <w:pStyle w:val="Bibliography"/>
                <w:ind w:left="720" w:hanging="720"/>
                <w:rPr>
                  <w:noProof/>
                </w:rPr>
              </w:pPr>
              <w:r>
                <w:rPr>
                  <w:noProof/>
                </w:rPr>
                <w:t xml:space="preserve">Sugumaran, R., &amp; Degroote, J. (2010). </w:t>
              </w:r>
              <w:r>
                <w:rPr>
                  <w:i/>
                  <w:iCs/>
                  <w:noProof/>
                </w:rPr>
                <w:t>Spatial decision support systems: principles and practices.</w:t>
              </w:r>
              <w:r>
                <w:rPr>
                  <w:noProof/>
                </w:rPr>
                <w:t xml:space="preserve"> Crc Press.</w:t>
              </w:r>
            </w:p>
            <w:p w14:paraId="33266627" w14:textId="77777777" w:rsidR="008B09EB" w:rsidRDefault="008B09EB" w:rsidP="008B09EB">
              <w:pPr>
                <w:pStyle w:val="Bibliography"/>
                <w:ind w:left="720" w:hanging="720"/>
                <w:rPr>
                  <w:noProof/>
                </w:rPr>
              </w:pPr>
              <w:r>
                <w:rPr>
                  <w:noProof/>
                </w:rPr>
                <w:t xml:space="preserve">Sullivan, A. L. (2009a). Wildland surface fire spread modelling 1: Physical and quasi-physical models. </w:t>
              </w:r>
              <w:r>
                <w:rPr>
                  <w:i/>
                  <w:iCs/>
                  <w:noProof/>
                </w:rPr>
                <w:t>International Journal of Wildland Fire, 18</w:t>
              </w:r>
              <w:r>
                <w:rPr>
                  <w:noProof/>
                </w:rPr>
                <w:t>(4), 349-368.</w:t>
              </w:r>
            </w:p>
            <w:p w14:paraId="6329A87A" w14:textId="77777777" w:rsidR="008B09EB" w:rsidRDefault="008B09EB" w:rsidP="008B09EB">
              <w:pPr>
                <w:pStyle w:val="Bibliography"/>
                <w:ind w:left="720" w:hanging="720"/>
                <w:rPr>
                  <w:noProof/>
                </w:rPr>
              </w:pPr>
              <w:r>
                <w:rPr>
                  <w:noProof/>
                </w:rPr>
                <w:t xml:space="preserve">Sullivan, A. L. (2009b). Wildland surface fire spread modelling 2: Empirical and quasi-empirical models. </w:t>
              </w:r>
              <w:r>
                <w:rPr>
                  <w:i/>
                  <w:iCs/>
                  <w:noProof/>
                </w:rPr>
                <w:t>International Journal of Wildland Fire, 18</w:t>
              </w:r>
              <w:r>
                <w:rPr>
                  <w:noProof/>
                </w:rPr>
                <w:t>(4), 369-386.</w:t>
              </w:r>
            </w:p>
            <w:p w14:paraId="50314702" w14:textId="77777777" w:rsidR="008B09EB" w:rsidRDefault="008B09EB" w:rsidP="008B09EB">
              <w:pPr>
                <w:pStyle w:val="Bibliography"/>
                <w:ind w:left="720" w:hanging="720"/>
                <w:rPr>
                  <w:noProof/>
                </w:rPr>
              </w:pPr>
              <w:r>
                <w:rPr>
                  <w:noProof/>
                </w:rPr>
                <w:t xml:space="preserve">Sullivan, A. L. (2009c). Wildland surface fire spread modelling 3: Simulation and mathematical analogue models. </w:t>
              </w:r>
              <w:r>
                <w:rPr>
                  <w:i/>
                  <w:iCs/>
                  <w:noProof/>
                </w:rPr>
                <w:t>International Journal of Wildland Fire, 18</w:t>
              </w:r>
              <w:r>
                <w:rPr>
                  <w:noProof/>
                </w:rPr>
                <w:t>(4), 387-403.</w:t>
              </w:r>
            </w:p>
            <w:p w14:paraId="0D7DE6C8" w14:textId="77777777" w:rsidR="008B09EB" w:rsidRDefault="008B09EB" w:rsidP="008B09EB">
              <w:pPr>
                <w:pStyle w:val="Bibliography"/>
                <w:ind w:left="720" w:hanging="720"/>
                <w:rPr>
                  <w:noProof/>
                </w:rPr>
              </w:pPr>
              <w:r>
                <w:rPr>
                  <w:noProof/>
                </w:rPr>
                <w:t xml:space="preserve">Sutton, R. S., &amp; Barto, A. G. (2018). </w:t>
              </w:r>
              <w:r>
                <w:rPr>
                  <w:i/>
                  <w:iCs/>
                  <w:noProof/>
                </w:rPr>
                <w:t>Reinforcement Learning: An Introduction</w:t>
              </w:r>
              <w:r>
                <w:rPr>
                  <w:noProof/>
                </w:rPr>
                <w:t xml:space="preserve"> (2nd ed.). Cambridge, MA, USA: MIT Press.</w:t>
              </w:r>
            </w:p>
            <w:p w14:paraId="320B2BF9" w14:textId="77777777" w:rsidR="008B09EB" w:rsidRDefault="008B09EB" w:rsidP="008B09EB">
              <w:pPr>
                <w:pStyle w:val="Bibliography"/>
                <w:ind w:left="720" w:hanging="720"/>
                <w:rPr>
                  <w:noProof/>
                </w:rPr>
              </w:pPr>
              <w:r>
                <w:rPr>
                  <w:noProof/>
                </w:rPr>
                <w:t xml:space="preserve">Sycara, K. (1998). Multiagent systems. </w:t>
              </w:r>
              <w:r>
                <w:rPr>
                  <w:i/>
                  <w:iCs/>
                  <w:noProof/>
                </w:rPr>
                <w:t>AI Magazine, 19</w:t>
              </w:r>
              <w:r>
                <w:rPr>
                  <w:noProof/>
                </w:rPr>
                <w:t>(2), 79-92. doi:10.1609/aimag.v19i2.1370</w:t>
              </w:r>
            </w:p>
            <w:p w14:paraId="71A2B477" w14:textId="77777777" w:rsidR="008B09EB" w:rsidRDefault="008B09EB" w:rsidP="008B09EB">
              <w:pPr>
                <w:pStyle w:val="Bibliography"/>
                <w:ind w:left="720" w:hanging="720"/>
                <w:rPr>
                  <w:noProof/>
                </w:rPr>
              </w:pPr>
              <w:r>
                <w:rPr>
                  <w:noProof/>
                </w:rPr>
                <w:t xml:space="preserve">Takagi, T., &amp; Sugeno, M. (1985). Fuzzy identification of systems and its applications to modeling and control. </w:t>
              </w:r>
              <w:r>
                <w:rPr>
                  <w:i/>
                  <w:iCs/>
                  <w:noProof/>
                </w:rPr>
                <w:t>IEEE Transactions on Systems, Man, and Cybernetics, 15</w:t>
              </w:r>
              <w:r>
                <w:rPr>
                  <w:noProof/>
                </w:rPr>
                <w:t>(1), 116-132. doi:10.1109/TSMC.1985.6313399</w:t>
              </w:r>
            </w:p>
            <w:p w14:paraId="09F21E3D" w14:textId="77777777" w:rsidR="008B09EB" w:rsidRDefault="008B09EB" w:rsidP="008B09EB">
              <w:pPr>
                <w:pStyle w:val="Bibliography"/>
                <w:ind w:left="720" w:hanging="720"/>
                <w:rPr>
                  <w:noProof/>
                </w:rPr>
              </w:pPr>
              <w:r>
                <w:rPr>
                  <w:noProof/>
                </w:rPr>
                <w:t xml:space="preserve">Thompson, M. P., &amp; Calkin, D. E. (2011). Uncertainty and risk in wildland fire management. </w:t>
              </w:r>
              <w:r>
                <w:rPr>
                  <w:i/>
                  <w:iCs/>
                  <w:noProof/>
                </w:rPr>
                <w:t>Journal of Environmental Management, 92</w:t>
              </w:r>
              <w:r>
                <w:rPr>
                  <w:noProof/>
                </w:rPr>
                <w:t>(8), 1895-1909. doi:10.1016/j.jenvman.2011.03.015</w:t>
              </w:r>
            </w:p>
            <w:p w14:paraId="287EB7F1" w14:textId="77777777" w:rsidR="008B09EB" w:rsidRDefault="008B09EB" w:rsidP="008B09EB">
              <w:pPr>
                <w:pStyle w:val="Bibliography"/>
                <w:ind w:left="720" w:hanging="720"/>
                <w:rPr>
                  <w:noProof/>
                </w:rPr>
              </w:pPr>
              <w:r>
                <w:rPr>
                  <w:noProof/>
                </w:rPr>
                <w:t xml:space="preserve">Triantaphyllou, E. (2000). </w:t>
              </w:r>
              <w:r>
                <w:rPr>
                  <w:i/>
                  <w:iCs/>
                  <w:noProof/>
                </w:rPr>
                <w:t>Multi-criteria decision making methods: A comparative study.</w:t>
              </w:r>
              <w:r>
                <w:rPr>
                  <w:noProof/>
                </w:rPr>
                <w:t xml:space="preserve"> Springer. doi:10.1007/978-1-4757-3157-6</w:t>
              </w:r>
            </w:p>
            <w:p w14:paraId="206371B8" w14:textId="77777777" w:rsidR="008B09EB" w:rsidRDefault="008B09EB" w:rsidP="008B09EB">
              <w:pPr>
                <w:pStyle w:val="Bibliography"/>
                <w:ind w:left="720" w:hanging="720"/>
                <w:rPr>
                  <w:noProof/>
                </w:rPr>
              </w:pPr>
              <w:r>
                <w:rPr>
                  <w:noProof/>
                </w:rPr>
                <w:lastRenderedPageBreak/>
                <w:t xml:space="preserve">Turban, E. (2011). </w:t>
              </w:r>
              <w:r>
                <w:rPr>
                  <w:i/>
                  <w:iCs/>
                  <w:noProof/>
                </w:rPr>
                <w:t>Decision support and business intelligence systems</w:t>
              </w:r>
              <w:r>
                <w:rPr>
                  <w:noProof/>
                </w:rPr>
                <w:t xml:space="preserve"> (9 ed.). Upper Saddle River: Pearson Education.</w:t>
              </w:r>
            </w:p>
            <w:p w14:paraId="220E592B" w14:textId="77777777" w:rsidR="008B09EB" w:rsidRDefault="008B09EB" w:rsidP="008B09EB">
              <w:pPr>
                <w:pStyle w:val="Bibliography"/>
                <w:ind w:left="720" w:hanging="720"/>
                <w:rPr>
                  <w:noProof/>
                </w:rPr>
              </w:pPr>
              <w:r>
                <w:rPr>
                  <w:noProof/>
                </w:rPr>
                <w:t xml:space="preserve">Turoff, M. C. (2004). The design of a dynamic emergency response management information system (DERMIS). </w:t>
              </w:r>
              <w:r>
                <w:rPr>
                  <w:i/>
                  <w:iCs/>
                  <w:noProof/>
                </w:rPr>
                <w:t>Journal of Information Technology Theory and Application (JITTA), 5</w:t>
              </w:r>
              <w:r>
                <w:rPr>
                  <w:noProof/>
                </w:rPr>
                <w:t>(4), 3.</w:t>
              </w:r>
            </w:p>
            <w:p w14:paraId="1B7F7860" w14:textId="77777777" w:rsidR="008B09EB" w:rsidRDefault="008B09EB" w:rsidP="008B09EB">
              <w:pPr>
                <w:pStyle w:val="Bibliography"/>
                <w:ind w:left="720" w:hanging="720"/>
                <w:rPr>
                  <w:noProof/>
                </w:rPr>
              </w:pPr>
              <w:r>
                <w:rPr>
                  <w:noProof/>
                </w:rPr>
                <w:t xml:space="preserve">Tymstra, C., Bryce, R., Wotton, B., Taylor, S., &amp; Armitage, O. (2010). </w:t>
              </w:r>
              <w:r>
                <w:rPr>
                  <w:i/>
                  <w:iCs/>
                  <w:noProof/>
                </w:rPr>
                <w:t>Development and Structure of Prometheus: the Canadian Wildland Fire Growth Simulation Model.</w:t>
              </w:r>
              <w:r>
                <w:rPr>
                  <w:noProof/>
                </w:rPr>
                <w:t xml:space="preserve"> Canadian Forest Service, Northern Forestry Centre.</w:t>
              </w:r>
            </w:p>
            <w:p w14:paraId="0439C5BB" w14:textId="77777777" w:rsidR="008B09EB" w:rsidRDefault="008B09EB" w:rsidP="008B09EB">
              <w:pPr>
                <w:pStyle w:val="Bibliography"/>
                <w:ind w:left="720" w:hanging="720"/>
                <w:rPr>
                  <w:noProof/>
                </w:rPr>
              </w:pPr>
              <w:r>
                <w:rPr>
                  <w:noProof/>
                </w:rPr>
                <w:t xml:space="preserve">UNEP. (2022). </w:t>
              </w:r>
              <w:r>
                <w:rPr>
                  <w:i/>
                  <w:iCs/>
                  <w:noProof/>
                </w:rPr>
                <w:t>Spreading like Wildfire: The Rising Threat of Extraordinary Landscape Fires.</w:t>
              </w:r>
              <w:r>
                <w:rPr>
                  <w:noProof/>
                </w:rPr>
                <w:t xml:space="preserve"> Geneva: United Nations Environment Programme (UNEP). Retrieved from https://www.unep.org/resources/report/spreading-wildfire</w:t>
              </w:r>
            </w:p>
            <w:p w14:paraId="37635C05" w14:textId="77777777" w:rsidR="008B09EB" w:rsidRDefault="008B09EB" w:rsidP="008B09EB">
              <w:pPr>
                <w:pStyle w:val="Bibliography"/>
                <w:ind w:left="720" w:hanging="720"/>
                <w:rPr>
                  <w:noProof/>
                </w:rPr>
              </w:pPr>
              <w:r>
                <w:rPr>
                  <w:noProof/>
                </w:rPr>
                <w:t xml:space="preserve">v200, E. W. (2026). </w:t>
              </w:r>
              <w:r>
                <w:rPr>
                  <w:i/>
                  <w:iCs/>
                  <w:noProof/>
                </w:rPr>
                <w:t>https://esa-worldcover.org/</w:t>
              </w:r>
              <w:r>
                <w:rPr>
                  <w:noProof/>
                </w:rPr>
                <w:t>.</w:t>
              </w:r>
            </w:p>
            <w:p w14:paraId="79CDF16C" w14:textId="77777777" w:rsidR="008B09EB" w:rsidRDefault="008B09EB" w:rsidP="008B09EB">
              <w:pPr>
                <w:pStyle w:val="Bibliography"/>
                <w:ind w:left="720" w:hanging="720"/>
                <w:rPr>
                  <w:noProof/>
                </w:rPr>
              </w:pPr>
              <w:r>
                <w:rPr>
                  <w:noProof/>
                </w:rPr>
                <w:t xml:space="preserve">Vásquez, F. (2021). Decision support system development of wildland fire. </w:t>
              </w:r>
              <w:r>
                <w:rPr>
                  <w:i/>
                  <w:iCs/>
                  <w:noProof/>
                </w:rPr>
                <w:t>Forests, 12</w:t>
              </w:r>
              <w:r>
                <w:rPr>
                  <w:noProof/>
                </w:rPr>
                <w:t>(7), 943. doi:10.3390/f12070943</w:t>
              </w:r>
            </w:p>
            <w:p w14:paraId="6CB3B29E" w14:textId="77777777" w:rsidR="008B09EB" w:rsidRDefault="008B09EB" w:rsidP="008B09EB">
              <w:pPr>
                <w:pStyle w:val="Bibliography"/>
                <w:ind w:left="720" w:hanging="720"/>
                <w:rPr>
                  <w:noProof/>
                </w:rPr>
              </w:pPr>
              <w:r>
                <w:rPr>
                  <w:noProof/>
                </w:rPr>
                <w:t xml:space="preserve">Vaswani, A., Shazeer, N., Parmar, N., Uszkoreit, J., Jones, L., Gomez, A., . . . Polosukhin, I. (2017). Attention is all you need. </w:t>
              </w:r>
              <w:r>
                <w:rPr>
                  <w:i/>
                  <w:iCs/>
                  <w:noProof/>
                </w:rPr>
                <w:t>Advances in Neural Information Processing Systems (NeurIPS)</w:t>
              </w:r>
              <w:r>
                <w:rPr>
                  <w:noProof/>
                </w:rPr>
                <w:t>.</w:t>
              </w:r>
            </w:p>
            <w:p w14:paraId="44D8574D" w14:textId="77777777" w:rsidR="008B09EB" w:rsidRDefault="008B09EB" w:rsidP="008B09EB">
              <w:pPr>
                <w:pStyle w:val="Bibliography"/>
                <w:ind w:left="720" w:hanging="720"/>
                <w:rPr>
                  <w:noProof/>
                </w:rPr>
              </w:pPr>
              <w:r>
                <w:rPr>
                  <w:noProof/>
                </w:rPr>
                <w:t xml:space="preserve">Walker, W., Harremoes, P., Rotmans, J., Van der Sluijs, J., Van Asselt, M., Janssen, P., &amp; Krayer von Krauss, M. (2003). Defining uncertainty: a conceptual basis for uncertainty management in model-based decision support. </w:t>
              </w:r>
              <w:r>
                <w:rPr>
                  <w:i/>
                  <w:iCs/>
                  <w:noProof/>
                </w:rPr>
                <w:t>Integrated Assessment, 4</w:t>
              </w:r>
              <w:r>
                <w:rPr>
                  <w:noProof/>
                </w:rPr>
                <w:t>(1), 5-17.</w:t>
              </w:r>
            </w:p>
            <w:p w14:paraId="3A9A0136" w14:textId="77777777" w:rsidR="008B09EB" w:rsidRDefault="008B09EB" w:rsidP="008B09EB">
              <w:pPr>
                <w:pStyle w:val="Bibliography"/>
                <w:ind w:left="720" w:hanging="720"/>
                <w:rPr>
                  <w:noProof/>
                </w:rPr>
              </w:pPr>
              <w:r>
                <w:rPr>
                  <w:noProof/>
                </w:rPr>
                <w:t xml:space="preserve">Wooldridge, M. (2009). </w:t>
              </w:r>
              <w:r>
                <w:rPr>
                  <w:i/>
                  <w:iCs/>
                  <w:noProof/>
                </w:rPr>
                <w:t>An introduction to multiagent systems</w:t>
              </w:r>
              <w:r>
                <w:rPr>
                  <w:noProof/>
                </w:rPr>
                <w:t xml:space="preserve"> (2 ed.). Wiley.</w:t>
              </w:r>
            </w:p>
            <w:p w14:paraId="412D3F19" w14:textId="77777777" w:rsidR="008B09EB" w:rsidRDefault="008B09EB" w:rsidP="008B09EB">
              <w:pPr>
                <w:pStyle w:val="Bibliography"/>
                <w:ind w:left="720" w:hanging="720"/>
                <w:rPr>
                  <w:noProof/>
                </w:rPr>
              </w:pPr>
              <w:r>
                <w:rPr>
                  <w:noProof/>
                </w:rPr>
                <w:t xml:space="preserve">Xie, Y., Jiang, B., Mallick, T., Bergerson, J. D., Hutchison, J. K., &amp; Verner, D. R. (2024). </w:t>
              </w:r>
              <w:r>
                <w:rPr>
                  <w:i/>
                  <w:iCs/>
                  <w:noProof/>
                </w:rPr>
                <w:t>WildfireGPT: Tailored large language model for wildfire analysis.</w:t>
              </w:r>
              <w:r>
                <w:rPr>
                  <w:noProof/>
                </w:rPr>
                <w:t xml:space="preserve"> arXiv:2402.07877.</w:t>
              </w:r>
            </w:p>
            <w:p w14:paraId="7FDA6AAF" w14:textId="77777777" w:rsidR="008B09EB" w:rsidRDefault="008B09EB" w:rsidP="008B09EB">
              <w:pPr>
                <w:pStyle w:val="Bibliography"/>
                <w:ind w:left="720" w:hanging="720"/>
                <w:rPr>
                  <w:noProof/>
                </w:rPr>
              </w:pPr>
              <w:r>
                <w:rPr>
                  <w:noProof/>
                </w:rPr>
                <w:lastRenderedPageBreak/>
                <w:t xml:space="preserve">Zadeh, L. A. (1965). Fuzzy sets. </w:t>
              </w:r>
              <w:r>
                <w:rPr>
                  <w:i/>
                  <w:iCs/>
                  <w:noProof/>
                </w:rPr>
                <w:t>Information and Control, 8</w:t>
              </w:r>
              <w:r>
                <w:rPr>
                  <w:noProof/>
                </w:rPr>
                <w:t>(3), 338-353. doi:10.1016/S0019-9958(65)90241-X</w:t>
              </w:r>
            </w:p>
            <w:p w14:paraId="793BBC26" w14:textId="77777777" w:rsidR="008B09EB" w:rsidRDefault="008B09EB" w:rsidP="008B09EB">
              <w:pPr>
                <w:pStyle w:val="Bibliography"/>
                <w:ind w:left="720" w:hanging="720"/>
                <w:rPr>
                  <w:noProof/>
                </w:rPr>
              </w:pPr>
              <w:r>
                <w:rPr>
                  <w:noProof/>
                </w:rPr>
                <w:t xml:space="preserve">Zadeh, L. A. (1986). A simple view of the Dempster–Shafer theory of evidence and its implication for the rule of combination. </w:t>
              </w:r>
              <w:r>
                <w:rPr>
                  <w:i/>
                  <w:iCs/>
                  <w:noProof/>
                </w:rPr>
                <w:t>AI Magazine, 7</w:t>
              </w:r>
              <w:r>
                <w:rPr>
                  <w:noProof/>
                </w:rPr>
                <w:t>(2), 85-90. doi:doi:10.1609/aimag.v7i2.542</w:t>
              </w:r>
            </w:p>
            <w:p w14:paraId="03ADF252" w14:textId="77777777" w:rsidR="008B09EB" w:rsidRDefault="008B09EB" w:rsidP="008B09EB">
              <w:pPr>
                <w:pStyle w:val="Bibliography"/>
                <w:ind w:left="720" w:hanging="720"/>
                <w:rPr>
                  <w:noProof/>
                </w:rPr>
              </w:pPr>
              <w:r>
                <w:rPr>
                  <w:noProof/>
                </w:rPr>
                <w:t xml:space="preserve">Zavadskas, E., &amp; Turskis, Z. (2011). Multiple criteria decision making (MCDM) methods in economics: An overview. </w:t>
              </w:r>
              <w:r>
                <w:rPr>
                  <w:i/>
                  <w:iCs/>
                  <w:noProof/>
                </w:rPr>
                <w:t>Technological and Economic Development of Economy, 17</w:t>
              </w:r>
              <w:r>
                <w:rPr>
                  <w:noProof/>
                </w:rPr>
                <w:t>(2), 397-427. doi:10.3846/20294913.2011.593291</w:t>
              </w:r>
            </w:p>
            <w:p w14:paraId="765FE1D5" w14:textId="232DE2D4" w:rsidR="00E44177" w:rsidRPr="00BA1179" w:rsidRDefault="00E44177" w:rsidP="008B09EB">
              <w:r w:rsidRPr="00BA1179">
                <w:rPr>
                  <w:b/>
                  <w:bCs/>
                </w:rPr>
                <w:fldChar w:fldCharType="end"/>
              </w:r>
            </w:p>
          </w:sdtContent>
        </w:sdt>
      </w:sdtContent>
    </w:sdt>
    <w:p w14:paraId="5A213A5A" w14:textId="77777777" w:rsidR="00320403" w:rsidRPr="00BA1179" w:rsidRDefault="00320403" w:rsidP="002B7366">
      <w:pPr>
        <w:spacing w:line="240" w:lineRule="auto"/>
        <w:ind w:left="706" w:hanging="706"/>
      </w:pPr>
    </w:p>
    <w:p w14:paraId="2977A371" w14:textId="6DC5F28D" w:rsidR="00596857" w:rsidRPr="00BA1179" w:rsidRDefault="00596857" w:rsidP="00320403">
      <w:pPr>
        <w:sectPr w:rsidR="00596857" w:rsidRPr="00BA1179" w:rsidSect="003E313C">
          <w:type w:val="oddPage"/>
          <w:pgSz w:w="11906" w:h="16838"/>
          <w:pgMar w:top="1987" w:right="1584" w:bottom="1584" w:left="2275" w:header="706" w:footer="1411" w:gutter="0"/>
          <w:lnNumType w:countBy="1" w:restart="continuous"/>
          <w:cols w:space="708"/>
          <w:docGrid w:linePitch="360"/>
        </w:sectPr>
      </w:pPr>
    </w:p>
    <w:p w14:paraId="255AC4CE" w14:textId="77777777" w:rsidR="00320403" w:rsidRPr="00BA1179" w:rsidRDefault="00320403" w:rsidP="00F20B53">
      <w:pPr>
        <w:pStyle w:val="CoverPages"/>
        <w:rPr>
          <w:lang w:val="en-US"/>
        </w:rPr>
      </w:pPr>
      <w:bookmarkStart w:id="388" w:name="_Toc508956019"/>
      <w:bookmarkStart w:id="389" w:name="_Toc508964959"/>
      <w:bookmarkStart w:id="390" w:name="_Toc509310144"/>
      <w:bookmarkStart w:id="391" w:name="_Toc236342190"/>
      <w:r w:rsidRPr="00BA1179">
        <w:rPr>
          <w:lang w:val="en-US"/>
        </w:rPr>
        <w:lastRenderedPageBreak/>
        <w:t>APPENDI</w:t>
      </w:r>
      <w:bookmarkEnd w:id="388"/>
      <w:bookmarkEnd w:id="389"/>
      <w:bookmarkEnd w:id="390"/>
      <w:r w:rsidRPr="00BA1179">
        <w:rPr>
          <w:lang w:val="en-US"/>
        </w:rPr>
        <w:t>CES</w:t>
      </w:r>
      <w:bookmarkEnd w:id="391"/>
    </w:p>
    <w:p w14:paraId="46ACD199" w14:textId="4384076B" w:rsidR="00762B29" w:rsidRPr="00BA1179" w:rsidRDefault="001E5F6D" w:rsidP="006601CA">
      <w:pPr>
        <w:pStyle w:val="Appendix"/>
      </w:pPr>
      <w:bookmarkStart w:id="392" w:name="_Ref223043555"/>
      <w:bookmarkStart w:id="393" w:name="_Ref223162216"/>
      <w:bookmarkStart w:id="394" w:name="_Ref223269282"/>
      <w:bookmarkStart w:id="395" w:name="_Toc236342191"/>
      <w:r w:rsidRPr="00BA1179">
        <w:t xml:space="preserve">Simulation Mathematics for </w:t>
      </w:r>
      <w:bookmarkEnd w:id="392"/>
      <w:bookmarkEnd w:id="393"/>
      <w:r w:rsidRPr="00BA1179">
        <w:t>Evolution of Burning Status</w:t>
      </w:r>
      <w:bookmarkEnd w:id="394"/>
      <w:bookmarkEnd w:id="395"/>
    </w:p>
    <w:p w14:paraId="2B717F3B" w14:textId="36704BE6" w:rsidR="00B773E9" w:rsidRPr="00BA1179" w:rsidRDefault="00230240" w:rsidP="00B773E9">
      <w:pPr>
        <w:pStyle w:val="ParText"/>
        <w:rPr>
          <w:rFonts w:eastAsiaTheme="minorEastAsia"/>
        </w:rPr>
      </w:pPr>
      <w:r w:rsidRPr="00BA1179">
        <w:t xml:space="preserve">This appendix provides the formulations underlying the simulation in Chapter </w:t>
      </w:r>
      <w:r w:rsidRPr="00BA1179">
        <w:fldChar w:fldCharType="begin"/>
      </w:r>
      <w:r w:rsidRPr="00BA1179">
        <w:instrText xml:space="preserve"> REF _Ref225798315 \r \h </w:instrText>
      </w:r>
      <w:r w:rsidRPr="00BA1179">
        <w:fldChar w:fldCharType="separate"/>
      </w:r>
      <w:r w:rsidR="008B09EB">
        <w:t>3</w:t>
      </w:r>
      <w:r w:rsidRPr="00BA1179">
        <w:fldChar w:fldCharType="end"/>
      </w:r>
      <w:r w:rsidRPr="00BA1179">
        <w:t xml:space="preserve">. </w:t>
      </w:r>
      <w:r w:rsidR="00F8071B" w:rsidRPr="00BA1179">
        <w:t xml:space="preserve">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00F8071B" w:rsidRPr="00BA1179">
        <w:rPr>
          <w:rFonts w:eastAsiaTheme="minorEastAsia"/>
        </w:rPr>
        <w:t xml:space="preserve"> </w:t>
      </w:r>
      <w:r w:rsidRPr="00BA1179">
        <w:rPr>
          <w:rFonts w:eastAsiaTheme="minorEastAsia"/>
        </w:rPr>
        <w:t>is</w:t>
      </w:r>
      <w:r w:rsidR="00F8071B" w:rsidRPr="00BA1179">
        <w:rPr>
          <w:rFonts w:eastAsiaTheme="minorEastAsia"/>
        </w:rPr>
        <w:t xml:space="preserve"> the forward propagation of wildfire at grid cell </w:t>
      </w:r>
      <m:oMath>
        <m:d>
          <m:dPr>
            <m:ctrlPr>
              <w:rPr>
                <w:rFonts w:ascii="Cambria Math" w:eastAsiaTheme="minorEastAsia" w:hAnsi="Cambria Math"/>
              </w:rPr>
            </m:ctrlPr>
          </m:dPr>
          <m:e>
            <m:r>
              <m:rPr>
                <m:sty m:val="p"/>
              </m:rPr>
              <w:rPr>
                <w:rFonts w:ascii="Cambria Math" w:eastAsiaTheme="minorEastAsia" w:hAnsi="Cambria Math"/>
              </w:rPr>
              <m:t>x,y</m:t>
            </m:r>
          </m:e>
        </m:d>
      </m:oMath>
      <w:r w:rsidR="00F8071B" w:rsidRPr="00BA1179">
        <w:rPr>
          <w:rFonts w:eastAsiaTheme="minorEastAsia"/>
        </w:rPr>
        <w:t xml:space="preserve"> and time step </w:t>
      </w:r>
      <m:oMath>
        <m:r>
          <w:rPr>
            <w:rFonts w:ascii="Cambria Math" w:eastAsiaTheme="minorEastAsia" w:hAnsi="Cambria Math"/>
          </w:rPr>
          <m:t>k</m:t>
        </m:r>
      </m:oMath>
      <w:r w:rsidR="00F8071B" w:rsidRPr="00BA1179">
        <w:rPr>
          <w:rFonts w:eastAsiaTheme="minorEastAsia"/>
        </w:rPr>
        <w:t>. It is computed internally within the hybrid fire spread model using meteorological forcing, terrain properties, fuel characteristics, and fuel moisture. The spread formulation is not intended to reproduce physical wildfire propagation in metric units. It provides a grid-consistent, DSS-oriented abstraction inspired by semi-empirical wildfire behavior models.</w:t>
      </w:r>
    </w:p>
    <w:p w14:paraId="63C874C1" w14:textId="52A431CF" w:rsidR="007651E7" w:rsidRPr="00BA1179" w:rsidRDefault="00ED6866" w:rsidP="007651E7">
      <w:pPr>
        <w:pStyle w:val="ParText"/>
        <w:rPr>
          <w:rFonts w:eastAsiaTheme="minorEastAsia"/>
        </w:rPr>
      </w:pPr>
      <w:r w:rsidRPr="00BA1179">
        <w:rPr>
          <w:rFonts w:eastAsiaTheme="minorEastAsia"/>
        </w:rPr>
        <w:t xml:space="preserve">The formulation adopted in this work is a semi-empirical, Rothermel-like mapping designed to preserve structural interpretability (i.e., the output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spread,k</m:t>
            </m:r>
          </m:sub>
        </m:sSub>
      </m:oMath>
      <w:r w:rsidRPr="00BA1179">
        <w:rPr>
          <w:rFonts w:eastAsiaTheme="minorEastAsia"/>
        </w:rPr>
        <w:t xml:space="preserve"> is expressed in normalized cells-per-step rather than in metric units) while remaining computationally stable and easily calibratable for DSS simulation purposes </w:t>
      </w:r>
      <w:sdt>
        <w:sdtPr>
          <w:rPr>
            <w:rFonts w:eastAsiaTheme="minorEastAsia"/>
          </w:rPr>
          <w:id w:val="-441997071"/>
          <w:citation/>
        </w:sdtPr>
        <w:sdtContent>
          <w:r w:rsidRPr="00BA1179">
            <w:rPr>
              <w:rFonts w:eastAsiaTheme="minorEastAsia"/>
            </w:rPr>
            <w:fldChar w:fldCharType="begin"/>
          </w:r>
          <w:r w:rsidRPr="00BA1179">
            <w:rPr>
              <w:rFonts w:eastAsiaTheme="minorEastAsia"/>
            </w:rPr>
            <w:instrText xml:space="preserve"> CITATION Rot72 \l 1033 </w:instrText>
          </w:r>
          <w:r w:rsidRPr="00BA1179">
            <w:rPr>
              <w:rFonts w:eastAsiaTheme="minorEastAsia"/>
            </w:rPr>
            <w:fldChar w:fldCharType="separate"/>
          </w:r>
          <w:r w:rsidR="008B09EB" w:rsidRPr="008B09EB">
            <w:rPr>
              <w:rFonts w:eastAsiaTheme="minorEastAsia"/>
              <w:noProof/>
            </w:rPr>
            <w:t>(Rothermel, 1972)</w:t>
          </w:r>
          <w:r w:rsidRPr="00BA1179">
            <w:rPr>
              <w:rFonts w:eastAsiaTheme="minorEastAsia"/>
            </w:rPr>
            <w:fldChar w:fldCharType="end"/>
          </w:r>
        </w:sdtContent>
      </w:sdt>
      <w:r w:rsidRPr="00BA1179">
        <w:rPr>
          <w:rFonts w:eastAsiaTheme="minorEastAsia"/>
        </w:rPr>
        <w:t xml:space="preserve">. The rate of spread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is calculated by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w:t>
      </w:r>
      <w:r w:rsidRPr="00BA1179">
        <w:fldChar w:fldCharType="begin"/>
      </w:r>
      <w:r w:rsidRPr="00BA1179">
        <w:instrText xml:space="preserve"> REF _Ref223041003 \h </w:instrText>
      </w:r>
      <w:r w:rsidRPr="00BA1179">
        <w:fldChar w:fldCharType="separate"/>
      </w:r>
      <w:r w:rsidR="008B09EB" w:rsidRPr="00BA1179">
        <w:t xml:space="preserve">( </w:t>
      </w:r>
      <w:r w:rsidR="008B09EB">
        <w:rPr>
          <w:noProof/>
        </w:rPr>
        <w:t>29</w:t>
      </w:r>
      <w:r w:rsidR="008B09EB" w:rsidRPr="00BA1179">
        <w:t xml:space="preserve"> )</w:t>
      </w:r>
      <w:r w:rsidRPr="00BA1179">
        <w:fldChar w:fldCharType="end"/>
      </w:r>
      <w:r w:rsidRPr="00BA1179">
        <w:rPr>
          <w:rFonts w:eastAsiaTheme="minorEastAsia"/>
        </w:rPr>
        <w:t xml:space="preserve">. Each multiplicative component of the rate-of-spread function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corresponds directly to a physically interpretable effect and is tied to an already-defined state or input variable </w:t>
      </w:r>
      <w:r w:rsidRPr="00BA1179">
        <w:rPr>
          <w:rFonts w:eastAsiaTheme="minorEastAsia"/>
        </w:rPr>
        <w:fldChar w:fldCharType="begin"/>
      </w:r>
      <w:r w:rsidRPr="00BA1179">
        <w:rPr>
          <w:rFonts w:eastAsiaTheme="minorEastAsia"/>
        </w:rPr>
        <w:instrText xml:space="preserve"> REF _Ref223166012 \h </w:instrText>
      </w:r>
      <w:r w:rsidRPr="00BA1179">
        <w:rPr>
          <w:rFonts w:eastAsiaTheme="minorEastAsia"/>
        </w:rPr>
      </w:r>
      <w:r w:rsidRPr="00BA1179">
        <w:rPr>
          <w:rFonts w:eastAsiaTheme="minorEastAsia"/>
        </w:rPr>
        <w:fldChar w:fldCharType="separate"/>
      </w:r>
      <w:r w:rsidR="008B09EB" w:rsidRPr="00BA1179">
        <w:rPr>
          <w:szCs w:val="24"/>
        </w:rPr>
        <w:t xml:space="preserve">( </w:t>
      </w:r>
      <w:r w:rsidR="008B09EB">
        <w:rPr>
          <w:noProof/>
          <w:szCs w:val="24"/>
        </w:rPr>
        <w:t>70</w:t>
      </w:r>
      <w:r w:rsidR="008B09EB" w:rsidRPr="00BA1179">
        <w:rPr>
          <w:szCs w:val="24"/>
        </w:rPr>
        <w:t xml:space="preserve"> )</w:t>
      </w:r>
      <w:r w:rsidRPr="00BA1179">
        <w:rPr>
          <w:rFonts w:eastAsiaTheme="minorEastAsia"/>
        </w:rPr>
        <w:fldChar w:fldCharType="end"/>
      </w:r>
      <w:r w:rsidRPr="00BA1179">
        <w:rPr>
          <w:rFonts w:eastAsiaTheme="minorEastAsia"/>
        </w:rPr>
        <w:t xml:space="preserve">. </w:t>
      </w:r>
      <w:r w:rsidRPr="00BA1179">
        <w:t xml:space="preserve">All terms are evaluated at </w:t>
      </w:r>
      <m:oMath>
        <m:d>
          <m:dPr>
            <m:ctrlPr>
              <w:rPr>
                <w:rStyle w:val="katex-mathml"/>
                <w:rFonts w:ascii="Cambria Math" w:hAnsi="Cambria Math"/>
                <w:i/>
              </w:rPr>
            </m:ctrlPr>
          </m:dPr>
          <m:e>
            <m:r>
              <w:rPr>
                <w:rStyle w:val="katex-mathml"/>
                <w:rFonts w:ascii="Cambria Math" w:hAnsi="Cambria Math"/>
              </w:rPr>
              <m:t>x,y</m:t>
            </m:r>
          </m:e>
        </m:d>
      </m:oMath>
      <w:r w:rsidRPr="00BA1179">
        <w:t xml:space="preserve"> and time </w:t>
      </w:r>
      <m:oMath>
        <m:r>
          <w:rPr>
            <w:rStyle w:val="katex-mathml"/>
            <w:rFonts w:ascii="Cambria Math" w:hAnsi="Cambria Math"/>
          </w:rPr>
          <m:t>k</m:t>
        </m:r>
      </m:oMath>
      <w:r w:rsidRPr="00BA1179">
        <w:rPr>
          <w:rStyle w:val="katex-mathm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B6A51" w:rsidRPr="00BA1179" w14:paraId="48459CFE" w14:textId="77777777" w:rsidTr="009451D6">
        <w:tc>
          <w:tcPr>
            <w:tcW w:w="4367" w:type="pct"/>
            <w:vAlign w:val="center"/>
          </w:tcPr>
          <w:p w14:paraId="6DD8CDBA" w14:textId="402E0EF6" w:rsidR="002B6A51" w:rsidRPr="00BA1179" w:rsidRDefault="00000000" w:rsidP="007141B8">
            <w:pPr>
              <w:pStyle w:val="TableText"/>
              <w:rPr>
                <w:rFonts w:ascii="Cambria Math" w:hAnsi="Cambria Math"/>
                <w:sz w:val="22"/>
                <w:oMath/>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spread,k</m:t>
                    </m:r>
                  </m:sub>
                </m:sSub>
                <m:r>
                  <w:rPr>
                    <w:rFonts w:ascii="Cambria Math" w:hAnsi="Cambria Math"/>
                    <w:sz w:val="22"/>
                  </w:rPr>
                  <m:t xml:space="preserve"> </m:t>
                </m:r>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base</m:t>
                    </m:r>
                  </m:sub>
                </m:sSub>
                <m:r>
                  <w:rPr>
                    <w:rFonts w:ascii="Cambria Math" w:hAnsi="Cambria Math"/>
                    <w:sz w:val="22"/>
                  </w:rPr>
                  <m:t xml:space="preserve"> </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F</m:t>
                        </m:r>
                      </m:e>
                      <m:sub>
                        <m:r>
                          <w:rPr>
                            <w:rFonts w:ascii="Cambria Math" w:hAnsi="Cambria Math"/>
                            <w:sz w:val="22"/>
                          </w:rPr>
                          <m:t>type</m:t>
                        </m:r>
                      </m:sub>
                    </m:sSub>
                    <m:d>
                      <m:dPr>
                        <m:ctrlPr>
                          <w:rPr>
                            <w:rFonts w:ascii="Cambria Math" w:hAnsi="Cambria Math"/>
                            <w:i/>
                            <w:sz w:val="22"/>
                          </w:rPr>
                        </m:ctrlPr>
                      </m:dPr>
                      <m:e>
                        <m:r>
                          <w:rPr>
                            <w:rFonts w:ascii="Cambria Math" w:hAnsi="Cambria Math"/>
                            <w:sz w:val="22"/>
                          </w:rPr>
                          <m:t>x,y</m:t>
                        </m:r>
                      </m:e>
                    </m:d>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moist</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wind</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slope</m:t>
                    </m:r>
                  </m:sub>
                </m:sSub>
                <m:d>
                  <m:dPr>
                    <m:ctrlPr>
                      <w:rPr>
                        <w:rFonts w:ascii="Cambria Math" w:hAnsi="Cambria Math"/>
                        <w:i/>
                        <w:sz w:val="22"/>
                      </w:rPr>
                    </m:ctrlPr>
                  </m:dPr>
                  <m:e>
                    <m:r>
                      <w:rPr>
                        <w:rFonts w:ascii="Cambria Math" w:hAnsi="Cambria Math"/>
                        <w:sz w:val="22"/>
                      </w:rPr>
                      <m:t>x,y</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g</m:t>
                    </m:r>
                  </m:e>
                  <m:sub>
                    <m:r>
                      <w:rPr>
                        <w:rFonts w:ascii="Cambria Math" w:hAnsi="Cambria Math"/>
                        <w:sz w:val="22"/>
                      </w:rPr>
                      <m:t>aspect</m:t>
                    </m:r>
                  </m:sub>
                </m:sSub>
                <m:d>
                  <m:dPr>
                    <m:ctrlPr>
                      <w:rPr>
                        <w:rFonts w:ascii="Cambria Math" w:hAnsi="Cambria Math"/>
                        <w:i/>
                        <w:sz w:val="22"/>
                      </w:rPr>
                    </m:ctrlPr>
                  </m:dPr>
                  <m:e>
                    <m:r>
                      <w:rPr>
                        <w:rFonts w:ascii="Cambria Math" w:hAnsi="Cambria Math"/>
                        <w:sz w:val="22"/>
                      </w:rPr>
                      <m:t>x,y</m:t>
                    </m:r>
                  </m:e>
                </m:d>
              </m:oMath>
            </m:oMathPara>
          </w:p>
        </w:tc>
        <w:tc>
          <w:tcPr>
            <w:tcW w:w="633" w:type="pct"/>
            <w:vAlign w:val="center"/>
          </w:tcPr>
          <w:p w14:paraId="315941FF" w14:textId="50433D60" w:rsidR="002B6A51" w:rsidRPr="00BA1179" w:rsidRDefault="002B6A51" w:rsidP="006601CA">
            <w:pPr>
              <w:pStyle w:val="TableText"/>
              <w:rPr>
                <w:szCs w:val="24"/>
                <w:lang w:eastAsia="ja-JP"/>
              </w:rPr>
            </w:pPr>
            <w:bookmarkStart w:id="396" w:name="_Ref223166012"/>
            <w:r w:rsidRPr="00BA1179">
              <w:rPr>
                <w:szCs w:val="24"/>
              </w:rPr>
              <w:t xml:space="preserve">( </w:t>
            </w:r>
            <w:r w:rsidRPr="00BA1179">
              <w:rPr>
                <w:szCs w:val="24"/>
              </w:rPr>
              <w:fldChar w:fldCharType="begin"/>
            </w:r>
            <w:r w:rsidRPr="00BA1179">
              <w:rPr>
                <w:szCs w:val="24"/>
              </w:rPr>
              <w:instrText xml:space="preserve"> SEQ ( \* ARABIC </w:instrText>
            </w:r>
            <w:r w:rsidRPr="00BA1179">
              <w:rPr>
                <w:szCs w:val="24"/>
              </w:rPr>
              <w:fldChar w:fldCharType="separate"/>
            </w:r>
            <w:r w:rsidR="008B09EB">
              <w:rPr>
                <w:noProof/>
                <w:szCs w:val="24"/>
              </w:rPr>
              <w:t>70</w:t>
            </w:r>
            <w:r w:rsidRPr="00BA1179">
              <w:rPr>
                <w:szCs w:val="24"/>
              </w:rPr>
              <w:fldChar w:fldCharType="end"/>
            </w:r>
            <w:r w:rsidRPr="00BA1179">
              <w:rPr>
                <w:szCs w:val="24"/>
              </w:rPr>
              <w:t xml:space="preserve"> )</w:t>
            </w:r>
            <w:bookmarkEnd w:id="396"/>
          </w:p>
        </w:tc>
      </w:tr>
    </w:tbl>
    <w:p w14:paraId="7971843B" w14:textId="0E4E3540" w:rsidR="000E1725" w:rsidRPr="00BA1179" w:rsidRDefault="00B773E9" w:rsidP="00B7548E">
      <w:pPr>
        <w:pStyle w:val="TableText"/>
      </w:pPr>
      <w:r w:rsidRPr="00BA1179">
        <w:t xml:space="preserve">Fuel-Type Base Spread Rate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base</m:t>
            </m:r>
          </m:sub>
        </m:sSub>
        <m:r>
          <w:rPr>
            <w:rFonts w:ascii="Cambria Math" w:hAnsi="Cambria Math"/>
            <w:szCs w:val="24"/>
          </w:rPr>
          <m:t xml:space="preserve"> </m:t>
        </m:r>
        <m:d>
          <m:dPr>
            <m:ctrlPr>
              <w:rPr>
                <w:rFonts w:ascii="Cambria Math" w:hAnsi="Cambria Math"/>
                <w:i/>
                <w:szCs w:val="24"/>
              </w:rPr>
            </m:ctrlPr>
          </m:dPr>
          <m:e>
            <m:r>
              <w:rPr>
                <w:rFonts w:ascii="Cambria Math" w:hAnsi="Cambria Math"/>
                <w:szCs w:val="24"/>
              </w:rPr>
              <m:t>∙</m:t>
            </m:r>
          </m:e>
        </m:d>
      </m:oMath>
      <w:r w:rsidRPr="00BA1179">
        <w:rPr>
          <w:szCs w:val="24"/>
        </w:rPr>
        <w:t xml:space="preserve"> </w:t>
      </w:r>
      <w:r w:rsidRPr="00BA1179">
        <w:t xml:space="preserve">defines the baseline spread potential of each fuel class under nominal environmental conditions. It is calibrated in units of cell per simulation step. </w:t>
      </w:r>
      <w:r w:rsidR="00B6122D" w:rsidRPr="00BA1179">
        <w:rPr>
          <w:rFonts w:eastAsiaTheme="minorEastAsia"/>
        </w:rPr>
        <w:t xml:space="preserve">Moisture damping factor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moist</m:t>
            </m:r>
          </m:sub>
        </m:sSub>
      </m:oMath>
      <w:r w:rsidR="00B6122D" w:rsidRPr="00BA1179">
        <w:rPr>
          <w:rFonts w:eastAsiaTheme="minorEastAsia"/>
          <w:szCs w:val="24"/>
        </w:rPr>
        <w:t xml:space="preserve"> is </w:t>
      </w:r>
      <w:r w:rsidR="00B6122D" w:rsidRPr="00BA1179">
        <w:rPr>
          <w:rFonts w:eastAsiaTheme="minorEastAsia"/>
          <w:szCs w:val="24"/>
        </w:rPr>
        <w:fldChar w:fldCharType="begin"/>
      </w:r>
      <w:r w:rsidR="00B6122D" w:rsidRPr="00BA1179">
        <w:rPr>
          <w:rFonts w:eastAsiaTheme="minorEastAsia"/>
          <w:szCs w:val="24"/>
        </w:rPr>
        <w:instrText xml:space="preserve"> REF _Ref223219648 \h </w:instrText>
      </w:r>
      <w:r w:rsidR="00B6122D" w:rsidRPr="00BA1179">
        <w:rPr>
          <w:rFonts w:eastAsiaTheme="minorEastAsia"/>
          <w:szCs w:val="24"/>
        </w:rPr>
      </w:r>
      <w:r w:rsidR="00B6122D" w:rsidRPr="00BA1179">
        <w:rPr>
          <w:rFonts w:eastAsiaTheme="minorEastAsia"/>
          <w:szCs w:val="24"/>
        </w:rPr>
        <w:fldChar w:fldCharType="separate"/>
      </w:r>
      <w:r w:rsidR="008B09EB" w:rsidRPr="00BA1179">
        <w:t xml:space="preserve">( </w:t>
      </w:r>
      <w:r w:rsidR="008B09EB">
        <w:rPr>
          <w:noProof/>
        </w:rPr>
        <w:t>71</w:t>
      </w:r>
      <w:r w:rsidR="008B09EB" w:rsidRPr="00BA1179">
        <w:t xml:space="preserve"> )</w:t>
      </w:r>
      <w:r w:rsidR="00B6122D" w:rsidRPr="00BA1179">
        <w:rPr>
          <w:rFonts w:eastAsiaTheme="minorEastAsia"/>
          <w:szCs w:val="24"/>
        </w:rPr>
        <w:fldChar w:fldCharType="end"/>
      </w:r>
      <w:r w:rsidRPr="00BA1179">
        <w:rPr>
          <w:rFonts w:eastAsiaTheme="minorEastAsia"/>
          <w:szCs w:val="24"/>
        </w:rPr>
        <w:t xml:space="preserve"> where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Pr="00BA1179">
        <w:rPr>
          <w:rFonts w:eastAsiaTheme="minorEastAsia"/>
        </w:rPr>
        <w:t xml:space="preserve"> is</w:t>
      </w:r>
      <w:r w:rsidRPr="00BA1179">
        <w:t xml:space="preserve"> surface fuel moisture fraction and </w:t>
      </w:r>
      <m:oMath>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extinction moisture threshold for the given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B7548E" w:rsidRPr="00BA1179" w14:paraId="2D3560D2" w14:textId="77777777" w:rsidTr="00A86666">
        <w:tc>
          <w:tcPr>
            <w:tcW w:w="4367" w:type="pct"/>
            <w:vAlign w:val="center"/>
          </w:tcPr>
          <w:p w14:paraId="27F46135" w14:textId="194B86E0" w:rsidR="000E1725" w:rsidRPr="00BA1179" w:rsidRDefault="00000000" w:rsidP="00A86666">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0,1-</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den>
                        </m:f>
                      </m:e>
                    </m:d>
                  </m:e>
                </m:func>
              </m:oMath>
            </m:oMathPara>
          </w:p>
        </w:tc>
        <w:tc>
          <w:tcPr>
            <w:tcW w:w="633" w:type="pct"/>
            <w:vAlign w:val="center"/>
          </w:tcPr>
          <w:p w14:paraId="6541ED31" w14:textId="5893A131" w:rsidR="000E1725" w:rsidRPr="00BA1179" w:rsidRDefault="00000000" w:rsidP="00A86666">
            <w:pPr>
              <w:pStyle w:val="TableText"/>
            </w:pPr>
            <w:bookmarkStart w:id="397" w:name="_Ref223219648"/>
            <w:r w:rsidRPr="00BA1179">
              <w:t xml:space="preserve">( </w:t>
            </w:r>
            <w:r w:rsidRPr="00BA1179">
              <w:fldChar w:fldCharType="begin"/>
            </w:r>
            <w:r w:rsidRPr="00BA1179">
              <w:instrText xml:space="preserve"> SEQ ( \* ARABIC </w:instrText>
            </w:r>
            <w:r w:rsidRPr="00BA1179">
              <w:fldChar w:fldCharType="separate"/>
            </w:r>
            <w:r w:rsidR="008B09EB">
              <w:rPr>
                <w:noProof/>
              </w:rPr>
              <w:t>71</w:t>
            </w:r>
            <w:r w:rsidRPr="00BA1179">
              <w:fldChar w:fldCharType="end"/>
            </w:r>
            <w:r w:rsidRPr="00BA1179">
              <w:t xml:space="preserve"> )</w:t>
            </w:r>
            <w:bookmarkEnd w:id="397"/>
          </w:p>
        </w:tc>
      </w:tr>
    </w:tbl>
    <w:p w14:paraId="1E7E6668" w14:textId="4A929CBA" w:rsidR="00501C8A" w:rsidRPr="00BA1179" w:rsidRDefault="00B6122D" w:rsidP="00501C8A">
      <w:pPr>
        <w:pStyle w:val="ParText"/>
      </w:pPr>
      <w:r w:rsidRPr="00BA1179">
        <w:lastRenderedPageBreak/>
        <w:t xml:space="preserve">If fuel moisture equals the extinction threshold, spread is suppressed </w:t>
      </w:r>
      <w:r w:rsidRPr="00BA1179">
        <w:fldChar w:fldCharType="begin"/>
      </w:r>
      <w:r w:rsidRPr="00BA1179">
        <w:instrText xml:space="preserve"> REF _Ref223212967 \h </w:instrText>
      </w:r>
      <w:r w:rsidRPr="00BA1179">
        <w:fldChar w:fldCharType="separate"/>
      </w:r>
      <w:r w:rsidR="008B09EB" w:rsidRPr="00BA1179">
        <w:t xml:space="preserve">( </w:t>
      </w:r>
      <w:r w:rsidR="008B09EB">
        <w:rPr>
          <w:noProof/>
        </w:rPr>
        <w:t>72</w:t>
      </w:r>
      <w:r w:rsidR="008B09EB" w:rsidRPr="00BA1179">
        <w:t xml:space="preserve"> )</w:t>
      </w:r>
      <w:r w:rsidRPr="00BA1179">
        <w:fldChar w:fldCharType="end"/>
      </w:r>
      <w:r w:rsidRPr="00BA1179">
        <w:t xml:space="preserve">. </w:t>
      </w:r>
      <w:r w:rsidRPr="00BA1179">
        <w:rPr>
          <w:rFonts w:eastAsiaTheme="minorEastAsia"/>
        </w:rPr>
        <w:t>The damping structure is selected for stability and interpretability; it prevents negative spread rates and ensures bounded behavior.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4D67D2E3" w14:textId="77777777" w:rsidTr="009451D6">
        <w:tc>
          <w:tcPr>
            <w:tcW w:w="4367" w:type="pct"/>
            <w:vAlign w:val="center"/>
          </w:tcPr>
          <w:p w14:paraId="7A2DF5EC" w14:textId="59F16745" w:rsidR="00230240" w:rsidRPr="00BA1179" w:rsidRDefault="00000000" w:rsidP="006601CA">
            <w:pPr>
              <w:pStyle w:val="ParText"/>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r>
                  <w:rPr>
                    <w:rFonts w:ascii="Cambria Math" w:eastAsiaTheme="minorEastAsia" w:hAnsi="Cambria Math"/>
                  </w:rPr>
                  <m:t>=0</m:t>
                </m:r>
              </m:oMath>
            </m:oMathPara>
          </w:p>
        </w:tc>
        <w:tc>
          <w:tcPr>
            <w:tcW w:w="633" w:type="pct"/>
            <w:vAlign w:val="center"/>
          </w:tcPr>
          <w:p w14:paraId="50404A1B" w14:textId="2532635C" w:rsidR="00230240" w:rsidRPr="00BA1179" w:rsidRDefault="00230240" w:rsidP="006601CA">
            <w:pPr>
              <w:pStyle w:val="TableText"/>
            </w:pPr>
            <w:bookmarkStart w:id="398" w:name="_Ref223212967"/>
            <w:r w:rsidRPr="00BA1179">
              <w:t xml:space="preserve">( </w:t>
            </w:r>
            <w:r w:rsidRPr="00BA1179">
              <w:fldChar w:fldCharType="begin"/>
            </w:r>
            <w:r w:rsidRPr="00BA1179">
              <w:instrText xml:space="preserve"> SEQ ( \* ARABIC </w:instrText>
            </w:r>
            <w:r w:rsidRPr="00BA1179">
              <w:fldChar w:fldCharType="separate"/>
            </w:r>
            <w:r w:rsidR="008B09EB">
              <w:rPr>
                <w:noProof/>
              </w:rPr>
              <w:t>72</w:t>
            </w:r>
            <w:r w:rsidRPr="00BA1179">
              <w:fldChar w:fldCharType="end"/>
            </w:r>
            <w:r w:rsidRPr="00BA1179">
              <w:t xml:space="preserve"> )</w:t>
            </w:r>
            <w:bookmarkEnd w:id="398"/>
          </w:p>
        </w:tc>
      </w:tr>
    </w:tbl>
    <w:p w14:paraId="67DA8635" w14:textId="1219B715" w:rsidR="007968C4" w:rsidRPr="00BA1179" w:rsidRDefault="00E82E6C" w:rsidP="0028085D">
      <w:pPr>
        <w:pStyle w:val="TableText"/>
      </w:pPr>
      <w:r w:rsidRPr="00BA1179">
        <w:t xml:space="preserve">Wind amplification factor </w:t>
      </w:r>
      <m:oMath>
        <m:sSub>
          <m:sSubPr>
            <m:ctrlPr>
              <w:rPr>
                <w:rFonts w:ascii="Cambria Math" w:hAnsi="Cambria Math"/>
              </w:rPr>
            </m:ctrlPr>
          </m:sSubPr>
          <m:e>
            <m:r>
              <w:rPr>
                <w:rFonts w:ascii="Cambria Math" w:hAnsi="Cambria Math"/>
              </w:rPr>
              <m:t>g</m:t>
            </m:r>
          </m:e>
          <m:sub>
            <m:r>
              <w:rPr>
                <w:rFonts w:ascii="Cambria Math" w:hAnsi="Cambria Math"/>
              </w:rPr>
              <m:t>wind</m:t>
            </m:r>
          </m:sub>
        </m:sSub>
      </m:oMath>
      <w:r w:rsidRPr="00BA1179">
        <w:t xml:space="preserve"> is </w:t>
      </w:r>
      <w:r w:rsidRPr="00BA1179">
        <w:fldChar w:fldCharType="begin"/>
      </w:r>
      <w:r w:rsidRPr="00BA1179">
        <w:instrText xml:space="preserve"> REF _Ref223213232 \h </w:instrText>
      </w:r>
      <w:r w:rsidRPr="00BA1179">
        <w:fldChar w:fldCharType="separate"/>
      </w:r>
      <w:r w:rsidR="008B09EB" w:rsidRPr="00BA1179">
        <w:t xml:space="preserve">( </w:t>
      </w:r>
      <w:r w:rsidR="008B09EB">
        <w:rPr>
          <w:noProof/>
        </w:rPr>
        <w:t>73</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the wind speed, </w:t>
      </w:r>
      <m:oMath>
        <m:sSub>
          <m:sSubPr>
            <m:ctrlPr>
              <w:rPr>
                <w:rFonts w:ascii="Cambria Math" w:hAnsi="Cambria Math"/>
              </w:rPr>
            </m:ctrlPr>
          </m:sSubPr>
          <m:e>
            <m:r>
              <w:rPr>
                <w:rFonts w:ascii="Cambria Math" w:hAnsi="Cambria Math"/>
              </w:rPr>
              <m:t>a</m:t>
            </m:r>
          </m:e>
          <m:sub>
            <m:r>
              <w:rPr>
                <w:rFonts w:ascii="Cambria Math" w:hAnsi="Cambria Math"/>
              </w:rPr>
              <m:t>w</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 wind sensitivity coefficient and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BA1179">
        <w:t xml:space="preserve"> is a scaling constant.. This factor models the acceleration of fire spread due to wind speed. The hyperbolic tangent ensures that spread increases with wind speed but does not grow unbounded for extreme winds. </w:t>
      </w:r>
      <w:r w:rsidRPr="00BA1179">
        <w:rPr>
          <w:rFonts w:eastAsiaTheme="minorEastAsia"/>
        </w:rPr>
        <w:t xml:space="preserve">The use of </w:t>
      </w:r>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 xml:space="preserve"> </m:t>
        </m:r>
      </m:oMath>
      <w:r w:rsidRPr="00BA1179">
        <w:rPr>
          <w:rFonts w:eastAsiaTheme="minorEastAsia"/>
        </w:rPr>
        <w:t xml:space="preserve">guarantees numerical stability. The wind scaling constant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oMath>
      <w:r w:rsidRPr="00BA1179">
        <w:rPr>
          <w:rFonts w:eastAsiaTheme="minorEastAsia"/>
        </w:rPr>
        <w:t xml:space="preserve"> controls the saturation behavior of wind amplification. A value of 10 m/s is selected to reflect moderate-to-strong wind regimes while preserving numerical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78B06470" w14:textId="77777777" w:rsidTr="009451D6">
        <w:tc>
          <w:tcPr>
            <w:tcW w:w="4367" w:type="pct"/>
            <w:vAlign w:val="center"/>
          </w:tcPr>
          <w:p w14:paraId="6995FD79" w14:textId="58984CBE" w:rsidR="00230240" w:rsidRPr="00BA1179" w:rsidRDefault="00000000" w:rsidP="0028085D">
            <w:pPr>
              <w:pStyle w:val="ParText"/>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wind</m:t>
                    </m:r>
                  </m:sub>
                </m:sSub>
                <m:r>
                  <w:rPr>
                    <w:rFonts w:ascii="Cambria Math" w:eastAsiaTheme="minorEastAsia" w:hAnsi="Cambria Math"/>
                  </w:rPr>
                  <m:t>(x,y)=1+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(x,y))⋅tanh</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ws,k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d>
              </m:oMath>
            </m:oMathPara>
          </w:p>
        </w:tc>
        <w:tc>
          <w:tcPr>
            <w:tcW w:w="633" w:type="pct"/>
            <w:vAlign w:val="center"/>
          </w:tcPr>
          <w:p w14:paraId="3A2A028B" w14:textId="03B002AC" w:rsidR="00230240" w:rsidRPr="00BA1179" w:rsidRDefault="00230240" w:rsidP="006601CA">
            <w:pPr>
              <w:pStyle w:val="TableText"/>
            </w:pPr>
            <w:bookmarkStart w:id="399" w:name="_Ref223213232"/>
            <w:r w:rsidRPr="00BA1179">
              <w:t xml:space="preserve">( </w:t>
            </w:r>
            <w:r w:rsidRPr="00BA1179">
              <w:fldChar w:fldCharType="begin"/>
            </w:r>
            <w:r w:rsidRPr="00BA1179">
              <w:instrText xml:space="preserve"> SEQ ( \* ARABIC </w:instrText>
            </w:r>
            <w:r w:rsidRPr="00BA1179">
              <w:fldChar w:fldCharType="separate"/>
            </w:r>
            <w:r w:rsidR="008B09EB">
              <w:rPr>
                <w:noProof/>
              </w:rPr>
              <w:t>73</w:t>
            </w:r>
            <w:r w:rsidRPr="00BA1179">
              <w:fldChar w:fldCharType="end"/>
            </w:r>
            <w:r w:rsidRPr="00BA1179">
              <w:t xml:space="preserve"> )</w:t>
            </w:r>
            <w:bookmarkEnd w:id="399"/>
          </w:p>
        </w:tc>
      </w:tr>
    </w:tbl>
    <w:p w14:paraId="696776E1" w14:textId="7B131CB5" w:rsidR="00F6170B" w:rsidRPr="00BA1179" w:rsidRDefault="00B773E9" w:rsidP="0028085D">
      <w:pPr>
        <w:pStyle w:val="TableText"/>
        <w:rPr>
          <w:rFonts w:eastAsiaTheme="minorEastAsia"/>
        </w:rPr>
      </w:pPr>
      <w:r w:rsidRPr="00BA1179">
        <w:t xml:space="preserve">Slope acceleration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_Ref223220180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74</w:t>
      </w:r>
      <w:r w:rsidR="008B09EB"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 (radians) and </w:t>
      </w:r>
      <m:oMath>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slope sensitivity</w:t>
      </w:r>
      <w:r w:rsidRPr="00BA1179">
        <w:rPr>
          <w:rFonts w:eastAsiaTheme="minorEastAsia"/>
        </w:rPr>
        <w:t>. Spread accelerates in uphill directions. Fire spreads faster uphill due to flame preheating of fuels. The tangent function reflects nonlinear growth with increasing slope angle.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16CFCFEB" w14:textId="77777777" w:rsidTr="009451D6">
        <w:tc>
          <w:tcPr>
            <w:tcW w:w="4367" w:type="pct"/>
            <w:vAlign w:val="center"/>
          </w:tcPr>
          <w:p w14:paraId="33AF3401" w14:textId="29D5B9AD" w:rsidR="00230240" w:rsidRPr="00BA1179" w:rsidRDefault="00000000" w:rsidP="00A67A79">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s</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tan</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e>
                    </m:d>
                  </m:e>
                </m:func>
              </m:oMath>
            </m:oMathPara>
          </w:p>
        </w:tc>
        <w:tc>
          <w:tcPr>
            <w:tcW w:w="633" w:type="pct"/>
            <w:vAlign w:val="center"/>
          </w:tcPr>
          <w:p w14:paraId="636AE493" w14:textId="2C804AD2" w:rsidR="00230240" w:rsidRPr="00BA1179" w:rsidRDefault="00230240" w:rsidP="006601CA">
            <w:pPr>
              <w:pStyle w:val="TableText"/>
            </w:pPr>
            <w:bookmarkStart w:id="400" w:name="_Ref223220180"/>
            <w:r w:rsidRPr="00BA1179">
              <w:t xml:space="preserve">( </w:t>
            </w:r>
            <w:r w:rsidRPr="00BA1179">
              <w:fldChar w:fldCharType="begin"/>
            </w:r>
            <w:r w:rsidRPr="00BA1179">
              <w:instrText xml:space="preserve"> SEQ ( \* ARABIC </w:instrText>
            </w:r>
            <w:r w:rsidRPr="00BA1179">
              <w:fldChar w:fldCharType="separate"/>
            </w:r>
            <w:r w:rsidR="008B09EB">
              <w:rPr>
                <w:noProof/>
              </w:rPr>
              <w:t>74</w:t>
            </w:r>
            <w:r w:rsidRPr="00BA1179">
              <w:fldChar w:fldCharType="end"/>
            </w:r>
            <w:r w:rsidRPr="00BA1179">
              <w:t xml:space="preserve"> )</w:t>
            </w:r>
            <w:bookmarkEnd w:id="400"/>
          </w:p>
        </w:tc>
      </w:tr>
    </w:tbl>
    <w:p w14:paraId="5749E63B" w14:textId="1AF19BAA" w:rsidR="00B773E9" w:rsidRPr="00BA1179" w:rsidRDefault="00B773E9" w:rsidP="0028085D">
      <w:pPr>
        <w:pStyle w:val="TableText"/>
        <w:rPr>
          <w:rFonts w:eastAsiaTheme="minorEastAsia"/>
        </w:rPr>
      </w:pPr>
      <w:r w:rsidRPr="00BA1179">
        <w:t>Aspect</w:t>
      </w:r>
      <w:r w:rsidR="00D53770">
        <w:t>-</w:t>
      </w:r>
      <w:r w:rsidRPr="00BA1179">
        <w:t xml:space="preserve">wind orientation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aspect</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_Ref223220391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75</w:t>
      </w:r>
      <w:r w:rsidR="008B09EB"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i/>
              </w:rPr>
            </m:ctrlPr>
          </m:dPr>
          <m:e>
            <m:r>
              <w:rPr>
                <w:rFonts w:ascii="Cambria Math" w:hAnsi="Cambria Math"/>
              </w:rPr>
              <m:t>x,y</m:t>
            </m:r>
          </m:e>
        </m:d>
      </m:oMath>
      <w:r w:rsidRPr="00BA1179">
        <w:t xml:space="preserve"> is terrain orientation angle, </w:t>
      </w:r>
      <m:oMath>
        <m:sSub>
          <m:sSubPr>
            <m:ctrlPr>
              <w:rPr>
                <w:rFonts w:ascii="Cambria Math" w:hAnsi="Cambria Math"/>
              </w:rPr>
            </m:ctrlPr>
          </m:sSubPr>
          <m:e>
            <m:r>
              <w:rPr>
                <w:rFonts w:ascii="Cambria Math" w:hAnsi="Cambria Math"/>
              </w:rPr>
              <m:t>W</m:t>
            </m:r>
          </m:e>
          <m:sub>
            <m:r>
              <w:rPr>
                <w:rFonts w:ascii="Cambria Math" w:hAnsi="Cambria Math"/>
              </w:rPr>
              <m:t>wd,k</m:t>
            </m:r>
          </m:sub>
        </m:sSub>
        <m:d>
          <m:dPr>
            <m:ctrlPr>
              <w:rPr>
                <w:rFonts w:ascii="Cambria Math" w:hAnsi="Cambria Math"/>
                <w:i/>
              </w:rPr>
            </m:ctrlPr>
          </m:dPr>
          <m:e>
            <m:r>
              <w:rPr>
                <w:rFonts w:ascii="Cambria Math" w:hAnsi="Cambria Math"/>
              </w:rPr>
              <m:t>x,y</m:t>
            </m:r>
          </m:e>
        </m:d>
      </m:oMath>
      <w:r w:rsidRPr="00BA1179">
        <w:t xml:space="preserve"> is wind direction field, </w:t>
      </w:r>
      <m:oMath>
        <m:sSub>
          <m:sSubPr>
            <m:ctrlPr>
              <w:rPr>
                <w:rFonts w:ascii="Cambria Math" w:hAnsi="Cambria Math"/>
              </w:rPr>
            </m:ctrlPr>
          </m:sSubPr>
          <m:e>
            <m:r>
              <w:rPr>
                <w:rFonts w:ascii="Cambria Math" w:hAnsi="Cambria Math"/>
              </w:rPr>
              <m:t>a</m:t>
            </m:r>
          </m:e>
          <m:sub>
            <m:r>
              <w:rPr>
                <w:rFonts w:ascii="Cambria Math" w:hAnsi="Cambria Math"/>
              </w:rPr>
              <m:t>asp</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aspect coefficient</w:t>
      </w:r>
      <w:r w:rsidRPr="00BA1179">
        <w:rPr>
          <w:rFonts w:eastAsiaTheme="minorEastAsia"/>
        </w:rPr>
        <w:t xml:space="preserve">. This term captures interaction between terrain orientation and wind direction. If wind direction aligns with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≈1</m:t>
        </m:r>
      </m:oMath>
      <w:r w:rsidRPr="00BA1179">
        <w:rPr>
          <w:rFonts w:eastAsiaTheme="minorEastAsia"/>
        </w:rPr>
        <w:t xml:space="preserve"> and spread increases. If wind opposes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&lt;0</m:t>
        </m:r>
      </m:oMath>
      <w:r w:rsidRPr="00BA1179">
        <w:rPr>
          <w:rFonts w:eastAsiaTheme="minorEastAsia"/>
        </w:rPr>
        <w:t xml:space="preserve"> and spread decreases.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840E3E" w:rsidRPr="00BA1179" w14:paraId="7DF7D98F" w14:textId="77777777" w:rsidTr="009451D6">
        <w:tc>
          <w:tcPr>
            <w:tcW w:w="4367" w:type="pct"/>
            <w:vAlign w:val="center"/>
          </w:tcPr>
          <w:p w14:paraId="539706B4" w14:textId="7606ECE3" w:rsidR="00840E3E" w:rsidRPr="00BA1179" w:rsidRDefault="00000000" w:rsidP="00840E3E">
            <w:pPr>
              <w:pStyle w:val="TableText"/>
              <w:rPr>
                <w:sz w:val="22"/>
                <w:szCs w:val="20"/>
              </w:rPr>
            </w:pPr>
            <m:oMathPara>
              <m:oMath>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=1+</m:t>
                </m:r>
                <m:sSub>
                  <m:sSubPr>
                    <m:ctrlPr>
                      <w:rPr>
                        <w:rFonts w:ascii="Cambria Math" w:eastAsiaTheme="minorEastAsia" w:hAnsi="Cambria Math"/>
                        <w:sz w:val="22"/>
                        <w:szCs w:val="20"/>
                      </w:rPr>
                    </m:ctrlPr>
                  </m:sSubPr>
                  <m:e>
                    <m:r>
                      <w:rPr>
                        <w:rFonts w:ascii="Cambria Math" w:eastAsiaTheme="minorEastAsia" w:hAnsi="Cambria Math"/>
                        <w:sz w:val="22"/>
                        <w:szCs w:val="20"/>
                      </w:rPr>
                      <m:t>a</m:t>
                    </m:r>
                  </m:e>
                  <m:sub>
                    <m:r>
                      <w:rPr>
                        <w:rFonts w:ascii="Cambria Math" w:eastAsiaTheme="minorEastAsia" w:hAnsi="Cambria Math"/>
                        <w:sz w:val="22"/>
                        <w:szCs w:val="20"/>
                      </w:rPr>
                      <m:t>asp</m:t>
                    </m:r>
                  </m:sub>
                </m:sSub>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F</m:t>
                        </m:r>
                      </m:e>
                      <m:sub>
                        <m:r>
                          <w:rPr>
                            <w:rFonts w:ascii="Cambria Math" w:eastAsiaTheme="minorEastAsia" w:hAnsi="Cambria Math"/>
                            <w:sz w:val="22"/>
                            <w:szCs w:val="20"/>
                          </w:rPr>
                          <m:t>type</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r>
                  <w:rPr>
                    <w:rFonts w:ascii="Cambria Math" w:eastAsiaTheme="minorEastAsia" w:hAnsi="Cambria Math"/>
                    <w:sz w:val="22"/>
                    <w:szCs w:val="20"/>
                  </w:rPr>
                  <m:t>∙</m:t>
                </m:r>
                <m:func>
                  <m:funcPr>
                    <m:ctrlPr>
                      <w:rPr>
                        <w:rFonts w:ascii="Cambria Math" w:eastAsiaTheme="minorEastAsia" w:hAnsi="Cambria Math"/>
                        <w:sz w:val="22"/>
                        <w:szCs w:val="20"/>
                      </w:rPr>
                    </m:ctrlPr>
                  </m:funcPr>
                  <m:fName>
                    <m:r>
                      <m:rPr>
                        <m:sty m:val="p"/>
                      </m:rPr>
                      <w:rPr>
                        <w:rFonts w:ascii="Cambria Math" w:eastAsiaTheme="minorEastAsia" w:hAnsi="Cambria Math"/>
                        <w:sz w:val="22"/>
                        <w:szCs w:val="20"/>
                      </w:rPr>
                      <m:t>cos</m:t>
                    </m:r>
                    <m:ctrlPr>
                      <w:rPr>
                        <w:rFonts w:ascii="Cambria Math" w:eastAsiaTheme="minorEastAsia" w:hAnsi="Cambria Math"/>
                        <w:i/>
                        <w:sz w:val="22"/>
                        <w:szCs w:val="20"/>
                      </w:rPr>
                    </m:ctrlPr>
                  </m:fName>
                  <m:e>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m:t>
                        </m:r>
                        <m:sSub>
                          <m:sSubPr>
                            <m:ctrlPr>
                              <w:rPr>
                                <w:rFonts w:ascii="Cambria Math" w:eastAsiaTheme="minorEastAsia" w:hAnsi="Cambria Math"/>
                                <w:sz w:val="22"/>
                                <w:szCs w:val="20"/>
                              </w:rPr>
                            </m:ctrlPr>
                          </m:sSubPr>
                          <m:e>
                            <m:r>
                              <w:rPr>
                                <w:rFonts w:ascii="Cambria Math" w:eastAsiaTheme="minorEastAsia" w:hAnsi="Cambria Math"/>
                                <w:sz w:val="22"/>
                                <w:szCs w:val="20"/>
                              </w:rPr>
                              <m:t>W</m:t>
                            </m:r>
                          </m:e>
                          <m:sub>
                            <m:r>
                              <w:rPr>
                                <w:rFonts w:ascii="Cambria Math" w:eastAsiaTheme="minorEastAsia" w:hAnsi="Cambria Math"/>
                                <w:sz w:val="22"/>
                                <w:szCs w:val="20"/>
                              </w:rPr>
                              <m:t>wd,k</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e>
                </m:func>
              </m:oMath>
            </m:oMathPara>
          </w:p>
        </w:tc>
        <w:tc>
          <w:tcPr>
            <w:tcW w:w="633" w:type="pct"/>
            <w:vAlign w:val="center"/>
          </w:tcPr>
          <w:p w14:paraId="63E9087F" w14:textId="70BC65A9" w:rsidR="00840E3E" w:rsidRPr="00BA1179" w:rsidRDefault="00840E3E" w:rsidP="006601CA">
            <w:pPr>
              <w:pStyle w:val="TableText"/>
            </w:pPr>
            <w:bookmarkStart w:id="401" w:name="_Ref223220391"/>
            <w:r w:rsidRPr="00BA1179">
              <w:t xml:space="preserve">( </w:t>
            </w:r>
            <w:r w:rsidRPr="00BA1179">
              <w:fldChar w:fldCharType="begin"/>
            </w:r>
            <w:r w:rsidRPr="00BA1179">
              <w:instrText xml:space="preserve"> SEQ ( \* ARABIC </w:instrText>
            </w:r>
            <w:r w:rsidRPr="00BA1179">
              <w:fldChar w:fldCharType="separate"/>
            </w:r>
            <w:r w:rsidR="008B09EB">
              <w:rPr>
                <w:noProof/>
              </w:rPr>
              <w:t>75</w:t>
            </w:r>
            <w:r w:rsidRPr="00BA1179">
              <w:fldChar w:fldCharType="end"/>
            </w:r>
            <w:r w:rsidRPr="00BA1179">
              <w:t xml:space="preserve"> )</w:t>
            </w:r>
            <w:bookmarkEnd w:id="401"/>
          </w:p>
        </w:tc>
      </w:tr>
    </w:tbl>
    <w:p w14:paraId="55C43D9C" w14:textId="28D1A46D" w:rsidR="00570527" w:rsidRPr="00BA1179" w:rsidRDefault="008A72C4" w:rsidP="008A72C4">
      <w:pPr>
        <w:pStyle w:val="ParText"/>
      </w:pPr>
      <w:r w:rsidRPr="00BA1179">
        <w:t xml:space="preserve">Different fuel types exhibit distinct intrinsic combustion and propagation characteristics due to variations in fuel structure, packing ratio, moisture retention capacity, and heat-release behavior. These differences are parameterized in Table A.1 through a fuel-dependent base spread rate and sensitivity coefficients that </w:t>
      </w:r>
      <w:r w:rsidRPr="00BA1179">
        <w:lastRenderedPageBreak/>
        <w:t xml:space="preserve">modulate environmental amplification effects. The base spread parameter </w:t>
      </w:r>
      <m:oMath>
        <m:sSub>
          <m:sSubPr>
            <m:ctrlPr>
              <w:rPr>
                <w:rFonts w:ascii="Cambria Math" w:hAnsi="Cambria Math"/>
              </w:rPr>
            </m:ctrlPr>
          </m:sSubPr>
          <m:e>
            <m:r>
              <w:rPr>
                <w:rFonts w:ascii="Cambria Math" w:hAnsi="Cambria Math"/>
              </w:rPr>
              <m:t>r</m:t>
            </m:r>
          </m:e>
          <m:sub>
            <m:r>
              <w:rPr>
                <w:rFonts w:ascii="Cambria Math" w:hAnsi="Cambria Math"/>
              </w:rPr>
              <m:t>base</m:t>
            </m:r>
          </m:sub>
        </m:sSub>
      </m:oMath>
      <w:r w:rsidRPr="00BA1179">
        <w:t xml:space="preserve"> is expressed in units of grid cells per simulation step and therefore must be interpreted relative to the spatial grid resolution </w:t>
      </w:r>
      <m:oMath>
        <m:r>
          <m:rPr>
            <m:sty m:val="p"/>
          </m:rPr>
          <w:rPr>
            <w:rFonts w:ascii="Cambria Math" w:hAnsi="Cambria Math"/>
          </w:rPr>
          <m:t>Δ</m:t>
        </m:r>
        <m:r>
          <w:rPr>
            <w:rFonts w:ascii="Cambria Math" w:hAnsi="Cambria Math"/>
          </w:rPr>
          <m:t>x</m:t>
        </m:r>
      </m:oMath>
      <w:r w:rsidRPr="00BA1179">
        <w:rPr>
          <w:rFonts w:eastAsiaTheme="minorEastAsia"/>
        </w:rPr>
        <w:t xml:space="preserve"> </w:t>
      </w:r>
      <w:r w:rsidRPr="00BA1179">
        <w:t xml:space="preserve">and the discrete simulation time step </w:t>
      </w:r>
      <m:oMath>
        <m:r>
          <m:rPr>
            <m:sty m:val="p"/>
          </m:rPr>
          <w:rPr>
            <w:rFonts w:ascii="Cambria Math" w:hAnsi="Cambria Math"/>
          </w:rPr>
          <m:t>Δ</m:t>
        </m:r>
        <m:r>
          <w:rPr>
            <w:rFonts w:ascii="Cambria Math" w:hAnsi="Cambria Math"/>
          </w:rPr>
          <m:t>t</m:t>
        </m:r>
      </m:oMath>
      <w:r w:rsidRPr="00BA1179">
        <w:t xml:space="preserve">. </w:t>
      </w:r>
    </w:p>
    <w:p w14:paraId="7B3A89A0" w14:textId="67ED70FA" w:rsidR="008A72C4" w:rsidRPr="00BA1179" w:rsidRDefault="008A72C4" w:rsidP="008A72C4">
      <w:pPr>
        <w:pStyle w:val="ParText"/>
      </w:pPr>
      <w:r w:rsidRPr="00BA1179">
        <w:t xml:space="preserve">In contrast, the extinction moisture threshold </w:t>
      </w:r>
      <m:oMath>
        <m:sSub>
          <m:sSubPr>
            <m:ctrlPr>
              <w:rPr>
                <w:rFonts w:ascii="Cambria Math" w:hAnsi="Cambria Math"/>
              </w:rPr>
            </m:ctrlPr>
          </m:sSubPr>
          <m:e>
            <m:r>
              <w:rPr>
                <w:rFonts w:ascii="Cambria Math" w:hAnsi="Cambria Math"/>
              </w:rPr>
              <m:t>m</m:t>
            </m:r>
          </m:e>
          <m:sub>
            <m:r>
              <w:rPr>
                <w:rFonts w:ascii="Cambria Math" w:hAnsi="Cambria Math"/>
              </w:rPr>
              <m:t>ext</m:t>
            </m:r>
          </m:sub>
        </m:sSub>
      </m:oMath>
      <w:r w:rsidRPr="00BA1179">
        <w:t xml:space="preserve"> is a dimensionless mass fraction, representing the critical fuel moisture level above which sustained combustion is suppressed. The environmental coefficients </w:t>
      </w:r>
      <m:oMath>
        <m:sSub>
          <m:sSubPr>
            <m:ctrlPr>
              <w:rPr>
                <w:rFonts w:ascii="Cambria Math" w:hAnsi="Cambria Math"/>
              </w:rPr>
            </m:ctrlPr>
          </m:sSubPr>
          <m:e>
            <m:r>
              <w:rPr>
                <w:rFonts w:ascii="Cambria Math" w:hAnsi="Cambria Math"/>
              </w:rPr>
              <m:t>a</m:t>
            </m:r>
          </m:e>
          <m:sub>
            <m:r>
              <w:rPr>
                <w:rFonts w:ascii="Cambria Math" w:hAnsi="Cambria Math"/>
              </w:rPr>
              <m:t>w</m:t>
            </m:r>
          </m:sub>
        </m:sSub>
      </m:oMath>
      <w:r w:rsidRPr="00BA1179">
        <w:t xml:space="preserve">, </w:t>
      </w:r>
      <m:oMath>
        <m:sSub>
          <m:sSubPr>
            <m:ctrlPr>
              <w:rPr>
                <w:rFonts w:ascii="Cambria Math" w:hAnsi="Cambria Math"/>
              </w:rPr>
            </m:ctrlPr>
          </m:sSubPr>
          <m:e>
            <m:r>
              <w:rPr>
                <w:rFonts w:ascii="Cambria Math" w:hAnsi="Cambria Math"/>
              </w:rPr>
              <m:t>a</m:t>
            </m:r>
          </m:e>
          <m:sub>
            <m:r>
              <w:rPr>
                <w:rFonts w:ascii="Cambria Math" w:hAnsi="Cambria Math"/>
              </w:rPr>
              <m:t>s</m:t>
            </m:r>
          </m:sub>
        </m:sSub>
      </m:oMath>
      <w:r w:rsidRPr="00BA1179">
        <w:t xml:space="preserve">, and </w:t>
      </w:r>
      <m:oMath>
        <m:sSub>
          <m:sSubPr>
            <m:ctrlPr>
              <w:rPr>
                <w:rFonts w:ascii="Cambria Math" w:hAnsi="Cambria Math"/>
              </w:rPr>
            </m:ctrlPr>
          </m:sSubPr>
          <m:e>
            <m:r>
              <w:rPr>
                <w:rFonts w:ascii="Cambria Math" w:hAnsi="Cambria Math"/>
              </w:rPr>
              <m:t>a</m:t>
            </m:r>
          </m:e>
          <m:sub>
            <m:r>
              <w:rPr>
                <w:rFonts w:ascii="Cambria Math" w:hAnsi="Cambria Math"/>
              </w:rPr>
              <m:t>asp</m:t>
            </m:r>
          </m:sub>
        </m:sSub>
      </m:oMath>
      <w:r w:rsidRPr="00BA1179">
        <w:t xml:space="preserve"> are dimensionless parameters, governing the relative amplification of spread rate due to wind speed, terrain slope, and wind</w:t>
      </w:r>
      <w:r w:rsidR="00D53770">
        <w:t>-</w:t>
      </w:r>
      <w:r w:rsidRPr="00BA1179">
        <w:t>aspect alignment, respectively. Together, these parameters provide a resolution-consistent, yet physically interpretable abstraction of fuel-dependent wildfire spread dynamics suitable for discrete-time grid-based simulation.</w:t>
      </w:r>
    </w:p>
    <w:p w14:paraId="651D6BE2" w14:textId="77777777" w:rsidR="008A72C4" w:rsidRPr="00BA1179" w:rsidRDefault="008A72C4" w:rsidP="008A72C4">
      <w:pPr>
        <w:pStyle w:val="Caption"/>
        <w:keepNext/>
        <w:keepLines/>
      </w:pPr>
      <w:bookmarkStart w:id="402" w:name="TableA1"/>
      <w:r w:rsidRPr="00BA1179">
        <w:t>Table A.1 Spread rate parameters for each fuel type</w:t>
      </w:r>
    </w:p>
    <w:tbl>
      <w:tblPr>
        <w:tblStyle w:val="GridTable1Light"/>
        <w:tblW w:w="5000" w:type="pct"/>
        <w:tblLook w:val="04A0" w:firstRow="1" w:lastRow="0" w:firstColumn="1" w:lastColumn="0" w:noHBand="0" w:noVBand="1"/>
      </w:tblPr>
      <w:tblGrid>
        <w:gridCol w:w="1555"/>
        <w:gridCol w:w="1560"/>
        <w:gridCol w:w="2054"/>
        <w:gridCol w:w="865"/>
        <w:gridCol w:w="865"/>
        <w:gridCol w:w="1138"/>
      </w:tblGrid>
      <w:tr w:rsidR="008A72C4" w:rsidRPr="00BA1179" w14:paraId="3626E64F" w14:textId="77777777" w:rsidTr="00B9453D">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67" w:type="pct"/>
            <w:hideMark/>
          </w:tcPr>
          <w:bookmarkEnd w:id="402"/>
          <w:p w14:paraId="34C09EF5" w14:textId="77777777" w:rsidR="008A72C4" w:rsidRPr="00BA1179" w:rsidRDefault="008A72C4" w:rsidP="006601CA">
            <w:pPr>
              <w:spacing w:line="240" w:lineRule="auto"/>
              <w:jc w:val="center"/>
              <w:rPr>
                <w:rFonts w:ascii="Cambria Math" w:eastAsiaTheme="minorEastAsia" w:hAnsi="Cambria Math"/>
                <w:szCs w:val="24"/>
                <w:oMath/>
              </w:rPr>
            </w:pPr>
            <m:oMathPara>
              <m:oMath>
                <m:r>
                  <m:rPr>
                    <m:sty m:val="bi"/>
                  </m:rPr>
                  <w:rPr>
                    <w:rFonts w:ascii="Cambria Math" w:eastAsiaTheme="minorEastAsia" w:hAnsi="Cambria Math"/>
                    <w:szCs w:val="24"/>
                  </w:rPr>
                  <m:t>Fuel Type</m:t>
                </m:r>
              </m:oMath>
            </m:oMathPara>
          </w:p>
        </w:tc>
        <w:tc>
          <w:tcPr>
            <w:tcW w:w="970" w:type="pct"/>
            <w:hideMark/>
          </w:tcPr>
          <w:p w14:paraId="5C9EFF62" w14:textId="63A16349"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heme="minorEastAsia" w:hAnsi="Cambria Math"/>
                <w:szCs w:val="24"/>
                <w:oMath/>
              </w:rPr>
            </w:pPr>
            <m:oMathPara>
              <m:oMath>
                <m:sSub>
                  <m:sSubPr>
                    <m:ctrlPr>
                      <w:rPr>
                        <w:rFonts w:ascii="Cambria Math" w:eastAsiaTheme="minorEastAsia" w:hAnsi="Cambria Math"/>
                        <w:b w:val="0"/>
                        <w:bCs w:val="0"/>
                        <w:i/>
                        <w:szCs w:val="24"/>
                      </w:rPr>
                    </m:ctrlPr>
                  </m:sSubPr>
                  <m:e>
                    <m:r>
                      <m:rPr>
                        <m:sty m:val="bi"/>
                      </m:rPr>
                      <w:rPr>
                        <w:rFonts w:ascii="Cambria Math" w:eastAsiaTheme="minorEastAsia" w:hAnsi="Cambria Math"/>
                        <w:szCs w:val="24"/>
                      </w:rPr>
                      <m:t>r</m:t>
                    </m:r>
                    <m:ctrlPr>
                      <w:rPr>
                        <w:rFonts w:ascii="Cambria Math" w:eastAsiaTheme="minorEastAsia" w:hAnsi="Cambria Math"/>
                        <w:b w:val="0"/>
                        <w:i/>
                        <w:szCs w:val="24"/>
                      </w:rPr>
                    </m:ctrlPr>
                  </m:e>
                  <m:sub>
                    <m:r>
                      <m:rPr>
                        <m:sty m:val="bi"/>
                      </m:rPr>
                      <w:rPr>
                        <w:rFonts w:ascii="Cambria Math" w:eastAsiaTheme="minorEastAsia" w:hAnsi="Cambria Math"/>
                        <w:szCs w:val="24"/>
                      </w:rPr>
                      <m:t>base</m:t>
                    </m:r>
                  </m:sub>
                </m:sSub>
              </m:oMath>
            </m:oMathPara>
          </w:p>
        </w:tc>
        <w:tc>
          <w:tcPr>
            <w:tcW w:w="1278" w:type="pct"/>
            <w:hideMark/>
          </w:tcPr>
          <w:p w14:paraId="5AB83F65" w14:textId="117C8817"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m</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ext</m:t>
                    </m:r>
                  </m:sub>
                </m:sSub>
              </m:oMath>
            </m:oMathPara>
          </w:p>
        </w:tc>
        <w:tc>
          <w:tcPr>
            <w:tcW w:w="538" w:type="pct"/>
            <w:hideMark/>
          </w:tcPr>
          <w:p w14:paraId="6964FC00" w14:textId="45310338"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w</m:t>
                    </m:r>
                  </m:sub>
                </m:sSub>
              </m:oMath>
            </m:oMathPara>
          </w:p>
        </w:tc>
        <w:tc>
          <w:tcPr>
            <w:tcW w:w="538" w:type="pct"/>
            <w:hideMark/>
          </w:tcPr>
          <w:p w14:paraId="622484EF" w14:textId="6E0C1A8B"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s</m:t>
                    </m:r>
                  </m:sub>
                </m:sSub>
              </m:oMath>
            </m:oMathPara>
          </w:p>
        </w:tc>
        <w:tc>
          <w:tcPr>
            <w:tcW w:w="708" w:type="pct"/>
            <w:hideMark/>
          </w:tcPr>
          <w:p w14:paraId="2E0CA51C" w14:textId="1D8354AA"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asp</m:t>
                    </m:r>
                  </m:sub>
                </m:sSub>
              </m:oMath>
            </m:oMathPara>
          </w:p>
        </w:tc>
      </w:tr>
      <w:tr w:rsidR="008A72C4" w:rsidRPr="00BA1179" w14:paraId="7B758027"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0D5E34F3"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Grass</w:t>
            </w:r>
          </w:p>
        </w:tc>
        <w:tc>
          <w:tcPr>
            <w:tcW w:w="970" w:type="pct"/>
            <w:hideMark/>
          </w:tcPr>
          <w:p w14:paraId="7222165B" w14:textId="61AA6B9B"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2.00</w:t>
            </w:r>
          </w:p>
        </w:tc>
        <w:tc>
          <w:tcPr>
            <w:tcW w:w="1278" w:type="pct"/>
            <w:hideMark/>
          </w:tcPr>
          <w:p w14:paraId="20C09739" w14:textId="61EF0BDF"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c>
          <w:tcPr>
            <w:tcW w:w="538" w:type="pct"/>
            <w:hideMark/>
          </w:tcPr>
          <w:p w14:paraId="17762A6B" w14:textId="2AA75FC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25.0</w:t>
            </w:r>
          </w:p>
        </w:tc>
        <w:tc>
          <w:tcPr>
            <w:tcW w:w="538" w:type="pct"/>
            <w:hideMark/>
          </w:tcPr>
          <w:p w14:paraId="2B461401" w14:textId="721303A0"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3A7A28A1"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r>
      <w:tr w:rsidR="008A72C4" w:rsidRPr="00BA1179" w14:paraId="236B766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5C245F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Shrub</w:t>
            </w:r>
          </w:p>
        </w:tc>
        <w:tc>
          <w:tcPr>
            <w:tcW w:w="970" w:type="pct"/>
            <w:hideMark/>
          </w:tcPr>
          <w:p w14:paraId="6901E612"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08E4313C" w14:textId="5E7F0E41"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c>
          <w:tcPr>
            <w:tcW w:w="538" w:type="pct"/>
            <w:hideMark/>
          </w:tcPr>
          <w:p w14:paraId="35418577" w14:textId="4B52BAA4"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15.0</w:t>
            </w:r>
          </w:p>
        </w:tc>
        <w:tc>
          <w:tcPr>
            <w:tcW w:w="538" w:type="pct"/>
            <w:hideMark/>
          </w:tcPr>
          <w:p w14:paraId="2DAA08B0" w14:textId="3FCEF60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6F1C1556"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r>
      <w:tr w:rsidR="008A72C4" w:rsidRPr="00BA1179" w14:paraId="237276B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CAB5344"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Pine litter</w:t>
            </w:r>
          </w:p>
        </w:tc>
        <w:tc>
          <w:tcPr>
            <w:tcW w:w="970" w:type="pct"/>
            <w:hideMark/>
          </w:tcPr>
          <w:p w14:paraId="03A65AD5" w14:textId="01C22DB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1FF74C10" w14:textId="1160628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c>
          <w:tcPr>
            <w:tcW w:w="538" w:type="pct"/>
            <w:hideMark/>
          </w:tcPr>
          <w:p w14:paraId="6D2DBB81" w14:textId="39B1A759"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6.0</w:t>
            </w:r>
          </w:p>
        </w:tc>
        <w:tc>
          <w:tcPr>
            <w:tcW w:w="538" w:type="pct"/>
            <w:hideMark/>
          </w:tcPr>
          <w:p w14:paraId="0E7F3ED3" w14:textId="6F6DCFE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2.2</w:t>
            </w:r>
          </w:p>
        </w:tc>
        <w:tc>
          <w:tcPr>
            <w:tcW w:w="708" w:type="pct"/>
            <w:hideMark/>
          </w:tcPr>
          <w:p w14:paraId="4299DAFA"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r>
      <w:tr w:rsidR="008A72C4" w:rsidRPr="00BA1179" w14:paraId="0BE4D26B"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794253A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Hardwood</w:t>
            </w:r>
          </w:p>
        </w:tc>
        <w:tc>
          <w:tcPr>
            <w:tcW w:w="970" w:type="pct"/>
            <w:hideMark/>
          </w:tcPr>
          <w:p w14:paraId="008F23F4" w14:textId="62CECC0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1278" w:type="pct"/>
            <w:hideMark/>
          </w:tcPr>
          <w:p w14:paraId="0E6300D0" w14:textId="327712D3"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538" w:type="pct"/>
            <w:hideMark/>
          </w:tcPr>
          <w:p w14:paraId="0722F5BF" w14:textId="1D19E50C"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4.0</w:t>
            </w:r>
          </w:p>
        </w:tc>
        <w:tc>
          <w:tcPr>
            <w:tcW w:w="538" w:type="pct"/>
            <w:hideMark/>
          </w:tcPr>
          <w:p w14:paraId="633A589E" w14:textId="0574C04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1.8</w:t>
            </w:r>
          </w:p>
        </w:tc>
        <w:tc>
          <w:tcPr>
            <w:tcW w:w="708" w:type="pct"/>
            <w:hideMark/>
          </w:tcPr>
          <w:p w14:paraId="50669EBE"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r>
    </w:tbl>
    <w:p w14:paraId="7ECD1EED" w14:textId="77777777" w:rsidR="000E1725" w:rsidRPr="00BA1179" w:rsidRDefault="000E1725">
      <w:pPr>
        <w:pStyle w:val="ParText"/>
      </w:pPr>
    </w:p>
    <w:p w14:paraId="149527F1" w14:textId="4E877E2F" w:rsidR="000E1725" w:rsidRPr="00BA1179" w:rsidRDefault="00000000">
      <w:pPr>
        <w:pStyle w:val="ParText"/>
      </w:pPr>
      <w:r w:rsidRPr="00BA1179">
        <w:t xml:space="preserve">The parameter values of Table A.1 are calibrated against the standard fire-behavior literature rather than chosen ad hoc. At the reference discretization of 30 m cells and 30 min steps, one cell per step corresponds to 1 m/min, so the base rates carry a direct metric interpretation. With the wind amplification factor, the calibrated values reproduce the benchmark head-fire rates of the standard fuel models: grass reaching tens of m/min, shrub 5-10 m/min, long-needle litter 2-4 m/min and compact hardwood litter below 1 m/min </w:t>
      </w:r>
      <w:sdt>
        <w:sdtPr>
          <w:id w:val="2032597470"/>
          <w:citation/>
        </w:sdtPr>
        <w:sdtContent>
          <w:r w:rsidRPr="00BA1179">
            <w:fldChar w:fldCharType="begin"/>
          </w:r>
          <w:r w:rsidRPr="00BA1179">
            <w:instrText xml:space="preserve"> CITATION And821 \l 1033 </w:instrText>
          </w:r>
          <w:r w:rsidRPr="00BA1179">
            <w:fldChar w:fldCharType="separate"/>
          </w:r>
          <w:r w:rsidR="008B09EB">
            <w:rPr>
              <w:b/>
              <w:bCs/>
              <w:noProof/>
            </w:rPr>
            <w:t>Invalid source specified.</w:t>
          </w:r>
          <w:r w:rsidRPr="00BA1179">
            <w:fldChar w:fldCharType="end"/>
          </w:r>
        </w:sdtContent>
      </w:sdt>
      <w:r w:rsidRPr="00BA1179">
        <w:t>. The slope acceleration term is additionally saturated at three times the base rate, since the tangent term otherwise diverges on the near-vertical cells of real digital elevation models.</w:t>
      </w:r>
    </w:p>
    <w:p w14:paraId="111E06F5" w14:textId="77777777" w:rsidR="008A72C4" w:rsidRPr="00BA1179" w:rsidRDefault="008A72C4" w:rsidP="00762B29"/>
    <w:p w14:paraId="48B24A86" w14:textId="77777777" w:rsidR="008A72C4" w:rsidRPr="00BA1179" w:rsidRDefault="008A72C4" w:rsidP="00762B29">
      <w:pPr>
        <w:sectPr w:rsidR="008A72C4" w:rsidRPr="00BA1179" w:rsidSect="003E313C">
          <w:type w:val="oddPage"/>
          <w:pgSz w:w="11906" w:h="16838"/>
          <w:pgMar w:top="1987" w:right="1584" w:bottom="1584" w:left="2275" w:header="706" w:footer="1411" w:gutter="0"/>
          <w:lnNumType w:countBy="1" w:restart="continuous"/>
          <w:cols w:space="708"/>
          <w:docGrid w:linePitch="360"/>
        </w:sectPr>
      </w:pPr>
    </w:p>
    <w:p w14:paraId="2A292D96" w14:textId="5213B206" w:rsidR="00762B29" w:rsidRPr="00BA1179" w:rsidRDefault="001E5F6D" w:rsidP="00730734">
      <w:pPr>
        <w:pStyle w:val="Appendix"/>
      </w:pPr>
      <w:bookmarkStart w:id="403" w:name="_Ref223263847"/>
      <w:bookmarkStart w:id="404" w:name="_Ref223263851"/>
      <w:bookmarkStart w:id="405" w:name="_Ref223263865"/>
      <w:bookmarkStart w:id="406" w:name="_Toc236342192"/>
      <w:r w:rsidRPr="00BA1179">
        <w:lastRenderedPageBreak/>
        <w:t>Simulation Mathematics for Fuel Mass Evolution</w:t>
      </w:r>
      <w:bookmarkEnd w:id="403"/>
      <w:bookmarkEnd w:id="404"/>
      <w:bookmarkEnd w:id="405"/>
      <w:bookmarkEnd w:id="406"/>
    </w:p>
    <w:p w14:paraId="7FB0B3E5" w14:textId="3DB71474" w:rsidR="00E05411" w:rsidRPr="00BA1179" w:rsidRDefault="00E05411" w:rsidP="00E05411">
      <w:pPr>
        <w:pStyle w:val="ParText"/>
      </w:pPr>
      <w:r w:rsidRPr="00BA1179">
        <w:t>This section provides detailed mathematical formulation and explanation for both the fractional burn rate calculation and the suppression of fuel reduction maps.</w:t>
      </w:r>
    </w:p>
    <w:p w14:paraId="2A4FDDE7" w14:textId="2CAE8004" w:rsidR="007E2219" w:rsidRPr="00BA1179" w:rsidRDefault="007E2219" w:rsidP="007E2219">
      <w:pPr>
        <w:rPr>
          <w:b/>
          <w:bCs/>
          <w:u w:val="single"/>
        </w:rPr>
      </w:pPr>
      <w:r w:rsidRPr="00BA1179">
        <w:rPr>
          <w:rFonts w:eastAsiaTheme="minorEastAsia"/>
          <w:b/>
          <w:bCs/>
          <w:u w:val="single"/>
        </w:rPr>
        <w:t>Fractional burn rate calculation</w:t>
      </w:r>
    </w:p>
    <w:p w14:paraId="546F8B75" w14:textId="7ACD905B" w:rsidR="007E2219" w:rsidRPr="00BA1179" w:rsidRDefault="007E2219" w:rsidP="0028085D">
      <w:pPr>
        <w:pStyle w:val="TableText"/>
      </w:pPr>
      <w:r w:rsidRPr="00BA1179">
        <w:t xml:space="preserve">The discrete combustion consumption ratio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mass consumed at grid cell </w:t>
      </w:r>
      <m:oMath>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during a single simulation time step </w:t>
      </w:r>
      <m:oMath>
        <m:r>
          <m:rPr>
            <m:sty m:val="p"/>
          </m:rPr>
          <w:rPr>
            <w:rFonts w:ascii="Cambria Math" w:hAnsi="Cambria Math"/>
          </w:rPr>
          <m:t>Δ</m:t>
        </m:r>
        <m:r>
          <w:rPr>
            <w:rFonts w:ascii="Cambria Math" w:hAnsi="Cambria Math"/>
          </w:rPr>
          <m:t>t</m:t>
        </m:r>
      </m:oMath>
      <w:r w:rsidRPr="00BA1179">
        <w:rPr>
          <w:rFonts w:eastAsiaTheme="minorEastAsia"/>
        </w:rPr>
        <w:t xml:space="preserve"> </w:t>
      </w:r>
      <w:r w:rsidRPr="00BA1179">
        <w:t xml:space="preserve">under active burning conditions. Unlike fuel load </w:t>
      </w:r>
      <m:oMath>
        <m:sSub>
          <m:sSubPr>
            <m:ctrlPr>
              <w:rPr>
                <w:rFonts w:ascii="Cambria Math" w:hAnsi="Cambria Math"/>
              </w:rPr>
            </m:ctrlPr>
          </m:sSubPr>
          <m:e>
            <m:r>
              <w:rPr>
                <w:rFonts w:ascii="Cambria Math" w:hAnsi="Cambria Math"/>
              </w:rPr>
              <m:t>F</m:t>
            </m:r>
          </m:e>
          <m:sub>
            <m:r>
              <w:rPr>
                <w:rFonts w:ascii="Cambria Math" w:hAnsi="Cambria Math"/>
              </w:rPr>
              <m:t>load,k</m:t>
            </m:r>
          </m:sub>
        </m:sSub>
      </m:oMath>
      <w:r w:rsidRPr="00BA1179">
        <w:t xml:space="preserve">, which is a dynamic state variable,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is not stored as part of the state vector. Instead, it is computed algebraically at each simulation step as a bounded function of fuel type and surface fuel moisture </w:t>
      </w:r>
      <w:r w:rsidRPr="00BA1179">
        <w:fldChar w:fldCharType="begin"/>
      </w:r>
      <w:r w:rsidRPr="00BA1179">
        <w:instrText xml:space="preserve"> REF _Ref223264193 \h </w:instrText>
      </w:r>
      <w:r w:rsidRPr="00BA1179">
        <w:fldChar w:fldCharType="separate"/>
      </w:r>
      <w:r w:rsidR="008B09EB" w:rsidRPr="00BA1179">
        <w:t xml:space="preserve">( </w:t>
      </w:r>
      <w:r w:rsidR="008B09EB">
        <w:rPr>
          <w:noProof/>
        </w:rPr>
        <w:t>76</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r>
          <w:rPr>
            <w:rFonts w:ascii="Cambria Math" w:hAnsi="Cambria Math"/>
          </w:rPr>
          <m:t>∈</m:t>
        </m:r>
        <m:d>
          <m:dPr>
            <m:ctrlPr>
              <w:rPr>
                <w:rFonts w:ascii="Cambria Math" w:hAnsi="Cambria Math"/>
                <w:i/>
              </w:rPr>
            </m:ctrlPr>
          </m:dPr>
          <m:e>
            <m:r>
              <w:rPr>
                <w:rFonts w:ascii="Cambria Math" w:hAnsi="Cambria Math"/>
              </w:rPr>
              <m:t>0,1</m:t>
            </m:r>
          </m:e>
        </m:d>
      </m:oMath>
      <w:r w:rsidRPr="00BA1179">
        <w:t xml:space="preserve"> is the baseline combustion coefficient associated with the fuel class,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surface fuel moisture fraction, </w:t>
      </w:r>
      <m:oMath>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r>
              <w:rPr>
                <w:rFonts w:ascii="Cambria Math" w:hAnsi="Cambria Math"/>
              </w:rPr>
              <m:t>⋅</m:t>
            </m:r>
          </m:e>
        </m:d>
      </m:oMath>
      <w:r w:rsidRPr="00BA1179">
        <w:t xml:space="preserve"> is the saturation operator ensuring boundedness. The term </w:t>
      </w:r>
      <m:oMath>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F</m:t>
                </m:r>
              </m:e>
              <m:sub>
                <m:r>
                  <w:rPr>
                    <w:rFonts w:ascii="Cambria Math" w:hAnsi="Cambria Math"/>
                  </w:rPr>
                  <m:t>moist,k</m:t>
                </m:r>
              </m:sub>
            </m:sSub>
          </m:e>
        </m:d>
        <m:r>
          <w:rPr>
            <w:rFonts w:ascii="Cambria Math" w:hAnsi="Cambria Math"/>
          </w:rPr>
          <m:t xml:space="preserve"> </m:t>
        </m:r>
      </m:oMath>
      <w:r w:rsidRPr="00BA1179">
        <w:t>: a linear moisture damping factor, reducing combustion efficiency as moisture increases..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7E2219" w:rsidRPr="00BA1179" w14:paraId="0F3F8006" w14:textId="77777777" w:rsidTr="009451D6">
        <w:tc>
          <w:tcPr>
            <w:tcW w:w="4437" w:type="pct"/>
            <w:vAlign w:val="center"/>
          </w:tcPr>
          <w:p w14:paraId="68F46B17" w14:textId="3BB437E5" w:rsidR="007E2219" w:rsidRPr="00BA1179" w:rsidRDefault="00000000" w:rsidP="0028085D">
            <w:pPr>
              <w:pStyle w:val="TableText"/>
              <w:rPr>
                <w:sz w:val="22"/>
                <w:szCs w:val="20"/>
              </w:rPr>
            </w:pPr>
            <m:oMathPara>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e>
                    </m:d>
                  </m:e>
                </m:d>
              </m:oMath>
            </m:oMathPara>
          </w:p>
        </w:tc>
        <w:tc>
          <w:tcPr>
            <w:tcW w:w="563" w:type="pct"/>
            <w:vAlign w:val="center"/>
          </w:tcPr>
          <w:p w14:paraId="03BD4653" w14:textId="09D88B85" w:rsidR="007E2219" w:rsidRPr="00BA1179" w:rsidRDefault="007E2219" w:rsidP="006601CA">
            <w:pPr>
              <w:pStyle w:val="TableText"/>
            </w:pPr>
            <w:bookmarkStart w:id="407" w:name="_Ref223264193"/>
            <w:r w:rsidRPr="00BA1179">
              <w:t xml:space="preserve">( </w:t>
            </w:r>
            <w:r w:rsidRPr="00BA1179">
              <w:fldChar w:fldCharType="begin"/>
            </w:r>
            <w:r w:rsidRPr="00BA1179">
              <w:instrText xml:space="preserve"> SEQ ( \* ARABIC </w:instrText>
            </w:r>
            <w:r w:rsidRPr="00BA1179">
              <w:fldChar w:fldCharType="separate"/>
            </w:r>
            <w:r w:rsidR="008B09EB">
              <w:rPr>
                <w:noProof/>
              </w:rPr>
              <w:t>76</w:t>
            </w:r>
            <w:r w:rsidRPr="00BA1179">
              <w:fldChar w:fldCharType="end"/>
            </w:r>
            <w:r w:rsidRPr="00BA1179">
              <w:t xml:space="preserve"> )</w:t>
            </w:r>
            <w:bookmarkEnd w:id="407"/>
          </w:p>
        </w:tc>
      </w:tr>
    </w:tbl>
    <w:p w14:paraId="24EC88C3" w14:textId="25C80539" w:rsidR="007E2219" w:rsidRPr="00BA1179" w:rsidRDefault="002131A9" w:rsidP="007E2219">
      <w:r w:rsidRPr="00BA1179">
        <w:t xml:space="preserve">The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is expressed as a </w:t>
      </w:r>
      <w:r w:rsidRPr="00BA1179">
        <w:rPr>
          <w:i/>
          <w:iCs/>
        </w:rPr>
        <w:t>fraction of fuel consumed per simulation time step</w:t>
      </w:r>
      <w:r w:rsidRPr="00BA1179">
        <w:t xml:space="preserve"> and therefore depends on the chosen time resolution </w:t>
      </w:r>
      <m:oMath>
        <m:r>
          <m:rPr>
            <m:sty m:val="p"/>
          </m:rPr>
          <w:rPr>
            <w:rFonts w:ascii="Cambria Math" w:hAnsi="Cambria Math"/>
          </w:rPr>
          <m:t>Δ</m:t>
        </m:r>
        <m:r>
          <w:rPr>
            <w:rFonts w:ascii="Cambria Math" w:hAnsi="Cambria Math"/>
          </w:rPr>
          <m:t>t</m:t>
        </m:r>
      </m:oMath>
      <w:r w:rsidRPr="00BA1179">
        <w:t xml:space="preserve">. It is not a universal physical constant but a calibrated simulation parameter. Different fuel classes exhibit distinct combustion rates due to structural density, packing ratio, and heat-release characteristics. These differences are abstracted through the fuel-dependent baseline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Surface fuel moisture inhibits combustion efficiency.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→1</m:t>
        </m:r>
      </m:oMath>
      <w:r w:rsidRPr="00BA1179">
        <w:t xml:space="preserve">, the burn fraction approaches zero.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→0</m:t>
        </m:r>
      </m:oMath>
      <w:r w:rsidRPr="00BA1179">
        <w:t xml:space="preserve">, combustion proceeds at the baseline rate. </w:t>
      </w:r>
    </w:p>
    <w:p w14:paraId="217172B5" w14:textId="0BB5A6B7" w:rsidR="007E2219" w:rsidRPr="00BA1179" w:rsidRDefault="007E2219" w:rsidP="007E2219">
      <w:r w:rsidRPr="00BA1179">
        <w:t>The baseline combustion coefficients used in this study are summarized in Table B.1. Values are selected to produce realistic burn residence times under nominal dry conditions for the adopted grid resolution and simulation time step.</w:t>
      </w:r>
    </w:p>
    <w:p w14:paraId="16936C42" w14:textId="29561B1D" w:rsidR="002131A9" w:rsidRPr="00BA1179" w:rsidRDefault="002131A9" w:rsidP="002131A9">
      <w:pPr>
        <w:pStyle w:val="Caption"/>
        <w:keepNext/>
        <w:keepLines/>
      </w:pPr>
      <w:bookmarkStart w:id="408" w:name="TableB1"/>
      <w:r w:rsidRPr="00BA1179">
        <w:lastRenderedPageBreak/>
        <w:t>Table B.1 Baseline combustion coefficients per fuel type</w:t>
      </w:r>
    </w:p>
    <w:tbl>
      <w:tblPr>
        <w:tblStyle w:val="GridTable1Light"/>
        <w:tblW w:w="0" w:type="auto"/>
        <w:tblLook w:val="04A0" w:firstRow="1" w:lastRow="0" w:firstColumn="1" w:lastColumn="0" w:noHBand="0" w:noVBand="1"/>
      </w:tblPr>
      <w:tblGrid>
        <w:gridCol w:w="1310"/>
        <w:gridCol w:w="2612"/>
        <w:gridCol w:w="3890"/>
      </w:tblGrid>
      <w:tr w:rsidR="007E2219" w:rsidRPr="00BA1179" w14:paraId="46BFB162" w14:textId="77777777" w:rsidTr="00B945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408"/>
          <w:p w14:paraId="77829F68" w14:textId="77777777" w:rsidR="007E2219" w:rsidRPr="00BA1179" w:rsidRDefault="007E2219" w:rsidP="002131A9">
            <w:pPr>
              <w:pStyle w:val="TableText"/>
            </w:pPr>
            <w:r w:rsidRPr="00BA1179">
              <w:t>Fuel Type</w:t>
            </w:r>
          </w:p>
        </w:tc>
        <w:tc>
          <w:tcPr>
            <w:tcW w:w="0" w:type="auto"/>
            <w:hideMark/>
          </w:tcPr>
          <w:p w14:paraId="692A5456" w14:textId="23BA76F2" w:rsidR="007E2219" w:rsidRPr="00BA1179" w:rsidRDefault="00000000" w:rsidP="002131A9">
            <w:pPr>
              <w:pStyle w:val="TableText"/>
              <w:cnfStyle w:val="100000000000" w:firstRow="1"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base</m:t>
                  </m:r>
                </m:sub>
              </m:sSub>
            </m:oMath>
            <w:r w:rsidRPr="00BA1179">
              <w:t>(fraction per step)</w:t>
            </w:r>
          </w:p>
        </w:tc>
        <w:tc>
          <w:tcPr>
            <w:tcW w:w="0" w:type="auto"/>
            <w:hideMark/>
          </w:tcPr>
          <w:p w14:paraId="17F25551" w14:textId="77777777" w:rsidR="007E2219" w:rsidRPr="00BA1179" w:rsidRDefault="007E2219" w:rsidP="002131A9">
            <w:pPr>
              <w:pStyle w:val="TableText"/>
              <w:cnfStyle w:val="100000000000" w:firstRow="1" w:lastRow="0" w:firstColumn="0" w:lastColumn="0" w:oddVBand="0" w:evenVBand="0" w:oddHBand="0" w:evenHBand="0" w:firstRowFirstColumn="0" w:firstRowLastColumn="0" w:lastRowFirstColumn="0" w:lastRowLastColumn="0"/>
            </w:pPr>
            <w:r w:rsidRPr="00BA1179">
              <w:t>Typical Burn Duration (qualitative)</w:t>
            </w:r>
          </w:p>
        </w:tc>
      </w:tr>
      <w:tr w:rsidR="007E2219" w:rsidRPr="00BA1179" w14:paraId="5D8E322F"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4304D5D7" w14:textId="77777777" w:rsidR="007E2219" w:rsidRPr="00BA1179" w:rsidRDefault="007E2219" w:rsidP="002131A9">
            <w:pPr>
              <w:pStyle w:val="TableText"/>
            </w:pPr>
            <w:r w:rsidRPr="00BA1179">
              <w:t>Grass</w:t>
            </w:r>
          </w:p>
        </w:tc>
        <w:tc>
          <w:tcPr>
            <w:tcW w:w="0" w:type="auto"/>
            <w:hideMark/>
          </w:tcPr>
          <w:p w14:paraId="2B8C7FC2" w14:textId="2797D7C6"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0.85</w:t>
            </w:r>
          </w:p>
        </w:tc>
        <w:tc>
          <w:tcPr>
            <w:tcW w:w="0" w:type="auto"/>
            <w:hideMark/>
          </w:tcPr>
          <w:p w14:paraId="480E0979"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Short, fast consumption</w:t>
            </w:r>
          </w:p>
        </w:tc>
      </w:tr>
      <w:tr w:rsidR="007E2219" w:rsidRPr="00BA1179" w14:paraId="50853C4A"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33281D00" w14:textId="77777777" w:rsidR="007E2219" w:rsidRPr="00BA1179" w:rsidRDefault="007E2219" w:rsidP="002131A9">
            <w:pPr>
              <w:pStyle w:val="TableText"/>
            </w:pPr>
            <w:r w:rsidRPr="00BA1179">
              <w:t>Shrub</w:t>
            </w:r>
          </w:p>
        </w:tc>
        <w:tc>
          <w:tcPr>
            <w:tcW w:w="0" w:type="auto"/>
            <w:hideMark/>
          </w:tcPr>
          <w:p w14:paraId="24ED605E" w14:textId="073D9934"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0.35</w:t>
            </w:r>
          </w:p>
        </w:tc>
        <w:tc>
          <w:tcPr>
            <w:tcW w:w="0" w:type="auto"/>
            <w:hideMark/>
          </w:tcPr>
          <w:p w14:paraId="4196C80C"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Moderate consumption</w:t>
            </w:r>
          </w:p>
        </w:tc>
      </w:tr>
      <w:tr w:rsidR="007E2219" w:rsidRPr="00BA1179" w14:paraId="77569A24"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2266CB1C" w14:textId="77777777" w:rsidR="007E2219" w:rsidRPr="00BA1179" w:rsidRDefault="007E2219" w:rsidP="002131A9">
            <w:pPr>
              <w:pStyle w:val="TableText"/>
            </w:pPr>
            <w:r w:rsidRPr="00BA1179">
              <w:t>Pine litter</w:t>
            </w:r>
          </w:p>
        </w:tc>
        <w:tc>
          <w:tcPr>
            <w:tcW w:w="0" w:type="auto"/>
            <w:hideMark/>
          </w:tcPr>
          <w:p w14:paraId="5C8ABE0C" w14:textId="612B244C"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0.15</w:t>
            </w:r>
          </w:p>
        </w:tc>
        <w:tc>
          <w:tcPr>
            <w:tcW w:w="0" w:type="auto"/>
            <w:hideMark/>
          </w:tcPr>
          <w:p w14:paraId="51A9BA22"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Sustained surface burn</w:t>
            </w:r>
          </w:p>
        </w:tc>
      </w:tr>
      <w:tr w:rsidR="007E2219" w:rsidRPr="00BA1179" w14:paraId="1822DAB6"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50645794" w14:textId="77777777" w:rsidR="007E2219" w:rsidRPr="00BA1179" w:rsidRDefault="007E2219" w:rsidP="002131A9">
            <w:pPr>
              <w:pStyle w:val="TableText"/>
            </w:pPr>
            <w:r w:rsidRPr="00BA1179">
              <w:t>Hardwood</w:t>
            </w:r>
          </w:p>
        </w:tc>
        <w:tc>
          <w:tcPr>
            <w:tcW w:w="0" w:type="auto"/>
            <w:hideMark/>
          </w:tcPr>
          <w:p w14:paraId="3480B663" w14:textId="4F1C7198"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0.08</w:t>
            </w:r>
          </w:p>
        </w:tc>
        <w:tc>
          <w:tcPr>
            <w:tcW w:w="0" w:type="auto"/>
            <w:hideMark/>
          </w:tcPr>
          <w:p w14:paraId="48E1C3D7"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Slow combustion</w:t>
            </w:r>
          </w:p>
        </w:tc>
      </w:tr>
    </w:tbl>
    <w:p w14:paraId="34224680" w14:textId="77777777" w:rsidR="000E1725" w:rsidRPr="00BA1179" w:rsidRDefault="000E1725" w:rsidP="007E2219"/>
    <w:p w14:paraId="0C2D3629" w14:textId="353E5A7D" w:rsidR="007E2219" w:rsidRPr="00BA1179" w:rsidRDefault="007E2219" w:rsidP="007E2219">
      <w:r w:rsidRPr="00BA1179">
        <w:t>These coefficients are calibrated such that, in dry conditions and absent suppression, fuel mass decreases significantly over several time steps without causing numerical instability.</w:t>
      </w:r>
    </w:p>
    <w:p w14:paraId="5A0E9C7A" w14:textId="518626A7" w:rsidR="00E05411" w:rsidRPr="00BA1179" w:rsidRDefault="00E05411" w:rsidP="00A36C2C">
      <w:pPr>
        <w:rPr>
          <w:b/>
          <w:bCs/>
          <w:u w:val="single"/>
        </w:rPr>
      </w:pPr>
      <w:r w:rsidRPr="00BA1179">
        <w:rPr>
          <w:rFonts w:eastAsiaTheme="minorEastAsia"/>
          <w:b/>
          <w:bCs/>
          <w:u w:val="single"/>
        </w:rPr>
        <w:t>Suppression of fuel reduction map</w:t>
      </w:r>
    </w:p>
    <w:p w14:paraId="68FD031F" w14:textId="196D3986" w:rsidR="00A36C2C" w:rsidRPr="00BA1179" w:rsidRDefault="00300DFA" w:rsidP="005B1D35">
      <w:pPr>
        <w:pStyle w:val="TableText"/>
      </w:pPr>
      <w:r w:rsidRPr="00BA1179">
        <w:t xml:space="preserve">The suppression function </w:t>
      </w:r>
      <m:oMath>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produces a </w:t>
      </w:r>
      <w:r w:rsidRPr="00BA1179">
        <w:rPr>
          <w:b/>
          <w:bCs/>
        </w:rPr>
        <w:t>step-normalized fuel reduction fraction</w:t>
      </w:r>
      <w:r w:rsidRPr="00BA1179">
        <w:t xml:space="preserve"> applied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during simulation step </w:t>
      </w:r>
      <m:oMath>
        <m:r>
          <w:rPr>
            <w:rFonts w:ascii="Cambria Math" w:hAnsi="Cambria Math"/>
          </w:rPr>
          <m:t>k</m:t>
        </m:r>
      </m:oMath>
      <w:r w:rsidRPr="00BA1179">
        <w:t xml:space="preserve">. Unlike continuous-time rate formulations, the present model operates in discrete simulation steps. Therefore, the suppression term directly represents the fraction of fuel reduced within a single time step, consistent with the combustion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The suppression-induced fuel reduction term is defined as </w:t>
      </w:r>
      <w:r w:rsidRPr="00BA1179">
        <w:fldChar w:fldCharType="begin"/>
      </w:r>
      <w:r w:rsidRPr="00BA1179">
        <w:instrText xml:space="preserve"> REF _Ref223257737 \h </w:instrText>
      </w:r>
      <w:r w:rsidRPr="00BA1179">
        <w:fldChar w:fldCharType="separate"/>
      </w:r>
      <w:r w:rsidR="008B09EB" w:rsidRPr="00BA1179">
        <w:t xml:space="preserve">( </w:t>
      </w:r>
      <w:r w:rsidR="008B09EB">
        <w:rPr>
          <w:noProof/>
        </w:rPr>
        <w:t>77</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global suppression scaling coefficient,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t xml:space="preserve"> is operational capa city factor,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t xml:space="preserve"> is operational availability factor, </w:t>
      </w:r>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oMath>
      <w:r w:rsidRPr="00BA1179">
        <w:t xml:space="preserve"> is reachability factor, </w:t>
      </w:r>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w:r w:rsidRPr="00BA1179">
        <w:t xml:space="preserve"> is local suppression effectiveness factor. This multiplicative structure guarantees bounded and interpretable mitigation dynamics.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8F5DFE" w:rsidRPr="00BA1179" w14:paraId="61B766AB" w14:textId="77777777" w:rsidTr="009451D6">
        <w:tc>
          <w:tcPr>
            <w:tcW w:w="4437" w:type="pct"/>
            <w:vAlign w:val="center"/>
          </w:tcPr>
          <w:p w14:paraId="268F18A6" w14:textId="0895C67F" w:rsidR="008F5DFE" w:rsidRPr="00BA1179" w:rsidRDefault="00000000" w:rsidP="008F5DF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m:oMathPara>
          </w:p>
        </w:tc>
        <w:tc>
          <w:tcPr>
            <w:tcW w:w="563" w:type="pct"/>
            <w:vAlign w:val="center"/>
          </w:tcPr>
          <w:p w14:paraId="5AB15FDC" w14:textId="1EF16617" w:rsidR="008F5DFE" w:rsidRPr="00BA1179" w:rsidRDefault="008F5DFE" w:rsidP="006601CA">
            <w:pPr>
              <w:pStyle w:val="TableText"/>
            </w:pPr>
            <w:bookmarkStart w:id="409" w:name="_Ref223257737"/>
            <w:r w:rsidRPr="00BA1179">
              <w:t xml:space="preserve">( </w:t>
            </w:r>
            <w:r w:rsidRPr="00BA1179">
              <w:fldChar w:fldCharType="begin"/>
            </w:r>
            <w:r w:rsidRPr="00BA1179">
              <w:instrText xml:space="preserve"> SEQ ( \* ARABIC </w:instrText>
            </w:r>
            <w:r w:rsidRPr="00BA1179">
              <w:fldChar w:fldCharType="separate"/>
            </w:r>
            <w:r w:rsidR="008B09EB">
              <w:rPr>
                <w:noProof/>
              </w:rPr>
              <w:t>77</w:t>
            </w:r>
            <w:r w:rsidRPr="00BA1179">
              <w:fldChar w:fldCharType="end"/>
            </w:r>
            <w:r w:rsidRPr="00BA1179">
              <w:t xml:space="preserve"> )</w:t>
            </w:r>
            <w:bookmarkEnd w:id="409"/>
          </w:p>
        </w:tc>
      </w:tr>
    </w:tbl>
    <w:p w14:paraId="7C22059C" w14:textId="6BBE643F" w:rsidR="001575A0" w:rsidRPr="00BA1179" w:rsidRDefault="001575A0" w:rsidP="00293A50">
      <w:pPr>
        <w:pStyle w:val="ParText"/>
      </w:pPr>
      <w:r w:rsidRPr="00BA1179">
        <w:t xml:space="preserve">Global scaling term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is a global suppression scaling coefficient representing overall doctrine or scenario-level mitigation strength per simulation step. In practical terms,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t xml:space="preserve"> absorbs the modeling choice of “how strong one step of suppression can be” under nominal conditions.</w:t>
      </w:r>
    </w:p>
    <w:p w14:paraId="60F77853" w14:textId="0684432A" w:rsidR="001575A0" w:rsidRPr="00BA1179" w:rsidRDefault="001575A0" w:rsidP="005B1D35">
      <w:pPr>
        <w:pStyle w:val="TableText"/>
      </w:pPr>
      <w:r w:rsidRPr="00BA1179">
        <w:t xml:space="preserve">Suppression cannot exceed the operational capability that is actually present. This is captured by separating </w:t>
      </w:r>
      <w:r w:rsidRPr="00BA1179">
        <w:rPr>
          <w:i/>
          <w:iCs/>
        </w:rPr>
        <w:t>capacity magnitude</w:t>
      </w:r>
      <w:r w:rsidRPr="00BA1179">
        <w:t xml:space="preserve">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_Ref223263777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78</w:t>
      </w:r>
      <w:r w:rsidR="008B09EB" w:rsidRPr="00BA1179">
        <w:t xml:space="preserve"> )</w:t>
      </w:r>
      <w:r w:rsidRPr="00BA1179">
        <w:rPr>
          <w:rFonts w:eastAsiaTheme="minorEastAsia"/>
        </w:rPr>
        <w:fldChar w:fldCharType="end"/>
      </w:r>
      <w:r w:rsidRPr="00BA1179">
        <w:t xml:space="preserve"> where from </w:t>
      </w:r>
      <w:r w:rsidRPr="00BA1179">
        <w:rPr>
          <w:i/>
          <w:iCs/>
        </w:rPr>
        <w:t xml:space="preserve">availability </w:t>
      </w:r>
      <w:r w:rsidRPr="00BA1179">
        <w:rPr>
          <w:i/>
          <w:iCs/>
        </w:rPr>
        <w:lastRenderedPageBreak/>
        <w:t xml:space="preserve">gating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rPr>
          <w:rFonts w:eastAsiaTheme="minorEastAsia"/>
          <w:i/>
        </w:rPr>
        <w:t xml:space="preserve"> </w:t>
      </w:r>
      <w:r w:rsidRPr="00BA1179">
        <w:rPr>
          <w:rFonts w:eastAsiaTheme="minorEastAsia"/>
          <w:i/>
        </w:rPr>
        <w:fldChar w:fldCharType="begin"/>
      </w:r>
      <w:r w:rsidRPr="00BA1179">
        <w:rPr>
          <w:rFonts w:eastAsiaTheme="minorEastAsia"/>
          <w:i/>
        </w:rPr>
        <w:instrText xml:space="preserve"> REF _Ref223263797 \h </w:instrText>
      </w:r>
      <w:r w:rsidRPr="00BA1179">
        <w:rPr>
          <w:rFonts w:eastAsiaTheme="minorEastAsia"/>
          <w:i/>
        </w:rPr>
      </w:r>
      <w:r w:rsidRPr="00BA1179">
        <w:rPr>
          <w:rFonts w:eastAsiaTheme="minorEastAsia"/>
          <w:i/>
        </w:rPr>
        <w:fldChar w:fldCharType="separate"/>
      </w:r>
      <w:r w:rsidR="008B09EB" w:rsidRPr="00BA1179">
        <w:t xml:space="preserve">( </w:t>
      </w:r>
      <w:r w:rsidR="008B09EB">
        <w:rPr>
          <w:noProof/>
        </w:rPr>
        <w:t>79</w:t>
      </w:r>
      <w:r w:rsidR="008B09EB" w:rsidRPr="00BA1179">
        <w:t xml:space="preserve"> )</w:t>
      </w:r>
      <w:r w:rsidRPr="00BA1179">
        <w:rPr>
          <w:rFonts w:eastAsiaTheme="minorEastAsia"/>
          <w:i/>
        </w:rPr>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cap,k</m:t>
            </m:r>
          </m:sub>
        </m:sSub>
      </m:oMath>
      <w:r w:rsidRPr="00BA1179">
        <w:t xml:space="preserve"> is the available suppression capacity (e.g., water volume, manpower equivalent, sortie capability) at step </w:t>
      </w:r>
      <m:oMath>
        <m:r>
          <w:rPr>
            <w:rFonts w:ascii="Cambria Math" w:hAnsi="Cambria Math"/>
          </w:rPr>
          <m:t>k</m:t>
        </m:r>
      </m:oMath>
      <w:r w:rsidRPr="00BA1179">
        <w:t xml:space="preserve"> and </w:t>
      </w:r>
      <m:oMath>
        <m:sSub>
          <m:sSubPr>
            <m:ctrlPr>
              <w:rPr>
                <w:rFonts w:ascii="Cambria Math" w:hAnsi="Cambria Math"/>
              </w:rPr>
            </m:ctrlPr>
          </m:sSubPr>
          <m:e>
            <m:r>
              <w:rPr>
                <w:rFonts w:ascii="Cambria Math" w:hAnsi="Cambria Math"/>
              </w:rPr>
              <m:t>R</m:t>
            </m:r>
          </m:e>
          <m:sub>
            <m:r>
              <w:rPr>
                <w:rFonts w:ascii="Cambria Math" w:hAnsi="Cambria Math"/>
              </w:rPr>
              <m:t>cap,max</m:t>
            </m:r>
          </m:sub>
        </m:sSub>
      </m:oMath>
      <w:r w:rsidRPr="00BA1179">
        <w:t xml:space="preserve"> is the maximum reference capacity used for normalization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293A50" w:rsidRPr="00BA1179" w14:paraId="6F91E994" w14:textId="77777777" w:rsidTr="009451D6">
        <w:tc>
          <w:tcPr>
            <w:tcW w:w="4437" w:type="pct"/>
            <w:vAlign w:val="center"/>
          </w:tcPr>
          <w:p w14:paraId="0A75FDE0" w14:textId="332C78D7" w:rsidR="00A36C2C" w:rsidRPr="00BA1179"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oMath>
            </m:oMathPara>
          </w:p>
        </w:tc>
        <w:tc>
          <w:tcPr>
            <w:tcW w:w="563" w:type="pct"/>
            <w:vAlign w:val="center"/>
          </w:tcPr>
          <w:p w14:paraId="6B9934F7" w14:textId="6D9AB8F0" w:rsidR="00293A50" w:rsidRPr="00BA1179" w:rsidRDefault="00293A50" w:rsidP="006601CA">
            <w:pPr>
              <w:pStyle w:val="TableText"/>
            </w:pPr>
            <w:bookmarkStart w:id="410" w:name="_Ref223263777"/>
            <w:r w:rsidRPr="00BA1179">
              <w:t xml:space="preserve">( </w:t>
            </w:r>
            <w:r w:rsidRPr="00BA1179">
              <w:fldChar w:fldCharType="begin"/>
            </w:r>
            <w:r w:rsidRPr="00BA1179">
              <w:instrText xml:space="preserve"> SEQ ( \* ARABIC </w:instrText>
            </w:r>
            <w:r w:rsidRPr="00BA1179">
              <w:fldChar w:fldCharType="separate"/>
            </w:r>
            <w:r w:rsidR="008B09EB">
              <w:rPr>
                <w:noProof/>
              </w:rPr>
              <w:t>78</w:t>
            </w:r>
            <w:r w:rsidRPr="00BA1179">
              <w:fldChar w:fldCharType="end"/>
            </w:r>
            <w:r w:rsidRPr="00BA1179">
              <w:t xml:space="preserve"> )</w:t>
            </w:r>
            <w:bookmarkEnd w:id="410"/>
          </w:p>
        </w:tc>
      </w:tr>
    </w:tbl>
    <w:p w14:paraId="3361AAFD" w14:textId="5CAB5E7B" w:rsidR="00A36C2C" w:rsidRPr="00BA1179" w:rsidRDefault="00A36C2C" w:rsidP="00A36C2C">
      <w:r w:rsidRPr="00BA1179">
        <w:t xml:space="preserve">Thus </w:t>
      </w:r>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expresses the fraction of maximal capability currently available. </w:t>
      </w: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availability of the suppression resources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A36C2C" w:rsidRPr="00BA1179" w14:paraId="6E0400D0" w14:textId="77777777" w:rsidTr="009451D6">
        <w:tc>
          <w:tcPr>
            <w:tcW w:w="4472" w:type="pct"/>
            <w:vAlign w:val="center"/>
          </w:tcPr>
          <w:p w14:paraId="098232E8" w14:textId="1029D6FE" w:rsidR="00A36C2C" w:rsidRPr="00BA1179" w:rsidRDefault="00000000" w:rsidP="00A36C2C">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oMath>
            </m:oMathPara>
          </w:p>
        </w:tc>
        <w:tc>
          <w:tcPr>
            <w:tcW w:w="528" w:type="pct"/>
            <w:vAlign w:val="center"/>
          </w:tcPr>
          <w:p w14:paraId="62E7B47D" w14:textId="32BCA9EE" w:rsidR="00A36C2C" w:rsidRPr="00BA1179" w:rsidRDefault="00A36C2C" w:rsidP="006601CA">
            <w:pPr>
              <w:pStyle w:val="TableText"/>
            </w:pPr>
            <w:bookmarkStart w:id="411" w:name="_Ref223263797"/>
            <w:r w:rsidRPr="00BA1179">
              <w:t xml:space="preserve">( </w:t>
            </w:r>
            <w:r w:rsidRPr="00BA1179">
              <w:fldChar w:fldCharType="begin"/>
            </w:r>
            <w:r w:rsidRPr="00BA1179">
              <w:instrText xml:space="preserve"> SEQ ( \* ARABIC </w:instrText>
            </w:r>
            <w:r w:rsidRPr="00BA1179">
              <w:fldChar w:fldCharType="separate"/>
            </w:r>
            <w:r w:rsidR="008B09EB">
              <w:rPr>
                <w:noProof/>
              </w:rPr>
              <w:t>79</w:t>
            </w:r>
            <w:r w:rsidRPr="00BA1179">
              <w:fldChar w:fldCharType="end"/>
            </w:r>
            <w:r w:rsidRPr="00BA1179">
              <w:t xml:space="preserve"> )</w:t>
            </w:r>
            <w:bookmarkEnd w:id="411"/>
          </w:p>
        </w:tc>
      </w:tr>
    </w:tbl>
    <w:p w14:paraId="54357D24" w14:textId="38A48B59" w:rsidR="00A36C2C" w:rsidRPr="00BA1179" w:rsidRDefault="00011AAB" w:rsidP="007A32C1">
      <w:pPr>
        <w:pStyle w:val="ParText"/>
      </w:pPr>
      <w:r w:rsidRPr="00BA1179">
        <w:t>This factor encodes a strict necessary condition. If resources are not deployable, suppression impact is zero regardless of other terms.</w:t>
      </w:r>
    </w:p>
    <w:p w14:paraId="17612E92" w14:textId="61937BF0" w:rsidR="001575A0" w:rsidRPr="00BA1179" w:rsidRDefault="001575A0" w:rsidP="00910DBD">
      <w:pPr>
        <w:pStyle w:val="TableText"/>
      </w:pPr>
      <w:r w:rsidRPr="00BA1179">
        <w:t xml:space="preserve">Even if resources exist, mitigation effectiveness must decay with increasing travel time and poor accessibility. This is represented by a smooth reachability term </w:t>
      </w:r>
      <w:r w:rsidRPr="00BA1179">
        <w:fldChar w:fldCharType="begin"/>
      </w:r>
      <w:r w:rsidRPr="00BA1179">
        <w:instrText xml:space="preserve"> REF _Ref234661580 \h </w:instrText>
      </w:r>
      <w:r w:rsidRPr="00BA1179">
        <w:fldChar w:fldCharType="separate"/>
      </w:r>
      <w:r w:rsidR="008B09EB" w:rsidRPr="00BA1179">
        <w:t xml:space="preserve">( </w:t>
      </w:r>
      <w:r w:rsidR="008B09EB">
        <w:rPr>
          <w:noProof/>
        </w:rPr>
        <w:t>80</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oMath>
      <w:r w:rsidRPr="00BA1179">
        <w:t xml:space="preserve"> is the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at step </w:t>
      </w:r>
      <m:oMath>
        <m:r>
          <w:rPr>
            <w:rFonts w:ascii="Cambria Math" w:hAnsi="Cambria Math"/>
          </w:rPr>
          <m:t>k</m:t>
        </m:r>
      </m:oMath>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static accessibility index of the terrain and </w:t>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&gt;0</m:t>
        </m:r>
      </m:oMath>
      <w:r w:rsidRPr="00BA1179">
        <w:t xml:space="preserve"> is the decay rate with travel delay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011AAB" w:rsidRPr="00BA1179" w14:paraId="6978DB35" w14:textId="77777777" w:rsidTr="009451D6">
        <w:tc>
          <w:tcPr>
            <w:tcW w:w="4472" w:type="pct"/>
            <w:vAlign w:val="center"/>
          </w:tcPr>
          <w:p w14:paraId="3B54CD13" w14:textId="013CB0F6" w:rsidR="00011AAB" w:rsidRPr="00BA1179" w:rsidRDefault="00000000" w:rsidP="00011AAB">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nor/>
                      </m:rPr>
                      <m:t> </m:t>
                    </m:r>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oMath>
            </m:oMathPara>
          </w:p>
        </w:tc>
        <w:tc>
          <w:tcPr>
            <w:tcW w:w="528" w:type="pct"/>
            <w:vAlign w:val="center"/>
          </w:tcPr>
          <w:p w14:paraId="3F4C3422" w14:textId="400BFDC4" w:rsidR="00011AAB" w:rsidRPr="00BA1179" w:rsidRDefault="00011AAB" w:rsidP="006601CA">
            <w:pPr>
              <w:pStyle w:val="TableText"/>
            </w:pPr>
            <w:bookmarkStart w:id="412" w:name="_Ref234661580"/>
            <w:r w:rsidRPr="00BA1179">
              <w:t xml:space="preserve">( </w:t>
            </w:r>
            <w:r w:rsidRPr="00BA1179">
              <w:fldChar w:fldCharType="begin"/>
            </w:r>
            <w:r w:rsidRPr="00BA1179">
              <w:instrText xml:space="preserve"> SEQ ( \* ARABIC </w:instrText>
            </w:r>
            <w:r w:rsidRPr="00BA1179">
              <w:fldChar w:fldCharType="separate"/>
            </w:r>
            <w:r w:rsidR="008B09EB">
              <w:rPr>
                <w:noProof/>
              </w:rPr>
              <w:t>80</w:t>
            </w:r>
            <w:r w:rsidRPr="00BA1179">
              <w:fldChar w:fldCharType="end"/>
            </w:r>
            <w:r w:rsidRPr="00BA1179">
              <w:t xml:space="preserve"> )</w:t>
            </w:r>
            <w:bookmarkEnd w:id="412"/>
          </w:p>
        </w:tc>
      </w:tr>
    </w:tbl>
    <w:p w14:paraId="5F5CE3D2" w14:textId="77777777" w:rsidR="001575A0" w:rsidRPr="00BA1179" w:rsidRDefault="001575A0" w:rsidP="007A32C1">
      <w:pPr>
        <w:pStyle w:val="ParText"/>
      </w:pPr>
      <w:r w:rsidRPr="00BA1179">
        <w:t>The exponential structure ensures boundedness and numerical stability. Operationally, it implements the principle that interventions arriving late cannot mitigate near-term fire growth at the same step, and inaccessible terrain reduces the usable effectiveness of resources.</w:t>
      </w:r>
    </w:p>
    <w:p w14:paraId="7208A4FF" w14:textId="580879E3" w:rsidR="001575A0" w:rsidRPr="00BA1179" w:rsidRDefault="001575A0" w:rsidP="00910DBD">
      <w:pPr>
        <w:pStyle w:val="TableText"/>
      </w:pPr>
      <w:r w:rsidRPr="00BA1179">
        <w:t xml:space="preserve">Suppression success is not independent of local fire severity. High intensity fires typically resist suppression, reducing the effective mitigation that can be achieved within a single step. This is modeled by </w:t>
      </w:r>
      <w:r w:rsidRPr="00BA1179">
        <w:fldChar w:fldCharType="begin"/>
      </w:r>
      <w:r w:rsidRPr="00BA1179">
        <w:instrText xml:space="preserve"> REF _Ref234661621 \h </w:instrText>
      </w:r>
      <w:r w:rsidRPr="00BA1179">
        <w:fldChar w:fldCharType="separate"/>
      </w:r>
      <w:r w:rsidR="008B09EB" w:rsidRPr="00BA1179">
        <w:t xml:space="preserve">( </w:t>
      </w:r>
      <w:r w:rsidR="008B09EB">
        <w:rPr>
          <w:noProof/>
        </w:rPr>
        <w:t>81</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m:t>
            </m:r>
            <m:r>
              <m:rPr>
                <m:sty m:val="p"/>
              </m:rPr>
              <w:rPr>
                <w:rFonts w:ascii="Cambria Math" w:hAnsi="Cambria Math"/>
              </w:rPr>
              <m:t>1</m:t>
            </m:r>
            <m:ctrlPr>
              <w:rPr>
                <w:rFonts w:ascii="Cambria Math" w:hAnsi="Cambria Math"/>
              </w:rPr>
            </m:ctrlPr>
          </m:e>
        </m:d>
      </m:oMath>
      <w:r w:rsidRPr="00BA1179">
        <w:t xml:space="preserve"> is the nominal suppression efficiency at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local fire intensity proxy and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≥0</m:t>
        </m:r>
      </m:oMath>
      <w:r w:rsidRPr="00BA1179">
        <w:t xml:space="preserve"> is intensity resistance.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BB51B5" w:rsidRPr="00BA1179" w14:paraId="49874E95" w14:textId="77777777" w:rsidTr="009451D6">
        <w:tc>
          <w:tcPr>
            <w:tcW w:w="4472" w:type="pct"/>
            <w:vAlign w:val="center"/>
          </w:tcPr>
          <w:p w14:paraId="0707CC6F" w14:textId="485ED1D2" w:rsidR="00BB51B5" w:rsidRPr="00BA1179" w:rsidRDefault="00000000" w:rsidP="00BB51B5">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m:rPr>
                        <m:nor/>
                      </m:rPr>
                      <m:t> </m:t>
                    </m:r>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513A6D7E" w14:textId="161B4385" w:rsidR="00BB51B5" w:rsidRPr="00BA1179" w:rsidRDefault="00BB51B5" w:rsidP="006601CA">
            <w:pPr>
              <w:pStyle w:val="TableText"/>
            </w:pPr>
            <w:bookmarkStart w:id="413" w:name="_Ref234661621"/>
            <w:r w:rsidRPr="00BA1179">
              <w:t xml:space="preserve">( </w:t>
            </w:r>
            <w:r w:rsidRPr="00BA1179">
              <w:fldChar w:fldCharType="begin"/>
            </w:r>
            <w:r w:rsidRPr="00BA1179">
              <w:instrText xml:space="preserve"> SEQ ( \* ARABIC </w:instrText>
            </w:r>
            <w:r w:rsidRPr="00BA1179">
              <w:fldChar w:fldCharType="separate"/>
            </w:r>
            <w:r w:rsidR="008B09EB">
              <w:rPr>
                <w:noProof/>
              </w:rPr>
              <w:t>81</w:t>
            </w:r>
            <w:r w:rsidRPr="00BA1179">
              <w:fldChar w:fldCharType="end"/>
            </w:r>
            <w:r w:rsidRPr="00BA1179">
              <w:t xml:space="preserve"> )</w:t>
            </w:r>
            <w:bookmarkEnd w:id="413"/>
          </w:p>
        </w:tc>
      </w:tr>
    </w:tbl>
    <w:p w14:paraId="1D945114" w14:textId="07B31EB2" w:rsidR="001575A0" w:rsidRPr="00BA1179" w:rsidRDefault="001575A0" w:rsidP="007A32C1">
      <w:pPr>
        <w:pStyle w:val="ParText"/>
      </w:pPr>
      <w:r w:rsidRPr="00BA1179">
        <w:lastRenderedPageBreak/>
        <w:t xml:space="preserve">As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rPr>
          <w:rFonts w:eastAsiaTheme="minorEastAsia"/>
        </w:rPr>
        <w:t xml:space="preserve"> </w:t>
      </w:r>
      <w:r w:rsidRPr="00BA1179">
        <w:t xml:space="preserve">increases, the denominator increases and </w:t>
      </w:r>
      <m:oMath>
        <m:sSub>
          <m:sSubPr>
            <m:ctrlPr>
              <w:rPr>
                <w:rFonts w:ascii="Cambria Math" w:hAnsi="Cambria Math"/>
              </w:rPr>
            </m:ctrlPr>
          </m:sSubPr>
          <m:e>
            <m:r>
              <w:rPr>
                <w:rFonts w:ascii="Cambria Math" w:hAnsi="Cambria Math"/>
              </w:rPr>
              <m:t>η</m:t>
            </m:r>
          </m:e>
          <m:sub>
            <m:r>
              <w:rPr>
                <w:rFonts w:ascii="Cambria Math" w:hAnsi="Cambria Math"/>
              </w:rPr>
              <m:t>eff,k</m:t>
            </m:r>
          </m:sub>
        </m:sSub>
      </m:oMath>
      <w:r w:rsidRPr="00BA1179">
        <w:t xml:space="preserve"> decreases. This captures the intuitive and operationally observed phenomenon that extreme fire behavior reduces the marginal impact of suppression. Suppression effectiveness is computed using the current-state intensity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ensuring that mitigation decisions are based on observable fire conditions at time step </w:t>
      </w:r>
      <m:oMath>
        <m:r>
          <w:rPr>
            <w:rFonts w:ascii="Cambria Math" w:hAnsi="Cambria Math"/>
          </w:rPr>
          <m:t>k</m:t>
        </m:r>
      </m:oMath>
      <w:r w:rsidRPr="00BA1179">
        <w:t>, prior to state transition.</w:t>
      </w:r>
    </w:p>
    <w:p w14:paraId="0BCDB4CE" w14:textId="04037ECE" w:rsidR="00CB5F24" w:rsidRPr="00BA1179" w:rsidRDefault="001575A0" w:rsidP="00CB5F24">
      <w:r w:rsidRPr="00BA1179">
        <w:t xml:space="preserve">The final multiplicative formulation of </w:t>
      </w:r>
      <m:oMath>
        <m:sSub>
          <m:sSubPr>
            <m:ctrlPr>
              <w:rPr>
                <w:rFonts w:ascii="Cambria Math" w:hAnsi="Cambria Math"/>
                <w:i/>
              </w:rPr>
            </m:ctrlPr>
          </m:sSubPr>
          <m:e>
            <m:r>
              <w:rPr>
                <w:rFonts w:ascii="Cambria Math" w:hAnsi="Cambria Math"/>
              </w:rPr>
              <m:t>f</m:t>
            </m:r>
          </m:e>
          <m:sub>
            <m:r>
              <w:rPr>
                <w:rFonts w:ascii="Cambria Math" w:hAnsi="Cambria Math"/>
              </w:rPr>
              <m:t>supp</m:t>
            </m:r>
          </m:sub>
        </m:sSub>
      </m:oMath>
      <w:r w:rsidRPr="00BA1179">
        <w:t xml:space="preserve"> in </w:t>
      </w:r>
      <w:r w:rsidRPr="00BA1179">
        <w:fldChar w:fldCharType="begin"/>
      </w:r>
      <w:r w:rsidRPr="00BA1179">
        <w:instrText xml:space="preserve"> REF _Ref223223727 \h </w:instrText>
      </w:r>
      <w:r w:rsidRPr="00BA1179">
        <w:fldChar w:fldCharType="separate"/>
      </w:r>
      <w:r w:rsidR="008B09EB" w:rsidRPr="00BA1179">
        <w:t xml:space="preserve">( </w:t>
      </w:r>
      <w:r w:rsidR="008B09EB">
        <w:rPr>
          <w:noProof/>
        </w:rPr>
        <w:t>32</w:t>
      </w:r>
      <w:r w:rsidR="008B09EB" w:rsidRPr="00BA1179">
        <w:t xml:space="preserve"> )</w:t>
      </w:r>
      <w:r w:rsidRPr="00BA1179">
        <w:fldChar w:fldCharType="end"/>
      </w:r>
      <w:r w:rsidRPr="00BA1179">
        <w:t xml:space="preserve"> is explicitly written as </w:t>
      </w:r>
      <w:r w:rsidRPr="00BA1179">
        <w:fldChar w:fldCharType="begin"/>
      </w:r>
      <w:r w:rsidRPr="00BA1179">
        <w:instrText xml:space="preserve"> REF _Ref223263811 \h </w:instrText>
      </w:r>
      <w:r w:rsidRPr="00BA1179">
        <w:fldChar w:fldCharType="separate"/>
      </w:r>
      <w:r w:rsidR="008B09EB" w:rsidRPr="00BA1179">
        <w:t xml:space="preserve">( </w:t>
      </w:r>
      <w:r w:rsidR="008B09EB">
        <w:rPr>
          <w:noProof/>
        </w:rPr>
        <w:t>82</w:t>
      </w:r>
      <w:r w:rsidR="008B09EB" w:rsidRPr="00BA1179">
        <w:t xml:space="preserve"> )</w:t>
      </w:r>
      <w:r w:rsidRPr="00BA1179">
        <w:fldChar w:fldCharType="end"/>
      </w:r>
      <w:r w:rsidRPr="00BA1179">
        <w:t>. Each factor enters multiplicatively, so a vanishing capacity, availability, or reachability annuls the mitigation, high intensity attenuates it, and the product remains bounded for discrete-time simulation.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215E7" w:rsidRPr="00BA1179" w14:paraId="42FE47A4" w14:textId="77777777" w:rsidTr="009451D6">
        <w:tc>
          <w:tcPr>
            <w:tcW w:w="4472" w:type="pct"/>
            <w:vAlign w:val="center"/>
          </w:tcPr>
          <w:p w14:paraId="60E99509" w14:textId="2383DEFC" w:rsidR="004215E7" w:rsidRPr="00BA1179" w:rsidRDefault="00000000" w:rsidP="006601CA">
            <w:pPr>
              <w:pStyle w:val="TableText"/>
            </w:pPr>
            <m:oMathPara>
              <m:oMath>
                <m:sSubSup>
                  <m:sSubSupPr>
                    <m:ctrlPr>
                      <w:rPr>
                        <w:rFonts w:ascii="Cambria Math" w:hAnsi="Cambria Math"/>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sSub>
                          <m:sSubPr>
                            <m:ctrlPr>
                              <w:rPr>
                                <w:rFonts w:ascii="Cambria Math" w:hAnsi="Cambria Math"/>
                                <w:i/>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e>
                </m:fun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7C0766C3" w14:textId="47A15275" w:rsidR="004215E7" w:rsidRPr="00BA1179" w:rsidRDefault="004215E7" w:rsidP="006601CA">
            <w:pPr>
              <w:pStyle w:val="TableText"/>
            </w:pPr>
            <w:bookmarkStart w:id="414" w:name="_Ref223263811"/>
            <w:r w:rsidRPr="00BA1179">
              <w:t xml:space="preserve">( </w:t>
            </w:r>
            <w:r w:rsidRPr="00BA1179">
              <w:fldChar w:fldCharType="begin"/>
            </w:r>
            <w:r w:rsidRPr="00BA1179">
              <w:instrText xml:space="preserve"> SEQ ( \* ARABIC </w:instrText>
            </w:r>
            <w:r w:rsidRPr="00BA1179">
              <w:fldChar w:fldCharType="separate"/>
            </w:r>
            <w:r w:rsidR="008B09EB">
              <w:rPr>
                <w:noProof/>
              </w:rPr>
              <w:t>82</w:t>
            </w:r>
            <w:r w:rsidRPr="00BA1179">
              <w:fldChar w:fldCharType="end"/>
            </w:r>
            <w:r w:rsidRPr="00BA1179">
              <w:t xml:space="preserve"> )</w:t>
            </w:r>
            <w:bookmarkEnd w:id="414"/>
          </w:p>
        </w:tc>
      </w:tr>
    </w:tbl>
    <w:p w14:paraId="12141A3F" w14:textId="15FC8B37" w:rsidR="001A4224" w:rsidRPr="00BA1179" w:rsidRDefault="001A4224" w:rsidP="001A4224">
      <w:r w:rsidRPr="00BA1179">
        <w:t>The calibration parameters summarized in Table B.2 regulate the strength, spatial decay, and operational sensitivity of the suppression mapping. These parameters are not arbitrary numerical coefficients; rather, they encode interpretable characteristics of wildfire response systems under discrete-time grid simulation.</w:t>
      </w:r>
    </w:p>
    <w:p w14:paraId="798A8F82" w14:textId="415DF421" w:rsidR="008A0779" w:rsidRPr="00BA1179" w:rsidRDefault="008A0779" w:rsidP="008A0779">
      <w:r w:rsidRPr="00BA1179">
        <w:t xml:space="preserve">To preserve physical realism, suppression-driven fuel reduction cannot exceed available fuel mass </w:t>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Implementation uses the saturation rule </w:t>
      </w:r>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eastAsia="Calibri" w:hAnsi="Cambria Math" w:cs="Times New Roman"/>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e>
            </m:d>
          </m:e>
        </m:func>
      </m:oMath>
      <w:r w:rsidRPr="00BA1179">
        <w:t>.</w:t>
      </w:r>
      <w:r w:rsidRPr="00BA1179">
        <w:rPr>
          <w:rFonts w:eastAsiaTheme="minorEastAsia"/>
        </w:rPr>
        <w:t xml:space="preserve"> </w:t>
      </w:r>
      <w:r w:rsidRPr="00BA1179">
        <w:t>This prevents negative fuel states and ensures compatibility with the fuel evolution equation.</w:t>
      </w:r>
    </w:p>
    <w:p w14:paraId="283FAF2A" w14:textId="65414134" w:rsidR="001A4224" w:rsidRPr="00BA1179" w:rsidRDefault="001A4224" w:rsidP="001A4224">
      <w:r w:rsidRPr="00BA1179">
        <w:t xml:space="preserve">The global suppression gain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rPr>
          <w:rFonts w:eastAsiaTheme="minorEastAsia"/>
        </w:rPr>
        <w:t xml:space="preserve"> </w:t>
      </w:r>
      <w:r w:rsidRPr="00BA1179">
        <w:t xml:space="preserve">represents the maximum achievable fuel reduction fraction within a single simulation step and is therefore dimensionless (fraction per step). The travel-time decay parameter </w:t>
      </w:r>
      <m:oMath>
        <m:sSub>
          <m:sSubPr>
            <m:ctrlPr>
              <w:rPr>
                <w:rFonts w:ascii="Cambria Math" w:hAnsi="Cambria Math"/>
              </w:rPr>
            </m:ctrlPr>
          </m:sSubPr>
          <m:e>
            <m:r>
              <w:rPr>
                <w:rFonts w:ascii="Cambria Math" w:hAnsi="Cambria Math"/>
              </w:rPr>
              <m:t>β</m:t>
            </m:r>
          </m:e>
          <m:sub>
            <m:r>
              <w:rPr>
                <w:rFonts w:ascii="Cambria Math" w:hAnsi="Cambria Math"/>
              </w:rPr>
              <m:t>t</m:t>
            </m:r>
          </m:sub>
        </m:sSub>
      </m:oMath>
      <w:r w:rsidRPr="00BA1179">
        <w:rPr>
          <w:rFonts w:eastAsiaTheme="minorEastAsia"/>
        </w:rPr>
        <w:t xml:space="preserve"> </w:t>
      </w:r>
      <w:r w:rsidRPr="00BA1179">
        <w:t xml:space="preserve">has units of inverse minutes; the reference value 0.03 per minute halves suppression effectiveness after roughly 23 minutes of delay. It governs the exponential attenuation of suppression effectiveness as arrival time increases. The intensity resistance coefficient </w:t>
      </w:r>
      <m:oMath>
        <m:sSub>
          <m:sSubPr>
            <m:ctrlPr>
              <w:rPr>
                <w:rFonts w:ascii="Cambria Math" w:hAnsi="Cambria Math"/>
              </w:rPr>
            </m:ctrlPr>
          </m:sSubPr>
          <m:e>
            <m:r>
              <w:rPr>
                <w:rFonts w:ascii="Cambria Math" w:hAnsi="Cambria Math"/>
              </w:rPr>
              <m:t>γ</m:t>
            </m:r>
          </m:e>
          <m:sub>
            <m:r>
              <w:rPr>
                <w:rFonts w:ascii="Cambria Math" w:hAnsi="Cambria Math"/>
              </w:rPr>
              <m:t>I</m:t>
            </m:r>
          </m:sub>
        </m:sSub>
      </m:oMath>
      <w:r w:rsidRPr="00BA1179">
        <w:rPr>
          <w:rFonts w:eastAsiaTheme="minorEastAsia"/>
        </w:rPr>
        <w:t xml:space="preserve"> </w:t>
      </w:r>
      <w:r w:rsidRPr="00BA1179">
        <w:t>is dimensionless and models the nonlinear reduction in suppression efficiency under increasing fire intensity.</w:t>
      </w:r>
    </w:p>
    <w:p w14:paraId="2E2FB4A7" w14:textId="6D2D6C20" w:rsidR="001A4224" w:rsidRPr="00BA1179" w:rsidRDefault="001A4224" w:rsidP="001A4224">
      <w:r w:rsidRPr="00BA1179">
        <w:lastRenderedPageBreak/>
        <w:t>Calibration may be performed using historical wildfire response data, operational doctrine constraints, or structured sensitivity analysis across scenario ensembles.</w:t>
      </w:r>
    </w:p>
    <w:p w14:paraId="5C764E79" w14:textId="4352BF7C" w:rsidR="001A4224" w:rsidRPr="00BA1179" w:rsidRDefault="001A4224" w:rsidP="001A4224">
      <w:pPr>
        <w:pStyle w:val="Caption"/>
        <w:keepNext/>
        <w:keepLines/>
      </w:pPr>
      <w:bookmarkStart w:id="415" w:name="TableB2"/>
      <w:r w:rsidRPr="00BA1179">
        <w:t>Table B.2 Suppression mapping calibration parameters</w:t>
      </w:r>
    </w:p>
    <w:tbl>
      <w:tblPr>
        <w:tblStyle w:val="GridTable1Light"/>
        <w:tblW w:w="5000" w:type="pct"/>
        <w:tblLook w:val="04A0" w:firstRow="1" w:lastRow="0" w:firstColumn="1" w:lastColumn="0" w:noHBand="0" w:noVBand="1"/>
      </w:tblPr>
      <w:tblGrid>
        <w:gridCol w:w="2541"/>
        <w:gridCol w:w="1913"/>
        <w:gridCol w:w="3583"/>
      </w:tblGrid>
      <w:tr w:rsidR="002A1B55" w:rsidRPr="00BA1179" w14:paraId="2849578B"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pct"/>
            <w:hideMark/>
          </w:tcPr>
          <w:bookmarkEnd w:id="415"/>
          <w:p w14:paraId="3325C3AF" w14:textId="77777777" w:rsidR="000E1725" w:rsidRPr="00BA1179" w:rsidRDefault="00000000" w:rsidP="001A4224">
            <w:pPr>
              <w:pStyle w:val="TableText"/>
            </w:pPr>
            <w:r w:rsidRPr="00BA1179">
              <w:t>Parameter</w:t>
            </w:r>
          </w:p>
        </w:tc>
        <w:tc>
          <w:tcPr>
            <w:tcW w:w="1190" w:type="pct"/>
            <w:hideMark/>
          </w:tcPr>
          <w:p w14:paraId="4A67A592"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Typical Range</w:t>
            </w:r>
          </w:p>
        </w:tc>
        <w:tc>
          <w:tcPr>
            <w:tcW w:w="2229" w:type="pct"/>
            <w:hideMark/>
          </w:tcPr>
          <w:p w14:paraId="0547A31E"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Effect When Increased</w:t>
            </w:r>
          </w:p>
        </w:tc>
      </w:tr>
      <w:tr w:rsidR="002A1B55" w:rsidRPr="00BA1179" w14:paraId="42E2CF26"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20B03854" w14:textId="7651B67E" w:rsidR="000E1725" w:rsidRPr="00BA1179" w:rsidRDefault="00000000" w:rsidP="001A4224">
            <w:pPr>
              <w:pStyle w:val="TableText"/>
              <w:jc w:val="left"/>
            </w:pPr>
            <w:r w:rsidRPr="00BA1179">
              <w:t xml:space="preserve">Global suppression gain </w:t>
            </w:r>
            <m:oMath>
              <m:sSub>
                <m:sSubPr>
                  <m:ctrlPr>
                    <w:rPr>
                      <w:rFonts w:ascii="Cambria Math" w:hAnsi="Cambria Math"/>
                      <w:i/>
                    </w:rPr>
                  </m:ctrlPr>
                </m:sSubPr>
                <m:e>
                  <m:r>
                    <m:rPr>
                      <m:sty m:val="bi"/>
                    </m:rPr>
                    <w:rPr>
                      <w:rFonts w:ascii="Cambria Math" w:hAnsi="Cambria Math"/>
                    </w:rPr>
                    <m:t>α</m:t>
                  </m:r>
                </m:e>
                <m:sub>
                  <m:r>
                    <m:rPr>
                      <m:sty m:val="bi"/>
                    </m:rPr>
                    <w:rPr>
                      <w:rFonts w:ascii="Cambria Math" w:hAnsi="Cambria Math"/>
                    </w:rPr>
                    <m:t>s</m:t>
                  </m:r>
                </m:sub>
              </m:sSub>
            </m:oMath>
          </w:p>
        </w:tc>
        <w:tc>
          <w:tcPr>
            <w:tcW w:w="1190" w:type="pct"/>
            <w:hideMark/>
          </w:tcPr>
          <w:p w14:paraId="431CBA38"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0.30</w:t>
            </w:r>
          </w:p>
        </w:tc>
        <w:tc>
          <w:tcPr>
            <w:tcW w:w="2229" w:type="pct"/>
            <w:hideMark/>
          </w:tcPr>
          <w:p w14:paraId="4020BC41"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Stronger overall mitigation per simulation step</w:t>
            </w:r>
          </w:p>
        </w:tc>
      </w:tr>
      <w:tr w:rsidR="002A1B55" w:rsidRPr="00BA1179" w14:paraId="5108E3C0"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1231ADDD" w14:textId="3E0981C2" w:rsidR="000E1725" w:rsidRPr="00BA1179" w:rsidRDefault="00000000" w:rsidP="001A4224">
            <w:pPr>
              <w:pStyle w:val="TableText"/>
              <w:jc w:val="left"/>
            </w:pPr>
            <w:r w:rsidRPr="00BA1179">
              <w:t xml:space="preserve">Travel-time decay coefficient </w:t>
            </w:r>
            <m:oMath>
              <m:sSub>
                <m:sSubPr>
                  <m:ctrlPr>
                    <w:rPr>
                      <w:rFonts w:ascii="Cambria Math" w:hAnsi="Cambria Math"/>
                      <w:i/>
                    </w:rPr>
                  </m:ctrlPr>
                </m:sSubPr>
                <m:e>
                  <m:r>
                    <m:rPr>
                      <m:sty m:val="bi"/>
                    </m:rPr>
                    <w:rPr>
                      <w:rFonts w:ascii="Cambria Math" w:hAnsi="Cambria Math"/>
                    </w:rPr>
                    <m:t>β</m:t>
                  </m:r>
                </m:e>
                <m:sub>
                  <m:r>
                    <m:rPr>
                      <m:sty m:val="bi"/>
                    </m:rPr>
                    <w:rPr>
                      <w:rFonts w:ascii="Cambria Math" w:hAnsi="Cambria Math"/>
                    </w:rPr>
                    <m:t>t</m:t>
                  </m:r>
                </m:sub>
              </m:sSub>
            </m:oMath>
          </w:p>
        </w:tc>
        <w:tc>
          <w:tcPr>
            <w:tcW w:w="1190" w:type="pct"/>
            <w:hideMark/>
          </w:tcPr>
          <w:p w14:paraId="512165EA" w14:textId="1E353586"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0.10 (per minute)</w:t>
            </w:r>
          </w:p>
        </w:tc>
        <w:tc>
          <w:tcPr>
            <w:tcW w:w="2229" w:type="pct"/>
            <w:hideMark/>
          </w:tcPr>
          <w:p w14:paraId="094FAF68"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Faster decay of suppression effectiveness with increasing delay</w:t>
            </w:r>
          </w:p>
        </w:tc>
      </w:tr>
      <w:tr w:rsidR="002A1B55" w:rsidRPr="00BA1179" w14:paraId="231E78C1"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5D1614B7" w14:textId="2ABE7DB8" w:rsidR="000E1725" w:rsidRPr="00BA1179" w:rsidRDefault="00000000" w:rsidP="001A4224">
            <w:pPr>
              <w:pStyle w:val="TableText"/>
              <w:jc w:val="left"/>
            </w:pPr>
            <w:r w:rsidRPr="00BA1179">
              <w:t xml:space="preserve">Intensity resistance factor </w:t>
            </w:r>
            <m:oMath>
              <m:sSub>
                <m:sSubPr>
                  <m:ctrlPr>
                    <w:rPr>
                      <w:rFonts w:ascii="Cambria Math" w:hAnsi="Cambria Math"/>
                      <w:i/>
                    </w:rPr>
                  </m:ctrlPr>
                </m:sSubPr>
                <m:e>
                  <m:r>
                    <m:rPr>
                      <m:sty m:val="bi"/>
                    </m:rPr>
                    <w:rPr>
                      <w:rFonts w:ascii="Cambria Math" w:hAnsi="Cambria Math"/>
                    </w:rPr>
                    <m:t>γ</m:t>
                  </m:r>
                </m:e>
                <m:sub>
                  <m:r>
                    <m:rPr>
                      <m:sty m:val="bi"/>
                    </m:rPr>
                    <w:rPr>
                      <w:rFonts w:ascii="Cambria Math" w:hAnsi="Cambria Math"/>
                    </w:rPr>
                    <m:t>I</m:t>
                  </m:r>
                </m:sub>
              </m:sSub>
            </m:oMath>
          </w:p>
        </w:tc>
        <w:tc>
          <w:tcPr>
            <w:tcW w:w="1190" w:type="pct"/>
            <w:hideMark/>
          </w:tcPr>
          <w:p w14:paraId="43A26D2A"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0.5 – 5.0</w:t>
            </w:r>
          </w:p>
        </w:tc>
        <w:tc>
          <w:tcPr>
            <w:tcW w:w="2229" w:type="pct"/>
            <w:hideMark/>
          </w:tcPr>
          <w:p w14:paraId="4942CF7B"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High-intensity fires become progressively harder to suppress</w:t>
            </w:r>
          </w:p>
        </w:tc>
      </w:tr>
    </w:tbl>
    <w:p w14:paraId="2D25E1B7" w14:textId="77777777" w:rsidR="00B73B03" w:rsidRPr="00BA1179" w:rsidRDefault="00B73B03" w:rsidP="00762B29">
      <w:pPr>
        <w:sectPr w:rsidR="00B73B03" w:rsidRPr="00BA1179" w:rsidSect="003E313C">
          <w:pgSz w:w="11906" w:h="16838"/>
          <w:pgMar w:top="1987" w:right="1584" w:bottom="1584" w:left="2275" w:header="706" w:footer="1411" w:gutter="0"/>
          <w:lnNumType w:countBy="1" w:restart="continuous"/>
          <w:cols w:space="708"/>
          <w:docGrid w:linePitch="360"/>
        </w:sectPr>
      </w:pPr>
    </w:p>
    <w:p w14:paraId="2AC8E1F0" w14:textId="7D0EDEB9" w:rsidR="00F456A5" w:rsidRPr="00BA1179" w:rsidRDefault="00F456A5" w:rsidP="00F456A5">
      <w:pPr>
        <w:pStyle w:val="Appendix"/>
      </w:pPr>
      <w:bookmarkStart w:id="416" w:name="_Ref223266063"/>
      <w:bookmarkStart w:id="417" w:name="_Toc236342193"/>
      <w:r w:rsidRPr="00BA1179">
        <w:lastRenderedPageBreak/>
        <w:t>Simulation Mathematics for Fire Intensity Evolution</w:t>
      </w:r>
      <w:bookmarkEnd w:id="416"/>
      <w:bookmarkEnd w:id="417"/>
    </w:p>
    <w:p w14:paraId="2580607A" w14:textId="71A615E6" w:rsidR="00417E3B" w:rsidRPr="00BA1179" w:rsidRDefault="00417E3B" w:rsidP="00B9453D">
      <w:pPr>
        <w:pStyle w:val="TableText"/>
      </w:pPr>
      <w:r w:rsidRPr="00BA1179">
        <w:t xml:space="preserve">The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is a bounded indicator representing local combustion strength. It does not model flame temperature or heat flux directly but provides a normalized scalar quantity suitable for suppression resistance modeling; risk prioritization; decision-layer feature extraction; and visualization. To ensure numerical stability, scale invariance, and resolution consistency, intensity is constructed using normalized inputs </w:t>
      </w:r>
      <w:r w:rsidRPr="00BA1179">
        <w:fldChar w:fldCharType="begin"/>
      </w:r>
      <w:r w:rsidRPr="00BA1179">
        <w:instrText xml:space="preserve"> REF _Ref223265050 \h </w:instrText>
      </w:r>
      <w:r w:rsidRPr="00BA1179">
        <w:fldChar w:fldCharType="separate"/>
      </w:r>
      <w:r w:rsidR="008B09EB" w:rsidRPr="00BA1179">
        <w:t xml:space="preserve">( </w:t>
      </w:r>
      <w:r w:rsidR="008B09EB">
        <w:rPr>
          <w:noProof/>
        </w:rPr>
        <w:t>83</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fuel load, </w:t>
      </w:r>
      <m:oMath>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oMath>
      <w:r w:rsidRPr="00BA1179">
        <w:t xml:space="preserve"> is a reference maximum wind speed (e.g., 20 m/s), </w:t>
      </w:r>
      <m:oMath>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slope angle allowed in the terrain model. </w:t>
      </w:r>
      <w:r w:rsidRPr="00BA1179">
        <w:rPr>
          <w:rFonts w:ascii="Cambria Math" w:hAnsi="Cambria Math"/>
          <w:i/>
        </w:rPr>
        <w:br/>
      </w:r>
      <m:oMathPara>
        <m:oMath>
          <m:r>
            <w:rPr>
              <w:rFonts w:ascii="Cambria Math" w:hAnsi="Cambria Math"/>
            </w:rPr>
            <m:t>0≤</m:t>
          </m:r>
          <m:acc>
            <m:accPr>
              <m:chr m:val="̃"/>
              <m:ctrlPr>
                <w:rPr>
                  <w:rFonts w:ascii="Cambria Math" w:hAnsi="Cambria Math"/>
                </w:rPr>
              </m:ctrlPr>
            </m:accPr>
            <m:e>
              <m:r>
                <w:rPr>
                  <w:rFonts w:ascii="Cambria Math" w:hAnsi="Cambria Math"/>
                </w:rPr>
                <m:t>F</m:t>
              </m:r>
            </m:e>
          </m:acc>
          <m:r>
            <w:rPr>
              <w:rFonts w:ascii="Cambria Math" w:hAnsi="Cambria Math"/>
            </w:rPr>
            <m:t>,</m:t>
          </m:r>
          <m:acc>
            <m:accPr>
              <m:chr m:val="̃"/>
              <m:ctrlPr>
                <w:rPr>
                  <w:rFonts w:ascii="Cambria Math" w:hAnsi="Cambria Math"/>
                </w:rPr>
              </m:ctrlPr>
            </m:accPr>
            <m:e>
              <m:r>
                <w:rPr>
                  <w:rFonts w:ascii="Cambria Math" w:hAnsi="Cambria Math"/>
                </w:rPr>
                <m:t>W</m:t>
              </m:r>
            </m:e>
          </m:acc>
          <m:r>
            <w:rPr>
              <w:rFonts w:ascii="Cambria Math" w:hAnsi="Cambria Math"/>
            </w:rPr>
            <m:t>,</m:t>
          </m:r>
          <m:acc>
            <m:accPr>
              <m:chr m:val="̃"/>
              <m:ctrlPr>
                <w:rPr>
                  <w:rFonts w:ascii="Cambria Math" w:hAnsi="Cambria Math"/>
                </w:rPr>
              </m:ctrlPr>
            </m:accPr>
            <m:e>
              <m:r>
                <w:rPr>
                  <w:rFonts w:ascii="Cambria Math" w:hAnsi="Cambria Math"/>
                </w:rPr>
                <m:t>S</m:t>
              </m:r>
            </m:e>
          </m:acc>
          <m:r>
            <w:rPr>
              <w:rFonts w:ascii="Cambria Math" w:hAnsi="Cambria Math"/>
            </w:rPr>
            <m:t>≤1</m:t>
          </m:r>
        </m:oMath>
      </m:oMathPara>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17E3B" w:rsidRPr="00BA1179" w14:paraId="5CBF22EF" w14:textId="77777777" w:rsidTr="009451D6">
        <w:tc>
          <w:tcPr>
            <w:tcW w:w="4472" w:type="pct"/>
            <w:vAlign w:val="center"/>
          </w:tcPr>
          <w:p w14:paraId="6858EF31" w14:textId="4EA76048" w:rsidR="00417E3B" w:rsidRPr="00BA1179" w:rsidRDefault="00000000" w:rsidP="003C1515">
            <w:pPr>
              <w:pStyle w:val="TableText"/>
            </w:p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den>
              </m:f>
            </m:oMath>
            <w:r w:rsidRPr="00BA1179">
              <w:t>,</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den>
              </m:f>
            </m:oMath>
            <w:r w:rsidRPr="00BA1179">
              <w:t>,</w:t>
            </w:r>
            <w:r w:rsidRPr="00BA1179">
              <w:rPr>
                <w:rFonts w:ascii="Cambria Math" w:hAnsi="Cambria Math"/>
              </w:rPr>
              <w:t xml:space="preserve">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e>
                      </m:d>
                    </m:e>
                  </m:func>
                </m:num>
                <m:den>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e>
                      </m:d>
                    </m:e>
                  </m:func>
                </m:den>
              </m:f>
            </m:oMath>
          </w:p>
        </w:tc>
        <w:tc>
          <w:tcPr>
            <w:tcW w:w="528" w:type="pct"/>
            <w:vAlign w:val="center"/>
          </w:tcPr>
          <w:p w14:paraId="36DD241C" w14:textId="0D3163F1" w:rsidR="00417E3B" w:rsidRPr="00BA1179" w:rsidRDefault="00417E3B" w:rsidP="006601CA">
            <w:pPr>
              <w:pStyle w:val="TableText"/>
            </w:pPr>
            <w:bookmarkStart w:id="418" w:name="_Ref223265050"/>
            <w:r w:rsidRPr="00BA1179">
              <w:t xml:space="preserve">( </w:t>
            </w:r>
            <w:r w:rsidRPr="00BA1179">
              <w:fldChar w:fldCharType="begin"/>
            </w:r>
            <w:r w:rsidRPr="00BA1179">
              <w:instrText xml:space="preserve"> SEQ ( \* ARABIC </w:instrText>
            </w:r>
            <w:r w:rsidRPr="00BA1179">
              <w:fldChar w:fldCharType="separate"/>
            </w:r>
            <w:r w:rsidR="008B09EB">
              <w:rPr>
                <w:noProof/>
              </w:rPr>
              <w:t>83</w:t>
            </w:r>
            <w:r w:rsidRPr="00BA1179">
              <w:fldChar w:fldCharType="end"/>
            </w:r>
            <w:r w:rsidRPr="00BA1179">
              <w:t xml:space="preserve"> )</w:t>
            </w:r>
            <w:bookmarkEnd w:id="418"/>
          </w:p>
        </w:tc>
      </w:tr>
    </w:tbl>
    <w:p w14:paraId="72BB0B14" w14:textId="52B413D5" w:rsidR="00417E3B" w:rsidRPr="00BA1179" w:rsidRDefault="00417E3B" w:rsidP="00B9453D">
      <w:pPr>
        <w:pStyle w:val="TableText"/>
      </w:pPr>
      <w:r w:rsidRPr="00BA1179">
        <w:t xml:space="preserve">The local fire intensity proxy is defined as </w:t>
      </w:r>
      <w:r w:rsidRPr="00BA1179">
        <w:fldChar w:fldCharType="begin"/>
      </w:r>
      <w:r w:rsidRPr="00BA1179">
        <w:instrText xml:space="preserve"> REF _Ref223265237 \h </w:instrText>
      </w:r>
      <w:r w:rsidRPr="00BA1179">
        <w:fldChar w:fldCharType="separate"/>
      </w:r>
      <w:r w:rsidR="008B09EB" w:rsidRPr="00BA1179">
        <w:t xml:space="preserve">( </w:t>
      </w:r>
      <w:r w:rsidR="008B09EB">
        <w:rPr>
          <w:noProof/>
        </w:rPr>
        <w:t>84</w:t>
      </w:r>
      <w:r w:rsidR="008B09EB" w:rsidRPr="00BA1179">
        <w:t xml:space="preserve"> )</w:t>
      </w:r>
      <w:r w:rsidRPr="00BA1179">
        <w:fldChar w:fldCharType="end"/>
      </w:r>
      <w:r w:rsidRPr="00BA1179">
        <w:t xml:space="preserve">. The intensity proxy is normalized and bounded within the interval [0,1] in order to ensure numerical stability and consistent interpretation across grid cells. </w:t>
      </w:r>
      <m:oMath>
        <m:r>
          <w:rPr>
            <w:rFonts w:ascii="Cambria Math" w:hAnsi="Cambria Math"/>
          </w:rPr>
          <m:t>β&gt;0</m:t>
        </m:r>
      </m:oMath>
      <w:r w:rsidRPr="00BA1179">
        <w:t xml:space="preserve"> is the global intensity gain parameter, </w:t>
      </w: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wind weighting coefficient, </w:t>
      </w:r>
      <m:oMath>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slope weighting coefficient.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t xml:space="preserve"> ensures that non-burning cells have zero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990872" w:rsidRPr="00BA1179" w14:paraId="18800BEB" w14:textId="77777777" w:rsidTr="009451D6">
        <w:tc>
          <w:tcPr>
            <w:tcW w:w="4472" w:type="pct"/>
            <w:vAlign w:val="center"/>
          </w:tcPr>
          <w:p w14:paraId="523D6100" w14:textId="4B2F7B88" w:rsidR="00990872" w:rsidRPr="00BA1179" w:rsidRDefault="00000000" w:rsidP="00B9453D">
            <w:pPr>
              <w:pStyle w:val="ParText"/>
              <w:spacing w:after="160"/>
              <w:rPr>
                <w:rFonts w:eastAsiaTheme="minorEastAsia"/>
                <w:sz w:val="22"/>
                <w:szCs w:val="20"/>
              </w:rPr>
            </w:pPr>
            <m:oMathPara>
              <m:oMath>
                <m:sSub>
                  <m:sSubPr>
                    <m:ctrlPr>
                      <w:rPr>
                        <w:rFonts w:ascii="Cambria Math" w:hAnsi="Cambria Math"/>
                        <w:sz w:val="22"/>
                        <w:szCs w:val="20"/>
                      </w:rPr>
                    </m:ctrlPr>
                  </m:sSubPr>
                  <m:e>
                    <m:r>
                      <w:rPr>
                        <w:rFonts w:ascii="Cambria Math" w:hAnsi="Cambria Math"/>
                        <w:sz w:val="22"/>
                        <w:szCs w:val="20"/>
                      </w:rPr>
                      <m:t>I</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tanh</m:t>
                    </m:r>
                  </m:fName>
                  <m:e>
                    <m:d>
                      <m:dPr>
                        <m:ctrlPr>
                          <w:rPr>
                            <w:rFonts w:ascii="Cambria Math" w:hAnsi="Cambria Math"/>
                            <w:sz w:val="22"/>
                            <w:szCs w:val="20"/>
                          </w:rPr>
                        </m:ctrlPr>
                      </m:dPr>
                      <m:e>
                        <m:r>
                          <w:rPr>
                            <w:rFonts w:ascii="Cambria Math" w:hAnsi="Cambria Math"/>
                            <w:sz w:val="22"/>
                            <w:szCs w:val="20"/>
                          </w:rPr>
                          <m:t>β</m:t>
                        </m:r>
                        <m:d>
                          <m:dPr>
                            <m:ctrlPr>
                              <w:rPr>
                                <w:rFonts w:ascii="Cambria Math" w:hAnsi="Cambria Math"/>
                                <w:sz w:val="22"/>
                                <w:szCs w:val="20"/>
                              </w:rPr>
                            </m:ctrlPr>
                          </m:dPr>
                          <m:e>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F</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W</m:t>
                                </m:r>
                              </m:sub>
                            </m:sSub>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W</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S</m:t>
                                </m:r>
                              </m:sub>
                            </m:sSub>
                            <m:acc>
                              <m:accPr>
                                <m:chr m:val="̃"/>
                                <m:ctrlPr>
                                  <w:rPr>
                                    <w:rFonts w:ascii="Cambria Math" w:hAnsi="Cambria Math"/>
                                    <w:sz w:val="22"/>
                                    <w:szCs w:val="20"/>
                                  </w:rPr>
                                </m:ctrlPr>
                              </m:accPr>
                              <m:e>
                                <m:r>
                                  <w:rPr>
                                    <w:rFonts w:ascii="Cambria Math" w:hAnsi="Cambria Math"/>
                                    <w:sz w:val="22"/>
                                    <w:szCs w:val="20"/>
                                  </w:rPr>
                                  <m:t>S</m:t>
                                </m:r>
                              </m:e>
                            </m:acc>
                            <m:d>
                              <m:dPr>
                                <m:ctrlPr>
                                  <w:rPr>
                                    <w:rFonts w:ascii="Cambria Math" w:hAnsi="Cambria Math"/>
                                    <w:i/>
                                    <w:sz w:val="22"/>
                                    <w:szCs w:val="20"/>
                                  </w:rPr>
                                </m:ctrlPr>
                              </m:dPr>
                              <m:e>
                                <m:r>
                                  <w:rPr>
                                    <w:rFonts w:ascii="Cambria Math" w:hAnsi="Cambria Math"/>
                                    <w:sz w:val="22"/>
                                    <w:szCs w:val="20"/>
                                  </w:rPr>
                                  <m:t>x,y</m:t>
                                </m:r>
                              </m:e>
                            </m:d>
                          </m:e>
                        </m:d>
                      </m:e>
                    </m:d>
                  </m:e>
                </m:func>
              </m:oMath>
            </m:oMathPara>
          </w:p>
        </w:tc>
        <w:tc>
          <w:tcPr>
            <w:tcW w:w="528" w:type="pct"/>
            <w:vAlign w:val="center"/>
          </w:tcPr>
          <w:p w14:paraId="17BF1472" w14:textId="0C771F2C" w:rsidR="00990872" w:rsidRPr="00BA1179" w:rsidRDefault="00990872" w:rsidP="006601CA">
            <w:pPr>
              <w:pStyle w:val="TableText"/>
            </w:pPr>
            <w:bookmarkStart w:id="419" w:name="_Ref223265237"/>
            <w:r w:rsidRPr="00BA1179">
              <w:t xml:space="preserve">( </w:t>
            </w:r>
            <w:r w:rsidRPr="00BA1179">
              <w:fldChar w:fldCharType="begin"/>
            </w:r>
            <w:r w:rsidRPr="00BA1179">
              <w:instrText xml:space="preserve"> SEQ ( \* ARABIC </w:instrText>
            </w:r>
            <w:r w:rsidRPr="00BA1179">
              <w:fldChar w:fldCharType="separate"/>
            </w:r>
            <w:r w:rsidR="008B09EB">
              <w:rPr>
                <w:noProof/>
              </w:rPr>
              <w:t>84</w:t>
            </w:r>
            <w:r w:rsidRPr="00BA1179">
              <w:fldChar w:fldCharType="end"/>
            </w:r>
            <w:r w:rsidRPr="00BA1179">
              <w:t xml:space="preserve"> )</w:t>
            </w:r>
            <w:bookmarkEnd w:id="419"/>
          </w:p>
        </w:tc>
      </w:tr>
    </w:tbl>
    <w:p w14:paraId="3AB97FD0" w14:textId="591E866A" w:rsidR="00417E3B" w:rsidRPr="00BA1179" w:rsidRDefault="00417E3B" w:rsidP="00C653C1">
      <w:pPr>
        <w:pStyle w:val="ParText"/>
      </w:pPr>
      <w:r w:rsidRPr="00BA1179">
        <w:t xml:space="preserve">The normalized structure ensures that fuel load remains the dominant contributor; wind and slope act as amplifying modifiers; intensity remains bounded in </w:t>
      </w:r>
      <m:oMath>
        <m:d>
          <m:dPr>
            <m:begChr m:val="["/>
            <m:endChr m:val="]"/>
            <m:ctrlPr>
              <w:rPr>
                <w:rFonts w:ascii="Cambria Math" w:hAnsi="Cambria Math"/>
              </w:rPr>
            </m:ctrlPr>
          </m:dPr>
          <m:e>
            <m:r>
              <m:rPr>
                <m:sty m:val="p"/>
              </m:rPr>
              <w:rPr>
                <w:rFonts w:ascii="Cambria Math" w:hAnsi="Cambria Math"/>
              </w:rPr>
              <m:t>0,1</m:t>
            </m:r>
          </m:e>
        </m:d>
      </m:oMath>
      <w:r w:rsidRPr="00BA1179">
        <w:t>. The fire intensity evolution parameters are listed in Table C.1.</w:t>
      </w:r>
    </w:p>
    <w:p w14:paraId="751030D8" w14:textId="0C740C6B" w:rsidR="00AC5391" w:rsidRPr="00BA1179" w:rsidRDefault="00AC5391" w:rsidP="00AC5391">
      <w:pPr>
        <w:pStyle w:val="Caption"/>
        <w:keepNext/>
        <w:keepLines/>
      </w:pPr>
      <w:bookmarkStart w:id="420" w:name="TableC1"/>
      <w:r w:rsidRPr="00BA1179">
        <w:t>Table C.1 Fire intensity evolution parameters</w:t>
      </w:r>
    </w:p>
    <w:bookmarkEnd w:id="420"/>
    <w:tbl>
      <w:tblPr>
        <w:tblStyle w:val="GridTable1Light"/>
        <w:tblW w:w="5000" w:type="pct"/>
        <w:tblLook w:val="04A0" w:firstRow="1" w:lastRow="0" w:firstColumn="1" w:lastColumn="0" w:noHBand="0" w:noVBand="1"/>
      </w:tblPr>
      <w:tblGrid>
        <w:gridCol w:w="590"/>
        <w:gridCol w:w="1617"/>
        <w:gridCol w:w="1360"/>
        <w:gridCol w:w="4470"/>
      </w:tblGrid>
      <w:tr w:rsidR="00C653C1" w:rsidRPr="00BA1179" w14:paraId="64014B18"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 w:type="pct"/>
            <w:hideMark/>
          </w:tcPr>
          <w:p w14:paraId="46E279DA" w14:textId="0C024D72" w:rsidR="00C653C1" w:rsidRPr="00BA1179" w:rsidRDefault="00C653C1" w:rsidP="00AC5391">
            <w:pPr>
              <w:pStyle w:val="TableText"/>
              <w:jc w:val="center"/>
            </w:pPr>
          </w:p>
        </w:tc>
        <w:tc>
          <w:tcPr>
            <w:tcW w:w="1006" w:type="pct"/>
          </w:tcPr>
          <w:p w14:paraId="7D15F58C" w14:textId="1C8A662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Range</w:t>
            </w:r>
          </w:p>
        </w:tc>
        <w:tc>
          <w:tcPr>
            <w:tcW w:w="846" w:type="pct"/>
            <w:hideMark/>
          </w:tcPr>
          <w:p w14:paraId="7969772F" w14:textId="247A422E"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Value</w:t>
            </w:r>
          </w:p>
        </w:tc>
        <w:tc>
          <w:tcPr>
            <w:tcW w:w="2781" w:type="pct"/>
            <w:hideMark/>
          </w:tcPr>
          <w:p w14:paraId="5E0E41DB" w14:textId="7777777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Interpretation</w:t>
            </w:r>
          </w:p>
        </w:tc>
      </w:tr>
      <w:tr w:rsidR="00C653C1" w:rsidRPr="00BA1179" w14:paraId="07DFBD42"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0AABE13" w14:textId="2ACE8AA7" w:rsidR="00C653C1" w:rsidRPr="00BA1179" w:rsidRDefault="00C653C1" w:rsidP="00AC5391">
            <w:pPr>
              <w:pStyle w:val="TableText"/>
              <w:jc w:val="left"/>
            </w:pPr>
            <m:oMathPara>
              <m:oMath>
                <m:r>
                  <m:rPr>
                    <m:sty m:val="bi"/>
                  </m:rPr>
                  <w:rPr>
                    <w:rFonts w:ascii="Cambria Math" w:hAnsi="Cambria Math"/>
                  </w:rPr>
                  <m:t>β</m:t>
                </m:r>
              </m:oMath>
            </m:oMathPara>
          </w:p>
        </w:tc>
        <w:tc>
          <w:tcPr>
            <w:tcW w:w="1006" w:type="pct"/>
          </w:tcPr>
          <w:p w14:paraId="353B6C6D" w14:textId="382FE53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1≤β≤3</m:t>
                </m:r>
              </m:oMath>
            </m:oMathPara>
          </w:p>
        </w:tc>
        <w:tc>
          <w:tcPr>
            <w:tcW w:w="846" w:type="pct"/>
            <w:hideMark/>
          </w:tcPr>
          <w:p w14:paraId="514A9706" w14:textId="4E79E462"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2.0</w:t>
            </w:r>
          </w:p>
        </w:tc>
        <w:tc>
          <w:tcPr>
            <w:tcW w:w="2781" w:type="pct"/>
            <w:hideMark/>
          </w:tcPr>
          <w:p w14:paraId="35909CE5"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Moderate global intensity amplification</w:t>
            </w:r>
          </w:p>
        </w:tc>
      </w:tr>
      <w:tr w:rsidR="00C653C1" w:rsidRPr="00BA1179" w14:paraId="5A75AD4B"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D6C4C11" w14:textId="1E430CBB"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W</m:t>
                    </m:r>
                  </m:sub>
                </m:sSub>
              </m:oMath>
            </m:oMathPara>
          </w:p>
        </w:tc>
        <w:tc>
          <w:tcPr>
            <w:tcW w:w="1006" w:type="pct"/>
          </w:tcPr>
          <w:p w14:paraId="08BF11BC" w14:textId="21DB894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≤0.7</m:t>
                </m:r>
              </m:oMath>
            </m:oMathPara>
          </w:p>
        </w:tc>
        <w:tc>
          <w:tcPr>
            <w:tcW w:w="846" w:type="pct"/>
            <w:hideMark/>
          </w:tcPr>
          <w:p w14:paraId="2EAEFFC5" w14:textId="43BB6FDC"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0.5</w:t>
            </w:r>
          </w:p>
        </w:tc>
        <w:tc>
          <w:tcPr>
            <w:tcW w:w="2781" w:type="pct"/>
            <w:hideMark/>
          </w:tcPr>
          <w:p w14:paraId="0A96E902"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Wind moderately increases intensity</w:t>
            </w:r>
          </w:p>
        </w:tc>
      </w:tr>
      <w:tr w:rsidR="00C653C1" w:rsidRPr="00BA1179" w14:paraId="3C35D5E0"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6F85FF98" w14:textId="18B7959A"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S</m:t>
                    </m:r>
                  </m:sub>
                </m:sSub>
              </m:oMath>
            </m:oMathPara>
          </w:p>
        </w:tc>
        <w:tc>
          <w:tcPr>
            <w:tcW w:w="1006" w:type="pct"/>
          </w:tcPr>
          <w:p w14:paraId="24AC50C1" w14:textId="63E9D977"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≤0.5</m:t>
                </m:r>
              </m:oMath>
            </m:oMathPara>
          </w:p>
        </w:tc>
        <w:tc>
          <w:tcPr>
            <w:tcW w:w="846" w:type="pct"/>
            <w:hideMark/>
          </w:tcPr>
          <w:p w14:paraId="02AB52E6" w14:textId="2517FF5D"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0.3</w:t>
            </w:r>
          </w:p>
        </w:tc>
        <w:tc>
          <w:tcPr>
            <w:tcW w:w="2781" w:type="pct"/>
            <w:hideMark/>
          </w:tcPr>
          <w:p w14:paraId="0197EB98"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Slope has secondary influence</w:t>
            </w:r>
          </w:p>
        </w:tc>
      </w:tr>
    </w:tbl>
    <w:p w14:paraId="2ACB1E80" w14:textId="77777777" w:rsidR="00F456A5" w:rsidRPr="00BA1179" w:rsidRDefault="00F456A5" w:rsidP="00F456A5">
      <w:pPr>
        <w:pStyle w:val="ParText"/>
      </w:pPr>
    </w:p>
    <w:p w14:paraId="4D5DDDDB" w14:textId="77777777" w:rsidR="00F456A5" w:rsidRPr="00BA1179" w:rsidRDefault="00F456A5" w:rsidP="00F456A5">
      <w:pPr>
        <w:pStyle w:val="ParText"/>
        <w:sectPr w:rsidR="00F456A5" w:rsidRPr="00BA1179" w:rsidSect="003E313C">
          <w:type w:val="oddPage"/>
          <w:pgSz w:w="11906" w:h="16838"/>
          <w:pgMar w:top="1987" w:right="1584" w:bottom="1584" w:left="2275" w:header="706" w:footer="1411" w:gutter="0"/>
          <w:lnNumType w:countBy="1" w:restart="continuous"/>
          <w:cols w:space="708"/>
          <w:docGrid w:linePitch="360"/>
        </w:sectPr>
      </w:pPr>
    </w:p>
    <w:p w14:paraId="10B88EAA" w14:textId="148791C2" w:rsidR="000E1725" w:rsidRPr="00BA1179" w:rsidRDefault="00000000" w:rsidP="00EB4AE8">
      <w:pPr>
        <w:pStyle w:val="Appendix"/>
      </w:pPr>
      <w:bookmarkStart w:id="421" w:name="_Ref234617318"/>
      <w:bookmarkStart w:id="422" w:name="_Ref234617321"/>
      <w:bookmarkStart w:id="423" w:name="_Ref234520328"/>
      <w:bookmarkStart w:id="424" w:name="_Toc236342194"/>
      <w:r w:rsidRPr="00BA1179">
        <w:lastRenderedPageBreak/>
        <w:t>Complete Concept Mapping Specification</w:t>
      </w:r>
      <w:bookmarkEnd w:id="421"/>
      <w:bookmarkEnd w:id="422"/>
      <w:bookmarkEnd w:id="424"/>
    </w:p>
    <w:p w14:paraId="10F26D51" w14:textId="58AB7C99" w:rsidR="000E1725" w:rsidRPr="00BA1179" w:rsidRDefault="00000000" w:rsidP="00852310">
      <w:pPr>
        <w:pStyle w:val="ParText"/>
        <w:rPr>
          <w:rFonts w:cs="Times New Roman"/>
          <w:szCs w:val="24"/>
        </w:rPr>
      </w:pPr>
      <w:r w:rsidRPr="00BA1179">
        <w:rPr>
          <w:rFonts w:cs="Times New Roman"/>
          <w:szCs w:val="24"/>
        </w:rPr>
        <w:t xml:space="preserve">This appendix states every numerical constant of the concept layer involving the wiring of the hierarchy </w:t>
      </w:r>
      <w:r w:rsidRPr="00BA1179">
        <w:rPr>
          <w:rFonts w:cs="Times New Roman"/>
          <w:szCs w:val="24"/>
        </w:rPr>
        <w:fldChar w:fldCharType="begin"/>
      </w:r>
      <w:r w:rsidRPr="00BA1179">
        <w:rPr>
          <w:rFonts w:cs="Times New Roman"/>
          <w:szCs w:val="24"/>
        </w:rPr>
        <w:instrText xml:space="preserve"> REF _RefEqB5401 \h  \* MERGEFORMAT </w:instrText>
      </w:r>
      <w:r w:rsidRPr="00BA1179">
        <w:rPr>
          <w:rFonts w:cs="Times New Roman"/>
          <w:szCs w:val="24"/>
        </w:rPr>
      </w:r>
      <w:r w:rsidRPr="00BA1179">
        <w:rPr>
          <w:rFonts w:cs="Times New Roman"/>
          <w:szCs w:val="24"/>
        </w:rPr>
        <w:fldChar w:fldCharType="separate"/>
      </w:r>
      <w:r w:rsidR="008B09EB" w:rsidRPr="008B09EB">
        <w:rPr>
          <w:rFonts w:cs="Times New Roman"/>
          <w:szCs w:val="24"/>
        </w:rPr>
        <w:t>( 41 )</w:t>
      </w:r>
      <w:r w:rsidRPr="00BA1179">
        <w:rPr>
          <w:rFonts w:cs="Times New Roman"/>
          <w:szCs w:val="24"/>
        </w:rPr>
        <w:fldChar w:fldCharType="end"/>
      </w:r>
      <w:r w:rsidRPr="00BA1179">
        <w:rPr>
          <w:rFonts w:cs="Times New Roman"/>
          <w:szCs w:val="24"/>
        </w:rPr>
        <w:t xml:space="preserve">; the aggregation rule </w:t>
      </w:r>
      <w:r w:rsidRPr="00BA1179">
        <w:rPr>
          <w:rFonts w:cs="Times New Roman"/>
          <w:szCs w:val="24"/>
        </w:rPr>
        <w:fldChar w:fldCharType="begin"/>
      </w:r>
      <w:r w:rsidRPr="00BA1179">
        <w:rPr>
          <w:rFonts w:cs="Times New Roman"/>
          <w:szCs w:val="24"/>
        </w:rPr>
        <w:instrText xml:space="preserve"> REF _RefEqB4205 \h  \* MERGEFORMAT </w:instrText>
      </w:r>
      <w:r w:rsidRPr="00BA1179">
        <w:rPr>
          <w:rFonts w:cs="Times New Roman"/>
          <w:szCs w:val="24"/>
        </w:rPr>
      </w:r>
      <w:r w:rsidRPr="00BA1179">
        <w:rPr>
          <w:rFonts w:cs="Times New Roman"/>
          <w:szCs w:val="24"/>
        </w:rPr>
        <w:fldChar w:fldCharType="separate"/>
      </w:r>
      <w:r w:rsidR="008B09EB" w:rsidRPr="008B09EB">
        <w:rPr>
          <w:rFonts w:cs="Times New Roman"/>
          <w:szCs w:val="24"/>
        </w:rPr>
        <w:t>( 42 )</w:t>
      </w:r>
      <w:r w:rsidRPr="00BA1179">
        <w:rPr>
          <w:rFonts w:cs="Times New Roman"/>
          <w:szCs w:val="24"/>
        </w:rPr>
        <w:fldChar w:fldCharType="end"/>
      </w:r>
      <w:r w:rsidRPr="00BA1179">
        <w:rPr>
          <w:rFonts w:cs="Times New Roman"/>
          <w:szCs w:val="24"/>
        </w:rPr>
        <w:t xml:space="preserve">; the gating rule </w:t>
      </w:r>
      <w:r w:rsidRPr="00BA1179">
        <w:rPr>
          <w:rFonts w:cs="Times New Roman"/>
          <w:szCs w:val="24"/>
        </w:rPr>
        <w:fldChar w:fldCharType="begin"/>
      </w:r>
      <w:r w:rsidRPr="00BA1179">
        <w:rPr>
          <w:rFonts w:cs="Times New Roman"/>
          <w:szCs w:val="24"/>
        </w:rPr>
        <w:instrText xml:space="preserve"> REF _Ref234616199 \h </w:instrText>
      </w:r>
      <w:r w:rsidRPr="00BA1179">
        <w:rPr>
          <w:rFonts w:cs="Times New Roman"/>
          <w:szCs w:val="24"/>
        </w:rPr>
      </w:r>
      <w:r w:rsidRPr="00BA1179">
        <w:rPr>
          <w:rFonts w:cs="Times New Roman"/>
          <w:szCs w:val="24"/>
        </w:rPr>
        <w:fldChar w:fldCharType="separate"/>
      </w:r>
      <w:r w:rsidR="008B09EB" w:rsidRPr="00BA1179">
        <w:t xml:space="preserve">( </w:t>
      </w:r>
      <w:r w:rsidR="008B09EB">
        <w:rPr>
          <w:noProof/>
        </w:rPr>
        <w:t>43</w:t>
      </w:r>
      <w:r w:rsidR="008B09EB" w:rsidRPr="00BA1179">
        <w:t xml:space="preserve"> )</w:t>
      </w:r>
      <w:r w:rsidRPr="00BA1179">
        <w:rPr>
          <w:rFonts w:cs="Times New Roman"/>
          <w:szCs w:val="24"/>
        </w:rPr>
        <w:fldChar w:fldCharType="end"/>
      </w:r>
      <w:r w:rsidRPr="00BA1179">
        <w:rPr>
          <w:rFonts w:cs="Times New Roman"/>
          <w:szCs w:val="24"/>
        </w:rPr>
        <w:t xml:space="preserve">. The term partitions of all features and concepts are the five-term trapezoidal partitions of the background chapter, applied to the unit interval. The saturated end terms carry full membership at the boundaries of the unit interval. </w:t>
      </w:r>
    </w:p>
    <w:p w14:paraId="3F587EF6" w14:textId="07E24F57" w:rsidR="000E1725" w:rsidRPr="00BA1179" w:rsidRDefault="00000000" w:rsidP="00852310">
      <w:pPr>
        <w:pStyle w:val="Caption"/>
        <w:keepNext/>
        <w:rPr>
          <w:rFonts w:cs="Times New Roman"/>
          <w:szCs w:val="24"/>
        </w:rPr>
      </w:pPr>
      <w:bookmarkStart w:id="425" w:name="_RefTblE1"/>
      <w:bookmarkStart w:id="426" w:name="TableD1"/>
      <w:r w:rsidRPr="00BA1179">
        <w:rPr>
          <w:rFonts w:cs="Times New Roman"/>
          <w:szCs w:val="24"/>
        </w:rPr>
        <w:t xml:space="preserve">Table D.1 Level 1 to 4 aggregation weights over the </w:t>
      </w:r>
      <w:bookmarkEnd w:id="425"/>
      <w:r w:rsidRPr="00BA1179">
        <w:rPr>
          <w:rFonts w:cs="Times New Roman"/>
          <w:szCs w:val="24"/>
        </w:rPr>
        <w:t>previous levels</w:t>
      </w:r>
    </w:p>
    <w:tbl>
      <w:tblPr>
        <w:tblStyle w:val="GridTable1Light"/>
        <w:tblW w:w="5000" w:type="pct"/>
        <w:tblLook w:val="04A0" w:firstRow="1" w:lastRow="0" w:firstColumn="1" w:lastColumn="0" w:noHBand="0" w:noVBand="1"/>
      </w:tblPr>
      <w:tblGrid>
        <w:gridCol w:w="2972"/>
        <w:gridCol w:w="3253"/>
        <w:gridCol w:w="1812"/>
      </w:tblGrid>
      <w:tr w:rsidR="00852310" w:rsidRPr="00BA1179" w14:paraId="3936B48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pct"/>
          </w:tcPr>
          <w:bookmarkEnd w:id="426"/>
          <w:p w14:paraId="410B8898" w14:textId="77777777" w:rsidR="000E1725" w:rsidRPr="00BA1179" w:rsidRDefault="00000000" w:rsidP="00BB22F7">
            <w:pPr>
              <w:rPr>
                <w:rFonts w:cs="Times New Roman"/>
                <w:szCs w:val="24"/>
              </w:rPr>
            </w:pPr>
            <w:r w:rsidRPr="00BA1179">
              <w:rPr>
                <w:rFonts w:cs="Times New Roman"/>
                <w:szCs w:val="24"/>
              </w:rPr>
              <w:t>Concept</w:t>
            </w:r>
          </w:p>
        </w:tc>
        <w:tc>
          <w:tcPr>
            <w:tcW w:w="2024" w:type="pct"/>
          </w:tcPr>
          <w:p w14:paraId="72841844" w14:textId="5EE242FB"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Contributor set</w:t>
            </w:r>
          </w:p>
        </w:tc>
        <w:tc>
          <w:tcPr>
            <w:tcW w:w="1127" w:type="pct"/>
          </w:tcPr>
          <w:p w14:paraId="50A3DBDE"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 xml:space="preserve">Weights </w:t>
            </w:r>
            <m:oMath>
              <m:r>
                <m:rPr>
                  <m:sty m:val="bi"/>
                </m:rPr>
                <w:rPr>
                  <w:rFonts w:ascii="Cambria Math" w:hAnsi="Cambria Math" w:cs="Times New Roman"/>
                  <w:szCs w:val="24"/>
                </w:rPr>
                <m:t>ω</m:t>
              </m:r>
            </m:oMath>
          </w:p>
        </w:tc>
      </w:tr>
      <w:tr w:rsidR="00852310" w:rsidRPr="00BA1179" w14:paraId="6AF46883"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2B899E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(1)</m:t>
                  </m:r>
                </m:sup>
              </m:sSubSup>
            </m:oMath>
            <w:r w:rsidRPr="00BA1179">
              <w:rPr>
                <w:rFonts w:cs="Times New Roman"/>
                <w:szCs w:val="24"/>
              </w:rPr>
              <w:t xml:space="preserve"> fire severity</w:t>
            </w:r>
          </w:p>
        </w:tc>
        <w:tc>
          <w:tcPr>
            <w:tcW w:w="2024" w:type="pct"/>
          </w:tcPr>
          <w:p w14:paraId="7EF5EEB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m:t>
                  </m:r>
                </m:sub>
              </m:sSub>
            </m:oMath>
            <w:r w:rsidRPr="00BA1179">
              <w:rPr>
                <w:rFonts w:cs="Times New Roman"/>
                <w:szCs w:val="24"/>
              </w:rPr>
              <w:t xml:space="preserve"> fire intensity,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w:t>
            </w:r>
          </w:p>
        </w:tc>
        <w:tc>
          <w:tcPr>
            <w:tcW w:w="1127" w:type="pct"/>
          </w:tcPr>
          <w:p w14:paraId="3BD4BA1B"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0.60, 0.40</w:t>
            </w:r>
          </w:p>
        </w:tc>
      </w:tr>
      <w:tr w:rsidR="00852310" w:rsidRPr="00BA1179" w14:paraId="6AE3D6AF"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3D5A471A"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(1)</m:t>
                  </m:r>
                </m:sup>
              </m:sSubSup>
            </m:oMath>
            <w:r w:rsidRPr="00BA1179">
              <w:rPr>
                <w:rFonts w:cs="Times New Roman"/>
                <w:szCs w:val="24"/>
              </w:rPr>
              <w:t xml:space="preserve"> spread hazard</w:t>
            </w:r>
          </w:p>
        </w:tc>
        <w:tc>
          <w:tcPr>
            <w:tcW w:w="2024" w:type="pct"/>
          </w:tcPr>
          <w:p w14:paraId="4B667E4C" w14:textId="594FD454" w:rsidR="000E1725" w:rsidRPr="00BA1179" w:rsidRDefault="00000000" w:rsidP="00D44C01">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4</m:t>
                  </m:r>
                </m:sub>
              </m:sSub>
            </m:oMath>
            <w:r w:rsidRPr="00BA1179">
              <w:rPr>
                <w:rFonts w:cs="Times New Roman"/>
                <w:szCs w:val="24"/>
              </w:rPr>
              <w:t xml:space="preserve"> ignition proximity</w:t>
            </w:r>
          </w:p>
        </w:tc>
        <w:tc>
          <w:tcPr>
            <w:tcW w:w="1127" w:type="pct"/>
          </w:tcPr>
          <w:p w14:paraId="3607F8E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0.45, 0.35, 0.20</w:t>
            </w:r>
          </w:p>
        </w:tc>
      </w:tr>
      <w:tr w:rsidR="00852310" w:rsidRPr="00BA1179" w14:paraId="7026C0A9"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1AFD695"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(1)</m:t>
                  </m:r>
                </m:sup>
              </m:sSubSup>
            </m:oMath>
            <w:r w:rsidRPr="00BA1179">
              <w:rPr>
                <w:rFonts w:cs="Times New Roman"/>
                <w:szCs w:val="24"/>
              </w:rPr>
              <w:t xml:space="preserve"> fuel hazard</w:t>
            </w:r>
          </w:p>
        </w:tc>
        <w:tc>
          <w:tcPr>
            <w:tcW w:w="2024" w:type="pct"/>
          </w:tcPr>
          <w:p w14:paraId="11C7F84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5</m:t>
                  </m:r>
                </m:sub>
              </m:sSub>
            </m:oMath>
            <w:r w:rsidRPr="00BA1179">
              <w:rPr>
                <w:rFonts w:cs="Times New Roman"/>
                <w:szCs w:val="24"/>
              </w:rPr>
              <w:t xml:space="preserve"> fuel load</w:t>
            </w:r>
          </w:p>
        </w:tc>
        <w:tc>
          <w:tcPr>
            <w:tcW w:w="1127" w:type="pct"/>
          </w:tcPr>
          <w:p w14:paraId="3F8BC58E"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6935ACCB"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9B9F8B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4</m:t>
                  </m:r>
                </m:sub>
                <m:sup>
                  <m:r>
                    <m:rPr>
                      <m:sty m:val="bi"/>
                    </m:rPr>
                    <w:rPr>
                      <w:rFonts w:ascii="Cambria Math" w:hAnsi="Cambria Math" w:cs="Times New Roman"/>
                      <w:szCs w:val="24"/>
                    </w:rPr>
                    <m:t>(1)</m:t>
                  </m:r>
                </m:sup>
              </m:sSubSup>
            </m:oMath>
            <w:r w:rsidRPr="00BA1179">
              <w:rPr>
                <w:rFonts w:cs="Times New Roman"/>
                <w:szCs w:val="24"/>
              </w:rPr>
              <w:t xml:space="preserve"> asset value</w:t>
            </w:r>
          </w:p>
        </w:tc>
        <w:tc>
          <w:tcPr>
            <w:tcW w:w="2024" w:type="pct"/>
          </w:tcPr>
          <w:p w14:paraId="0E86B4AF"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6</m:t>
                  </m:r>
                </m:sub>
              </m:sSub>
            </m:oMath>
            <w:r w:rsidRPr="00BA1179">
              <w:rPr>
                <w:rFonts w:cs="Times New Roman"/>
                <w:szCs w:val="24"/>
              </w:rPr>
              <w:t xml:space="preserve"> asset exposure</w:t>
            </w:r>
          </w:p>
        </w:tc>
        <w:tc>
          <w:tcPr>
            <w:tcW w:w="1127" w:type="pct"/>
          </w:tcPr>
          <w:p w14:paraId="60CE664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6CC480B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B32D82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5</m:t>
                  </m:r>
                </m:sub>
                <m:sup>
                  <m:r>
                    <m:rPr>
                      <m:sty m:val="bi"/>
                    </m:rPr>
                    <w:rPr>
                      <w:rFonts w:ascii="Cambria Math" w:hAnsi="Cambria Math" w:cs="Times New Roman"/>
                      <w:szCs w:val="24"/>
                    </w:rPr>
                    <m:t>(1)</m:t>
                  </m:r>
                </m:sup>
              </m:sSubSup>
            </m:oMath>
            <w:r w:rsidRPr="00BA1179">
              <w:rPr>
                <w:rFonts w:cs="Times New Roman"/>
                <w:szCs w:val="24"/>
              </w:rPr>
              <w:t xml:space="preserve"> crew reachability</w:t>
            </w:r>
          </w:p>
        </w:tc>
        <w:tc>
          <w:tcPr>
            <w:tcW w:w="2024" w:type="pct"/>
          </w:tcPr>
          <w:p w14:paraId="789AA23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7</m:t>
                  </m:r>
                </m:sub>
              </m:sSub>
            </m:oMath>
            <w:r w:rsidRPr="00BA1179">
              <w:rPr>
                <w:rFonts w:cs="Times New Roman"/>
                <w:szCs w:val="24"/>
              </w:rPr>
              <w:t xml:space="preserve"> resource accessibility,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access and road status</w:t>
            </w:r>
          </w:p>
        </w:tc>
        <w:tc>
          <w:tcPr>
            <w:tcW w:w="1127" w:type="pct"/>
          </w:tcPr>
          <w:p w14:paraId="5F4ECAB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r w:rsidR="00852310" w:rsidRPr="00BA1179" w14:paraId="2B142D1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98AADF8"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6</m:t>
                  </m:r>
                </m:sub>
                <m:sup>
                  <m:r>
                    <m:rPr>
                      <m:sty m:val="bi"/>
                    </m:rPr>
                    <w:rPr>
                      <w:rFonts w:ascii="Cambria Math" w:hAnsi="Cambria Math" w:cs="Times New Roman"/>
                      <w:szCs w:val="24"/>
                    </w:rPr>
                    <m:t>(1)</m:t>
                  </m:r>
                </m:sup>
              </m:sSubSup>
            </m:oMath>
            <w:r w:rsidRPr="00BA1179">
              <w:rPr>
                <w:rFonts w:cs="Times New Roman"/>
                <w:szCs w:val="24"/>
              </w:rPr>
              <w:t xml:space="preserve"> logistics support</w:t>
            </w:r>
          </w:p>
        </w:tc>
        <w:tc>
          <w:tcPr>
            <w:tcW w:w="2024" w:type="pct"/>
          </w:tcPr>
          <w:p w14:paraId="6840D3A4"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9</m:t>
                  </m:r>
                </m:sub>
              </m:sSub>
            </m:oMath>
            <w:r w:rsidRPr="00BA1179">
              <w:rPr>
                <w:rFonts w:cs="Times New Roman"/>
                <w:szCs w:val="24"/>
              </w:rPr>
              <w:t xml:space="preserve"> suppression availability</w:t>
            </w:r>
          </w:p>
        </w:tc>
        <w:tc>
          <w:tcPr>
            <w:tcW w:w="1127" w:type="pct"/>
          </w:tcPr>
          <w:p w14:paraId="1A041E8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304D2B8E"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2C570FC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(2)</m:t>
                  </m:r>
                </m:sup>
              </m:sSubSup>
            </m:oMath>
            <w:r w:rsidRPr="00BA1179">
              <w:rPr>
                <w:rFonts w:cs="Times New Roman"/>
                <w:szCs w:val="24"/>
              </w:rPr>
              <w:t xml:space="preserve"> fire threat level</w:t>
            </w:r>
          </w:p>
        </w:tc>
        <w:tc>
          <w:tcPr>
            <w:tcW w:w="2024" w:type="pct"/>
          </w:tcPr>
          <w:p w14:paraId="2306126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3</m:t>
                  </m:r>
                </m:sub>
                <m:sup>
                  <m:r>
                    <w:rPr>
                      <w:rFonts w:ascii="Cambria Math" w:hAnsi="Cambria Math" w:cs="Times New Roman"/>
                      <w:szCs w:val="24"/>
                    </w:rPr>
                    <m:t>(1)</m:t>
                  </m:r>
                </m:sup>
              </m:sSubSup>
            </m:oMath>
          </w:p>
        </w:tc>
        <w:tc>
          <w:tcPr>
            <w:tcW w:w="1127" w:type="pct"/>
          </w:tcPr>
          <w:p w14:paraId="3AFDA91A"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0.50, 0.30, 0.20</w:t>
            </w:r>
          </w:p>
        </w:tc>
      </w:tr>
      <w:tr w:rsidR="00852310" w:rsidRPr="00BA1179" w14:paraId="2179E82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B8CA9A6"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(2)</m:t>
                  </m:r>
                </m:sup>
              </m:sSubSup>
            </m:oMath>
            <w:r w:rsidRPr="00BA1179">
              <w:rPr>
                <w:rFonts w:cs="Times New Roman"/>
                <w:szCs w:val="24"/>
              </w:rPr>
              <w:t xml:space="preserve"> asset exposure risk</w:t>
            </w:r>
          </w:p>
        </w:tc>
        <w:tc>
          <w:tcPr>
            <w:tcW w:w="2024" w:type="pct"/>
          </w:tcPr>
          <w:p w14:paraId="7E550E9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4</m:t>
                  </m:r>
                </m:sub>
                <m:sup>
                  <m:r>
                    <w:rPr>
                      <w:rFonts w:ascii="Cambria Math" w:hAnsi="Cambria Math" w:cs="Times New Roman"/>
                      <w:szCs w:val="24"/>
                    </w:rPr>
                    <m:t>(1)</m:t>
                  </m:r>
                </m:sup>
              </m:sSubSup>
            </m:oMath>
          </w:p>
        </w:tc>
        <w:tc>
          <w:tcPr>
            <w:tcW w:w="1127" w:type="pct"/>
          </w:tcPr>
          <w:p w14:paraId="201D5CB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1B611818"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CCC6261"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(2)</m:t>
                  </m:r>
                </m:sup>
              </m:sSubSup>
            </m:oMath>
            <w:r w:rsidRPr="00BA1179">
              <w:rPr>
                <w:rFonts w:cs="Times New Roman"/>
                <w:szCs w:val="24"/>
              </w:rPr>
              <w:t xml:space="preserve"> suppression feasibility</w:t>
            </w:r>
          </w:p>
        </w:tc>
        <w:tc>
          <w:tcPr>
            <w:tcW w:w="2024" w:type="pct"/>
          </w:tcPr>
          <w:p w14:paraId="27E71C4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5</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6</m:t>
                  </m:r>
                </m:sub>
                <m:sup>
                  <m:r>
                    <w:rPr>
                      <w:rFonts w:ascii="Cambria Math" w:hAnsi="Cambria Math" w:cs="Times New Roman"/>
                      <w:szCs w:val="24"/>
                    </w:rPr>
                    <m:t>(1)</m:t>
                  </m:r>
                </m:sup>
              </m:sSubSup>
            </m:oMath>
          </w:p>
        </w:tc>
        <w:tc>
          <w:tcPr>
            <w:tcW w:w="1127" w:type="pct"/>
          </w:tcPr>
          <w:p w14:paraId="6833842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0.50, 0.50</w:t>
            </w:r>
          </w:p>
        </w:tc>
      </w:tr>
      <w:bookmarkStart w:id="427" w:name="_RefTblE3"/>
      <w:tr w:rsidR="00D52663" w:rsidRPr="00BA1179" w14:paraId="189D22DC"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8A34925"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(3)</m:t>
                  </m:r>
                </m:sup>
              </m:sSubSup>
            </m:oMath>
            <w:r w:rsidRPr="00BA1179">
              <w:rPr>
                <w:rFonts w:cs="Times New Roman"/>
                <w:szCs w:val="24"/>
              </w:rPr>
              <w:t xml:space="preserve"> intervention urgency</w:t>
            </w:r>
          </w:p>
        </w:tc>
        <w:tc>
          <w:tcPr>
            <w:tcW w:w="2024" w:type="pct"/>
          </w:tcPr>
          <w:p w14:paraId="7B39C9C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72FE15F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0.40, 0.35, 0.25</w:t>
            </w:r>
          </w:p>
        </w:tc>
      </w:tr>
      <w:tr w:rsidR="00D52663" w:rsidRPr="00BA1179" w14:paraId="345BF685"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F4F171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(3)</m:t>
                  </m:r>
                </m:sup>
              </m:sSubSup>
            </m:oMath>
            <w:r w:rsidRPr="00BA1179">
              <w:rPr>
                <w:rFonts w:cs="Times New Roman"/>
                <w:szCs w:val="24"/>
              </w:rPr>
              <w:t xml:space="preserve"> evacuation pressure</w:t>
            </w:r>
          </w:p>
        </w:tc>
        <w:tc>
          <w:tcPr>
            <w:tcW w:w="2024" w:type="pct"/>
          </w:tcPr>
          <w:p w14:paraId="78354D3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(inverted access and road status),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2FDFB628"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0.45, 0.25, 0.30</w:t>
            </w:r>
          </w:p>
        </w:tc>
      </w:tr>
      <w:tr w:rsidR="00D52663" w:rsidRPr="00BA1179" w14:paraId="0DC089D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6CA116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(4)</m:t>
                  </m:r>
                </m:sup>
              </m:sSubSup>
            </m:oMath>
            <w:r w:rsidRPr="00BA1179">
              <w:rPr>
                <w:rFonts w:cs="Times New Roman"/>
                <w:szCs w:val="24"/>
              </w:rPr>
              <w:t xml:space="preserve"> operational priority</w:t>
            </w:r>
          </w:p>
        </w:tc>
        <w:tc>
          <w:tcPr>
            <w:tcW w:w="2024" w:type="pct"/>
          </w:tcPr>
          <w:p w14:paraId="6109F4A1"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p>
        </w:tc>
        <w:tc>
          <w:tcPr>
            <w:tcW w:w="1127" w:type="pct"/>
          </w:tcPr>
          <w:p w14:paraId="55FAB36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bl>
    <w:p w14:paraId="6631501F" w14:textId="77777777" w:rsidR="000E1725" w:rsidRPr="00BA1179" w:rsidRDefault="000E1725" w:rsidP="0019384C">
      <w:pPr>
        <w:pStyle w:val="ParText"/>
        <w:rPr>
          <w:rFonts w:cs="Times New Roman"/>
          <w:szCs w:val="24"/>
        </w:rPr>
      </w:pPr>
    </w:p>
    <w:p w14:paraId="48022BA5" w14:textId="50165336" w:rsidR="000E1725" w:rsidRPr="00BA1179" w:rsidRDefault="00000000" w:rsidP="00852310">
      <w:pPr>
        <w:pStyle w:val="Caption"/>
        <w:keepNext/>
        <w:rPr>
          <w:rFonts w:cs="Times New Roman"/>
          <w:szCs w:val="24"/>
        </w:rPr>
      </w:pPr>
      <w:bookmarkStart w:id="428" w:name="TableD2"/>
      <w:r w:rsidRPr="00BA1179">
        <w:rPr>
          <w:rFonts w:cs="Times New Roman"/>
          <w:szCs w:val="24"/>
        </w:rPr>
        <w:lastRenderedPageBreak/>
        <w:t>Table D.2 Parameters of the concept layer</w:t>
      </w:r>
      <w:bookmarkEnd w:id="427"/>
    </w:p>
    <w:tbl>
      <w:tblPr>
        <w:tblStyle w:val="GridTable1Light1"/>
        <w:tblW w:w="5000" w:type="pct"/>
        <w:tblLook w:val="04A0" w:firstRow="1" w:lastRow="0" w:firstColumn="1" w:lastColumn="0" w:noHBand="0" w:noVBand="1"/>
      </w:tblPr>
      <w:tblGrid>
        <w:gridCol w:w="2411"/>
        <w:gridCol w:w="985"/>
        <w:gridCol w:w="4641"/>
      </w:tblGrid>
      <w:tr w:rsidR="00852310" w:rsidRPr="00BA1179" w14:paraId="62EB000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bookmarkEnd w:id="428"/>
          <w:p w14:paraId="16514105" w14:textId="77777777" w:rsidR="000E1725" w:rsidRPr="00BA1179" w:rsidRDefault="00000000" w:rsidP="00BB22F7">
            <w:pPr>
              <w:rPr>
                <w:szCs w:val="24"/>
              </w:rPr>
            </w:pPr>
            <w:r w:rsidRPr="00BA1179">
              <w:rPr>
                <w:szCs w:val="24"/>
              </w:rPr>
              <w:t>Constant</w:t>
            </w:r>
          </w:p>
        </w:tc>
        <w:tc>
          <w:tcPr>
            <w:tcW w:w="613" w:type="pct"/>
          </w:tcPr>
          <w:p w14:paraId="46381BC2"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Value</w:t>
            </w:r>
          </w:p>
        </w:tc>
        <w:tc>
          <w:tcPr>
            <w:tcW w:w="2887" w:type="pct"/>
          </w:tcPr>
          <w:p w14:paraId="718DAB21"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Role</w:t>
            </w:r>
          </w:p>
        </w:tc>
      </w:tr>
      <w:tr w:rsidR="00852310" w:rsidRPr="00BA1179" w14:paraId="6585C759"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6C6D143C" w14:textId="77777777" w:rsidR="000E1725" w:rsidRPr="00BA1179" w:rsidRDefault="00000000" w:rsidP="00BB22F7">
            <w:pPr>
              <w:rPr>
                <w:szCs w:val="24"/>
              </w:rPr>
            </w:pPr>
            <m:oMath>
              <m:r>
                <m:rPr>
                  <m:sty m:val="bi"/>
                </m:rPr>
                <w:rPr>
                  <w:rFonts w:ascii="Cambria Math" w:hAnsi="Cambria Math"/>
                  <w:szCs w:val="24"/>
                </w:rPr>
                <m:t>ρ</m:t>
              </m:r>
            </m:oMath>
            <w:r w:rsidRPr="00BA1179">
              <w:rPr>
                <w:szCs w:val="24"/>
              </w:rPr>
              <w:t xml:space="preserve"> persistence decay</w:t>
            </w:r>
          </w:p>
        </w:tc>
        <w:tc>
          <w:tcPr>
            <w:tcW w:w="613" w:type="pct"/>
          </w:tcPr>
          <w:p w14:paraId="2FAE402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0.90</w:t>
            </w:r>
          </w:p>
        </w:tc>
        <w:tc>
          <w:tcPr>
            <w:tcW w:w="2887" w:type="pct"/>
          </w:tcPr>
          <w:p w14:paraId="4ADEEF0E" w14:textId="2E5616C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Geometric forgetting rate of the prior in </w:t>
            </w:r>
            <w:r w:rsidRPr="00BA1179">
              <w:rPr>
                <w:szCs w:val="24"/>
              </w:rPr>
              <w:fldChar w:fldCharType="begin"/>
            </w:r>
            <w:r w:rsidRPr="00BA1179">
              <w:rPr>
                <w:szCs w:val="24"/>
              </w:rPr>
              <w:instrText xml:space="preserve"> REF _Ref234616199 \h </w:instrText>
            </w:r>
            <w:r w:rsidRPr="00BA1179">
              <w:rPr>
                <w:szCs w:val="24"/>
              </w:rPr>
            </w:r>
            <w:r w:rsidRPr="00BA1179">
              <w:rPr>
                <w:szCs w:val="24"/>
              </w:rPr>
              <w:fldChar w:fldCharType="separate"/>
            </w:r>
            <w:r w:rsidR="008B09EB" w:rsidRPr="00BA1179">
              <w:t xml:space="preserve">( </w:t>
            </w:r>
            <w:r w:rsidR="008B09EB">
              <w:rPr>
                <w:noProof/>
              </w:rPr>
              <w:t>43</w:t>
            </w:r>
            <w:r w:rsidR="008B09EB" w:rsidRPr="00BA1179">
              <w:t xml:space="preserve"> )</w:t>
            </w:r>
            <w:r w:rsidRPr="00BA1179">
              <w:rPr>
                <w:szCs w:val="24"/>
              </w:rPr>
              <w:fldChar w:fldCharType="end"/>
            </w:r>
          </w:p>
        </w:tc>
      </w:tr>
      <w:tr w:rsidR="00852310" w:rsidRPr="00BA1179" w14:paraId="3F3D3C33"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583D8450" w14:textId="77777777" w:rsidR="000E1725" w:rsidRPr="00BA1179" w:rsidRDefault="00000000" w:rsidP="00BB22F7">
            <w:pPr>
              <w:rPr>
                <w:szCs w:val="24"/>
              </w:rPr>
            </w:pPr>
            <m:oMath>
              <m:sSub>
                <m:sSubPr>
                  <m:ctrlPr>
                    <w:rPr>
                      <w:rFonts w:ascii="Cambria Math" w:hAnsi="Cambria Math"/>
                      <w:szCs w:val="24"/>
                    </w:rPr>
                  </m:ctrlPr>
                </m:sSubPr>
                <m:e>
                  <m:r>
                    <m:rPr>
                      <m:sty m:val="bi"/>
                    </m:rPr>
                    <w:rPr>
                      <w:rFonts w:ascii="Cambria Math" w:hAnsi="Cambria Math"/>
                      <w:szCs w:val="24"/>
                    </w:rPr>
                    <m:t>α</m:t>
                  </m:r>
                </m:e>
                <m:sub>
                  <m:r>
                    <m:rPr>
                      <m:sty m:val="bi"/>
                    </m:rPr>
                    <w:rPr>
                      <w:rFonts w:ascii="Cambria Math" w:hAnsi="Cambria Math"/>
                      <w:szCs w:val="24"/>
                    </w:rPr>
                    <m:t>min</m:t>
                  </m:r>
                </m:sub>
              </m:sSub>
            </m:oMath>
            <w:r w:rsidRPr="00BA1179">
              <w:rPr>
                <w:szCs w:val="24"/>
              </w:rPr>
              <w:t xml:space="preserve"> coverage floor</w:t>
            </w:r>
          </w:p>
        </w:tc>
        <w:tc>
          <w:tcPr>
            <w:tcW w:w="613" w:type="pct"/>
          </w:tcPr>
          <w:p w14:paraId="4B09C8E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0.05</w:t>
            </w:r>
          </w:p>
        </w:tc>
        <w:tc>
          <w:tcPr>
            <w:tcW w:w="2887" w:type="pct"/>
          </w:tcPr>
          <w:p w14:paraId="516C351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Lower bound of the aggregate firing strength guaranteed by the overlapping partitions</w:t>
            </w:r>
          </w:p>
        </w:tc>
      </w:tr>
    </w:tbl>
    <w:p w14:paraId="6E5DD78D" w14:textId="77777777" w:rsidR="000E1725" w:rsidRPr="00BA1179" w:rsidRDefault="000E1725" w:rsidP="0019384C">
      <w:pPr>
        <w:pStyle w:val="ParText"/>
        <w:rPr>
          <w:rFonts w:cs="Times New Roman"/>
          <w:szCs w:val="24"/>
        </w:rPr>
      </w:pPr>
      <w:bookmarkStart w:id="429" w:name="_RefTblE4"/>
    </w:p>
    <w:p w14:paraId="0F33DE96" w14:textId="60381338" w:rsidR="000E1725" w:rsidRPr="00BA1179" w:rsidRDefault="00000000" w:rsidP="00852310">
      <w:pPr>
        <w:pStyle w:val="Caption"/>
        <w:keepNext/>
        <w:rPr>
          <w:rFonts w:cs="Times New Roman"/>
          <w:szCs w:val="24"/>
        </w:rPr>
      </w:pPr>
      <w:bookmarkStart w:id="430" w:name="TableD3"/>
      <w:r w:rsidRPr="00BA1179">
        <w:rPr>
          <w:rFonts w:cs="Times New Roman"/>
          <w:szCs w:val="24"/>
        </w:rPr>
        <w:t>Table D.3 Trapezoidal parameters</w:t>
      </w:r>
      <w:bookmarkEnd w:id="429"/>
    </w:p>
    <w:tbl>
      <w:tblPr>
        <w:tblStyle w:val="GridTable1Light1"/>
        <w:tblW w:w="5000" w:type="pct"/>
        <w:tblLook w:val="04A0" w:firstRow="1" w:lastRow="0" w:firstColumn="1" w:lastColumn="0" w:noHBand="0" w:noVBand="1"/>
      </w:tblPr>
      <w:tblGrid>
        <w:gridCol w:w="3215"/>
        <w:gridCol w:w="4822"/>
      </w:tblGrid>
      <w:tr w:rsidR="00852310" w:rsidRPr="00BA1179" w14:paraId="5BDD6FB6" w14:textId="77777777" w:rsidTr="00BB22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Pr>
          <w:bookmarkEnd w:id="430"/>
          <w:p w14:paraId="53EECAFA" w14:textId="77777777" w:rsidR="000E1725" w:rsidRPr="00BA1179" w:rsidRDefault="00000000" w:rsidP="00BB22F7">
            <w:pPr>
              <w:rPr>
                <w:szCs w:val="24"/>
              </w:rPr>
            </w:pPr>
            <w:r w:rsidRPr="00BA1179">
              <w:rPr>
                <w:szCs w:val="24"/>
              </w:rPr>
              <w:t>Term</w:t>
            </w:r>
          </w:p>
        </w:tc>
        <w:tc>
          <w:tcPr>
            <w:tcW w:w="3000" w:type="pct"/>
          </w:tcPr>
          <w:p w14:paraId="0AEDB24A" w14:textId="4FEC2199"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Trapezoidal edge values (a, b, c, d)</w:t>
            </w:r>
          </w:p>
        </w:tc>
      </w:tr>
      <w:tr w:rsidR="00852310" w:rsidRPr="00BA1179" w14:paraId="0FC0F4D4"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5913871C" w14:textId="77777777" w:rsidR="000E1725" w:rsidRPr="00BA1179" w:rsidRDefault="00000000" w:rsidP="00BB22F7">
            <w:pPr>
              <w:rPr>
                <w:szCs w:val="24"/>
              </w:rPr>
            </w:pPr>
            <w:r w:rsidRPr="00BA1179">
              <w:rPr>
                <w:szCs w:val="24"/>
              </w:rPr>
              <w:t>very low</w:t>
            </w:r>
          </w:p>
        </w:tc>
        <w:tc>
          <w:tcPr>
            <w:tcW w:w="3000" w:type="pct"/>
          </w:tcPr>
          <w:p w14:paraId="5D332FE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(0.00, 0.00, 0.15, 0.30)</w:t>
            </w:r>
          </w:p>
        </w:tc>
      </w:tr>
      <w:tr w:rsidR="00852310" w:rsidRPr="00BA1179" w14:paraId="07C39BA8"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87D28ED" w14:textId="77777777" w:rsidR="000E1725" w:rsidRPr="00BA1179" w:rsidRDefault="00000000" w:rsidP="00BB22F7">
            <w:pPr>
              <w:rPr>
                <w:szCs w:val="24"/>
              </w:rPr>
            </w:pPr>
            <w:r w:rsidRPr="00BA1179">
              <w:rPr>
                <w:szCs w:val="24"/>
              </w:rPr>
              <w:t>low</w:t>
            </w:r>
          </w:p>
        </w:tc>
        <w:tc>
          <w:tcPr>
            <w:tcW w:w="3000" w:type="pct"/>
          </w:tcPr>
          <w:p w14:paraId="749809F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(0.15, 0.30, 0.35, 0.50)</w:t>
            </w:r>
          </w:p>
        </w:tc>
      </w:tr>
      <w:tr w:rsidR="00852310" w:rsidRPr="00BA1179" w14:paraId="0655AA2B"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6373BCB" w14:textId="77777777" w:rsidR="000E1725" w:rsidRPr="00BA1179" w:rsidRDefault="00000000" w:rsidP="00BB22F7">
            <w:pPr>
              <w:rPr>
                <w:szCs w:val="24"/>
              </w:rPr>
            </w:pPr>
            <w:r w:rsidRPr="00BA1179">
              <w:rPr>
                <w:szCs w:val="24"/>
              </w:rPr>
              <w:t>medium</w:t>
            </w:r>
          </w:p>
        </w:tc>
        <w:tc>
          <w:tcPr>
            <w:tcW w:w="3000" w:type="pct"/>
          </w:tcPr>
          <w:p w14:paraId="3FFDCAB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(0.35, 0.50, 0.55, 0.70)</w:t>
            </w:r>
          </w:p>
        </w:tc>
      </w:tr>
      <w:tr w:rsidR="00852310" w:rsidRPr="00BA1179" w14:paraId="09CDE56C"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1F6DDA23" w14:textId="77777777" w:rsidR="000E1725" w:rsidRPr="00BA1179" w:rsidRDefault="00000000" w:rsidP="00BB22F7">
            <w:pPr>
              <w:rPr>
                <w:szCs w:val="24"/>
              </w:rPr>
            </w:pPr>
            <w:r w:rsidRPr="00BA1179">
              <w:rPr>
                <w:szCs w:val="24"/>
              </w:rPr>
              <w:t>high</w:t>
            </w:r>
          </w:p>
        </w:tc>
        <w:tc>
          <w:tcPr>
            <w:tcW w:w="3000" w:type="pct"/>
          </w:tcPr>
          <w:p w14:paraId="5456322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(0.55, 0.70, 0.75, 0.90)</w:t>
            </w:r>
          </w:p>
        </w:tc>
      </w:tr>
      <w:tr w:rsidR="00852310" w:rsidRPr="00BA1179" w14:paraId="2AB40C56"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3AE71403" w14:textId="77777777" w:rsidR="000E1725" w:rsidRPr="00BA1179" w:rsidRDefault="00000000" w:rsidP="00BB22F7">
            <w:pPr>
              <w:rPr>
                <w:szCs w:val="24"/>
              </w:rPr>
            </w:pPr>
            <w:r w:rsidRPr="00BA1179">
              <w:rPr>
                <w:szCs w:val="24"/>
              </w:rPr>
              <w:t>very high</w:t>
            </w:r>
          </w:p>
        </w:tc>
        <w:tc>
          <w:tcPr>
            <w:tcW w:w="3000" w:type="pct"/>
          </w:tcPr>
          <w:p w14:paraId="4DF77E45" w14:textId="2AB04779"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(0.70, 0.</w:t>
            </w:r>
            <w:r w:rsidR="00CB3805" w:rsidRPr="00BA1179">
              <w:rPr>
                <w:szCs w:val="24"/>
              </w:rPr>
              <w:t>90</w:t>
            </w:r>
            <w:r w:rsidRPr="00BA1179">
              <w:rPr>
                <w:szCs w:val="24"/>
              </w:rPr>
              <w:t>, 1.00, 1.00)</w:t>
            </w:r>
          </w:p>
        </w:tc>
      </w:tr>
    </w:tbl>
    <w:p w14:paraId="584A0EF7" w14:textId="2A477F63" w:rsidR="000E1725" w:rsidRDefault="000E1725">
      <w:pPr>
        <w:pStyle w:val="ParText"/>
        <w:rPr>
          <w:rFonts w:cs="Times New Roman"/>
          <w:szCs w:val="24"/>
        </w:rPr>
      </w:pPr>
    </w:p>
    <w:p w14:paraId="05003AC2" w14:textId="6BE7D473" w:rsidR="000E1725" w:rsidRPr="00BA1179" w:rsidRDefault="00A92F84" w:rsidP="00481F9C">
      <w:pPr>
        <w:pStyle w:val="ParText"/>
      </w:pPr>
      <w:r w:rsidRPr="00A92F84">
        <w:rPr>
          <w:rFonts w:cs="Times New Roman"/>
          <w:szCs w:val="24"/>
        </w:rPr>
        <w:t xml:space="preserve">The membership side of equation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8B09EB" w:rsidRPr="00BA1179">
        <w:t xml:space="preserve">( </w:t>
      </w:r>
      <w:r w:rsidR="008B09EB">
        <w:rPr>
          <w:noProof/>
        </w:rPr>
        <w:t>42</w:t>
      </w:r>
      <w:r w:rsidR="008B09EB" w:rsidRPr="00BA1179">
        <w:t xml:space="preserve"> )</w:t>
      </w:r>
      <w:r w:rsidRPr="00BA1179">
        <w:rPr>
          <w:rFonts w:cs="Times New Roman"/>
          <w:szCs w:val="24"/>
        </w:rPr>
        <w:fldChar w:fldCharType="end"/>
      </w:r>
      <w:r w:rsidRPr="00A92F84">
        <w:rPr>
          <w:rFonts w:cs="Times New Roman"/>
          <w:szCs w:val="24"/>
        </w:rPr>
        <w:t xml:space="preserve"> is computed with vectors, exactly as in the code. Each feature value is fuzzified into a five-term membership vector over the partition of Table D.3, and the aggregation in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8B09EB" w:rsidRPr="00BA1179">
        <w:t xml:space="preserve">( </w:t>
      </w:r>
      <w:r w:rsidR="008B09EB">
        <w:rPr>
          <w:noProof/>
        </w:rPr>
        <w:t>42</w:t>
      </w:r>
      <w:r w:rsidR="008B09EB" w:rsidRPr="00BA1179">
        <w:t xml:space="preserve"> )</w:t>
      </w:r>
      <w:r w:rsidRPr="00BA1179">
        <w:rPr>
          <w:rFonts w:cs="Times New Roman"/>
          <w:szCs w:val="24"/>
        </w:rPr>
        <w:fldChar w:fldCharType="end"/>
      </w:r>
      <w:r w:rsidRPr="00A92F84">
        <w:rPr>
          <w:rFonts w:cs="Times New Roman"/>
          <w:szCs w:val="24"/>
        </w:rPr>
        <w:t xml:space="preserve"> combines these vectors term by term. A concept activation is therefore a five-term membership vector, not a single number. Rule antecedents use this vector directly, because the membership of a linguistic term is just the matching component of the vector.</w:t>
      </w:r>
      <w:r w:rsidR="000922BB">
        <w:rPr>
          <w:rFonts w:cs="Times New Roman"/>
          <w:szCs w:val="24"/>
        </w:rPr>
        <w:t xml:space="preserve"> </w:t>
      </w:r>
      <w:r w:rsidRPr="00A92F84">
        <w:rPr>
          <w:rFonts w:cs="Times New Roman"/>
          <w:szCs w:val="24"/>
        </w:rPr>
        <w:t>A single scalar is needed only in three places: the priority sent to the coordinator, the quality measure, and reporting. In those cases the vector is reduced to its expected value over the term centers. The worked examples in the decision chapter follow the highest component of each vector. Since every component passes through the same weighted sums, this component is a faithful sample of the full computation.</w:t>
      </w:r>
      <w:r w:rsidR="000922BB">
        <w:rPr>
          <w:rFonts w:cs="Times New Roman"/>
          <w:szCs w:val="24"/>
        </w:rPr>
        <w:t xml:space="preserve"> </w:t>
      </w:r>
      <w:r w:rsidRPr="00A92F84">
        <w:rPr>
          <w:rFonts w:cs="Times New Roman"/>
          <w:szCs w:val="24"/>
        </w:rPr>
        <w:t>There is one exception in the wiring. Evacuation pressure uses the complement of access and road status, as given in the wiring equation.</w:t>
      </w:r>
      <w:r w:rsidR="000922BB">
        <w:rPr>
          <w:rFonts w:cs="Times New Roman"/>
          <w:szCs w:val="24"/>
        </w:rPr>
        <w:t xml:space="preserve"> </w:t>
      </w:r>
      <w:r w:rsidRPr="00A92F84">
        <w:rPr>
          <w:rFonts w:cs="Times New Roman"/>
          <w:szCs w:val="24"/>
        </w:rPr>
        <w:t xml:space="preserve">With Table D.3 and these conventions, the membership side of </w:t>
      </w:r>
      <w:r w:rsidR="000922BB" w:rsidRPr="00BA1179">
        <w:rPr>
          <w:rFonts w:cs="Times New Roman"/>
          <w:szCs w:val="24"/>
        </w:rPr>
        <w:fldChar w:fldCharType="begin"/>
      </w:r>
      <w:r w:rsidR="000922BB" w:rsidRPr="00BA1179">
        <w:rPr>
          <w:rFonts w:cs="Times New Roman"/>
          <w:szCs w:val="24"/>
        </w:rPr>
        <w:instrText xml:space="preserve"> REF _RefEqB4205 \h </w:instrText>
      </w:r>
      <w:r w:rsidR="000922BB" w:rsidRPr="00BA1179">
        <w:rPr>
          <w:rFonts w:cs="Times New Roman"/>
          <w:szCs w:val="24"/>
        </w:rPr>
      </w:r>
      <w:r w:rsidR="000922BB" w:rsidRPr="00BA1179">
        <w:rPr>
          <w:rFonts w:cs="Times New Roman"/>
          <w:szCs w:val="24"/>
        </w:rPr>
        <w:fldChar w:fldCharType="separate"/>
      </w:r>
      <w:r w:rsidR="008B09EB" w:rsidRPr="00BA1179">
        <w:t xml:space="preserve">( </w:t>
      </w:r>
      <w:r w:rsidR="008B09EB">
        <w:rPr>
          <w:noProof/>
        </w:rPr>
        <w:t>42</w:t>
      </w:r>
      <w:r w:rsidR="008B09EB" w:rsidRPr="00BA1179">
        <w:t xml:space="preserve"> )</w:t>
      </w:r>
      <w:r w:rsidR="000922BB" w:rsidRPr="00BA1179">
        <w:rPr>
          <w:rFonts w:cs="Times New Roman"/>
          <w:szCs w:val="24"/>
        </w:rPr>
        <w:fldChar w:fldCharType="end"/>
      </w:r>
      <w:r w:rsidRPr="00A92F84">
        <w:rPr>
          <w:rFonts w:cs="Times New Roman"/>
          <w:szCs w:val="24"/>
        </w:rPr>
        <w:t xml:space="preserve"> is fully defined. Per-pair term tables are not required, and adaptation can later refine the shared partition by splitting terms where the field needs it.</w:t>
      </w:r>
    </w:p>
    <w:p w14:paraId="74DAE270" w14:textId="77777777" w:rsidR="000E1725" w:rsidRPr="00BA1179" w:rsidRDefault="000E1725" w:rsidP="00481F9C">
      <w:pPr>
        <w:pStyle w:val="ParText"/>
        <w:sectPr w:rsidR="000E1725" w:rsidRPr="00BA1179" w:rsidSect="00481F9C">
          <w:type w:val="oddPage"/>
          <w:pgSz w:w="11906" w:h="16838"/>
          <w:pgMar w:top="1987" w:right="1584" w:bottom="1584" w:left="2275" w:header="706" w:footer="1411" w:gutter="0"/>
          <w:lnNumType w:countBy="1" w:restart="continuous"/>
          <w:cols w:space="708"/>
          <w:docGrid w:linePitch="360"/>
        </w:sectPr>
      </w:pPr>
    </w:p>
    <w:p w14:paraId="64DE6DD7" w14:textId="1F8371FC" w:rsidR="000E1725" w:rsidRPr="00BA1179" w:rsidRDefault="00000000" w:rsidP="00EB4AE8">
      <w:pPr>
        <w:pStyle w:val="Appendix"/>
      </w:pPr>
      <w:bookmarkStart w:id="431" w:name="_RefAppE1"/>
      <w:bookmarkStart w:id="432" w:name="_Toc236342195"/>
      <w:r w:rsidRPr="00BA1179">
        <w:lastRenderedPageBreak/>
        <w:t>Representative Decision Rules</w:t>
      </w:r>
      <w:bookmarkEnd w:id="423"/>
      <w:bookmarkEnd w:id="431"/>
      <w:bookmarkEnd w:id="432"/>
    </w:p>
    <w:p w14:paraId="44C4D7CF" w14:textId="53C93033" w:rsidR="00DA2D02" w:rsidRPr="00BA1179" w:rsidRDefault="0056077D" w:rsidP="00DA2D02">
      <w:pPr>
        <w:pStyle w:val="ParText"/>
      </w:pPr>
      <w:r>
        <w:t xml:space="preserve">The evaluation runs the decision layer on the minimal profile. Table E.1 </w:t>
      </w:r>
      <w:r w:rsidR="00A92F84">
        <w:t xml:space="preserve">includes only the strongest seed of that family per intervention family. There are </w:t>
      </w:r>
      <w:r>
        <w:t>five rules: R</w:t>
      </w:r>
      <w:r w:rsidR="00A92F84">
        <w:t>1</w:t>
      </w:r>
      <w:r>
        <w:t xml:space="preserve"> for asset protection, R</w:t>
      </w:r>
      <w:r w:rsidR="00A92F84">
        <w:t>2</w:t>
      </w:r>
      <w:r>
        <w:t xml:space="preserve"> for evacuation and public warning, R</w:t>
      </w:r>
      <w:r w:rsidR="00A92F84">
        <w:t>3</w:t>
      </w:r>
      <w:r>
        <w:t xml:space="preserve"> for containment line, R</w:t>
      </w:r>
      <w:r w:rsidR="00A92F84">
        <w:t>4</w:t>
      </w:r>
      <w:r>
        <w:t xml:space="preserve"> for resource deployment, and R</w:t>
      </w:r>
      <w:r w:rsidR="00A92F84">
        <w:t>5</w:t>
      </w:r>
      <w:r>
        <w:t xml:space="preserve"> for suppression effort. These five rules are the irreducible core of the doctrine. </w:t>
      </w:r>
      <w:r w:rsidR="00DA2D02">
        <w:t>E</w:t>
      </w:r>
      <w:r w:rsidR="00DA2D02" w:rsidRPr="00BA1179">
        <w:t>very intervention family remains reachable, coverage of the term space is deliberately surrendered, and everything else must be recovered by the staged adaptation of the decision layer.</w:t>
      </w:r>
    </w:p>
    <w:p w14:paraId="4E97ED13" w14:textId="0C115B21" w:rsidR="00DA2D02" w:rsidRPr="00BA1179" w:rsidRDefault="00DA2D02" w:rsidP="00DA2D02">
      <w:pPr>
        <w:pStyle w:val="ParText"/>
      </w:pPr>
      <w:r w:rsidRPr="00BA1179">
        <w:t xml:space="preserve">Each rule follows the canonical form of </w:t>
      </w:r>
      <w:r w:rsidRPr="00BA1179">
        <w:rPr>
          <w:szCs w:val="24"/>
        </w:rPr>
        <w:fldChar w:fldCharType="begin"/>
      </w:r>
      <w:r w:rsidRPr="00BA1179">
        <w:rPr>
          <w:szCs w:val="24"/>
        </w:rPr>
        <w:instrText xml:space="preserve"> REF _RefEqB4501 \h </w:instrText>
      </w:r>
      <w:r w:rsidRPr="00BA1179">
        <w:rPr>
          <w:szCs w:val="24"/>
        </w:rPr>
      </w:r>
      <w:r w:rsidRPr="00BA1179">
        <w:rPr>
          <w:szCs w:val="24"/>
        </w:rPr>
        <w:fldChar w:fldCharType="separate"/>
      </w:r>
      <w:r w:rsidR="008B09EB" w:rsidRPr="00BA1179">
        <w:t xml:space="preserve">( </w:t>
      </w:r>
      <w:r w:rsidR="008B09EB">
        <w:rPr>
          <w:noProof/>
        </w:rPr>
        <w:t>44</w:t>
      </w:r>
      <w:r w:rsidR="008B09EB" w:rsidRPr="00BA1179">
        <w:t xml:space="preserve"> )</w:t>
      </w:r>
      <w:r w:rsidRPr="00BA1179">
        <w:rPr>
          <w:szCs w:val="24"/>
        </w:rPr>
        <w:fldChar w:fldCharType="end"/>
      </w:r>
      <w:r w:rsidRPr="00BA1179">
        <w:t xml:space="preserve">. The antecedent is a conjunction over the gated activations of the decision concepts, namely </w:t>
      </w:r>
      <w:r w:rsidRPr="00BA1179">
        <w:rPr>
          <w:b/>
          <w:bCs/>
          <w:i/>
          <w:iCs/>
        </w:rPr>
        <w:t>fire threat level</w:t>
      </w:r>
      <w:r w:rsidRPr="00BA1179">
        <w:rPr>
          <w:i/>
          <w:iCs/>
        </w:rPr>
        <w:t xml:space="preserve">, </w:t>
      </w:r>
      <w:r w:rsidRPr="00BA1179">
        <w:rPr>
          <w:b/>
          <w:bCs/>
          <w:i/>
          <w:iCs/>
        </w:rPr>
        <w:t>asset exposure risk</w:t>
      </w:r>
      <w:r w:rsidRPr="00BA1179">
        <w:rPr>
          <w:i/>
          <w:iCs/>
        </w:rPr>
        <w:t xml:space="preserve">, </w:t>
      </w:r>
      <w:r w:rsidRPr="00BA1179">
        <w:rPr>
          <w:b/>
          <w:bCs/>
          <w:i/>
          <w:iCs/>
        </w:rPr>
        <w:t>suppression feasibility</w:t>
      </w:r>
      <w:r w:rsidRPr="00BA1179">
        <w:rPr>
          <w:i/>
          <w:iCs/>
        </w:rPr>
        <w:t xml:space="preserve">, </w:t>
      </w:r>
      <w:r w:rsidRPr="00BA1179">
        <w:rPr>
          <w:b/>
          <w:bCs/>
          <w:i/>
          <w:iCs/>
        </w:rPr>
        <w:t>intervention urgency</w:t>
      </w:r>
      <w:r w:rsidRPr="00BA1179">
        <w:rPr>
          <w:i/>
          <w:iCs/>
        </w:rPr>
        <w:t xml:space="preserve">, and </w:t>
      </w:r>
      <w:r w:rsidRPr="00BA1179">
        <w:rPr>
          <w:b/>
          <w:bCs/>
          <w:i/>
          <w:iCs/>
        </w:rPr>
        <w:t>evacuation pressure.</w:t>
      </w:r>
      <w:r w:rsidRPr="00BA1179">
        <w:t xml:space="preserve"> Each concept is described by one of the five terms very low, low, medium, high, and very high; a concept absent from the antecedent is a do-not-care condition. The consequent assigns normalized intensities in the unit interval to one or more of the six intervention types, namely </w:t>
      </w:r>
      <w:r w:rsidRPr="00BA1179">
        <w:rPr>
          <w:b/>
          <w:bCs/>
          <w:i/>
          <w:iCs/>
        </w:rPr>
        <w:t>suppression effort</w:t>
      </w:r>
      <w:r w:rsidRPr="00BA1179">
        <w:rPr>
          <w:i/>
          <w:iCs/>
        </w:rPr>
        <w:t xml:space="preserve">, </w:t>
      </w:r>
      <w:r w:rsidRPr="00BA1179">
        <w:rPr>
          <w:b/>
          <w:bCs/>
          <w:i/>
          <w:iCs/>
        </w:rPr>
        <w:t>resource</w:t>
      </w:r>
      <w:r w:rsidRPr="00BA1179">
        <w:rPr>
          <w:i/>
          <w:iCs/>
        </w:rPr>
        <w:t xml:space="preserve"> </w:t>
      </w:r>
      <w:r w:rsidRPr="00BA1179">
        <w:rPr>
          <w:b/>
          <w:bCs/>
          <w:i/>
          <w:iCs/>
        </w:rPr>
        <w:t>deployment</w:t>
      </w:r>
      <w:r w:rsidRPr="00BA1179">
        <w:rPr>
          <w:i/>
          <w:iCs/>
        </w:rPr>
        <w:t xml:space="preserve">, </w:t>
      </w:r>
      <w:r w:rsidRPr="00BA1179">
        <w:rPr>
          <w:b/>
          <w:bCs/>
          <w:i/>
          <w:iCs/>
        </w:rPr>
        <w:t>containment</w:t>
      </w:r>
      <w:r w:rsidRPr="00BA1179">
        <w:rPr>
          <w:i/>
          <w:iCs/>
        </w:rPr>
        <w:t xml:space="preserve"> </w:t>
      </w:r>
      <w:r w:rsidRPr="00BA1179">
        <w:rPr>
          <w:b/>
          <w:bCs/>
          <w:i/>
          <w:iCs/>
        </w:rPr>
        <w:t>line</w:t>
      </w:r>
      <w:r w:rsidRPr="00BA1179">
        <w:rPr>
          <w:i/>
          <w:iCs/>
        </w:rPr>
        <w:t xml:space="preserve">, </w:t>
      </w:r>
      <w:r w:rsidRPr="00BA1179">
        <w:rPr>
          <w:b/>
          <w:bCs/>
          <w:i/>
          <w:iCs/>
        </w:rPr>
        <w:t>asset</w:t>
      </w:r>
      <w:r w:rsidRPr="00BA1179">
        <w:rPr>
          <w:i/>
          <w:iCs/>
        </w:rPr>
        <w:t xml:space="preserve"> </w:t>
      </w:r>
      <w:r w:rsidRPr="00BA1179">
        <w:rPr>
          <w:b/>
          <w:bCs/>
          <w:i/>
          <w:iCs/>
        </w:rPr>
        <w:t>protection</w:t>
      </w:r>
      <w:r w:rsidRPr="00BA1179">
        <w:rPr>
          <w:i/>
          <w:iCs/>
        </w:rPr>
        <w:t xml:space="preserve">, </w:t>
      </w:r>
      <w:r w:rsidRPr="00BA1179">
        <w:rPr>
          <w:b/>
          <w:bCs/>
          <w:i/>
          <w:iCs/>
        </w:rPr>
        <w:t>evacuation</w:t>
      </w:r>
      <w:r w:rsidRPr="00BA1179">
        <w:rPr>
          <w:i/>
          <w:iCs/>
        </w:rPr>
        <w:t xml:space="preserve">, and </w:t>
      </w:r>
      <w:r w:rsidRPr="00BA1179">
        <w:rPr>
          <w:b/>
          <w:bCs/>
          <w:i/>
          <w:iCs/>
        </w:rPr>
        <w:t>public</w:t>
      </w:r>
      <w:r w:rsidRPr="00BA1179">
        <w:rPr>
          <w:i/>
          <w:iCs/>
        </w:rPr>
        <w:t xml:space="preserve"> </w:t>
      </w:r>
      <w:r w:rsidRPr="00BA1179">
        <w:rPr>
          <w:b/>
          <w:bCs/>
          <w:i/>
          <w:iCs/>
        </w:rPr>
        <w:t>warnin</w:t>
      </w:r>
      <w:r w:rsidRPr="00BA1179">
        <w:rPr>
          <w:b/>
          <w:bCs/>
        </w:rPr>
        <w:t>g</w:t>
      </w:r>
      <w:r w:rsidRPr="00BA1179">
        <w:t xml:space="preserve">. </w:t>
      </w:r>
    </w:p>
    <w:p w14:paraId="356ED9AE" w14:textId="77777777" w:rsidR="00DA2D02" w:rsidRPr="00BA1179" w:rsidRDefault="00DA2D02" w:rsidP="00DA2D02">
      <w:pPr>
        <w:pStyle w:val="ParText"/>
      </w:pPr>
      <w:r w:rsidRPr="00BA1179">
        <w:t>Each intensity reaches the simulation only through the resource input layer, and the channel differs by family: suppression effort, containment line and asset protection place capacity with different spatial patterns, namely on the active front, on a band ahead of it and around the protected assets; resource deployment raises availability and shortens response time; and evacuation and public warning are population-side orders that move no suppression resource and act on the cost alone. Rule effects are of two kinds. A raise adds one linguistic term, that is 0.25 on the normalized intensity scale, whereas a cap bounds the intensity from above at the value the rule states. Both are blended by the firing strength of the rule, so a weakly fired effect shifts the intensity only slightly. Rule identifiers are stable across the thesis, so a rule cited in the evaluation chapter can be looked up here.</w:t>
      </w:r>
    </w:p>
    <w:p w14:paraId="34A16EAA" w14:textId="10BD03B3" w:rsidR="000E1725" w:rsidRPr="00BA1179" w:rsidRDefault="00000000">
      <w:pPr>
        <w:pStyle w:val="Caption"/>
        <w:keepNext/>
      </w:pPr>
      <w:bookmarkStart w:id="433" w:name="_RefTblRules"/>
      <w:bookmarkStart w:id="434" w:name="TableE1"/>
      <w:r w:rsidRPr="00BA1179">
        <w:lastRenderedPageBreak/>
        <w:t>Table E.1 Representative decision rules by operational regime</w:t>
      </w:r>
      <w:bookmarkEnd w:id="433"/>
    </w:p>
    <w:tbl>
      <w:tblPr>
        <w:tblStyle w:val="GridTable1Light1"/>
        <w:tblW w:w="5000" w:type="pct"/>
        <w:tblLook w:val="04A0" w:firstRow="1" w:lastRow="0" w:firstColumn="1" w:lastColumn="0" w:noHBand="0" w:noVBand="1"/>
      </w:tblPr>
      <w:tblGrid>
        <w:gridCol w:w="643"/>
        <w:gridCol w:w="3605"/>
        <w:gridCol w:w="3789"/>
      </w:tblGrid>
      <w:tr w:rsidR="002C3951" w:rsidRPr="00BA1179" w14:paraId="7DB21324" w14:textId="77777777" w:rsidTr="00092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434"/>
          <w:p w14:paraId="301F3D9C" w14:textId="77777777" w:rsidR="000E1725" w:rsidRPr="00BA1179" w:rsidRDefault="00000000" w:rsidP="00A056AD">
            <w:pPr>
              <w:pStyle w:val="TableText"/>
              <w:spacing w:line="276" w:lineRule="auto"/>
              <w:rPr>
                <w:szCs w:val="24"/>
              </w:rPr>
            </w:pPr>
            <w:r w:rsidRPr="00BA1179">
              <w:rPr>
                <w:szCs w:val="24"/>
              </w:rPr>
              <w:t>ID</w:t>
            </w:r>
          </w:p>
        </w:tc>
        <w:tc>
          <w:tcPr>
            <w:tcW w:w="2243" w:type="pct"/>
          </w:tcPr>
          <w:p w14:paraId="58482918" w14:textId="77777777" w:rsidR="006704AA"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 xml:space="preserve">Antecedent </w:t>
            </w:r>
          </w:p>
          <w:p w14:paraId="398B58F2" w14:textId="09352E91" w:rsidR="000E1725" w:rsidRPr="00BA1179"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szCs w:val="24"/>
              </w:rPr>
            </w:pPr>
            <w:r w:rsidRPr="00BA1179">
              <w:rPr>
                <w:szCs w:val="24"/>
              </w:rPr>
              <w:t>(IF, over gated decision concepts)</w:t>
            </w:r>
          </w:p>
        </w:tc>
        <w:tc>
          <w:tcPr>
            <w:tcW w:w="2357" w:type="pct"/>
          </w:tcPr>
          <w:p w14:paraId="65A615BE" w14:textId="77777777" w:rsidR="006704AA"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 xml:space="preserve">Consequent </w:t>
            </w:r>
          </w:p>
          <w:p w14:paraId="31E01C7F" w14:textId="136A0748" w:rsidR="000E1725" w:rsidRPr="00BA1179"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(THEN, intervention intensities)</w:t>
            </w:r>
          </w:p>
        </w:tc>
      </w:tr>
      <w:tr w:rsidR="002C3951" w:rsidRPr="00BA1179" w14:paraId="654BDDBE"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3F857A6F" w14:textId="73B08090" w:rsidR="000E1725" w:rsidRPr="00BA1179" w:rsidRDefault="00000000" w:rsidP="00A056AD">
            <w:pPr>
              <w:pStyle w:val="TableText"/>
              <w:spacing w:line="276" w:lineRule="auto"/>
              <w:rPr>
                <w:szCs w:val="24"/>
              </w:rPr>
            </w:pPr>
            <w:r w:rsidRPr="00BA1179">
              <w:rPr>
                <w:szCs w:val="24"/>
              </w:rPr>
              <w:t>R</w:t>
            </w:r>
            <w:r w:rsidR="00704358">
              <w:rPr>
                <w:szCs w:val="24"/>
              </w:rPr>
              <w:t>1</w:t>
            </w:r>
          </w:p>
        </w:tc>
        <w:tc>
          <w:tcPr>
            <w:tcW w:w="2243" w:type="pct"/>
          </w:tcPr>
          <w:p w14:paraId="7EB6C35F"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 AND suppression feasibility is low</w:t>
            </w:r>
          </w:p>
        </w:tc>
        <w:tc>
          <w:tcPr>
            <w:tcW w:w="2357" w:type="pct"/>
          </w:tcPr>
          <w:p w14:paraId="4472058D"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containment line 0.6</w:t>
            </w:r>
          </w:p>
        </w:tc>
      </w:tr>
      <w:tr w:rsidR="002C3951" w:rsidRPr="00BA1179" w14:paraId="0CD933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A86B4F7" w14:textId="77777777" w:rsidR="000E1725" w:rsidRPr="00BA1179" w:rsidRDefault="00000000" w:rsidP="00A056AD">
            <w:pPr>
              <w:pStyle w:val="TableText"/>
              <w:spacing w:line="276" w:lineRule="auto"/>
              <w:rPr>
                <w:szCs w:val="24"/>
              </w:rPr>
            </w:pPr>
            <w:r w:rsidRPr="00BA1179">
              <w:rPr>
                <w:szCs w:val="24"/>
              </w:rPr>
              <w:t>Evacuation and warning regime</w:t>
            </w:r>
          </w:p>
        </w:tc>
      </w:tr>
      <w:tr w:rsidR="002C3951" w:rsidRPr="00BA1179" w14:paraId="0E0C5FB8"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7701FE59" w14:textId="0DE9B9B5" w:rsidR="000E1725" w:rsidRPr="00BA1179" w:rsidRDefault="00000000" w:rsidP="00A056AD">
            <w:pPr>
              <w:pStyle w:val="TableText"/>
              <w:spacing w:line="276" w:lineRule="auto"/>
              <w:rPr>
                <w:szCs w:val="24"/>
              </w:rPr>
            </w:pPr>
            <w:r w:rsidRPr="00BA1179">
              <w:rPr>
                <w:szCs w:val="24"/>
              </w:rPr>
              <w:t>R</w:t>
            </w:r>
            <w:r w:rsidR="00704358">
              <w:rPr>
                <w:szCs w:val="24"/>
              </w:rPr>
              <w:t>2</w:t>
            </w:r>
          </w:p>
        </w:tc>
        <w:tc>
          <w:tcPr>
            <w:tcW w:w="2243" w:type="pct"/>
          </w:tcPr>
          <w:p w14:paraId="22879AE3"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very high AND suppression feasibility is very low</w:t>
            </w:r>
          </w:p>
        </w:tc>
        <w:tc>
          <w:tcPr>
            <w:tcW w:w="2357" w:type="pct"/>
          </w:tcPr>
          <w:p w14:paraId="474DC85D" w14:textId="740E8258"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resource deployment 0.7 for evacuation support (offensive intensities withdrawn)</w:t>
            </w:r>
          </w:p>
        </w:tc>
      </w:tr>
      <w:tr w:rsidR="002C3951" w:rsidRPr="00BA1179" w14:paraId="002007A2"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0BC0D7B6" w14:textId="77777777" w:rsidR="000E1725" w:rsidRPr="00BA1179" w:rsidRDefault="00000000" w:rsidP="00A056AD">
            <w:pPr>
              <w:pStyle w:val="TableText"/>
              <w:spacing w:line="276" w:lineRule="auto"/>
              <w:rPr>
                <w:szCs w:val="24"/>
              </w:rPr>
            </w:pPr>
            <w:r w:rsidRPr="00BA1179">
              <w:rPr>
                <w:szCs w:val="24"/>
              </w:rPr>
              <w:t>Feasibility-limited regime</w:t>
            </w:r>
          </w:p>
        </w:tc>
      </w:tr>
      <w:tr w:rsidR="002C3951" w:rsidRPr="00BA1179" w14:paraId="00FBB267"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6935B9C9" w14:textId="559BA72A" w:rsidR="000E1725" w:rsidRPr="00BA1179" w:rsidRDefault="00000000" w:rsidP="00A056AD">
            <w:pPr>
              <w:pStyle w:val="TableText"/>
              <w:spacing w:line="276" w:lineRule="auto"/>
              <w:rPr>
                <w:szCs w:val="24"/>
              </w:rPr>
            </w:pPr>
            <w:r w:rsidRPr="00BA1179">
              <w:rPr>
                <w:szCs w:val="24"/>
              </w:rPr>
              <w:t>R</w:t>
            </w:r>
            <w:r w:rsidR="00704358">
              <w:rPr>
                <w:szCs w:val="24"/>
              </w:rPr>
              <w:t>3</w:t>
            </w:r>
          </w:p>
        </w:tc>
        <w:tc>
          <w:tcPr>
            <w:tcW w:w="2243" w:type="pct"/>
          </w:tcPr>
          <w:p w14:paraId="4D254131"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 AND suppression feasibility is very low</w:t>
            </w:r>
          </w:p>
        </w:tc>
        <w:tc>
          <w:tcPr>
            <w:tcW w:w="2357" w:type="pct"/>
          </w:tcPr>
          <w:p w14:paraId="2942C13B"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0.9, evacuation 0.6, public warning 0.8</w:t>
            </w:r>
          </w:p>
        </w:tc>
      </w:tr>
      <w:tr w:rsidR="002C3951" w:rsidRPr="00BA1179" w14:paraId="08BB508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2F7D536" w14:textId="77777777" w:rsidR="000E1725" w:rsidRPr="00BA1179" w:rsidRDefault="00000000" w:rsidP="00A056AD">
            <w:pPr>
              <w:pStyle w:val="TableText"/>
              <w:spacing w:line="276" w:lineRule="auto"/>
              <w:rPr>
                <w:szCs w:val="24"/>
              </w:rPr>
            </w:pPr>
            <w:r w:rsidRPr="00BA1179">
              <w:rPr>
                <w:szCs w:val="24"/>
              </w:rPr>
              <w:t>Life-safety boundary</w:t>
            </w:r>
          </w:p>
        </w:tc>
      </w:tr>
      <w:tr w:rsidR="002C3951" w:rsidRPr="00BA1179" w14:paraId="204EC464"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F992335" w14:textId="1B1DCDFE" w:rsidR="000E1725" w:rsidRPr="00BA1179" w:rsidRDefault="00000000" w:rsidP="00A056AD">
            <w:pPr>
              <w:pStyle w:val="TableText"/>
              <w:spacing w:line="276" w:lineRule="auto"/>
              <w:rPr>
                <w:szCs w:val="24"/>
              </w:rPr>
            </w:pPr>
            <w:r w:rsidRPr="00BA1179">
              <w:rPr>
                <w:szCs w:val="24"/>
              </w:rPr>
              <w:t>R</w:t>
            </w:r>
            <w:r w:rsidR="006704AA">
              <w:rPr>
                <w:szCs w:val="24"/>
              </w:rPr>
              <w:t>4</w:t>
            </w:r>
          </w:p>
        </w:tc>
        <w:tc>
          <w:tcPr>
            <w:tcW w:w="2243" w:type="pct"/>
          </w:tcPr>
          <w:p w14:paraId="10E89E6B"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very high</w:t>
            </w:r>
          </w:p>
        </w:tc>
        <w:tc>
          <w:tcPr>
            <w:tcW w:w="2357" w:type="pct"/>
          </w:tcPr>
          <w:p w14:paraId="47123381"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1.0 (priority preemption across regions)</w:t>
            </w:r>
          </w:p>
        </w:tc>
      </w:tr>
      <w:tr w:rsidR="00067135" w:rsidRPr="00BA1179" w14:paraId="5817BEFF" w14:textId="77777777" w:rsidTr="00E47802">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4803E291" w14:textId="77777777" w:rsidR="00067135" w:rsidRPr="00BA1179" w:rsidRDefault="00067135" w:rsidP="00A056AD">
            <w:pPr>
              <w:pStyle w:val="TableText"/>
              <w:spacing w:line="276" w:lineRule="auto"/>
              <w:rPr>
                <w:szCs w:val="24"/>
              </w:rPr>
            </w:pPr>
            <w:r w:rsidRPr="00BA1179">
              <w:rPr>
                <w:szCs w:val="24"/>
              </w:rPr>
              <w:t>Backbone coverage rules: fire threat level (primary: suppression effort)</w:t>
            </w:r>
          </w:p>
        </w:tc>
      </w:tr>
      <w:tr w:rsidR="00067135" w:rsidRPr="00BA1179" w14:paraId="2A9FBE20"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4FD8855" w14:textId="35DBC0BA" w:rsidR="00067135" w:rsidRPr="00BA1179" w:rsidRDefault="00067135" w:rsidP="00A056AD">
            <w:pPr>
              <w:pStyle w:val="TableText"/>
              <w:spacing w:line="276" w:lineRule="auto"/>
              <w:rPr>
                <w:szCs w:val="24"/>
              </w:rPr>
            </w:pPr>
            <w:r w:rsidRPr="00BA1179">
              <w:rPr>
                <w:szCs w:val="24"/>
              </w:rPr>
              <w:t>R</w:t>
            </w:r>
            <w:r w:rsidR="006704AA">
              <w:rPr>
                <w:szCs w:val="24"/>
              </w:rPr>
              <w:t>5</w:t>
            </w:r>
          </w:p>
        </w:tc>
        <w:tc>
          <w:tcPr>
            <w:tcW w:w="2243" w:type="pct"/>
          </w:tcPr>
          <w:p w14:paraId="1D63FA13" w14:textId="77777777" w:rsidR="00067135" w:rsidRPr="00BA1179" w:rsidRDefault="00067135"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w:t>
            </w:r>
          </w:p>
        </w:tc>
        <w:tc>
          <w:tcPr>
            <w:tcW w:w="2357" w:type="pct"/>
          </w:tcPr>
          <w:p w14:paraId="1F7D7289" w14:textId="77777777" w:rsidR="00067135" w:rsidRPr="00BA1179" w:rsidRDefault="00067135"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1.0, resource deployment 0.8</w:t>
            </w:r>
          </w:p>
        </w:tc>
      </w:tr>
    </w:tbl>
    <w:p w14:paraId="661F5097" w14:textId="77777777" w:rsidR="00A92F84" w:rsidRDefault="00A92F84" w:rsidP="00067135">
      <w:pPr>
        <w:pStyle w:val="ParText"/>
      </w:pPr>
    </w:p>
    <w:p w14:paraId="58D9ADD6" w14:textId="6C279FC8" w:rsidR="00067135" w:rsidRDefault="00067135">
      <w:pPr>
        <w:pStyle w:val="ParText"/>
      </w:pPr>
      <w:r w:rsidRPr="00BA1179">
        <w:t xml:space="preserve">Every rule in the operational base carries one of three provenance classes, recorded in its explanation trail. Expert-seeded rules constitute the initial base and encode doctrine; evFIS-tuned rules are expert-seeded rules whose membership shoulders or consequent coefficients have been modified by the first adaptation operator, with the modification history retained; generative rules entered the base through </w:t>
      </w:r>
      <w:r w:rsidR="00847FDE">
        <w:t>the verification gates and the admission</w:t>
      </w:r>
      <w:r w:rsidRPr="00BA1179">
        <w:t xml:space="preserve"> of </w:t>
      </w:r>
      <w:r w:rsidRPr="00BA1179">
        <w:fldChar w:fldCharType="begin"/>
      </w:r>
      <w:r w:rsidRPr="00BA1179">
        <w:instrText xml:space="preserve"> REF _RefEqB4506 \h </w:instrText>
      </w:r>
      <w:r w:rsidRPr="00BA1179">
        <w:fldChar w:fldCharType="separate"/>
      </w:r>
      <w:r w:rsidR="008B09EB" w:rsidRPr="00BA1179">
        <w:t xml:space="preserve">( </w:t>
      </w:r>
      <w:r w:rsidR="008B09EB">
        <w:rPr>
          <w:noProof/>
        </w:rPr>
        <w:t>59</w:t>
      </w:r>
      <w:r w:rsidR="008B09EB" w:rsidRPr="00BA1179">
        <w:t xml:space="preserve"> )</w:t>
      </w:r>
      <w:r w:rsidRPr="00BA1179">
        <w:fldChar w:fldCharType="end"/>
      </w:r>
      <w:r w:rsidRPr="00BA1179">
        <w:t>, and remain permanently marked as machine-proposed. The evaluation chapter reports, per scenario, the size of the instantiated active base and the share of each provenance class, which quantifies how far the open decision space is actually exercised.</w:t>
      </w:r>
    </w:p>
    <w:p w14:paraId="34537CB6" w14:textId="00B3FC51" w:rsidR="001E3952" w:rsidRDefault="001E3952" w:rsidP="001E3952">
      <w:pPr>
        <w:pStyle w:val="ParText"/>
      </w:pPr>
      <w:r>
        <w:rPr>
          <w:b/>
        </w:rPr>
        <w:t>Rules and interventions produced by the open decision space.</w:t>
      </w:r>
      <w:r>
        <w:t xml:space="preserve"> The evaluation seeds only the five rules of the minimal profile; </w:t>
      </w:r>
      <w:r w:rsidR="00701951">
        <w:t xml:space="preserve">each </w:t>
      </w:r>
      <w:r>
        <w:t xml:space="preserve">rule </w:t>
      </w:r>
      <w:r w:rsidR="00283436">
        <w:t xml:space="preserve">defined in Table E.2 </w:t>
      </w:r>
      <w:r>
        <w:t>was written or changed by the adaptation stages during a run and admitted through the verification gates of Section</w:t>
      </w:r>
      <w:r w:rsidR="002A7A51">
        <w:t xml:space="preserve"> </w:t>
      </w:r>
      <w:r w:rsidR="002A7A51">
        <w:fldChar w:fldCharType="begin"/>
      </w:r>
      <w:r w:rsidR="002A7A51">
        <w:instrText xml:space="preserve"> REF _Ref236090998 \r \h </w:instrText>
      </w:r>
      <w:r w:rsidR="002A7A51">
        <w:fldChar w:fldCharType="separate"/>
      </w:r>
      <w:r w:rsidR="008B09EB">
        <w:t>4.5</w:t>
      </w:r>
      <w:r w:rsidR="002A7A51">
        <w:fldChar w:fldCharType="end"/>
      </w:r>
      <w:r>
        <w:t>.</w:t>
      </w:r>
      <w:r w:rsidR="00701951">
        <w:t xml:space="preserve"> </w:t>
      </w:r>
      <w:r w:rsidR="00701951">
        <w:t>Table E.2</w:t>
      </w:r>
      <w:r w:rsidR="00701951">
        <w:t xml:space="preserve"> lists only a subset of the generated rules.</w:t>
      </w:r>
    </w:p>
    <w:p w14:paraId="57726D8C" w14:textId="003C250A" w:rsidR="001E3952" w:rsidRDefault="001E3952" w:rsidP="001E3952">
      <w:pPr>
        <w:pStyle w:val="Caption"/>
      </w:pPr>
      <w:bookmarkStart w:id="435" w:name="TableE2"/>
      <w:r>
        <w:lastRenderedPageBreak/>
        <w:t>Table E.2 The forty distinct generative rules admitted over the recorded runs</w:t>
      </w:r>
    </w:p>
    <w:tbl>
      <w:tblPr>
        <w:tblStyle w:val="PlainTable2"/>
        <w:tblW w:w="5000" w:type="pct"/>
        <w:tblCellMar>
          <w:left w:w="28" w:type="dxa"/>
          <w:right w:w="28" w:type="dxa"/>
        </w:tblCellMar>
        <w:tblLook w:val="04A0" w:firstRow="1" w:lastRow="0" w:firstColumn="1" w:lastColumn="0" w:noHBand="0" w:noVBand="1"/>
      </w:tblPr>
      <w:tblGrid>
        <w:gridCol w:w="644"/>
        <w:gridCol w:w="3468"/>
        <w:gridCol w:w="3935"/>
      </w:tblGrid>
      <w:tr w:rsidR="002A7A51" w:rsidRPr="00701951" w14:paraId="6F9E61EC" w14:textId="77777777" w:rsidTr="008965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435"/>
          <w:p w14:paraId="7AED5AC4" w14:textId="77777777" w:rsidR="002A7A51" w:rsidRPr="00701951" w:rsidRDefault="002A7A51" w:rsidP="0089654E">
            <w:pPr>
              <w:pStyle w:val="TableText"/>
              <w:spacing w:line="276" w:lineRule="auto"/>
              <w:rPr>
                <w:noProof/>
                <w:szCs w:val="24"/>
              </w:rPr>
            </w:pPr>
            <w:r w:rsidRPr="00701951">
              <w:rPr>
                <w:noProof/>
                <w:szCs w:val="24"/>
              </w:rPr>
              <w:t>ID</w:t>
            </w:r>
          </w:p>
        </w:tc>
        <w:tc>
          <w:tcPr>
            <w:tcW w:w="2155" w:type="pct"/>
          </w:tcPr>
          <w:p w14:paraId="7EBFFFF2"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 xml:space="preserve">Antecedent </w:t>
            </w:r>
          </w:p>
          <w:p w14:paraId="26CAD2BD"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noProof/>
                <w:szCs w:val="24"/>
              </w:rPr>
            </w:pPr>
            <w:r w:rsidRPr="00701951">
              <w:rPr>
                <w:noProof/>
                <w:szCs w:val="24"/>
              </w:rPr>
              <w:t>(IF, over gated decision concepts)</w:t>
            </w:r>
          </w:p>
        </w:tc>
        <w:tc>
          <w:tcPr>
            <w:tcW w:w="2446" w:type="pct"/>
          </w:tcPr>
          <w:p w14:paraId="4E035ED2"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 xml:space="preserve">Consequent </w:t>
            </w:r>
          </w:p>
          <w:p w14:paraId="72598709"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(THEN, intervention intensities)</w:t>
            </w:r>
          </w:p>
        </w:tc>
      </w:tr>
      <w:tr w:rsidR="002A7A51" w:rsidRPr="00701951" w14:paraId="311A97EE"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1A7282BC" w14:textId="2402B872" w:rsidR="002A7A51" w:rsidRPr="00701951" w:rsidRDefault="002A7A51" w:rsidP="0089654E">
            <w:pPr>
              <w:pStyle w:val="TableText"/>
              <w:spacing w:line="276" w:lineRule="auto"/>
              <w:rPr>
                <w:noProof/>
                <w:szCs w:val="24"/>
              </w:rPr>
            </w:pPr>
            <w:r w:rsidRPr="00701951">
              <w:rPr>
                <w:noProof/>
                <w:color w:val="000000"/>
                <w:szCs w:val="24"/>
              </w:rPr>
              <w:t>G1</w:t>
            </w:r>
          </w:p>
        </w:tc>
        <w:tc>
          <w:tcPr>
            <w:tcW w:w="2155" w:type="pct"/>
          </w:tcPr>
          <w:p w14:paraId="360E16A0" w14:textId="176AC0A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suppression feasibility VH</w:t>
            </w:r>
          </w:p>
        </w:tc>
        <w:tc>
          <w:tcPr>
            <w:tcW w:w="2446" w:type="pct"/>
          </w:tcPr>
          <w:p w14:paraId="5586D808" w14:textId="756DE5A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retardant drop 0.8; resource deployment 0.7</w:t>
            </w:r>
          </w:p>
        </w:tc>
      </w:tr>
      <w:tr w:rsidR="002A7A51" w:rsidRPr="00701951" w14:paraId="3D925BF4"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1640EE77" w14:textId="14109589" w:rsidR="002A7A51" w:rsidRPr="00701951" w:rsidRDefault="002A7A51" w:rsidP="0089654E">
            <w:pPr>
              <w:pStyle w:val="TableText"/>
              <w:spacing w:line="276" w:lineRule="auto"/>
              <w:rPr>
                <w:noProof/>
                <w:szCs w:val="24"/>
              </w:rPr>
            </w:pPr>
            <w:r w:rsidRPr="00701951">
              <w:rPr>
                <w:noProof/>
                <w:color w:val="000000"/>
                <w:szCs w:val="24"/>
              </w:rPr>
              <w:t>G2</w:t>
            </w:r>
          </w:p>
        </w:tc>
        <w:tc>
          <w:tcPr>
            <w:tcW w:w="2155" w:type="pct"/>
          </w:tcPr>
          <w:p w14:paraId="540914A9" w14:textId="5B45561A"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intervention urgency VH</w:t>
            </w:r>
          </w:p>
        </w:tc>
        <w:tc>
          <w:tcPr>
            <w:tcW w:w="2446" w:type="pct"/>
          </w:tcPr>
          <w:p w14:paraId="7B6A7188" w14:textId="0E04F92B"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retardant drop 0.8; resource deployment 0.7</w:t>
            </w:r>
          </w:p>
        </w:tc>
      </w:tr>
      <w:tr w:rsidR="002A7A51" w:rsidRPr="00701951" w14:paraId="7416C351"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4FFB2A8" w14:textId="6FD7924D" w:rsidR="002A7A51" w:rsidRPr="00701951" w:rsidRDefault="002A7A51" w:rsidP="0089654E">
            <w:pPr>
              <w:pStyle w:val="TableText"/>
              <w:spacing w:line="276" w:lineRule="auto"/>
              <w:rPr>
                <w:noProof/>
                <w:szCs w:val="24"/>
              </w:rPr>
            </w:pPr>
            <w:r w:rsidRPr="00701951">
              <w:rPr>
                <w:noProof/>
                <w:color w:val="000000"/>
                <w:szCs w:val="24"/>
              </w:rPr>
              <w:t>G3</w:t>
            </w:r>
          </w:p>
        </w:tc>
        <w:tc>
          <w:tcPr>
            <w:tcW w:w="2155" w:type="pct"/>
          </w:tcPr>
          <w:p w14:paraId="7075CAB8" w14:textId="3C149034"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fire threat level H AND intervention urgency VH</w:t>
            </w:r>
          </w:p>
        </w:tc>
        <w:tc>
          <w:tcPr>
            <w:tcW w:w="2446" w:type="pct"/>
          </w:tcPr>
          <w:p w14:paraId="71EEE010" w14:textId="7BECFB05"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0.95; retardant drop 0.85; resource deployment 0.9</w:t>
            </w:r>
          </w:p>
        </w:tc>
      </w:tr>
      <w:tr w:rsidR="002A7A51" w:rsidRPr="00701951" w14:paraId="3F507C88"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2305990" w14:textId="4D66F0BE" w:rsidR="002A7A51" w:rsidRPr="00701951" w:rsidRDefault="002A7A51" w:rsidP="0089654E">
            <w:pPr>
              <w:pStyle w:val="TableText"/>
              <w:spacing w:line="276" w:lineRule="auto"/>
              <w:rPr>
                <w:noProof/>
                <w:szCs w:val="24"/>
              </w:rPr>
            </w:pPr>
            <w:r w:rsidRPr="00701951">
              <w:rPr>
                <w:noProof/>
                <w:color w:val="000000"/>
                <w:szCs w:val="24"/>
              </w:rPr>
              <w:t>G4</w:t>
            </w:r>
          </w:p>
        </w:tc>
        <w:tc>
          <w:tcPr>
            <w:tcW w:w="2155" w:type="pct"/>
          </w:tcPr>
          <w:p w14:paraId="53E8C94B" w14:textId="012E81AB"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intervention urgency VH AND fire threat level M</w:t>
            </w:r>
          </w:p>
        </w:tc>
        <w:tc>
          <w:tcPr>
            <w:tcW w:w="2446" w:type="pct"/>
          </w:tcPr>
          <w:p w14:paraId="247F363D" w14:textId="70312C06"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downwind backburn 0.9; retardant drop 0.8; asset protection 0.6</w:t>
            </w:r>
          </w:p>
        </w:tc>
      </w:tr>
      <w:tr w:rsidR="002A7A51" w:rsidRPr="00701951" w14:paraId="1A1BFA5A"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45F945C7" w14:textId="2972D725" w:rsidR="002A7A51" w:rsidRPr="00701951" w:rsidRDefault="002A7A51" w:rsidP="0089654E">
            <w:pPr>
              <w:pStyle w:val="TableText"/>
              <w:spacing w:line="276" w:lineRule="auto"/>
              <w:rPr>
                <w:noProof/>
                <w:szCs w:val="24"/>
              </w:rPr>
            </w:pPr>
            <w:r w:rsidRPr="00701951">
              <w:rPr>
                <w:noProof/>
                <w:color w:val="000000"/>
                <w:szCs w:val="24"/>
              </w:rPr>
              <w:t>G5</w:t>
            </w:r>
          </w:p>
        </w:tc>
        <w:tc>
          <w:tcPr>
            <w:tcW w:w="2155" w:type="pct"/>
          </w:tcPr>
          <w:p w14:paraId="06F6BD49" w14:textId="35B47A4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asset exposure risk VH AND suppression feasibility VH</w:t>
            </w:r>
          </w:p>
        </w:tc>
        <w:tc>
          <w:tcPr>
            <w:tcW w:w="2446" w:type="pct"/>
          </w:tcPr>
          <w:p w14:paraId="42C852C4" w14:textId="67C4262C"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downwind retardant shield 0.9; asset protection 0.7; resource deployment 0.7</w:t>
            </w:r>
          </w:p>
        </w:tc>
      </w:tr>
      <w:tr w:rsidR="005A19DC" w:rsidRPr="00701951" w14:paraId="118E20C0"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088F9CEB" w14:textId="60773ADF" w:rsidR="005A19DC" w:rsidRPr="00701951" w:rsidRDefault="005A19DC" w:rsidP="0089654E">
            <w:pPr>
              <w:pStyle w:val="TableText"/>
              <w:spacing w:line="276" w:lineRule="auto"/>
              <w:rPr>
                <w:noProof/>
                <w:color w:val="000000"/>
                <w:szCs w:val="24"/>
              </w:rPr>
            </w:pPr>
            <w:r w:rsidRPr="00701951">
              <w:rPr>
                <w:noProof/>
                <w:color w:val="000000"/>
                <w:szCs w:val="24"/>
              </w:rPr>
              <w:t>G</w:t>
            </w:r>
            <w:r w:rsidR="00A056AD" w:rsidRPr="00701951">
              <w:rPr>
                <w:noProof/>
                <w:color w:val="000000"/>
                <w:szCs w:val="24"/>
              </w:rPr>
              <w:t>6</w:t>
            </w:r>
          </w:p>
        </w:tc>
        <w:tc>
          <w:tcPr>
            <w:tcW w:w="2155" w:type="pct"/>
          </w:tcPr>
          <w:p w14:paraId="0883A6F6" w14:textId="65783A2C" w:rsidR="005A19DC" w:rsidRPr="00701951" w:rsidRDefault="005A19DC"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 xml:space="preserve">fire_threat_level ≥ H </w:t>
            </w:r>
            <w:r w:rsidRPr="00701951">
              <w:rPr>
                <w:noProof/>
                <w:color w:val="000000"/>
                <w:szCs w:val="24"/>
              </w:rPr>
              <w:t>AND</w:t>
            </w:r>
            <w:r w:rsidRPr="00701951">
              <w:rPr>
                <w:noProof/>
                <w:szCs w:val="24"/>
              </w:rPr>
              <w:t xml:space="preserve"> suppression_feasibility VH</w:t>
            </w:r>
          </w:p>
        </w:tc>
        <w:tc>
          <w:tcPr>
            <w:tcW w:w="2446" w:type="pct"/>
          </w:tcPr>
          <w:p w14:paraId="3DA8D8B3" w14:textId="552F2295" w:rsidR="005A19DC" w:rsidRPr="00701951" w:rsidRDefault="005A19DC"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head_knockdown 0.95; resource_deployment 0.8</w:t>
            </w:r>
          </w:p>
        </w:tc>
      </w:tr>
      <w:tr w:rsidR="005A19DC" w:rsidRPr="00701951" w14:paraId="05683FE3"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EEDA43B" w14:textId="0656CE16" w:rsidR="005A19DC" w:rsidRPr="00701951" w:rsidRDefault="005A19DC" w:rsidP="0089654E">
            <w:pPr>
              <w:pStyle w:val="TableText"/>
              <w:spacing w:line="276" w:lineRule="auto"/>
              <w:rPr>
                <w:noProof/>
                <w:szCs w:val="24"/>
              </w:rPr>
            </w:pPr>
            <w:r w:rsidRPr="00701951">
              <w:rPr>
                <w:noProof/>
                <w:color w:val="000000"/>
                <w:szCs w:val="24"/>
              </w:rPr>
              <w:t>G</w:t>
            </w:r>
            <w:r w:rsidR="00A056AD" w:rsidRPr="00701951">
              <w:rPr>
                <w:noProof/>
                <w:color w:val="000000"/>
                <w:szCs w:val="24"/>
              </w:rPr>
              <w:t>7</w:t>
            </w:r>
          </w:p>
        </w:tc>
        <w:tc>
          <w:tcPr>
            <w:tcW w:w="2155" w:type="pct"/>
          </w:tcPr>
          <w:p w14:paraId="7DC257B4" w14:textId="219CE2DE" w:rsidR="005A19DC" w:rsidRPr="00701951" w:rsidRDefault="005A19DC"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fire threat level ≥H AND evacuation pressure VH</w:t>
            </w:r>
          </w:p>
        </w:tc>
        <w:tc>
          <w:tcPr>
            <w:tcW w:w="2446" w:type="pct"/>
          </w:tcPr>
          <w:p w14:paraId="23AB805D" w14:textId="1AB82B4D" w:rsidR="005A19DC" w:rsidRPr="00701951" w:rsidRDefault="005A19DC"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wet containment line 0.9; resource deployment 0.8</w:t>
            </w:r>
          </w:p>
        </w:tc>
      </w:tr>
      <w:tr w:rsidR="00A056AD" w:rsidRPr="00701951" w14:paraId="4423B597"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3BF744CF" w14:textId="12FF95D1" w:rsidR="00A056AD" w:rsidRPr="00701951" w:rsidRDefault="00A056AD" w:rsidP="0089654E">
            <w:pPr>
              <w:pStyle w:val="TableText"/>
              <w:spacing w:line="276" w:lineRule="auto"/>
              <w:rPr>
                <w:noProof/>
                <w:color w:val="000000"/>
                <w:szCs w:val="24"/>
              </w:rPr>
            </w:pPr>
            <w:r w:rsidRPr="00701951">
              <w:rPr>
                <w:noProof/>
                <w:color w:val="000000"/>
                <w:szCs w:val="24"/>
              </w:rPr>
              <w:t>G8</w:t>
            </w:r>
          </w:p>
        </w:tc>
        <w:tc>
          <w:tcPr>
            <w:tcW w:w="2155" w:type="pct"/>
          </w:tcPr>
          <w:p w14:paraId="18177A77" w14:textId="0570FD70"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 xml:space="preserve">suppression_feasibility H </w:t>
            </w:r>
            <w:r w:rsidRPr="00701951">
              <w:rPr>
                <w:rFonts w:ascii="Cambria Math" w:hAnsi="Cambria Math" w:cs="Cambria Math"/>
                <w:noProof/>
                <w:szCs w:val="24"/>
              </w:rPr>
              <w:t>∧</w:t>
            </w:r>
            <w:r w:rsidRPr="00701951">
              <w:rPr>
                <w:noProof/>
                <w:szCs w:val="24"/>
              </w:rPr>
              <w:t xml:space="preserve"> fire_threat_level H</w:t>
            </w:r>
          </w:p>
        </w:tc>
        <w:tc>
          <w:tcPr>
            <w:tcW w:w="2446" w:type="pct"/>
          </w:tcPr>
          <w:p w14:paraId="57C1E2B9" w14:textId="49F2735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counterfire_strip 0.9; resource_deployment 0.8</w:t>
            </w:r>
          </w:p>
        </w:tc>
      </w:tr>
      <w:tr w:rsidR="00A056AD" w:rsidRPr="00701951" w14:paraId="099F6DA6"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3A87316B" w14:textId="486E3BA2" w:rsidR="00A056AD" w:rsidRPr="00701951" w:rsidRDefault="00A056AD" w:rsidP="0089654E">
            <w:pPr>
              <w:pStyle w:val="TableText"/>
              <w:spacing w:line="276" w:lineRule="auto"/>
              <w:rPr>
                <w:noProof/>
                <w:szCs w:val="24"/>
              </w:rPr>
            </w:pPr>
            <w:r w:rsidRPr="00701951">
              <w:rPr>
                <w:noProof/>
                <w:color w:val="000000"/>
                <w:szCs w:val="24"/>
              </w:rPr>
              <w:t>G9</w:t>
            </w:r>
          </w:p>
        </w:tc>
        <w:tc>
          <w:tcPr>
            <w:tcW w:w="2155" w:type="pct"/>
          </w:tcPr>
          <w:p w14:paraId="6F7FB088" w14:textId="18076344"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H AND evacuation pressure H</w:t>
            </w:r>
          </w:p>
        </w:tc>
        <w:tc>
          <w:tcPr>
            <w:tcW w:w="2446" w:type="pct"/>
          </w:tcPr>
          <w:p w14:paraId="10A4495F" w14:textId="6E77DA5A"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water drafting 0.8; resource deployment 0.7</w:t>
            </w:r>
          </w:p>
        </w:tc>
      </w:tr>
      <w:tr w:rsidR="00A056AD" w:rsidRPr="00701951" w14:paraId="57332EC9"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209EA6B3" w14:textId="41DAEFD0" w:rsidR="00A056AD" w:rsidRPr="00701951" w:rsidRDefault="00A056AD" w:rsidP="0089654E">
            <w:pPr>
              <w:pStyle w:val="TableText"/>
              <w:spacing w:line="276" w:lineRule="auto"/>
              <w:rPr>
                <w:noProof/>
                <w:szCs w:val="24"/>
              </w:rPr>
            </w:pPr>
            <w:r w:rsidRPr="00701951">
              <w:rPr>
                <w:noProof/>
                <w:color w:val="000000"/>
                <w:szCs w:val="24"/>
              </w:rPr>
              <w:t>G10</w:t>
            </w:r>
          </w:p>
        </w:tc>
        <w:tc>
          <w:tcPr>
            <w:tcW w:w="2155" w:type="pct"/>
          </w:tcPr>
          <w:p w14:paraId="016DD781" w14:textId="3F0C0D45"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VH AND suppression feasibility VH AND intervention urgency VL</w:t>
            </w:r>
          </w:p>
        </w:tc>
        <w:tc>
          <w:tcPr>
            <w:tcW w:w="2446" w:type="pct"/>
          </w:tcPr>
          <w:p w14:paraId="6DF1255C" w14:textId="4C65E123"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protection 0.9; containment line 0.8; retardant drop 0.7</w:t>
            </w:r>
          </w:p>
        </w:tc>
      </w:tr>
      <w:tr w:rsidR="00A056AD" w:rsidRPr="00701951" w14:paraId="6FC7B534"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56B4AD2" w14:textId="2DA91CA4" w:rsidR="00A056AD" w:rsidRPr="00701951" w:rsidRDefault="00A056AD" w:rsidP="0089654E">
            <w:pPr>
              <w:pStyle w:val="TableText"/>
              <w:spacing w:line="276" w:lineRule="auto"/>
              <w:rPr>
                <w:noProof/>
                <w:szCs w:val="24"/>
              </w:rPr>
            </w:pPr>
            <w:r w:rsidRPr="00701951">
              <w:rPr>
                <w:noProof/>
                <w:color w:val="000000"/>
                <w:szCs w:val="24"/>
              </w:rPr>
              <w:t>G11</w:t>
            </w:r>
          </w:p>
        </w:tc>
        <w:tc>
          <w:tcPr>
            <w:tcW w:w="2155" w:type="pct"/>
          </w:tcPr>
          <w:p w14:paraId="30225972" w14:textId="357316D3"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VH AND fire threat level VL</w:t>
            </w:r>
          </w:p>
        </w:tc>
        <w:tc>
          <w:tcPr>
            <w:tcW w:w="2446" w:type="pct"/>
          </w:tcPr>
          <w:p w14:paraId="30CE2755" w14:textId="1B3F6569"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water drafting 0.8; resource deployment 0.8</w:t>
            </w:r>
          </w:p>
        </w:tc>
      </w:tr>
      <w:tr w:rsidR="00A056AD" w:rsidRPr="00701951" w14:paraId="65913D13"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F474E3F" w14:textId="19A1DA39" w:rsidR="00A056AD" w:rsidRPr="00701951" w:rsidRDefault="00A056AD" w:rsidP="0089654E">
            <w:pPr>
              <w:pStyle w:val="TableText"/>
              <w:spacing w:line="276" w:lineRule="auto"/>
              <w:rPr>
                <w:noProof/>
                <w:szCs w:val="24"/>
              </w:rPr>
            </w:pPr>
            <w:r w:rsidRPr="00701951">
              <w:rPr>
                <w:noProof/>
                <w:color w:val="000000"/>
                <w:szCs w:val="24"/>
              </w:rPr>
              <w:t>G12</w:t>
            </w:r>
          </w:p>
        </w:tc>
        <w:tc>
          <w:tcPr>
            <w:tcW w:w="2155" w:type="pct"/>
          </w:tcPr>
          <w:p w14:paraId="7D91B10F" w14:textId="3C6F4CBC"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asset exposure risk VH AND evacuation pressure VH</w:t>
            </w:r>
          </w:p>
        </w:tc>
        <w:tc>
          <w:tcPr>
            <w:tcW w:w="2446" w:type="pct"/>
          </w:tcPr>
          <w:p w14:paraId="5942750C" w14:textId="14DF8DD5"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water drafting 0.8; retardant drop 0.7</w:t>
            </w:r>
          </w:p>
        </w:tc>
      </w:tr>
      <w:tr w:rsidR="00A056AD" w:rsidRPr="00701951" w14:paraId="3F3B4D8C"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C525F22" w14:textId="5F896FC7" w:rsidR="00A056AD" w:rsidRPr="00701951" w:rsidRDefault="00A056AD" w:rsidP="0089654E">
            <w:pPr>
              <w:pStyle w:val="TableText"/>
              <w:spacing w:line="276" w:lineRule="auto"/>
              <w:rPr>
                <w:noProof/>
                <w:szCs w:val="24"/>
              </w:rPr>
            </w:pPr>
            <w:r w:rsidRPr="00701951">
              <w:rPr>
                <w:noProof/>
                <w:color w:val="000000"/>
                <w:szCs w:val="24"/>
              </w:rPr>
              <w:t>G13</w:t>
            </w:r>
          </w:p>
        </w:tc>
        <w:tc>
          <w:tcPr>
            <w:tcW w:w="2155" w:type="pct"/>
          </w:tcPr>
          <w:p w14:paraId="5F189077" w14:textId="3EB198FC"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VH AND intervention urgency VH</w:t>
            </w:r>
          </w:p>
        </w:tc>
        <w:tc>
          <w:tcPr>
            <w:tcW w:w="2446" w:type="pct"/>
          </w:tcPr>
          <w:p w14:paraId="4C6AFB66" w14:textId="3E46D756"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0.95; water drafting 0.8; retardant drop 0.7</w:t>
            </w:r>
          </w:p>
        </w:tc>
      </w:tr>
      <w:tr w:rsidR="00A056AD" w:rsidRPr="00701951" w14:paraId="26FD780B"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509E571A" w14:textId="198E11AF" w:rsidR="00A056AD" w:rsidRPr="00701951" w:rsidRDefault="00A056AD" w:rsidP="0089654E">
            <w:pPr>
              <w:pStyle w:val="TableText"/>
              <w:spacing w:line="276" w:lineRule="auto"/>
              <w:rPr>
                <w:noProof/>
                <w:color w:val="000000"/>
                <w:szCs w:val="24"/>
              </w:rPr>
            </w:pPr>
            <w:r w:rsidRPr="00701951">
              <w:rPr>
                <w:noProof/>
                <w:color w:val="000000"/>
                <w:szCs w:val="24"/>
              </w:rPr>
              <w:lastRenderedPageBreak/>
              <w:t>G14</w:t>
            </w:r>
          </w:p>
        </w:tc>
        <w:tc>
          <w:tcPr>
            <w:tcW w:w="2155" w:type="pct"/>
          </w:tcPr>
          <w:p w14:paraId="65806B84" w14:textId="2D2BAFEE"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color w:val="000000"/>
                <w:szCs w:val="24"/>
              </w:rPr>
              <w:t>interface exposure VH AND suppression feasibility VH</w:t>
            </w:r>
          </w:p>
        </w:tc>
        <w:tc>
          <w:tcPr>
            <w:tcW w:w="2446" w:type="pct"/>
          </w:tcPr>
          <w:p w14:paraId="0AA99673" w14:textId="6AEBE310"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color w:val="000000"/>
                <w:szCs w:val="24"/>
              </w:rPr>
              <w:t>asset protection 0.90</w:t>
            </w:r>
            <w:r w:rsidRPr="00701951">
              <w:rPr>
                <w:noProof/>
                <w:color w:val="000000"/>
                <w:szCs w:val="24"/>
              </w:rPr>
              <w:t>;</w:t>
            </w:r>
            <w:r w:rsidRPr="00701951">
              <w:rPr>
                <w:noProof/>
                <w:color w:val="000000"/>
                <w:szCs w:val="24"/>
              </w:rPr>
              <w:t xml:space="preserve"> containment line 0.80</w:t>
            </w:r>
            <w:r w:rsidRPr="00701951">
              <w:rPr>
                <w:noProof/>
                <w:color w:val="000000"/>
                <w:szCs w:val="24"/>
              </w:rPr>
              <w:t>;</w:t>
            </w:r>
            <w:r w:rsidRPr="00701951">
              <w:rPr>
                <w:noProof/>
                <w:color w:val="000000"/>
                <w:szCs w:val="24"/>
              </w:rPr>
              <w:t xml:space="preserve"> resource deployment 0.70</w:t>
            </w:r>
          </w:p>
        </w:tc>
      </w:tr>
      <w:tr w:rsidR="00A056AD" w:rsidRPr="00701951" w14:paraId="0C0CF65B"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60662A6" w14:textId="60A47FF7" w:rsidR="00A056AD" w:rsidRPr="00701951" w:rsidRDefault="00A056AD" w:rsidP="0089654E">
            <w:pPr>
              <w:pStyle w:val="TableText"/>
              <w:spacing w:line="276" w:lineRule="auto"/>
              <w:rPr>
                <w:noProof/>
                <w:szCs w:val="24"/>
              </w:rPr>
            </w:pPr>
            <w:r w:rsidRPr="00701951">
              <w:rPr>
                <w:noProof/>
                <w:color w:val="000000"/>
                <w:szCs w:val="24"/>
              </w:rPr>
              <w:t>G15</w:t>
            </w:r>
          </w:p>
        </w:tc>
        <w:tc>
          <w:tcPr>
            <w:tcW w:w="2155" w:type="pct"/>
          </w:tcPr>
          <w:p w14:paraId="6E036D2B" w14:textId="5DFFEFC3"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asset exposure risk VH AND suppression feasibility VH</w:t>
            </w:r>
          </w:p>
        </w:tc>
        <w:tc>
          <w:tcPr>
            <w:tcW w:w="2446" w:type="pct"/>
          </w:tcPr>
          <w:p w14:paraId="147FF5FF" w14:textId="3E9DE3CE"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retardant drop 0.8; asset protection 0.7</w:t>
            </w:r>
          </w:p>
        </w:tc>
      </w:tr>
      <w:tr w:rsidR="00A056AD" w:rsidRPr="00701951" w14:paraId="6C3C64B8"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7C506E12" w14:textId="769CB6D9" w:rsidR="00A056AD" w:rsidRPr="00701951" w:rsidRDefault="00A056AD" w:rsidP="0089654E">
            <w:pPr>
              <w:pStyle w:val="TableText"/>
              <w:spacing w:line="276" w:lineRule="auto"/>
              <w:rPr>
                <w:noProof/>
                <w:szCs w:val="24"/>
              </w:rPr>
            </w:pPr>
            <w:r w:rsidRPr="00701951">
              <w:rPr>
                <w:noProof/>
                <w:color w:val="000000"/>
                <w:szCs w:val="24"/>
              </w:rPr>
              <w:t>G16</w:t>
            </w:r>
          </w:p>
        </w:tc>
        <w:tc>
          <w:tcPr>
            <w:tcW w:w="2155" w:type="pct"/>
          </w:tcPr>
          <w:p w14:paraId="349BAEF6" w14:textId="1051013A"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VH AND suppression feasibility VH AND evacuation pressure VL</w:t>
            </w:r>
          </w:p>
        </w:tc>
        <w:tc>
          <w:tcPr>
            <w:tcW w:w="2446" w:type="pct"/>
          </w:tcPr>
          <w:p w14:paraId="5393E81C" w14:textId="0EA8D2E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containment line 0.8; retardant drop 0.7; resource deployment 0.7</w:t>
            </w:r>
          </w:p>
        </w:tc>
      </w:tr>
      <w:tr w:rsidR="00A056AD" w:rsidRPr="00701951" w14:paraId="2A5CED15"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093CE65B" w14:textId="56714809" w:rsidR="00A056AD" w:rsidRPr="00701951" w:rsidRDefault="00A056AD" w:rsidP="0089654E">
            <w:pPr>
              <w:pStyle w:val="TableText"/>
              <w:spacing w:line="276" w:lineRule="auto"/>
              <w:rPr>
                <w:noProof/>
                <w:szCs w:val="24"/>
              </w:rPr>
            </w:pPr>
            <w:r w:rsidRPr="00701951">
              <w:rPr>
                <w:noProof/>
                <w:color w:val="000000"/>
                <w:szCs w:val="24"/>
              </w:rPr>
              <w:t>G17</w:t>
            </w:r>
          </w:p>
        </w:tc>
        <w:tc>
          <w:tcPr>
            <w:tcW w:w="2155" w:type="pct"/>
          </w:tcPr>
          <w:p w14:paraId="005DE36A" w14:textId="027CD66F"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suppression feasibility L</w:t>
            </w:r>
          </w:p>
        </w:tc>
        <w:tc>
          <w:tcPr>
            <w:tcW w:w="2446" w:type="pct"/>
          </w:tcPr>
          <w:p w14:paraId="2CEA0F62" w14:textId="0A3B1274"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containment line 0.9; retardant drop 0.8</w:t>
            </w:r>
          </w:p>
        </w:tc>
      </w:tr>
      <w:tr w:rsidR="00A056AD" w:rsidRPr="00701951" w14:paraId="714ED26C"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DF4B4D3" w14:textId="483AA0EC" w:rsidR="00A056AD" w:rsidRPr="00701951" w:rsidRDefault="00A056AD" w:rsidP="0089654E">
            <w:pPr>
              <w:pStyle w:val="TableText"/>
              <w:spacing w:line="276" w:lineRule="auto"/>
              <w:rPr>
                <w:noProof/>
                <w:szCs w:val="24"/>
              </w:rPr>
            </w:pPr>
            <w:r w:rsidRPr="00701951">
              <w:rPr>
                <w:noProof/>
                <w:color w:val="000000"/>
                <w:szCs w:val="24"/>
              </w:rPr>
              <w:t>G18</w:t>
            </w:r>
          </w:p>
        </w:tc>
        <w:tc>
          <w:tcPr>
            <w:tcW w:w="2155" w:type="pct"/>
          </w:tcPr>
          <w:p w14:paraId="3FC9D11A" w14:textId="01D516CC"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fire threat level VL AND intervention urgency VL</w:t>
            </w:r>
          </w:p>
        </w:tc>
        <w:tc>
          <w:tcPr>
            <w:tcW w:w="2446" w:type="pct"/>
          </w:tcPr>
          <w:p w14:paraId="3C67B31A" w14:textId="66D83F46"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water drafting 0.8; containment line 0.7</w:t>
            </w:r>
          </w:p>
        </w:tc>
      </w:tr>
      <w:tr w:rsidR="00A056AD" w:rsidRPr="00701951" w14:paraId="705FA37D"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3FA9E99" w14:textId="04FAD16B" w:rsidR="00A056AD" w:rsidRPr="00701951" w:rsidRDefault="00A056AD" w:rsidP="0089654E">
            <w:pPr>
              <w:pStyle w:val="TableText"/>
              <w:spacing w:line="276" w:lineRule="auto"/>
              <w:rPr>
                <w:noProof/>
                <w:szCs w:val="24"/>
              </w:rPr>
            </w:pPr>
            <w:r w:rsidRPr="00701951">
              <w:rPr>
                <w:noProof/>
                <w:color w:val="000000"/>
                <w:szCs w:val="24"/>
              </w:rPr>
              <w:t>G19</w:t>
            </w:r>
          </w:p>
        </w:tc>
        <w:tc>
          <w:tcPr>
            <w:tcW w:w="2155" w:type="pct"/>
          </w:tcPr>
          <w:p w14:paraId="50A33D4E" w14:textId="55A0A9E6"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intervention urgency H AND suppression feasibility L AND asset exposure risk H</w:t>
            </w:r>
          </w:p>
        </w:tc>
        <w:tc>
          <w:tcPr>
            <w:tcW w:w="2446" w:type="pct"/>
          </w:tcPr>
          <w:p w14:paraId="2173BE7E" w14:textId="0FA2C23C"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retardant drop 0.9; containment line 0.8; water drafting 0.7</w:t>
            </w:r>
          </w:p>
        </w:tc>
      </w:tr>
      <w:tr w:rsidR="00A056AD" w:rsidRPr="00701951" w14:paraId="0373691E"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5E77C27C" w14:textId="3DD2BFD0" w:rsidR="00A056AD" w:rsidRPr="00701951" w:rsidRDefault="00A056AD" w:rsidP="0089654E">
            <w:pPr>
              <w:pStyle w:val="TableText"/>
              <w:spacing w:line="276" w:lineRule="auto"/>
              <w:rPr>
                <w:noProof/>
                <w:szCs w:val="24"/>
              </w:rPr>
            </w:pPr>
            <w:r w:rsidRPr="00701951">
              <w:rPr>
                <w:noProof/>
                <w:color w:val="000000"/>
                <w:szCs w:val="24"/>
              </w:rPr>
              <w:t>G20</w:t>
            </w:r>
          </w:p>
        </w:tc>
        <w:tc>
          <w:tcPr>
            <w:tcW w:w="2155" w:type="pct"/>
          </w:tcPr>
          <w:p w14:paraId="336CF746" w14:textId="5B0EADE6"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H AND evacuation pressure VH AND suppression feasibility L</w:t>
            </w:r>
          </w:p>
        </w:tc>
        <w:tc>
          <w:tcPr>
            <w:tcW w:w="2446" w:type="pct"/>
          </w:tcPr>
          <w:p w14:paraId="7657054E" w14:textId="5D3233A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water drafting 0.9; suppression effort 0.8; retardant drop 0.7</w:t>
            </w:r>
          </w:p>
        </w:tc>
      </w:tr>
    </w:tbl>
    <w:p w14:paraId="47F8405D" w14:textId="25B3C7DC" w:rsidR="00283436" w:rsidRPr="00283436" w:rsidRDefault="00283436" w:rsidP="00283436">
      <w:pPr>
        <w:pStyle w:val="ParText"/>
        <w:rPr>
          <w:i/>
          <w:iCs/>
        </w:rPr>
      </w:pPr>
      <w:r w:rsidRPr="00283436">
        <w:rPr>
          <w:i/>
          <w:iCs/>
        </w:rPr>
        <w:t>Term set: VL = very low, L = low, M = medium, H = high, VH = very high; “≥</w:t>
      </w:r>
      <w:r>
        <w:rPr>
          <w:i/>
          <w:iCs/>
        </w:rPr>
        <w:t xml:space="preserve"> </w:t>
      </w:r>
      <w:r w:rsidRPr="00283436">
        <w:rPr>
          <w:i/>
          <w:iCs/>
        </w:rPr>
        <w:t>X” denotes a premise satisfied at level X or above. Intervention intensities are on [0, 1] and are reproduced verbatim from the source list. No premise set occurs twice within a block, and no undefined linguistic label remains.</w:t>
      </w:r>
    </w:p>
    <w:p w14:paraId="03D48718" w14:textId="77777777" w:rsidR="000E1725" w:rsidRPr="00BA1179" w:rsidRDefault="000E1725" w:rsidP="00C13AB4">
      <w:pPr>
        <w:pStyle w:val="ParText"/>
      </w:pPr>
    </w:p>
    <w:p w14:paraId="67F0DB8C" w14:textId="77777777" w:rsidR="000E1725" w:rsidRPr="00BA1179" w:rsidRDefault="000E1725" w:rsidP="00C13AB4">
      <w:pPr>
        <w:pStyle w:val="ParText"/>
        <w:sectPr w:rsidR="000E1725" w:rsidRPr="00BA1179" w:rsidSect="00C13AB4">
          <w:type w:val="oddPage"/>
          <w:pgSz w:w="11906" w:h="16838"/>
          <w:pgMar w:top="1987" w:right="1584" w:bottom="1584" w:left="2275" w:header="706" w:footer="1411" w:gutter="0"/>
          <w:lnNumType w:countBy="1" w:restart="continuous"/>
          <w:cols w:space="708"/>
          <w:docGrid w:linePitch="360"/>
        </w:sectPr>
      </w:pPr>
    </w:p>
    <w:p w14:paraId="43072914" w14:textId="3C4F18BB" w:rsidR="000255B4" w:rsidRDefault="002A7D4E" w:rsidP="00AE5D19">
      <w:pPr>
        <w:pStyle w:val="Appendix"/>
      </w:pPr>
      <w:bookmarkStart w:id="436" w:name="_Ref236091196"/>
      <w:bookmarkStart w:id="437" w:name="_Toc236342196"/>
      <w:r>
        <w:lastRenderedPageBreak/>
        <w:t>Generative AI Prompt Specifications</w:t>
      </w:r>
      <w:bookmarkEnd w:id="436"/>
      <w:bookmarkEnd w:id="437"/>
    </w:p>
    <w:p w14:paraId="28F5AB80" w14:textId="783C58C6" w:rsidR="00AE5D19" w:rsidRDefault="00AE5D19" w:rsidP="00AE5D19">
      <w:pPr>
        <w:spacing w:after="120"/>
      </w:pPr>
      <w:r>
        <w:rPr>
          <w:rFonts w:eastAsia="Times New Roman" w:cs="Times New Roman"/>
          <w:szCs w:val="24"/>
        </w:rPr>
        <w:t xml:space="preserve">Two interfaces couple the framework to the </w:t>
      </w:r>
      <w:r w:rsidR="009702C2">
        <w:rPr>
          <w:rFonts w:eastAsia="Times New Roman" w:cs="Times New Roman"/>
          <w:szCs w:val="24"/>
        </w:rPr>
        <w:t>LLM</w:t>
      </w:r>
      <w:r>
        <w:rPr>
          <w:rFonts w:eastAsia="Times New Roman" w:cs="Times New Roman"/>
          <w:szCs w:val="24"/>
        </w:rPr>
        <w:t>: the stage-③ generative proposer, which runs inside the live decision cycle</w:t>
      </w:r>
      <w:r w:rsidR="009702C2">
        <w:rPr>
          <w:rFonts w:eastAsia="Times New Roman" w:cs="Times New Roman"/>
          <w:szCs w:val="24"/>
        </w:rPr>
        <w:t xml:space="preserve">. </w:t>
      </w:r>
      <w:r>
        <w:rPr>
          <w:rFonts w:eastAsia="Times New Roman" w:cs="Times New Roman"/>
          <w:szCs w:val="24"/>
        </w:rPr>
        <w:t xml:space="preserve">Neither interface carries free-form instructions. Each is a fixed </w:t>
      </w:r>
      <w:r w:rsidR="009702C2">
        <w:rPr>
          <w:rFonts w:eastAsia="Times New Roman" w:cs="Times New Roman"/>
          <w:szCs w:val="24"/>
        </w:rPr>
        <w:t>content</w:t>
      </w:r>
      <w:r>
        <w:rPr>
          <w:rFonts w:eastAsia="Times New Roman" w:cs="Times New Roman"/>
          <w:szCs w:val="24"/>
        </w:rPr>
        <w:t>: a fixed system instruction, a deterministic situation context assembled by the engine, and a machine-readable reply whose grammar is closed over the framework’s own vocabulary, so that anything outside the admissible decision space is unparseable. The model identifier and the transport are pinned per campaign and recorded in every run log.</w:t>
      </w:r>
    </w:p>
    <w:p w14:paraId="73C11A86" w14:textId="12290DCE" w:rsidR="00AE5D19" w:rsidRPr="00AE5D19" w:rsidRDefault="00AE5D19" w:rsidP="00AE5D19">
      <w:pPr>
        <w:pStyle w:val="ParText"/>
        <w:rPr>
          <w:b/>
          <w:bCs/>
          <w:u w:val="single"/>
        </w:rPr>
      </w:pPr>
      <w:r w:rsidRPr="00AE5D19">
        <w:rPr>
          <w:b/>
          <w:bCs/>
          <w:u w:val="single"/>
        </w:rPr>
        <w:t>The stage-</w:t>
      </w:r>
      <w:r w:rsidRPr="00AE5D19">
        <w:rPr>
          <w:rFonts w:ascii="Cambria Math" w:hAnsi="Cambria Math" w:cs="Cambria Math"/>
          <w:b/>
          <w:bCs/>
          <w:u w:val="single"/>
        </w:rPr>
        <w:t>③</w:t>
      </w:r>
      <w:r w:rsidRPr="00AE5D19">
        <w:rPr>
          <w:b/>
          <w:bCs/>
          <w:u w:val="single"/>
        </w:rPr>
        <w:t xml:space="preserve"> proposer: inputs and admissible outputs</w:t>
      </w:r>
    </w:p>
    <w:p w14:paraId="52237C64" w14:textId="0C369558" w:rsidR="00AE5D19" w:rsidRDefault="00AE5D19" w:rsidP="00AE5D19">
      <w:pPr>
        <w:spacing w:after="120"/>
      </w:pPr>
      <w:r>
        <w:rPr>
          <w:rFonts w:eastAsia="Times New Roman" w:cs="Times New Roman"/>
          <w:szCs w:val="24"/>
        </w:rPr>
        <w:t xml:space="preserve">At each invocation the proposer receives a compact, auditable summary of the current situation </w:t>
      </w:r>
      <w:r w:rsidR="00FE2C44">
        <w:rPr>
          <w:rFonts w:eastAsia="Times New Roman" w:cs="Times New Roman"/>
          <w:szCs w:val="24"/>
        </w:rPr>
        <w:t>(i.e.,</w:t>
      </w:r>
      <w:r>
        <w:rPr>
          <w:rFonts w:eastAsia="Times New Roman" w:cs="Times New Roman"/>
          <w:szCs w:val="24"/>
        </w:rPr>
        <w:t xml:space="preserve"> the decision-concept activations, the observation confidence, the recent decision-cost trajectory, the rule-base statistics, and the location where residual cost concentrates</w:t>
      </w:r>
      <w:r w:rsidR="00FE2C44">
        <w:rPr>
          <w:rFonts w:eastAsia="Times New Roman" w:cs="Times New Roman"/>
          <w:szCs w:val="24"/>
        </w:rPr>
        <w:t>)</w:t>
      </w:r>
      <w:r>
        <w:rPr>
          <w:rFonts w:eastAsia="Times New Roman" w:cs="Times New Roman"/>
          <w:szCs w:val="24"/>
        </w:rPr>
        <w:t xml:space="preserve"> together with the complete current vocabulary: all decision concepts including learned intermediate concepts, all interventions including learned macros, the five fuzzy terms, and an actuator library annotated with map availability (a water-dependent tactic is declared unavailable on a map without a water body, so it cannot be ordered by construction).</w:t>
      </w:r>
    </w:p>
    <w:p w14:paraId="3667EFF4" w14:textId="2B4EDB5D" w:rsidR="00AE5D19" w:rsidRDefault="00AE5D19" w:rsidP="00AE5D19">
      <w:pPr>
        <w:spacing w:after="120"/>
      </w:pPr>
      <w:r>
        <w:rPr>
          <w:rFonts w:eastAsia="Times New Roman" w:cs="Times New Roman"/>
          <w:szCs w:val="24"/>
        </w:rPr>
        <w:t xml:space="preserve">The reply is one candidate rule: at most three antecedents, each pairing a decision concept with a fuzzy term, and at most three consequents, each pairing an intervention with an intensity in [0,1]. Optionally, the proposal may be a package that grows the vocabulary by exactly one new object, which the accompanying rule is required to use. Three package forms exist. A new intermediate concept is a named, weighted composition of at most four existing features or concepts, with the weights normalized on installation. A new macro intervention is a named, weighted bundle of at most three base channels, the weights read as relative proportions of the bundle. A new clause actuator is a genuinely new tactic rather than a blend: an ordered set of clauses, each applying one verified physical effect </w:t>
      </w:r>
      <w:r w:rsidR="00B73BDF">
        <w:rPr>
          <w:rFonts w:eastAsia="Times New Roman" w:cs="Times New Roman"/>
          <w:szCs w:val="24"/>
        </w:rPr>
        <w:t>(i.e.,</w:t>
      </w:r>
      <w:r>
        <w:rPr>
          <w:rFonts w:eastAsia="Times New Roman" w:cs="Times New Roman"/>
          <w:szCs w:val="24"/>
        </w:rPr>
        <w:t xml:space="preserve"> wetting, clearing, igniting, coating, evacuating, priming, or drafting</w:t>
      </w:r>
      <w:r w:rsidR="00B73BDF">
        <w:rPr>
          <w:rFonts w:eastAsia="Times New Roman" w:cs="Times New Roman"/>
          <w:szCs w:val="24"/>
        </w:rPr>
        <w:t>)</w:t>
      </w:r>
      <w:r>
        <w:rPr>
          <w:rFonts w:eastAsia="Times New Roman" w:cs="Times New Roman"/>
          <w:szCs w:val="24"/>
        </w:rPr>
        <w:t xml:space="preserve"> to a named sector of the </w:t>
      </w:r>
      <w:r>
        <w:rPr>
          <w:rFonts w:eastAsia="Times New Roman" w:cs="Times New Roman"/>
          <w:szCs w:val="24"/>
        </w:rPr>
        <w:lastRenderedPageBreak/>
        <w:t>fire (head, flank, rear, ring, at-fire, assets, populated) over a radial cell band with an amount. The instruction requires the tactic to be drawn from wildfire practice and named honestly; a backburn, for example, is the igniting effect applied to a ring sector ahead of the head, a maneuver no weighted blend of the base channels can express.</w:t>
      </w:r>
    </w:p>
    <w:p w14:paraId="4C6D457F" w14:textId="19F698B2" w:rsidR="00AE5D19" w:rsidRPr="00B73BDF" w:rsidRDefault="00AE5D19" w:rsidP="00AE5D19">
      <w:pPr>
        <w:spacing w:after="120"/>
        <w:rPr>
          <w:rFonts w:eastAsia="Times New Roman" w:cs="Times New Roman"/>
          <w:szCs w:val="24"/>
        </w:rPr>
      </w:pPr>
      <w:r>
        <w:rPr>
          <w:rFonts w:eastAsia="Times New Roman" w:cs="Times New Roman"/>
          <w:szCs w:val="24"/>
        </w:rPr>
        <w:t>What remains fixed is the physical basis itself: the observation features, the decision axes, and the seven verified physical effects are the surface the simulation core can actually execute, so the generative stage is combinatorially open but physically closed</w:t>
      </w:r>
      <w:r w:rsidR="00B73BDF">
        <w:rPr>
          <w:rFonts w:eastAsia="Times New Roman" w:cs="Times New Roman"/>
          <w:szCs w:val="24"/>
        </w:rPr>
        <w:t>; in other words,</w:t>
      </w:r>
      <w:r>
        <w:rPr>
          <w:rFonts w:eastAsia="Times New Roman" w:cs="Times New Roman"/>
          <w:szCs w:val="24"/>
        </w:rPr>
        <w:t xml:space="preserve"> new observables and new tactics over the existing physics, never new physics. Every proposal, packaged or not, then passes the verification gates G1–G5 of Section 4.5 before any order can be influenced by it.</w:t>
      </w:r>
    </w:p>
    <w:p w14:paraId="170FFB85" w14:textId="482FF166" w:rsidR="00AE5D19" w:rsidRPr="00AE5D19" w:rsidRDefault="00AE5D19" w:rsidP="00AE5D19">
      <w:pPr>
        <w:pStyle w:val="ParText"/>
        <w:rPr>
          <w:b/>
          <w:bCs/>
          <w:u w:val="single"/>
        </w:rPr>
      </w:pPr>
      <w:r w:rsidRPr="00AE5D19">
        <w:rPr>
          <w:b/>
          <w:bCs/>
          <w:u w:val="single"/>
        </w:rPr>
        <w:t>Reply discipline and transport</w:t>
      </w:r>
    </w:p>
    <w:p w14:paraId="5B30E3BF" w14:textId="77777777" w:rsidR="00AE5D19" w:rsidRDefault="00AE5D19" w:rsidP="00AE5D19">
      <w:pPr>
        <w:spacing w:after="120"/>
      </w:pPr>
      <w:r>
        <w:rPr>
          <w:rFonts w:eastAsia="Times New Roman" w:cs="Times New Roman"/>
          <w:szCs w:val="24"/>
        </w:rPr>
        <w:t>The proposer runs under a system instruction that admits exactly one minified JSON object and nothing else, with no tools enabled and a bounded wall-clock budget (ninety seconds by default): a slow call becomes a skipped stage recorded in the log, never a stalled decision cycle. Obvious notation slips — a numeric threshold written where the grammar wants a linguistic term — are translated to the nearest term, and every such repair is stamped into the resulting rule’s provenance note so the audit trail states what the model actually wrote. When the transport or the model is unavailable, the stage reports itself unavailable and the staged adaptation simply never escalates beyond the evolving-fuzzy stages.</w:t>
      </w:r>
    </w:p>
    <w:p w14:paraId="44DD6254" w14:textId="54482BF0" w:rsidR="009215A0" w:rsidRPr="009215A0" w:rsidRDefault="009215A0" w:rsidP="009215A0">
      <w:pPr>
        <w:pStyle w:val="ParText"/>
        <w:rPr>
          <w:b/>
          <w:bCs/>
          <w:u w:val="single"/>
        </w:rPr>
      </w:pPr>
      <w:r w:rsidRPr="009215A0">
        <w:rPr>
          <w:b/>
          <w:bCs/>
          <w:u w:val="single"/>
        </w:rPr>
        <w:t>System instruction (abstract)</w:t>
      </w:r>
    </w:p>
    <w:p w14:paraId="5DBC18DB" w14:textId="05E3D378" w:rsidR="009215A0" w:rsidRDefault="009215A0" w:rsidP="009215A0">
      <w:pPr>
        <w:pStyle w:val="ParText"/>
      </w:pPr>
      <w:r>
        <w:t>You are a rule proposer for a wildfire response framework. You will be given a snapshot summary of the current fire situation and the framework’s complete vocabulary. Your task is to propose a single candidate rule that reduces residual decision cost. Constraints are as follows:</w:t>
      </w:r>
    </w:p>
    <w:p w14:paraId="14126A25" w14:textId="61A8951D" w:rsidR="009215A0" w:rsidRDefault="009215A0" w:rsidP="009215A0">
      <w:pPr>
        <w:pStyle w:val="ParText"/>
        <w:numPr>
          <w:ilvl w:val="0"/>
          <w:numId w:val="31"/>
        </w:numPr>
      </w:pPr>
      <w:r>
        <w:t>Use only the decision concepts, interventions, fuzzy terms, and map-available actuators given to you.</w:t>
      </w:r>
    </w:p>
    <w:p w14:paraId="217EC617" w14:textId="5C06CD68" w:rsidR="009215A0" w:rsidRDefault="009215A0" w:rsidP="009215A0">
      <w:pPr>
        <w:pStyle w:val="ParText"/>
        <w:numPr>
          <w:ilvl w:val="0"/>
          <w:numId w:val="31"/>
        </w:numPr>
      </w:pPr>
      <w:r>
        <w:lastRenderedPageBreak/>
        <w:t>At most three antecedents and three consequents; intensities lie in [0,1].</w:t>
      </w:r>
    </w:p>
    <w:p w14:paraId="1782201F" w14:textId="78EEBE31" w:rsidR="009215A0" w:rsidRDefault="009215A0" w:rsidP="009215A0">
      <w:pPr>
        <w:pStyle w:val="ParText"/>
        <w:numPr>
          <w:ilvl w:val="0"/>
          <w:numId w:val="31"/>
        </w:numPr>
      </w:pPr>
      <w:r>
        <w:t>You may optionally extend the vocabulary by exactly one new object (intermediate concept, macro intervention, or clause actuator); if you do, the proposed rule must use it.</w:t>
      </w:r>
    </w:p>
    <w:p w14:paraId="76170ED7" w14:textId="02944262" w:rsidR="009215A0" w:rsidRDefault="009215A0" w:rsidP="009215A0">
      <w:pPr>
        <w:pStyle w:val="ParText"/>
        <w:numPr>
          <w:ilvl w:val="0"/>
          <w:numId w:val="31"/>
        </w:numPr>
      </w:pPr>
      <w:r>
        <w:t>A new clause actuator may compose only the verified physical effects, must be drawn from real wildfire practice, and must be named honestly.</w:t>
      </w:r>
    </w:p>
    <w:p w14:paraId="6DA1362E" w14:textId="292D51FD" w:rsidR="009215A0" w:rsidRDefault="009215A0" w:rsidP="009215A0">
      <w:pPr>
        <w:pStyle w:val="ParText"/>
        <w:numPr>
          <w:ilvl w:val="0"/>
          <w:numId w:val="31"/>
        </w:numPr>
      </w:pPr>
      <w:r>
        <w:t>Do not invent new observables, new physical effects, or any object not on the supplied lists.</w:t>
      </w:r>
    </w:p>
    <w:p w14:paraId="3DA540A4" w14:textId="5CA86816" w:rsidR="00AE5D19" w:rsidRPr="00BA1179" w:rsidRDefault="009215A0" w:rsidP="009215A0">
      <w:pPr>
        <w:pStyle w:val="ParText"/>
        <w:numPr>
          <w:ilvl w:val="0"/>
          <w:numId w:val="31"/>
        </w:numPr>
      </w:pPr>
      <w:r>
        <w:t>Output: one minified JSON object on a single line. No explanation, no rationale, no code fences, no other text.</w:t>
      </w:r>
    </w:p>
    <w:p w14:paraId="7F4A73AA" w14:textId="77777777" w:rsidR="008B73D5" w:rsidRPr="00314A8B" w:rsidRDefault="008B73D5" w:rsidP="008B73D5">
      <w:pPr>
        <w:pStyle w:val="ParText"/>
        <w:rPr>
          <w:b/>
          <w:bCs/>
          <w:u w:val="single"/>
        </w:rPr>
      </w:pPr>
      <w:r w:rsidRPr="00314A8B">
        <w:rPr>
          <w:b/>
          <w:bCs/>
          <w:u w:val="single"/>
        </w:rPr>
        <w:t>The standing mission brief (verbatim, one recorded run)</w:t>
      </w:r>
    </w:p>
    <w:p w14:paraId="3E8FCB13" w14:textId="77777777" w:rsidR="00841512" w:rsidRDefault="00841512" w:rsidP="00841512">
      <w:pPr>
        <w:pStyle w:val="ParText"/>
      </w:pPr>
      <w:r>
        <w:t>The mission brief below is an example of the standing prompt that is built once per incident and sent verbatim on every generative call of that run; it is also written to the run log for audit. It gives the model the map affordances (including the water body), the six seeded doctrine families, the actuator library that no seed rule orders, and the basis of seven verified physical effects from which a new clause actuator may be composed. The concrete values are those of one recorded run.</w:t>
      </w:r>
    </w:p>
    <w:p w14:paraId="6363105A" w14:textId="77777777" w:rsidR="008B73D5" w:rsidRPr="008B73D5" w:rsidRDefault="008B73D5" w:rsidP="008B73D5">
      <w:pPr>
        <w:pStyle w:val="ParText"/>
        <w:rPr>
          <w:sz w:val="44"/>
          <w:szCs w:val="40"/>
        </w:rPr>
      </w:pPr>
      <w:r w:rsidRPr="008B73D5">
        <w:rPr>
          <w:rFonts w:ascii="Consolas" w:hAnsi="Consolas"/>
          <w:szCs w:val="40"/>
        </w:rPr>
        <w:t>=== MISSION BRIEF (standing; read once, applies to every decision of this incident) ===</w:t>
      </w:r>
    </w:p>
    <w:p w14:paraId="6A7732BF" w14:textId="77777777" w:rsidR="008B73D5" w:rsidRPr="008B73D5" w:rsidRDefault="008B73D5" w:rsidP="008B73D5">
      <w:pPr>
        <w:pStyle w:val="ParText"/>
        <w:rPr>
          <w:sz w:val="44"/>
          <w:szCs w:val="40"/>
        </w:rPr>
      </w:pPr>
      <w:r w:rsidRPr="008B73D5">
        <w:rPr>
          <w:rFonts w:ascii="Consolas" w:hAnsi="Consolas"/>
          <w:szCs w:val="40"/>
        </w:rPr>
        <w:t>MAP: 100 x 70 cells at 30 m; land cover: non fuel 7%, grass 20%, shrub 19%, pine litter 40%, hardwood 9%, water 3%, urban 2%.</w:t>
      </w:r>
    </w:p>
    <w:p w14:paraId="79E2B25C" w14:textId="77777777" w:rsidR="008B73D5" w:rsidRPr="008B73D5" w:rsidRDefault="008B73D5" w:rsidP="008B73D5">
      <w:pPr>
        <w:pStyle w:val="ParText"/>
        <w:rPr>
          <w:sz w:val="44"/>
          <w:szCs w:val="40"/>
        </w:rPr>
      </w:pPr>
      <w:r w:rsidRPr="008B73D5">
        <w:rPr>
          <w:rFonts w:ascii="Consolas" w:hAnsi="Consolas"/>
          <w:szCs w:val="40"/>
        </w:rPr>
        <w:t>- water: 206 cells of lake/river/sea, centred near (52,17); engines and aircraft can draft/refill there, so sustained capacity near the water is real.</w:t>
      </w:r>
    </w:p>
    <w:p w14:paraId="08E15F9F" w14:textId="77777777" w:rsidR="008B73D5" w:rsidRPr="008B73D5" w:rsidRDefault="008B73D5" w:rsidP="008B73D5">
      <w:pPr>
        <w:pStyle w:val="ParText"/>
        <w:rPr>
          <w:sz w:val="44"/>
          <w:szCs w:val="40"/>
        </w:rPr>
      </w:pPr>
      <w:r w:rsidRPr="008B73D5">
        <w:rPr>
          <w:rFonts w:ascii="Consolas" w:hAnsi="Consolas"/>
          <w:szCs w:val="40"/>
        </w:rPr>
        <w:t>- assets on the map (protect by value and life):</w:t>
      </w:r>
    </w:p>
    <w:p w14:paraId="491E1554" w14:textId="77777777" w:rsidR="008B73D5" w:rsidRPr="008B73D5" w:rsidRDefault="008B73D5" w:rsidP="008B73D5">
      <w:pPr>
        <w:pStyle w:val="ParText"/>
        <w:rPr>
          <w:sz w:val="44"/>
          <w:szCs w:val="40"/>
        </w:rPr>
      </w:pPr>
      <w:r w:rsidRPr="008B73D5">
        <w:rPr>
          <w:rFonts w:ascii="Consolas" w:hAnsi="Consolas"/>
          <w:szCs w:val="40"/>
        </w:rPr>
        <w:lastRenderedPageBreak/>
        <w:t xml:space="preserve">  population 'Town residents' at (2,1), ~12600 persons, value 1.0</w:t>
      </w:r>
    </w:p>
    <w:p w14:paraId="222504B2" w14:textId="77777777" w:rsidR="008B73D5" w:rsidRPr="008B73D5" w:rsidRDefault="008B73D5" w:rsidP="008B73D5">
      <w:pPr>
        <w:pStyle w:val="ParText"/>
        <w:rPr>
          <w:sz w:val="44"/>
          <w:szCs w:val="40"/>
        </w:rPr>
      </w:pPr>
      <w:r w:rsidRPr="008B73D5">
        <w:rPr>
          <w:rFonts w:ascii="Consolas" w:hAnsi="Consolas"/>
          <w:szCs w:val="40"/>
        </w:rPr>
        <w:t xml:space="preserve">  building 'Town centre' at (2,1), value 1.0</w:t>
      </w:r>
    </w:p>
    <w:p w14:paraId="0131D797" w14:textId="77777777" w:rsidR="008B73D5" w:rsidRPr="008B73D5" w:rsidRDefault="008B73D5" w:rsidP="008B73D5">
      <w:pPr>
        <w:pStyle w:val="ParText"/>
        <w:rPr>
          <w:sz w:val="44"/>
          <w:szCs w:val="40"/>
        </w:rPr>
      </w:pPr>
      <w:r w:rsidRPr="008B73D5">
        <w:rPr>
          <w:rFonts w:ascii="Consolas" w:hAnsi="Consolas"/>
          <w:szCs w:val="40"/>
        </w:rPr>
        <w:t xml:space="preserve">  critical 'Hospital' at (5,0), value 1.0</w:t>
      </w:r>
    </w:p>
    <w:p w14:paraId="702874CC" w14:textId="77777777" w:rsidR="008B73D5" w:rsidRPr="008B73D5" w:rsidRDefault="008B73D5" w:rsidP="008B73D5">
      <w:pPr>
        <w:pStyle w:val="ParText"/>
        <w:rPr>
          <w:sz w:val="44"/>
          <w:szCs w:val="40"/>
        </w:rPr>
      </w:pPr>
      <w:r w:rsidRPr="008B73D5">
        <w:rPr>
          <w:rFonts w:ascii="Consolas" w:hAnsi="Consolas"/>
          <w:szCs w:val="40"/>
        </w:rPr>
        <w:t xml:space="preserve">  critical 'Power plant' at (7,4), value 0.9</w:t>
      </w:r>
    </w:p>
    <w:p w14:paraId="5B15B81C" w14:textId="77777777" w:rsidR="008B73D5" w:rsidRPr="008B73D5" w:rsidRDefault="008B73D5" w:rsidP="008B73D5">
      <w:pPr>
        <w:pStyle w:val="ParText"/>
        <w:rPr>
          <w:sz w:val="44"/>
          <w:szCs w:val="40"/>
        </w:rPr>
      </w:pPr>
      <w:r w:rsidRPr="008B73D5">
        <w:rPr>
          <w:rFonts w:ascii="Consolas" w:hAnsi="Consolas"/>
          <w:szCs w:val="40"/>
        </w:rPr>
        <w:t xml:space="preserve">  critical 'Water treatment' at (0,10), value 0.9</w:t>
      </w:r>
    </w:p>
    <w:p w14:paraId="6B44F53E" w14:textId="77777777" w:rsidR="008B73D5" w:rsidRPr="008B73D5" w:rsidRDefault="008B73D5" w:rsidP="008B73D5">
      <w:pPr>
        <w:pStyle w:val="ParText"/>
        <w:rPr>
          <w:sz w:val="44"/>
          <w:szCs w:val="40"/>
        </w:rPr>
      </w:pPr>
      <w:r w:rsidRPr="008B73D5">
        <w:rPr>
          <w:rFonts w:ascii="Consolas" w:hAnsi="Consolas"/>
          <w:szCs w:val="40"/>
        </w:rPr>
        <w:t xml:space="preserve">  critical 'Government office' at (0,1), value 0.8</w:t>
      </w:r>
    </w:p>
    <w:p w14:paraId="4F813B04" w14:textId="77777777" w:rsidR="008B73D5" w:rsidRPr="008B73D5" w:rsidRDefault="008B73D5" w:rsidP="008B73D5">
      <w:pPr>
        <w:pStyle w:val="ParText"/>
        <w:rPr>
          <w:sz w:val="44"/>
          <w:szCs w:val="40"/>
        </w:rPr>
      </w:pPr>
      <w:r w:rsidRPr="008B73D5">
        <w:rPr>
          <w:rFonts w:ascii="Consolas" w:hAnsi="Consolas"/>
          <w:szCs w:val="40"/>
        </w:rPr>
        <w:t xml:space="preserve">  critical 'School' at (0,0), value 0.8</w:t>
      </w:r>
    </w:p>
    <w:p w14:paraId="2BC1ED15" w14:textId="77777777" w:rsidR="008B73D5" w:rsidRPr="008B73D5" w:rsidRDefault="008B73D5" w:rsidP="008B73D5">
      <w:pPr>
        <w:pStyle w:val="ParText"/>
        <w:rPr>
          <w:sz w:val="44"/>
          <w:szCs w:val="40"/>
        </w:rPr>
      </w:pPr>
      <w:r w:rsidRPr="008B73D5">
        <w:rPr>
          <w:rFonts w:ascii="Consolas" w:hAnsi="Consolas"/>
          <w:szCs w:val="40"/>
        </w:rPr>
        <w:t xml:space="preserve">  population 'Village 1 residents' at (8,69), ~3150 persons, value 1.0</w:t>
      </w:r>
    </w:p>
    <w:p w14:paraId="49B1164B" w14:textId="77777777" w:rsidR="008B73D5" w:rsidRPr="008B73D5" w:rsidRDefault="008B73D5" w:rsidP="008B73D5">
      <w:pPr>
        <w:pStyle w:val="ParText"/>
        <w:rPr>
          <w:sz w:val="44"/>
          <w:szCs w:val="40"/>
        </w:rPr>
      </w:pPr>
      <w:r w:rsidRPr="008B73D5">
        <w:rPr>
          <w:rFonts w:ascii="Consolas" w:hAnsi="Consolas"/>
          <w:szCs w:val="40"/>
        </w:rPr>
        <w:t xml:space="preserve">  building 'Village 1 centre' at (8,69), value 0.7</w:t>
      </w:r>
    </w:p>
    <w:p w14:paraId="29B12905" w14:textId="77777777" w:rsidR="008B73D5" w:rsidRPr="008B73D5" w:rsidRDefault="008B73D5" w:rsidP="008B73D5">
      <w:pPr>
        <w:pStyle w:val="ParText"/>
        <w:rPr>
          <w:sz w:val="44"/>
          <w:szCs w:val="40"/>
        </w:rPr>
      </w:pPr>
      <w:r w:rsidRPr="008B73D5">
        <w:rPr>
          <w:rFonts w:ascii="Consolas" w:hAnsi="Consolas"/>
          <w:szCs w:val="40"/>
        </w:rPr>
        <w:t xml:space="preserve">  critical 'Fire station (Village 1)' at (6,69), value 0.7</w:t>
      </w:r>
    </w:p>
    <w:p w14:paraId="0C7F5C44" w14:textId="77777777" w:rsidR="008B73D5" w:rsidRPr="008B73D5" w:rsidRDefault="008B73D5" w:rsidP="008B73D5">
      <w:pPr>
        <w:pStyle w:val="ParText"/>
        <w:rPr>
          <w:sz w:val="44"/>
          <w:szCs w:val="40"/>
        </w:rPr>
      </w:pPr>
      <w:r w:rsidRPr="008B73D5">
        <w:rPr>
          <w:rFonts w:ascii="Consolas" w:hAnsi="Consolas"/>
          <w:szCs w:val="40"/>
        </w:rPr>
        <w:t xml:space="preserve">  evac_route 'Evacuation route' at (2,0), value 1.0</w:t>
      </w:r>
    </w:p>
    <w:p w14:paraId="0D036011" w14:textId="77777777" w:rsidR="008B73D5" w:rsidRPr="008B73D5" w:rsidRDefault="008B73D5" w:rsidP="008B73D5">
      <w:pPr>
        <w:pStyle w:val="ParText"/>
        <w:rPr>
          <w:sz w:val="44"/>
          <w:szCs w:val="40"/>
        </w:rPr>
      </w:pPr>
      <w:r w:rsidRPr="008B73D5">
        <w:rPr>
          <w:rFonts w:ascii="Consolas" w:hAnsi="Consolas"/>
          <w:szCs w:val="40"/>
        </w:rPr>
        <w:t>- resources: staged capacity 535 (rcap sum), map-mean travel time 20 min, air support: yes.</w:t>
      </w:r>
    </w:p>
    <w:p w14:paraId="55892AF7" w14:textId="77777777" w:rsidR="008B73D5" w:rsidRPr="008B73D5" w:rsidRDefault="008B73D5" w:rsidP="008B73D5">
      <w:pPr>
        <w:pStyle w:val="ParText"/>
        <w:rPr>
          <w:sz w:val="44"/>
          <w:szCs w:val="40"/>
        </w:rPr>
      </w:pPr>
      <w:r w:rsidRPr="008B73D5">
        <w:rPr>
          <w:rFonts w:ascii="Consolas" w:hAnsi="Consolas"/>
          <w:szCs w:val="40"/>
        </w:rPr>
        <w:t>- protection priority weights (WHERE effort goes): critical 0.40, population 0.25, building 0.20, evacuation 0.15</w:t>
      </w:r>
    </w:p>
    <w:p w14:paraId="0A4227D1" w14:textId="77777777" w:rsidR="008B73D5" w:rsidRPr="008B73D5" w:rsidRDefault="008B73D5" w:rsidP="008B73D5">
      <w:pPr>
        <w:pStyle w:val="ParText"/>
        <w:rPr>
          <w:sz w:val="44"/>
          <w:szCs w:val="40"/>
        </w:rPr>
      </w:pPr>
      <w:r w:rsidRPr="008B73D5">
        <w:rPr>
          <w:rFonts w:ascii="Consolas" w:hAnsi="Consolas"/>
          <w:szCs w:val="40"/>
        </w:rPr>
        <w:t>- loss weights of the decision cost J (WHAT counts as a bad outcome): burn 0.29, asset 0.29, population 0.29, response 0.06, delay 0.06. Trials and cross-run comparisons are judged on the PHYSICAL part (burn + asset + population).</w:t>
      </w:r>
    </w:p>
    <w:p w14:paraId="26FE277D" w14:textId="77777777" w:rsidR="008B73D5" w:rsidRPr="008B73D5" w:rsidRDefault="008B73D5" w:rsidP="008B73D5">
      <w:pPr>
        <w:pStyle w:val="ParText"/>
        <w:rPr>
          <w:sz w:val="44"/>
          <w:szCs w:val="40"/>
        </w:rPr>
      </w:pPr>
      <w:r w:rsidRPr="008B73D5">
        <w:rPr>
          <w:rFonts w:ascii="Consolas" w:hAnsi="Consolas"/>
          <w:szCs w:val="40"/>
        </w:rPr>
        <w:t xml:space="preserve">DOCTRINE FAMILIES (seed rules draw only on these): suppression_effort (suppression effort), resource_deployment (resource deployment), containment_line (containment line), </w:t>
      </w:r>
      <w:r w:rsidRPr="008B73D5">
        <w:rPr>
          <w:rFonts w:ascii="Consolas" w:hAnsi="Consolas"/>
          <w:szCs w:val="40"/>
        </w:rPr>
        <w:lastRenderedPageBreak/>
        <w:t>asset_protection (asset protection), evacuation (evacuation), public_warning (public warning)</w:t>
      </w:r>
    </w:p>
    <w:p w14:paraId="7F3DA07A" w14:textId="77777777" w:rsidR="008B73D5" w:rsidRPr="008B73D5" w:rsidRDefault="008B73D5" w:rsidP="008B73D5">
      <w:pPr>
        <w:pStyle w:val="ParText"/>
        <w:rPr>
          <w:sz w:val="44"/>
          <w:szCs w:val="40"/>
        </w:rPr>
      </w:pPr>
      <w:r w:rsidRPr="008B73D5">
        <w:rPr>
          <w:rFonts w:ascii="Consolas" w:hAnsi="Consolas"/>
          <w:szCs w:val="40"/>
        </w:rPr>
        <w:t>ACTUATOR LIBRARY (physics available beyond the doctrine; NO seed rule orders them, discovering a use is your job):</w:t>
      </w:r>
    </w:p>
    <w:p w14:paraId="7A425FC1" w14:textId="77777777" w:rsidR="008B73D5" w:rsidRPr="008B73D5" w:rsidRDefault="008B73D5" w:rsidP="008B73D5">
      <w:pPr>
        <w:pStyle w:val="ParText"/>
        <w:rPr>
          <w:sz w:val="44"/>
          <w:szCs w:val="40"/>
        </w:rPr>
      </w:pPr>
      <w:r w:rsidRPr="008B73D5">
        <w:rPr>
          <w:rFonts w:ascii="Consolas" w:hAnsi="Consolas"/>
          <w:szCs w:val="40"/>
        </w:rPr>
        <w:t xml:space="preserve">  tactical_burn: a firing crew ignites a strip between the containment band and the front so a counter-fire consumes the fuel the head fire is running toward. Real fire: in strong wind or near assets it can backfire, and the forecast gates will reject a reckless order.</w:t>
      </w:r>
    </w:p>
    <w:p w14:paraId="5F605DA2" w14:textId="77777777" w:rsidR="008B73D5" w:rsidRPr="008B73D5" w:rsidRDefault="008B73D5" w:rsidP="008B73D5">
      <w:pPr>
        <w:pStyle w:val="ParText"/>
        <w:rPr>
          <w:sz w:val="44"/>
          <w:szCs w:val="40"/>
        </w:rPr>
      </w:pPr>
      <w:r w:rsidRPr="008B73D5">
        <w:rPr>
          <w:rFonts w:ascii="Consolas" w:hAnsi="Consolas"/>
          <w:szCs w:val="40"/>
        </w:rPr>
        <w:t xml:space="preserve">  water_drafting: engines and helicopters refill from the nearest lake, river or sea, raising sustained capacity near water. On a map without water it does nothing.</w:t>
      </w:r>
    </w:p>
    <w:p w14:paraId="0EF4E6B2" w14:textId="77777777" w:rsidR="008B73D5" w:rsidRPr="008B73D5" w:rsidRDefault="008B73D5" w:rsidP="008B73D5">
      <w:pPr>
        <w:pStyle w:val="ParText"/>
        <w:rPr>
          <w:sz w:val="44"/>
          <w:szCs w:val="40"/>
        </w:rPr>
      </w:pPr>
      <w:r w:rsidRPr="008B73D5">
        <w:rPr>
          <w:rFonts w:ascii="Consolas" w:hAnsi="Consolas"/>
          <w:szCs w:val="40"/>
        </w:rPr>
        <w:t xml:space="preserve">  retardant_drop: aircraft coat the fuel ahead of the head fire with long-term retardant or soil, so the coated cells resist ignition even after the water in them dries. Aerial delivery: it does not need road access, but it is a finite, expensive pass and only the head sector is coated.</w:t>
      </w:r>
    </w:p>
    <w:p w14:paraId="64430225" w14:textId="77777777" w:rsidR="008B73D5" w:rsidRPr="008B73D5" w:rsidRDefault="008B73D5" w:rsidP="008B73D5">
      <w:pPr>
        <w:pStyle w:val="ParText"/>
        <w:rPr>
          <w:sz w:val="44"/>
          <w:szCs w:val="40"/>
        </w:rPr>
      </w:pPr>
      <w:r w:rsidRPr="008B73D5">
        <w:rPr>
          <w:rFonts w:ascii="Consolas" w:hAnsi="Consolas"/>
          <w:szCs w:val="40"/>
        </w:rPr>
        <w:t>YOU MAY ALSO DEFINE A NEW ACTUATOR as data (a package with "clauses"): each clause = one verified effect (wet, clear, ignite, coat, evacuate, prime, draft) on a sector (head, flank, rear, ring, at_fire, assets, populated) at a cell range [rin, rout] from the front with an amount. That is a genuinely new tactic (WHERE and HOW); a mere re-weighting of channels is the tuning stage's job and fails the novelty gates.</w:t>
      </w:r>
    </w:p>
    <w:p w14:paraId="79B62A37" w14:textId="77777777" w:rsidR="008B73D5" w:rsidRPr="008B73D5" w:rsidRDefault="008B73D5" w:rsidP="008B73D5">
      <w:pPr>
        <w:pStyle w:val="ParText"/>
        <w:rPr>
          <w:sz w:val="44"/>
          <w:szCs w:val="40"/>
        </w:rPr>
      </w:pPr>
      <w:r w:rsidRPr="008B73D5">
        <w:rPr>
          <w:rFonts w:ascii="Consolas" w:hAnsi="Consolas"/>
          <w:szCs w:val="40"/>
        </w:rPr>
        <w:t>WHEN TO INVENT WHAT (think like an incident commander):</w:t>
      </w:r>
    </w:p>
    <w:p w14:paraId="5C7E8BF2" w14:textId="77777777" w:rsidR="008B73D5" w:rsidRPr="008B73D5" w:rsidRDefault="008B73D5" w:rsidP="008B73D5">
      <w:pPr>
        <w:pStyle w:val="ParText"/>
        <w:rPr>
          <w:sz w:val="44"/>
          <w:szCs w:val="40"/>
        </w:rPr>
      </w:pPr>
      <w:r w:rsidRPr="008B73D5">
        <w:rPr>
          <w:rFonts w:ascii="Consolas" w:hAnsi="Consolas"/>
          <w:szCs w:val="40"/>
        </w:rPr>
        <w:t xml:space="preserve">  - a plain rule: the situation is expressible in the current concepts and an existing action answers it.</w:t>
      </w:r>
    </w:p>
    <w:p w14:paraId="7DCBA870" w14:textId="77777777" w:rsidR="008B73D5" w:rsidRPr="008B73D5" w:rsidRDefault="008B73D5" w:rsidP="008B73D5">
      <w:pPr>
        <w:pStyle w:val="ParText"/>
        <w:rPr>
          <w:sz w:val="44"/>
          <w:szCs w:val="40"/>
        </w:rPr>
      </w:pPr>
      <w:r w:rsidRPr="008B73D5">
        <w:rPr>
          <w:rFonts w:ascii="Consolas" w:hAnsi="Consolas"/>
          <w:szCs w:val="40"/>
        </w:rPr>
        <w:lastRenderedPageBreak/>
        <w:t xml:space="preserve">  - a new CONCEPT: the same kind of situation keeps recurring and the five decision concepts cannot name it (for example ember pressure on a settlement edge, urban interface stress). Concepts change the architecture: they enter Layer 3 and later rules can cite them.</w:t>
      </w:r>
    </w:p>
    <w:p w14:paraId="0909D59D" w14:textId="77777777" w:rsidR="008B73D5" w:rsidRPr="008B73D5" w:rsidRDefault="008B73D5" w:rsidP="008B73D5">
      <w:pPr>
        <w:pStyle w:val="ParText"/>
        <w:rPr>
          <w:sz w:val="44"/>
          <w:szCs w:val="40"/>
        </w:rPr>
      </w:pPr>
      <w:r w:rsidRPr="008B73D5">
        <w:rPr>
          <w:rFonts w:ascii="Consolas" w:hAnsi="Consolas"/>
          <w:szCs w:val="40"/>
        </w:rPr>
        <w:t xml:space="preserve">  - a composite intervention: two channels must act AS ONE with a fixed ratio (hardening a town: protection + line).</w:t>
      </w:r>
    </w:p>
    <w:p w14:paraId="5954A480" w14:textId="77777777" w:rsidR="008B73D5" w:rsidRPr="008B73D5" w:rsidRDefault="008B73D5" w:rsidP="008B73D5">
      <w:pPr>
        <w:pStyle w:val="ParText"/>
        <w:rPr>
          <w:sz w:val="44"/>
          <w:szCs w:val="40"/>
        </w:rPr>
      </w:pPr>
      <w:r w:rsidRPr="008B73D5">
        <w:rPr>
          <w:rFonts w:ascii="Consolas" w:hAnsi="Consolas"/>
          <w:szCs w:val="40"/>
        </w:rPr>
        <w:t xml:space="preserve">  - a clause actuator: the tactic needs its own geometry (a flank firing operation, a deep pre-wetted band). Use only what THIS map supports: no water means no drafting and no aerial drops; no population nearby means evacuate and prime are wasted orders.</w:t>
      </w:r>
    </w:p>
    <w:p w14:paraId="1F37B2BF" w14:textId="77777777" w:rsidR="008B73D5" w:rsidRPr="008B73D5" w:rsidRDefault="008B73D5" w:rsidP="008B73D5">
      <w:pPr>
        <w:pStyle w:val="ParText"/>
        <w:rPr>
          <w:sz w:val="44"/>
          <w:szCs w:val="40"/>
        </w:rPr>
      </w:pPr>
      <w:r w:rsidRPr="008B73D5">
        <w:rPr>
          <w:rFonts w:ascii="Consolas" w:hAnsi="Consolas"/>
          <w:szCs w:val="40"/>
        </w:rPr>
        <w:t>STANDING RULES OF THE GAME: every proposal must FIRE in the situation it is proposed for (use current dominant terms, or '&gt;=' for a rising threat); orders must be strong enough to move a 45-minute physical forecast; every candidate is judged by simulation gates (form, vocabulary, relevance, availability, two reseeded A/B forecasts, and a growth margin for new vocabulary); a rejected proposal comes back to you once with the failing gate named, so fix exactly that. Always return ONLY the JSON.</w:t>
      </w:r>
    </w:p>
    <w:p w14:paraId="36D1009C" w14:textId="77777777" w:rsidR="008B73D5" w:rsidRPr="008B73D5" w:rsidRDefault="008B73D5" w:rsidP="008B73D5">
      <w:pPr>
        <w:pStyle w:val="ParText"/>
        <w:rPr>
          <w:sz w:val="44"/>
          <w:szCs w:val="40"/>
        </w:rPr>
      </w:pPr>
      <w:r w:rsidRPr="008B73D5">
        <w:rPr>
          <w:rFonts w:ascii="Consolas" w:hAnsi="Consolas"/>
          <w:szCs w:val="40"/>
        </w:rPr>
        <w:t>=== END OF MISSION BRIEF ===</w:t>
      </w:r>
    </w:p>
    <w:p w14:paraId="163A45AA" w14:textId="77777777" w:rsidR="008B73D5" w:rsidRDefault="008B73D5" w:rsidP="002A7D4E">
      <w:pPr>
        <w:pStyle w:val="ParText"/>
      </w:pPr>
    </w:p>
    <w:p w14:paraId="51F19FF6" w14:textId="77777777" w:rsidR="00E23A65" w:rsidRPr="00BA1179" w:rsidRDefault="00E23A65" w:rsidP="00E23A65">
      <w:pPr>
        <w:pStyle w:val="ParText"/>
      </w:pPr>
    </w:p>
    <w:p w14:paraId="3D9281C6" w14:textId="77777777" w:rsidR="00E23A65" w:rsidRPr="00BA1179" w:rsidRDefault="00E23A65" w:rsidP="00E23A65">
      <w:pPr>
        <w:pStyle w:val="ParText"/>
        <w:sectPr w:rsidR="00E23A65" w:rsidRPr="00BA1179" w:rsidSect="00E23A65">
          <w:type w:val="oddPage"/>
          <w:pgSz w:w="11906" w:h="16838"/>
          <w:pgMar w:top="1987" w:right="1584" w:bottom="1584" w:left="2275" w:header="706" w:footer="1411" w:gutter="0"/>
          <w:lnNumType w:countBy="1" w:restart="continuous"/>
          <w:cols w:space="708"/>
          <w:docGrid w:linePitch="360"/>
        </w:sectPr>
      </w:pPr>
    </w:p>
    <w:p w14:paraId="4A4BAD32" w14:textId="46FA5ACC" w:rsidR="0027147E" w:rsidRPr="00BA1179" w:rsidRDefault="00136102" w:rsidP="0005476E">
      <w:pPr>
        <w:pStyle w:val="CoverPages"/>
        <w:rPr>
          <w:lang w:val="en-US"/>
        </w:rPr>
      </w:pPr>
      <w:bookmarkStart w:id="438" w:name="_Toc236342197"/>
      <w:commentRangeStart w:id="439"/>
      <w:r w:rsidRPr="00BA1179">
        <w:rPr>
          <w:lang w:val="en-US"/>
        </w:rPr>
        <w:lastRenderedPageBreak/>
        <w:t>CURRICULUM VITAE</w:t>
      </w:r>
      <w:bookmarkEnd w:id="438"/>
      <w:r w:rsidRPr="00BA1179">
        <w:rPr>
          <w:lang w:val="en-US"/>
        </w:rPr>
        <w:t xml:space="preserve"> </w:t>
      </w:r>
      <w:commentRangeEnd w:id="439"/>
      <w:r w:rsidR="002A7D4E" w:rsidRPr="00BA1179">
        <w:rPr>
          <w:rStyle w:val="CommentReference"/>
          <w:sz w:val="24"/>
          <w:szCs w:val="24"/>
          <w:lang w:val="en-US"/>
        </w:rPr>
        <w:commentReference w:id="439"/>
      </w:r>
    </w:p>
    <w:p w14:paraId="6CCE5041" w14:textId="3B99E3A3" w:rsidR="0027147E" w:rsidRPr="00BA1179" w:rsidRDefault="0027147E" w:rsidP="0005476E">
      <w:pPr>
        <w:tabs>
          <w:tab w:val="left" w:pos="3360"/>
        </w:tabs>
        <w:spacing w:after="0" w:line="240" w:lineRule="auto"/>
        <w:rPr>
          <w:rFonts w:cs="Times New Roman"/>
          <w:szCs w:val="24"/>
        </w:rPr>
      </w:pPr>
    </w:p>
    <w:p w14:paraId="4ECFBB46" w14:textId="12475D77" w:rsidR="0005476E" w:rsidRPr="00BA1179" w:rsidRDefault="0005476E" w:rsidP="00136102">
      <w:pPr>
        <w:spacing w:after="0" w:line="240" w:lineRule="auto"/>
        <w:rPr>
          <w:rFonts w:cs="Times New Roman"/>
          <w:b/>
          <w:bCs/>
          <w:szCs w:val="24"/>
        </w:rPr>
      </w:pPr>
      <w:r w:rsidRPr="00BA1179">
        <w:rPr>
          <w:b/>
          <w:bCs/>
        </w:rPr>
        <w:t>PERSONAL INFORMATION</w:t>
      </w:r>
    </w:p>
    <w:p w14:paraId="41EC5044" w14:textId="36410682" w:rsidR="00136102" w:rsidRPr="00BA1179" w:rsidRDefault="00136102" w:rsidP="00136102">
      <w:pPr>
        <w:spacing w:after="0" w:line="240" w:lineRule="auto"/>
        <w:rPr>
          <w:rFonts w:cs="Times New Roman"/>
          <w:szCs w:val="24"/>
        </w:rPr>
      </w:pPr>
      <w:r w:rsidRPr="00BA1179">
        <w:rPr>
          <w:rFonts w:cs="Times New Roman"/>
          <w:szCs w:val="24"/>
        </w:rPr>
        <w:t xml:space="preserve">Surname, Name: AKMAN, Çağlar </w:t>
      </w:r>
    </w:p>
    <w:p w14:paraId="43D9046A" w14:textId="77777777" w:rsidR="0005476E" w:rsidRPr="00BA1179" w:rsidRDefault="0005476E" w:rsidP="00136102">
      <w:pPr>
        <w:rPr>
          <w:rFonts w:cs="Times New Roman"/>
          <w:b/>
          <w:szCs w:val="24"/>
        </w:rPr>
      </w:pPr>
    </w:p>
    <w:p w14:paraId="049C0F76" w14:textId="19BEB2AB" w:rsidR="00136102" w:rsidRPr="00BA1179" w:rsidRDefault="00136102" w:rsidP="003D2170">
      <w:pPr>
        <w:spacing w:after="0"/>
        <w:rPr>
          <w:rFonts w:cs="Times New Roman"/>
          <w:b/>
          <w:szCs w:val="24"/>
        </w:rPr>
      </w:pPr>
      <w:r w:rsidRPr="00BA1179">
        <w:rPr>
          <w:rFonts w:cs="Times New Roman"/>
          <w:b/>
          <w:szCs w:val="24"/>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BA1179" w14:paraId="68DD09BF" w14:textId="77777777" w:rsidTr="000161DE">
        <w:tc>
          <w:tcPr>
            <w:tcW w:w="1560" w:type="dxa"/>
          </w:tcPr>
          <w:p w14:paraId="7209CADA" w14:textId="77777777" w:rsidR="00136102" w:rsidRPr="00BA1179" w:rsidRDefault="00136102" w:rsidP="003D2170">
            <w:pPr>
              <w:spacing w:line="240" w:lineRule="auto"/>
              <w:rPr>
                <w:rFonts w:cs="Times New Roman"/>
                <w:b/>
                <w:szCs w:val="24"/>
              </w:rPr>
            </w:pPr>
            <w:r w:rsidRPr="00BA1179">
              <w:rPr>
                <w:rFonts w:cs="Times New Roman"/>
                <w:b/>
                <w:szCs w:val="24"/>
              </w:rPr>
              <w:t>Degree</w:t>
            </w:r>
          </w:p>
        </w:tc>
        <w:tc>
          <w:tcPr>
            <w:tcW w:w="4819" w:type="dxa"/>
          </w:tcPr>
          <w:p w14:paraId="7CB7F4BE" w14:textId="77777777" w:rsidR="00136102" w:rsidRPr="00BA1179" w:rsidRDefault="00136102" w:rsidP="003D2170">
            <w:pPr>
              <w:spacing w:line="240" w:lineRule="auto"/>
              <w:rPr>
                <w:rFonts w:cs="Times New Roman"/>
                <w:b/>
                <w:szCs w:val="24"/>
              </w:rPr>
            </w:pPr>
            <w:r w:rsidRPr="00BA1179">
              <w:rPr>
                <w:rFonts w:cs="Times New Roman"/>
                <w:b/>
                <w:szCs w:val="24"/>
              </w:rPr>
              <w:t>Institution</w:t>
            </w:r>
          </w:p>
        </w:tc>
        <w:tc>
          <w:tcPr>
            <w:tcW w:w="1451" w:type="dxa"/>
          </w:tcPr>
          <w:p w14:paraId="38351E6D" w14:textId="77777777" w:rsidR="00136102" w:rsidRPr="00BA1179" w:rsidRDefault="00136102" w:rsidP="003D2170">
            <w:pPr>
              <w:spacing w:line="240" w:lineRule="auto"/>
              <w:rPr>
                <w:rFonts w:cs="Times New Roman"/>
                <w:b/>
                <w:szCs w:val="24"/>
              </w:rPr>
            </w:pPr>
            <w:r w:rsidRPr="00BA1179">
              <w:rPr>
                <w:rFonts w:cs="Times New Roman"/>
                <w:b/>
                <w:szCs w:val="24"/>
              </w:rPr>
              <w:t>Year of Graduation</w:t>
            </w:r>
          </w:p>
        </w:tc>
      </w:tr>
      <w:tr w:rsidR="00BB5B94" w:rsidRPr="00BA1179" w14:paraId="0C6FB894" w14:textId="77777777" w:rsidTr="000161DE">
        <w:tc>
          <w:tcPr>
            <w:tcW w:w="1560" w:type="dxa"/>
          </w:tcPr>
          <w:p w14:paraId="02CBCF8A" w14:textId="77777777" w:rsidR="00BB5B94" w:rsidRPr="00BA1179" w:rsidRDefault="00BB5B94" w:rsidP="00BB5B94">
            <w:pPr>
              <w:spacing w:line="240" w:lineRule="auto"/>
              <w:rPr>
                <w:rFonts w:cs="Times New Roman"/>
                <w:szCs w:val="24"/>
              </w:rPr>
            </w:pPr>
            <w:r w:rsidRPr="00BA1179">
              <w:rPr>
                <w:rFonts w:cs="Times New Roman"/>
                <w:szCs w:val="24"/>
              </w:rPr>
              <w:t xml:space="preserve">MS </w:t>
            </w:r>
          </w:p>
        </w:tc>
        <w:tc>
          <w:tcPr>
            <w:tcW w:w="4819" w:type="dxa"/>
          </w:tcPr>
          <w:p w14:paraId="5FE58ADE" w14:textId="5DE981F1" w:rsidR="00BB5B94" w:rsidRPr="00BA1179" w:rsidRDefault="00BB5B94" w:rsidP="00BB5B94">
            <w:pPr>
              <w:spacing w:line="240" w:lineRule="auto"/>
              <w:rPr>
                <w:rFonts w:cs="Times New Roman"/>
                <w:szCs w:val="24"/>
              </w:rPr>
            </w:pPr>
            <w:r w:rsidRPr="00BA1179">
              <w:rPr>
                <w:rFonts w:cs="Times New Roman"/>
                <w:szCs w:val="24"/>
              </w:rPr>
              <w:t>METU Electrical and Electronics Engineering</w:t>
            </w:r>
          </w:p>
        </w:tc>
        <w:tc>
          <w:tcPr>
            <w:tcW w:w="1451" w:type="dxa"/>
          </w:tcPr>
          <w:p w14:paraId="040D472A" w14:textId="4FC84B5C" w:rsidR="00BB5B94" w:rsidRPr="00BA1179" w:rsidRDefault="00BB5B94" w:rsidP="00BB5B94">
            <w:pPr>
              <w:spacing w:line="240" w:lineRule="auto"/>
              <w:rPr>
                <w:rFonts w:cs="Times New Roman"/>
                <w:szCs w:val="24"/>
              </w:rPr>
            </w:pPr>
            <w:r w:rsidRPr="00BA1179">
              <w:rPr>
                <w:rFonts w:cs="Times New Roman"/>
                <w:szCs w:val="24"/>
              </w:rPr>
              <w:t>2017</w:t>
            </w:r>
          </w:p>
        </w:tc>
      </w:tr>
      <w:tr w:rsidR="00136102" w:rsidRPr="00BA1179" w14:paraId="0961FDB0" w14:textId="77777777" w:rsidTr="000161DE">
        <w:tc>
          <w:tcPr>
            <w:tcW w:w="1560" w:type="dxa"/>
          </w:tcPr>
          <w:p w14:paraId="3508C096" w14:textId="77777777" w:rsidR="00136102" w:rsidRPr="00BA1179" w:rsidRDefault="00136102" w:rsidP="003D2170">
            <w:pPr>
              <w:spacing w:line="240" w:lineRule="auto"/>
              <w:rPr>
                <w:rFonts w:cs="Times New Roman"/>
                <w:szCs w:val="24"/>
              </w:rPr>
            </w:pPr>
            <w:r w:rsidRPr="00BA1179">
              <w:rPr>
                <w:rFonts w:cs="Times New Roman"/>
                <w:szCs w:val="24"/>
              </w:rPr>
              <w:t>BS</w:t>
            </w:r>
          </w:p>
        </w:tc>
        <w:tc>
          <w:tcPr>
            <w:tcW w:w="4819" w:type="dxa"/>
          </w:tcPr>
          <w:p w14:paraId="2BD10486" w14:textId="335BD80A" w:rsidR="00136102" w:rsidRPr="00BA1179" w:rsidRDefault="00136102" w:rsidP="003D2170">
            <w:pPr>
              <w:spacing w:line="240" w:lineRule="auto"/>
              <w:rPr>
                <w:rFonts w:cs="Times New Roman"/>
                <w:szCs w:val="24"/>
              </w:rPr>
            </w:pPr>
            <w:r w:rsidRPr="00BA1179">
              <w:rPr>
                <w:rFonts w:cs="Times New Roman"/>
                <w:szCs w:val="24"/>
              </w:rPr>
              <w:t>METU Electrical and Electronics Engineering</w:t>
            </w:r>
          </w:p>
        </w:tc>
        <w:tc>
          <w:tcPr>
            <w:tcW w:w="1451" w:type="dxa"/>
          </w:tcPr>
          <w:p w14:paraId="0CA74DD8" w14:textId="038B9651" w:rsidR="00136102" w:rsidRPr="00BA1179" w:rsidRDefault="00BB5B94" w:rsidP="003D2170">
            <w:pPr>
              <w:spacing w:line="240" w:lineRule="auto"/>
              <w:rPr>
                <w:rFonts w:cs="Times New Roman"/>
                <w:szCs w:val="24"/>
              </w:rPr>
            </w:pPr>
            <w:r w:rsidRPr="00BA1179">
              <w:rPr>
                <w:rFonts w:cs="Times New Roman"/>
                <w:szCs w:val="24"/>
              </w:rPr>
              <w:t>2008</w:t>
            </w:r>
          </w:p>
        </w:tc>
      </w:tr>
      <w:tr w:rsidR="00136102" w:rsidRPr="00BA1179" w14:paraId="2DD1B3F5" w14:textId="77777777" w:rsidTr="000161DE">
        <w:tc>
          <w:tcPr>
            <w:tcW w:w="1560" w:type="dxa"/>
          </w:tcPr>
          <w:p w14:paraId="0F4DEE7B" w14:textId="77777777" w:rsidR="00136102" w:rsidRPr="00BA1179" w:rsidRDefault="00136102" w:rsidP="003D2170">
            <w:pPr>
              <w:spacing w:line="240" w:lineRule="auto"/>
              <w:rPr>
                <w:rFonts w:cs="Times New Roman"/>
                <w:szCs w:val="24"/>
              </w:rPr>
            </w:pPr>
            <w:r w:rsidRPr="00BA1179">
              <w:rPr>
                <w:rFonts w:cs="Times New Roman"/>
                <w:szCs w:val="24"/>
              </w:rPr>
              <w:t>High School</w:t>
            </w:r>
          </w:p>
        </w:tc>
        <w:tc>
          <w:tcPr>
            <w:tcW w:w="4819" w:type="dxa"/>
          </w:tcPr>
          <w:p w14:paraId="3BC2983C" w14:textId="47823EFC" w:rsidR="00136102" w:rsidRPr="00BA1179" w:rsidRDefault="00322EF9" w:rsidP="003D2170">
            <w:pPr>
              <w:spacing w:line="240" w:lineRule="auto"/>
              <w:rPr>
                <w:rFonts w:cs="Times New Roman"/>
                <w:szCs w:val="24"/>
              </w:rPr>
            </w:pPr>
            <w:r w:rsidRPr="00BA1179">
              <w:rPr>
                <w:rFonts w:cs="Times New Roman"/>
                <w:szCs w:val="24"/>
              </w:rPr>
              <w:t>Yusuf Ziya Öner Fen Lisesi, Antalya</w:t>
            </w:r>
          </w:p>
        </w:tc>
        <w:tc>
          <w:tcPr>
            <w:tcW w:w="1451" w:type="dxa"/>
          </w:tcPr>
          <w:p w14:paraId="33570E70" w14:textId="1E108D0F" w:rsidR="00136102" w:rsidRPr="00BA1179" w:rsidRDefault="00BB5B94" w:rsidP="003D2170">
            <w:pPr>
              <w:spacing w:line="240" w:lineRule="auto"/>
              <w:rPr>
                <w:rFonts w:cs="Times New Roman"/>
                <w:szCs w:val="24"/>
              </w:rPr>
            </w:pPr>
            <w:r w:rsidRPr="00BA1179">
              <w:rPr>
                <w:rFonts w:cs="Times New Roman"/>
                <w:szCs w:val="24"/>
              </w:rPr>
              <w:t>2002</w:t>
            </w:r>
          </w:p>
        </w:tc>
      </w:tr>
    </w:tbl>
    <w:p w14:paraId="17170A16" w14:textId="77777777" w:rsidR="00B96ED3" w:rsidRPr="00BA1179" w:rsidRDefault="00B96ED3" w:rsidP="003D2170">
      <w:pPr>
        <w:spacing w:after="0"/>
        <w:rPr>
          <w:b/>
          <w:bCs/>
        </w:rPr>
      </w:pPr>
    </w:p>
    <w:p w14:paraId="00AD69CE" w14:textId="2A6245A8" w:rsidR="0005476E" w:rsidRPr="00BA1179" w:rsidRDefault="0005476E" w:rsidP="003D2170">
      <w:pPr>
        <w:spacing w:after="0"/>
        <w:rPr>
          <w:b/>
          <w:bCs/>
        </w:rPr>
      </w:pPr>
      <w:r w:rsidRPr="00BA1179">
        <w:rPr>
          <w:b/>
          <w:bC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BA1179" w14:paraId="516ECEC6" w14:textId="77777777" w:rsidTr="0005476E">
        <w:tc>
          <w:tcPr>
            <w:tcW w:w="1843" w:type="dxa"/>
          </w:tcPr>
          <w:p w14:paraId="7D5193CF" w14:textId="04E2DC4F" w:rsidR="0005476E" w:rsidRPr="00BA1179" w:rsidRDefault="0005476E" w:rsidP="003D2170">
            <w:pPr>
              <w:spacing w:line="240" w:lineRule="auto"/>
              <w:rPr>
                <w:rFonts w:cs="Times New Roman"/>
                <w:b/>
                <w:szCs w:val="24"/>
              </w:rPr>
            </w:pPr>
            <w:r w:rsidRPr="00BA1179">
              <w:rPr>
                <w:rFonts w:cs="Times New Roman"/>
                <w:b/>
                <w:szCs w:val="24"/>
              </w:rPr>
              <w:t>Year</w:t>
            </w:r>
          </w:p>
        </w:tc>
        <w:tc>
          <w:tcPr>
            <w:tcW w:w="3119" w:type="dxa"/>
          </w:tcPr>
          <w:p w14:paraId="3DA07325" w14:textId="3F78DE2E" w:rsidR="0005476E" w:rsidRPr="00BA1179" w:rsidRDefault="0005476E" w:rsidP="003D2170">
            <w:pPr>
              <w:spacing w:line="240" w:lineRule="auto"/>
              <w:rPr>
                <w:rFonts w:cs="Times New Roman"/>
                <w:b/>
                <w:szCs w:val="24"/>
              </w:rPr>
            </w:pPr>
            <w:r w:rsidRPr="00BA1179">
              <w:rPr>
                <w:rFonts w:cs="Times New Roman"/>
                <w:b/>
                <w:szCs w:val="24"/>
              </w:rPr>
              <w:t>Place</w:t>
            </w:r>
          </w:p>
        </w:tc>
        <w:tc>
          <w:tcPr>
            <w:tcW w:w="2868" w:type="dxa"/>
          </w:tcPr>
          <w:p w14:paraId="4F6E3186" w14:textId="698B5E00" w:rsidR="0005476E" w:rsidRPr="00BA1179" w:rsidRDefault="0005476E" w:rsidP="003D2170">
            <w:pPr>
              <w:spacing w:line="240" w:lineRule="auto"/>
              <w:rPr>
                <w:rFonts w:cs="Times New Roman"/>
                <w:b/>
                <w:szCs w:val="24"/>
              </w:rPr>
            </w:pPr>
            <w:r w:rsidRPr="00BA1179">
              <w:rPr>
                <w:rFonts w:cs="Times New Roman"/>
                <w:b/>
                <w:szCs w:val="24"/>
              </w:rPr>
              <w:t>Enrollment</w:t>
            </w:r>
          </w:p>
        </w:tc>
      </w:tr>
      <w:tr w:rsidR="0005476E" w:rsidRPr="00BA1179" w14:paraId="7BC61F1C" w14:textId="77777777" w:rsidTr="0005476E">
        <w:tc>
          <w:tcPr>
            <w:tcW w:w="1843" w:type="dxa"/>
          </w:tcPr>
          <w:p w14:paraId="22FF6DC1" w14:textId="04346CF7" w:rsidR="0005476E" w:rsidRPr="00BA1179" w:rsidRDefault="000161DE" w:rsidP="003D2170">
            <w:pPr>
              <w:spacing w:line="240" w:lineRule="auto"/>
              <w:rPr>
                <w:rFonts w:cs="Times New Roman"/>
                <w:szCs w:val="24"/>
              </w:rPr>
            </w:pPr>
            <w:r w:rsidRPr="00BA1179">
              <w:t>2014- Present</w:t>
            </w:r>
          </w:p>
        </w:tc>
        <w:tc>
          <w:tcPr>
            <w:tcW w:w="3119" w:type="dxa"/>
          </w:tcPr>
          <w:p w14:paraId="3C224733" w14:textId="2790F5BD" w:rsidR="0005476E" w:rsidRPr="00BA1179" w:rsidRDefault="000161DE" w:rsidP="003D2170">
            <w:pPr>
              <w:spacing w:line="240" w:lineRule="auto"/>
              <w:rPr>
                <w:rFonts w:cs="Times New Roman"/>
                <w:szCs w:val="24"/>
              </w:rPr>
            </w:pPr>
            <w:r w:rsidRPr="00BA1179">
              <w:t>HAVELSAN</w:t>
            </w:r>
          </w:p>
        </w:tc>
        <w:tc>
          <w:tcPr>
            <w:tcW w:w="2868" w:type="dxa"/>
          </w:tcPr>
          <w:p w14:paraId="0A125150" w14:textId="75C5441F" w:rsidR="0005476E" w:rsidRPr="00BA1179" w:rsidRDefault="000161DE" w:rsidP="003D2170">
            <w:pPr>
              <w:spacing w:line="240" w:lineRule="auto"/>
              <w:rPr>
                <w:rFonts w:cs="Times New Roman"/>
                <w:szCs w:val="24"/>
              </w:rPr>
            </w:pPr>
            <w:r w:rsidRPr="00BA1179">
              <w:t>Modelling and Sensor Technologies Team Leader</w:t>
            </w:r>
          </w:p>
        </w:tc>
      </w:tr>
      <w:tr w:rsidR="0005476E" w:rsidRPr="00BA1179" w14:paraId="42AFE6DF" w14:textId="77777777" w:rsidTr="0005476E">
        <w:tc>
          <w:tcPr>
            <w:tcW w:w="1843" w:type="dxa"/>
          </w:tcPr>
          <w:p w14:paraId="7AA46616" w14:textId="293B91A4" w:rsidR="0005476E" w:rsidRPr="00BA1179" w:rsidRDefault="000161DE" w:rsidP="003D2170">
            <w:pPr>
              <w:spacing w:line="240" w:lineRule="auto"/>
              <w:rPr>
                <w:rFonts w:cs="Times New Roman"/>
                <w:szCs w:val="24"/>
              </w:rPr>
            </w:pPr>
            <w:r w:rsidRPr="00BA1179">
              <w:t>2013-2014</w:t>
            </w:r>
          </w:p>
        </w:tc>
        <w:tc>
          <w:tcPr>
            <w:tcW w:w="3119" w:type="dxa"/>
          </w:tcPr>
          <w:p w14:paraId="0FED5002" w14:textId="7DE2E575" w:rsidR="0005476E" w:rsidRPr="00BA1179" w:rsidRDefault="000161DE" w:rsidP="003D2170">
            <w:pPr>
              <w:spacing w:line="240" w:lineRule="auto"/>
              <w:rPr>
                <w:rFonts w:cs="Times New Roman"/>
                <w:szCs w:val="24"/>
              </w:rPr>
            </w:pPr>
            <w:r w:rsidRPr="00BA1179">
              <w:rPr>
                <w:rFonts w:cs="Times New Roman"/>
                <w:szCs w:val="24"/>
              </w:rPr>
              <w:t>AYESAS</w:t>
            </w:r>
          </w:p>
        </w:tc>
        <w:tc>
          <w:tcPr>
            <w:tcW w:w="2868" w:type="dxa"/>
          </w:tcPr>
          <w:p w14:paraId="1E231380" w14:textId="236FE881" w:rsidR="0005476E" w:rsidRPr="00BA1179" w:rsidRDefault="000161DE" w:rsidP="003D2170">
            <w:pPr>
              <w:spacing w:line="240" w:lineRule="auto"/>
              <w:rPr>
                <w:rFonts w:cs="Times New Roman"/>
                <w:szCs w:val="24"/>
              </w:rPr>
            </w:pPr>
            <w:r w:rsidRPr="00BA1179">
              <w:t>Senior Software Engineer</w:t>
            </w:r>
          </w:p>
        </w:tc>
      </w:tr>
      <w:tr w:rsidR="0005476E" w:rsidRPr="00BA1179" w14:paraId="2CA3A508" w14:textId="77777777" w:rsidTr="0005476E">
        <w:tc>
          <w:tcPr>
            <w:tcW w:w="1843" w:type="dxa"/>
          </w:tcPr>
          <w:p w14:paraId="7138DCE3" w14:textId="5B6423C5" w:rsidR="0005476E" w:rsidRPr="00BA1179" w:rsidRDefault="000161DE" w:rsidP="006601CA">
            <w:pPr>
              <w:spacing w:line="240" w:lineRule="auto"/>
              <w:rPr>
                <w:rFonts w:cs="Times New Roman"/>
                <w:szCs w:val="24"/>
              </w:rPr>
            </w:pPr>
            <w:r w:rsidRPr="00BA1179">
              <w:rPr>
                <w:rFonts w:cs="Times New Roman"/>
                <w:szCs w:val="24"/>
              </w:rPr>
              <w:t>2008-2013</w:t>
            </w:r>
          </w:p>
        </w:tc>
        <w:tc>
          <w:tcPr>
            <w:tcW w:w="3119" w:type="dxa"/>
          </w:tcPr>
          <w:p w14:paraId="2D7EF58A" w14:textId="58FA2E9D" w:rsidR="0005476E" w:rsidRPr="00BA1179" w:rsidRDefault="000161DE" w:rsidP="006601CA">
            <w:pPr>
              <w:spacing w:line="240" w:lineRule="auto"/>
              <w:rPr>
                <w:rFonts w:cs="Times New Roman"/>
                <w:szCs w:val="24"/>
              </w:rPr>
            </w:pPr>
            <w:r w:rsidRPr="00BA1179">
              <w:rPr>
                <w:rFonts w:cs="Times New Roman"/>
                <w:szCs w:val="24"/>
              </w:rPr>
              <w:t>KAREL</w:t>
            </w:r>
          </w:p>
        </w:tc>
        <w:tc>
          <w:tcPr>
            <w:tcW w:w="2868" w:type="dxa"/>
          </w:tcPr>
          <w:p w14:paraId="7A9E7962" w14:textId="099CC09A" w:rsidR="0005476E" w:rsidRPr="00BA1179" w:rsidRDefault="000161DE" w:rsidP="006601CA">
            <w:pPr>
              <w:spacing w:line="240" w:lineRule="auto"/>
              <w:rPr>
                <w:rFonts w:cs="Times New Roman"/>
                <w:szCs w:val="24"/>
              </w:rPr>
            </w:pPr>
            <w:r w:rsidRPr="00BA1179">
              <w:rPr>
                <w:rFonts w:cs="Times New Roman"/>
                <w:szCs w:val="24"/>
              </w:rPr>
              <w:t>Senior Design Engineer</w:t>
            </w:r>
          </w:p>
        </w:tc>
      </w:tr>
      <w:tr w:rsidR="0005476E" w:rsidRPr="00BA1179" w14:paraId="165E271F" w14:textId="77777777" w:rsidTr="0005476E">
        <w:tc>
          <w:tcPr>
            <w:tcW w:w="1843" w:type="dxa"/>
          </w:tcPr>
          <w:p w14:paraId="79880607" w14:textId="595E0735" w:rsidR="0005476E" w:rsidRPr="00BA1179" w:rsidRDefault="000161DE" w:rsidP="006601CA">
            <w:pPr>
              <w:spacing w:line="240" w:lineRule="auto"/>
              <w:rPr>
                <w:rFonts w:cs="Times New Roman"/>
                <w:szCs w:val="24"/>
              </w:rPr>
            </w:pPr>
            <w:r w:rsidRPr="00BA1179">
              <w:rPr>
                <w:rFonts w:cs="Times New Roman"/>
                <w:szCs w:val="24"/>
              </w:rPr>
              <w:t>2007-2007</w:t>
            </w:r>
          </w:p>
        </w:tc>
        <w:tc>
          <w:tcPr>
            <w:tcW w:w="3119" w:type="dxa"/>
          </w:tcPr>
          <w:p w14:paraId="725C2803" w14:textId="4AF86ED7" w:rsidR="0005476E" w:rsidRPr="00BA1179" w:rsidRDefault="000161DE" w:rsidP="006601CA">
            <w:pPr>
              <w:spacing w:line="240" w:lineRule="auto"/>
              <w:rPr>
                <w:rFonts w:cs="Times New Roman"/>
                <w:szCs w:val="24"/>
              </w:rPr>
            </w:pPr>
            <w:r w:rsidRPr="00BA1179">
              <w:rPr>
                <w:rFonts w:cs="Times New Roman"/>
                <w:szCs w:val="24"/>
              </w:rPr>
              <w:t>TUBITAK</w:t>
            </w:r>
          </w:p>
        </w:tc>
        <w:tc>
          <w:tcPr>
            <w:tcW w:w="2868" w:type="dxa"/>
          </w:tcPr>
          <w:p w14:paraId="5477E377" w14:textId="4050112D" w:rsidR="0005476E" w:rsidRPr="00BA1179" w:rsidRDefault="000161DE" w:rsidP="006601CA">
            <w:pPr>
              <w:spacing w:line="240" w:lineRule="auto"/>
              <w:rPr>
                <w:rFonts w:cs="Times New Roman"/>
                <w:szCs w:val="24"/>
              </w:rPr>
            </w:pPr>
            <w:r w:rsidRPr="00BA1179">
              <w:rPr>
                <w:rFonts w:cs="Times New Roman"/>
                <w:szCs w:val="24"/>
              </w:rPr>
              <w:t>Part Time Engineer</w:t>
            </w:r>
          </w:p>
        </w:tc>
      </w:tr>
    </w:tbl>
    <w:p w14:paraId="233B0602" w14:textId="77777777" w:rsidR="00B96ED3" w:rsidRPr="00BA1179" w:rsidRDefault="00B96ED3" w:rsidP="0005476E">
      <w:pPr>
        <w:spacing w:after="0" w:line="240" w:lineRule="auto"/>
        <w:rPr>
          <w:rFonts w:cs="Times New Roman"/>
          <w:b/>
          <w:szCs w:val="24"/>
        </w:rPr>
      </w:pPr>
    </w:p>
    <w:p w14:paraId="1CC975A7" w14:textId="165DB024" w:rsidR="00136102" w:rsidRPr="00BA1179" w:rsidRDefault="00136102" w:rsidP="0005476E">
      <w:pPr>
        <w:spacing w:after="0" w:line="240" w:lineRule="auto"/>
        <w:rPr>
          <w:rFonts w:cs="Times New Roman"/>
          <w:b/>
          <w:szCs w:val="24"/>
        </w:rPr>
      </w:pPr>
      <w:r w:rsidRPr="00BA1179">
        <w:rPr>
          <w:rFonts w:cs="Times New Roman"/>
          <w:b/>
          <w:szCs w:val="24"/>
        </w:rPr>
        <w:t xml:space="preserve">FOREIGN LANGUAGES </w:t>
      </w:r>
    </w:p>
    <w:p w14:paraId="2380764E" w14:textId="679B93B0" w:rsidR="0005476E" w:rsidRPr="00BA1179" w:rsidRDefault="00136102" w:rsidP="0005476E">
      <w:pPr>
        <w:spacing w:after="0" w:line="240" w:lineRule="auto"/>
        <w:rPr>
          <w:rFonts w:cs="Times New Roman"/>
          <w:szCs w:val="24"/>
        </w:rPr>
      </w:pPr>
      <w:r w:rsidRPr="00BA1179">
        <w:rPr>
          <w:rFonts w:cs="Times New Roman"/>
          <w:szCs w:val="24"/>
        </w:rPr>
        <w:t xml:space="preserve">Advanced English, Beginner German </w:t>
      </w:r>
    </w:p>
    <w:p w14:paraId="4C39F54E" w14:textId="77777777" w:rsidR="0005476E" w:rsidRPr="00BA1179" w:rsidRDefault="0005476E" w:rsidP="0005476E">
      <w:pPr>
        <w:spacing w:after="0" w:line="240" w:lineRule="auto"/>
        <w:rPr>
          <w:rFonts w:cs="Times New Roman"/>
          <w:szCs w:val="24"/>
        </w:rPr>
      </w:pPr>
    </w:p>
    <w:p w14:paraId="34B9AC0B" w14:textId="412780AE" w:rsidR="00136102" w:rsidRPr="00BA1179" w:rsidRDefault="00136102" w:rsidP="0005476E">
      <w:pPr>
        <w:spacing w:after="0"/>
        <w:rPr>
          <w:rFonts w:cs="Times New Roman"/>
          <w:b/>
          <w:szCs w:val="24"/>
        </w:rPr>
      </w:pPr>
      <w:r w:rsidRPr="00BA1179">
        <w:rPr>
          <w:rFonts w:cs="Times New Roman"/>
          <w:b/>
          <w:szCs w:val="24"/>
        </w:rPr>
        <w:t xml:space="preserve">PUBLICATIONS </w:t>
      </w:r>
    </w:p>
    <w:p w14:paraId="2BBC84EA" w14:textId="47774400"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Kabak, Y., Kose, I. G., Akman, C., &amp; Ramscar, D. (2023, December). TeamAware: Profile-Based Interoperability Framework for First Responders. In </w:t>
      </w:r>
      <w:r w:rsidRPr="00BA1179">
        <w:rPr>
          <w:rFonts w:cs="Times New Roman"/>
          <w:i/>
          <w:iCs/>
          <w:szCs w:val="24"/>
        </w:rPr>
        <w:t>International Conference on Information Technology in Disaster Risk Reduction</w:t>
      </w:r>
      <w:r w:rsidRPr="00BA1179">
        <w:rPr>
          <w:rFonts w:cs="Times New Roman"/>
          <w:szCs w:val="24"/>
        </w:rPr>
        <w:t> (pp. 98-111). Cham: Springer Nature Switzerland.</w:t>
      </w:r>
    </w:p>
    <w:p w14:paraId="1A616CC5" w14:textId="435A6702"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Gunes, A., ihsan Gullu, A., Alam, M. S., Sucu, E. S., Köse, S., Göze, A. G., ... &amp; Akman, Ç. (2023, July). NLoS Measurement Elimination in UWB Signals Using Anomaly Detection. In </w:t>
      </w:r>
      <w:r w:rsidRPr="00BA1179">
        <w:rPr>
          <w:rFonts w:cs="Times New Roman"/>
          <w:i/>
          <w:iCs/>
          <w:szCs w:val="24"/>
        </w:rPr>
        <w:t>2023 31st Signal Processing and Communications Applications Conference (SIU)</w:t>
      </w:r>
      <w:r w:rsidRPr="00BA1179">
        <w:rPr>
          <w:rFonts w:cs="Times New Roman"/>
          <w:szCs w:val="24"/>
        </w:rPr>
        <w:t> (pp. 1-4). IEEE.</w:t>
      </w:r>
    </w:p>
    <w:p w14:paraId="0EDFA679" w14:textId="0E7BC99F"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AKMAN, Ç. (2022, May). Relative Localization for Swarm Aerial Vehicles. In </w:t>
      </w:r>
      <w:r w:rsidRPr="00BA1179">
        <w:rPr>
          <w:rFonts w:cs="Times New Roman"/>
          <w:i/>
          <w:iCs/>
          <w:szCs w:val="24"/>
        </w:rPr>
        <w:t>2022 30th Signal Processing and Communications Applications Conference (SIU)</w:t>
      </w:r>
      <w:r w:rsidRPr="00BA1179">
        <w:rPr>
          <w:rFonts w:cs="Times New Roman"/>
          <w:szCs w:val="24"/>
        </w:rPr>
        <w:t>.</w:t>
      </w:r>
    </w:p>
    <w:p w14:paraId="23C8FB29" w14:textId="587B57AE"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Korkmaz, I. O., Özateş, T., Koç, E., Aydın, E., Kor, E., Dilek, D., ... &amp; Akman, Ç. (2022, May). Indoor localization with transfer learning. In </w:t>
      </w:r>
      <w:r w:rsidRPr="00BA1179">
        <w:rPr>
          <w:rFonts w:cs="Times New Roman"/>
          <w:i/>
          <w:iCs/>
          <w:szCs w:val="24"/>
        </w:rPr>
        <w:t>2022 30th Signal Processing and Communications Applications Conference (SIU)</w:t>
      </w:r>
      <w:r w:rsidRPr="00BA1179">
        <w:rPr>
          <w:rFonts w:cs="Times New Roman"/>
          <w:szCs w:val="24"/>
        </w:rPr>
        <w:t> (pp. 1-4). IEEE.</w:t>
      </w:r>
    </w:p>
    <w:p w14:paraId="63F0C226" w14:textId="667B66BC"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 xml:space="preserve">Aytekin, A., Bağcı, F., Bozdağ, M., Camuzcu, N., Duru, A., Elma, M. S., ... &amp; Akman, Ç. (2022, May). Relative Localization for Swarm Aerial Vehicles. </w:t>
      </w:r>
      <w:r w:rsidRPr="00BA1179">
        <w:rPr>
          <w:rFonts w:cs="Times New Roman"/>
          <w:szCs w:val="24"/>
        </w:rPr>
        <w:lastRenderedPageBreak/>
        <w:t>In 2022 30th Signal Processing and Communications Applications Conference (SIU) (pp. 1-4). IEEE.</w:t>
      </w:r>
    </w:p>
    <w:p w14:paraId="395AAD4F" w14:textId="67AE463A"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&amp; Sönmez, T. (2021). Body Motion Capture and Applications. In Decision Support Systems and Industrial IoT in Smart Grid, Factories, and Cities (pp. 181-223). IGI Global.</w:t>
      </w:r>
    </w:p>
    <w:p w14:paraId="76DACD29"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Demir, O., &amp; Sönmez, T. (2021, June). Covid-19 SEIQR Spread Mathematical Model. In 2021 29th Signal Processing and Communications Applications Conference (SIU) (pp. 1-4). IEEE.</w:t>
      </w:r>
    </w:p>
    <w:p w14:paraId="11C742CC"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Köse, S., Gökalp, İ., Dökme, Ç., Akman, Ç., Sönmez, T. (2019). Hybrid RSSI and fingerprinting method for indoor localization. In USMOS 19, National Defense Applications Modeling and Simulation Conference.</w:t>
      </w:r>
    </w:p>
    <w:p w14:paraId="36441FAF"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Gökalp, İ., Köse, S., Narman, A., Hajizada E., Özbey, M., Can, S., Akman, Ç., Sönmez, T. (2019). Body motion analysis system. In USMOS 19, National Defense Applications Modeling and Simulation Conference.</w:t>
      </w:r>
    </w:p>
    <w:p w14:paraId="717D9B4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Başlı, A. B., &amp; Leblebicioğlu, M. K. (2018). Sensor fusion, sensitivity analysis and calibration in shooter localization systems. Sensors and Actuators A: Physical, 271, 66-75.</w:t>
      </w:r>
    </w:p>
    <w:p w14:paraId="40A0A31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(2017). Multi shooter localization with acoustic sensors (Master's thesis, Middle East Technical University).</w:t>
      </w:r>
    </w:p>
    <w:p w14:paraId="07188D68"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&amp; Leblebicioğlu, K. (2016, May). Shooter localization system calibration and implementation. In IEEE 24th Signal Processing and Communication Application Conference (SIU) (pp. 2025-2028)</w:t>
      </w:r>
    </w:p>
    <w:p w14:paraId="0C81B06E" w14:textId="77777777" w:rsidR="00B96ED3" w:rsidRPr="00BA1179" w:rsidRDefault="00B96ED3" w:rsidP="00B96ED3">
      <w:pPr>
        <w:spacing w:after="0" w:line="240" w:lineRule="auto"/>
        <w:rPr>
          <w:rFonts w:cs="Times New Roman"/>
          <w:szCs w:val="24"/>
        </w:rPr>
      </w:pPr>
    </w:p>
    <w:p w14:paraId="300B999F" w14:textId="537E20D7" w:rsidR="00F61F25" w:rsidRPr="00BA1179" w:rsidRDefault="00F61F25" w:rsidP="00F61F25">
      <w:pPr>
        <w:spacing w:after="0"/>
        <w:rPr>
          <w:rFonts w:cs="Times New Roman"/>
          <w:b/>
          <w:szCs w:val="24"/>
        </w:rPr>
      </w:pPr>
      <w:r w:rsidRPr="00BA1179">
        <w:rPr>
          <w:rFonts w:cs="Times New Roman"/>
          <w:b/>
          <w:szCs w:val="24"/>
        </w:rPr>
        <w:t xml:space="preserve">PATENTS </w:t>
      </w:r>
    </w:p>
    <w:p w14:paraId="489BBC0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(2017, June 5). Ateşli silah yön ve konum tespit sistemi (Patent No. TR 2017/08288). Türk Patent ve Marka Kurumu.</w:t>
      </w:r>
    </w:p>
    <w:p w14:paraId="5A5FD43E"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(2018, December 31). Hareket algılama, analiz ve takip için bir sistem (Patent No. TR 2018/21331). Türk Patent ve Marka Kurumu.</w:t>
      </w:r>
    </w:p>
    <w:p w14:paraId="1FEB3F2B"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7). Kapalı alanlarda kullanıcı konumlandırma için hibrit bir yöntem (Patent No. TR 2021/006182). Türk Patent ve Marka Kurumu.</w:t>
      </w:r>
    </w:p>
    <w:p w14:paraId="0BAE1FB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14). Acil durum ekiplerinin durumsal farkındalıklarının tespiti için bir düzenek ve bu düzeneğin çalıştırılması için bir yöntem (Patent No. TR 2021/006597). Türk Patent ve Marka Kurumu.</w:t>
      </w:r>
    </w:p>
    <w:p w14:paraId="5601158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September 23). Otonom sürülerde ultra geniş bant teknolojisi ile göreli konumlandırma yöntemi (Patent No. TR 2022/014693). Türk Patent ve Marka Kurumu.</w:t>
      </w:r>
    </w:p>
    <w:p w14:paraId="41A411E4"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November 14). Ön kurulumsuz ultra geniş bant tabanlı iki referans noktalı iç-dış ortam konumlandırma yöntemi (Patent No. TR 2022/017180). Türk Patent ve Marka Kurumu.</w:t>
      </w:r>
    </w:p>
    <w:p w14:paraId="4D90888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lastRenderedPageBreak/>
        <w:t>Akman, Ç. (Co-inventor), &amp; HAVELSAN (Assignee). (2022, November 14). Tek referans noktalı ön kurulumsuz iç ortam konumlandırma yöntemi (Patent No. TR 2022/017194). Türk Patent ve Marka Kurumu.</w:t>
      </w:r>
    </w:p>
    <w:p w14:paraId="10AF5AF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November 6). Ön kurulumsuz UGB tabanlı kapalı ortam haberleşme yöntemi (Patent No. TR 2023/014409). Türk Patent ve Marka Kurumu.</w:t>
      </w:r>
    </w:p>
    <w:p w14:paraId="2356E52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5). GNSS verisi olmayan ortamlarda taşınabilir cihaz kamerası ile hedef konumlandırma yöntemi (Patent No. TR 2023/016496). Türk Patent ve Marka Kurumu.</w:t>
      </w:r>
    </w:p>
    <w:p w14:paraId="05448301"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7). Askerî ekipler için modüler bir durumsal farkındalık sistemi (Patent No. TR 2023/016722). Türk Patent ve Marka Kurumu.</w:t>
      </w:r>
    </w:p>
    <w:p w14:paraId="4DC8E02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Birden çok hareketli cihaz kamerası ile hedefin küresel sistemde konumlandırılması yöntemi (Patent No. TR 2023/018133). Türk Patent ve Marka Kurumu.</w:t>
      </w:r>
    </w:p>
    <w:p w14:paraId="527C6FF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Ultra geniş bant destekli yük tespit ve konumlandırma yöntemi (Patent No. TR 2023/018144). Türk Patent ve Marka Kurumu.</w:t>
      </w:r>
    </w:p>
    <w:p w14:paraId="3B960F86"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Askerî ve acil durum operasyon ekiplerinin durumsal farkındalığı için bir akıllı saat sistemi (Patent No. TR 2023/018154). Türk Patent ve Marka Kurumu.</w:t>
      </w:r>
    </w:p>
    <w:p w14:paraId="70D517D8" w14:textId="1B7586D2" w:rsidR="00F61F25"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Müşterek görev yapan otonom insansız hava araçları için göreli konumlandırma yöntemi (Patent No. TR 2023/018155). Türk Patent ve Marka Kurumu.</w:t>
      </w:r>
    </w:p>
    <w:p w14:paraId="56AC3BC9" w14:textId="77777777" w:rsidR="0064792C" w:rsidRPr="00BA1179" w:rsidRDefault="0064792C" w:rsidP="0064792C">
      <w:pPr>
        <w:spacing w:after="0" w:line="240" w:lineRule="auto"/>
        <w:rPr>
          <w:rFonts w:cs="Times New Roman"/>
          <w:szCs w:val="24"/>
        </w:rPr>
      </w:pPr>
    </w:p>
    <w:p w14:paraId="084C6FE8" w14:textId="776DC044" w:rsidR="00C86438" w:rsidRPr="00BA1179" w:rsidRDefault="0005476E" w:rsidP="00B96ED3">
      <w:pPr>
        <w:spacing w:after="0"/>
        <w:rPr>
          <w:rFonts w:cs="Times New Roman"/>
          <w:b/>
          <w:szCs w:val="24"/>
        </w:rPr>
      </w:pPr>
      <w:r w:rsidRPr="00BA1179">
        <w:rPr>
          <w:rFonts w:cs="Times New Roman"/>
          <w:b/>
          <w:szCs w:val="24"/>
        </w:rPr>
        <w:t>HOBBIES</w:t>
      </w:r>
    </w:p>
    <w:p w14:paraId="0F885377" w14:textId="3B2D58BD" w:rsidR="00136102" w:rsidRPr="00322EF9" w:rsidRDefault="00B96ED3" w:rsidP="00B96ED3">
      <w:pPr>
        <w:rPr>
          <w:noProof/>
        </w:rPr>
      </w:pPr>
      <w:r w:rsidRPr="00BA1179">
        <w:rPr>
          <w:rFonts w:cs="Times New Roman"/>
          <w:szCs w:val="24"/>
        </w:rPr>
        <w:t>Playing piano, playing chess, playing table tennis, and swimming</w:t>
      </w:r>
      <w:bookmarkStart w:id="440" w:name="LastPage"/>
      <w:bookmarkEnd w:id="440"/>
    </w:p>
    <w:sectPr w:rsidR="00136102" w:rsidRPr="00322EF9" w:rsidSect="003E313C">
      <w:type w:val="oddPage"/>
      <w:pgSz w:w="11906" w:h="16838"/>
      <w:pgMar w:top="1987" w:right="1584" w:bottom="1584" w:left="2275" w:header="706" w:footer="141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Çağlar Akman" w:date="2026-07-10T12:10:00Z" w:initials="ÇA">
    <w:p w14:paraId="707444CE" w14:textId="77777777" w:rsidR="000E1725" w:rsidRPr="00BA1179" w:rsidRDefault="00000000" w:rsidP="00855850">
      <w:pPr>
        <w:pStyle w:val="CommentText"/>
        <w:jc w:val="left"/>
      </w:pPr>
      <w:r w:rsidRPr="00BA1179">
        <w:rPr>
          <w:rStyle w:val="CommentReference"/>
        </w:rPr>
        <w:annotationRef/>
      </w:r>
      <w:r w:rsidRPr="00BA1179">
        <w:rPr>
          <w:b/>
          <w:bCs/>
        </w:rPr>
        <w:t>IMPORTANT NOTE:</w:t>
      </w:r>
    </w:p>
    <w:p w14:paraId="1AC929D4" w14:textId="77777777" w:rsidR="000E1725" w:rsidRPr="00BA1179" w:rsidRDefault="00000000" w:rsidP="00855850">
      <w:pPr>
        <w:pStyle w:val="CommentText"/>
        <w:jc w:val="left"/>
      </w:pPr>
      <w:r w:rsidRPr="00BA1179">
        <w:t xml:space="preserve">Thesis Template Confirmation Form must be only added to the draft theses. </w:t>
      </w:r>
      <w:r w:rsidRPr="00BA1179">
        <w:rPr>
          <w:b/>
          <w:bCs/>
        </w:rPr>
        <w:t>Do not forget to remove them before binding your thesis.</w:t>
      </w:r>
    </w:p>
  </w:comment>
  <w:comment w:id="4" w:author="Çağlar Akman" w:date="2025-10-19T12:35:00Z" w:initials="ÇA">
    <w:p w14:paraId="0EE8105F" w14:textId="77777777" w:rsidR="00F4681B" w:rsidRPr="00BA1179" w:rsidRDefault="00F4681B" w:rsidP="00F4681B">
      <w:pPr>
        <w:pStyle w:val="CommentText"/>
        <w:jc w:val="left"/>
      </w:pPr>
      <w:r w:rsidRPr="00BA1179">
        <w:rPr>
          <w:rStyle w:val="CommentReference"/>
        </w:rPr>
        <w:annotationRef/>
      </w:r>
      <w:r w:rsidRPr="00BA1179">
        <w:t>Defense Date</w:t>
      </w:r>
    </w:p>
  </w:comment>
  <w:comment w:id="5" w:author="Çağlar Akman" w:date="2025-10-19T12:46:00Z" w:initials="ÇA">
    <w:p w14:paraId="5B23E472" w14:textId="77777777" w:rsidR="0089258B" w:rsidRPr="00BA1179" w:rsidRDefault="0089258B" w:rsidP="0089258B">
      <w:pPr>
        <w:pStyle w:val="CommentText"/>
        <w:jc w:val="left"/>
      </w:pPr>
      <w:r w:rsidRPr="00BA1179">
        <w:rPr>
          <w:rStyle w:val="CommentReference"/>
        </w:rPr>
        <w:annotationRef/>
      </w:r>
      <w:r w:rsidRPr="00BA1179">
        <w:t>Sign blue ink.</w:t>
      </w:r>
    </w:p>
  </w:comment>
  <w:comment w:id="6" w:author="Çağlar Akman" w:date="2025-10-19T12:44:00Z" w:initials="ÇA">
    <w:p w14:paraId="57539DAC" w14:textId="29089A47" w:rsidR="00570FF0" w:rsidRPr="00BA1179" w:rsidRDefault="00570FF0" w:rsidP="00570FF0">
      <w:pPr>
        <w:pStyle w:val="CommentText"/>
        <w:jc w:val="left"/>
      </w:pPr>
      <w:r w:rsidRPr="00BA1179">
        <w:rPr>
          <w:rStyle w:val="CommentReference"/>
        </w:rPr>
        <w:annotationRef/>
      </w:r>
      <w:r w:rsidRPr="00BA1179">
        <w:t>Check name</w:t>
      </w:r>
    </w:p>
  </w:comment>
  <w:comment w:id="7" w:author="Çağlar Akman" w:date="2025-10-19T12:44:00Z" w:initials="ÇA">
    <w:p w14:paraId="2FF7421F" w14:textId="77777777" w:rsidR="00570FF0" w:rsidRPr="00BA1179" w:rsidRDefault="00570FF0" w:rsidP="00570FF0">
      <w:pPr>
        <w:pStyle w:val="CommentText"/>
        <w:jc w:val="left"/>
      </w:pPr>
      <w:r w:rsidRPr="00BA1179">
        <w:rPr>
          <w:rStyle w:val="CommentReference"/>
        </w:rPr>
        <w:annotationRef/>
      </w:r>
      <w:r w:rsidRPr="00BA1179">
        <w:t>Check name</w:t>
      </w:r>
    </w:p>
  </w:comment>
  <w:comment w:id="8" w:author="Çağlar Akman" w:date="2025-10-19T12:43:00Z" w:initials="ÇA">
    <w:p w14:paraId="13CD6FEB" w14:textId="125E0B42" w:rsidR="00570FF0" w:rsidRPr="00BA1179" w:rsidRDefault="00570FF0" w:rsidP="00570FF0">
      <w:pPr>
        <w:pStyle w:val="CommentText"/>
        <w:jc w:val="left"/>
      </w:pPr>
      <w:r w:rsidRPr="00BA1179">
        <w:rPr>
          <w:rStyle w:val="CommentReference"/>
        </w:rPr>
        <w:annotationRef/>
      </w:r>
      <w:r w:rsidRPr="00BA1179">
        <w:t>Check University</w:t>
      </w:r>
    </w:p>
  </w:comment>
  <w:comment w:id="9" w:author="Author" w:initials="A">
    <w:p w14:paraId="4BF868D2" w14:textId="4C295D47" w:rsidR="006E1168" w:rsidRPr="00BA1179" w:rsidRDefault="006E1168">
      <w:pPr>
        <w:pStyle w:val="CommentText"/>
      </w:pPr>
      <w:r w:rsidRPr="00BA1179">
        <w:rPr>
          <w:rStyle w:val="CommentReference"/>
        </w:rPr>
        <w:annotationRef/>
      </w:r>
      <w:r w:rsidRPr="00BA1179">
        <w:t>Write your defense date here.</w:t>
      </w:r>
    </w:p>
  </w:comment>
  <w:comment w:id="10" w:author="Çağlar Akman" w:date="2025-10-19T12:46:00Z" w:initials="ÇA">
    <w:p w14:paraId="65C48462" w14:textId="77777777" w:rsidR="0089258B" w:rsidRPr="00BA1179" w:rsidRDefault="0089258B" w:rsidP="0089258B">
      <w:pPr>
        <w:pStyle w:val="CommentText"/>
        <w:jc w:val="left"/>
      </w:pPr>
      <w:r w:rsidRPr="00BA1179">
        <w:rPr>
          <w:rStyle w:val="CommentReference"/>
        </w:rPr>
        <w:annotationRef/>
      </w:r>
      <w:r w:rsidRPr="00BA1179">
        <w:t>Sign blue ink</w:t>
      </w:r>
    </w:p>
  </w:comment>
  <w:comment w:id="12" w:author="Çağlar Akman" w:date="2026-04-16T23:41:00Z" w:initials="ÇA">
    <w:p w14:paraId="423A14E7" w14:textId="77777777" w:rsidR="00147B75" w:rsidRPr="00BA1179" w:rsidRDefault="00147B75" w:rsidP="00147B75">
      <w:pPr>
        <w:pStyle w:val="CommentText"/>
        <w:jc w:val="left"/>
      </w:pPr>
      <w:r w:rsidRPr="00BA1179">
        <w:rPr>
          <w:rStyle w:val="CommentReference"/>
        </w:rPr>
        <w:annotationRef/>
      </w:r>
      <w:r w:rsidRPr="00BA1179">
        <w:t>Defense Date</w:t>
      </w:r>
    </w:p>
  </w:comment>
  <w:comment w:id="13" w:author="Çağlar Akman" w:date="2026-07-18T17:58:00Z" w:initials="ÇA">
    <w:p w14:paraId="6444125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15" w:author="Çağlar Akman" w:date="2026-04-16T23:42:00Z" w:initials="ÇA">
    <w:p w14:paraId="6632D1A8" w14:textId="77777777" w:rsidR="00147B75" w:rsidRPr="00BA1179" w:rsidRDefault="00147B75" w:rsidP="00147B75">
      <w:pPr>
        <w:pStyle w:val="CommentText"/>
        <w:jc w:val="left"/>
      </w:pPr>
      <w:r w:rsidRPr="00BA1179">
        <w:rPr>
          <w:rStyle w:val="CommentReference"/>
        </w:rPr>
        <w:annotationRef/>
      </w:r>
      <w:r w:rsidRPr="00BA1179">
        <w:t>Defense Date</w:t>
      </w:r>
    </w:p>
  </w:comment>
  <w:comment w:id="16" w:author="Çağlar Akman" w:date="2026-07-18T17:59:00Z" w:initials="ÇA">
    <w:p w14:paraId="4C13070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47" w:author="Çağlar Akman" w:date="2026-07-30T01:16:00Z" w:initials="ÇA">
    <w:p w14:paraId="190BE40B" w14:textId="77777777" w:rsidR="000F5259" w:rsidRDefault="000F5259" w:rsidP="000F5259">
      <w:pPr>
        <w:pStyle w:val="CommentText"/>
        <w:jc w:val="left"/>
      </w:pPr>
      <w:r>
        <w:rPr>
          <w:rStyle w:val="CommentReference"/>
        </w:rPr>
        <w:annotationRef/>
      </w:r>
      <w:r>
        <w:t>Update.</w:t>
      </w:r>
    </w:p>
  </w:comment>
  <w:comment w:id="272" w:author="Çağlar Akman" w:date="2026-07-26T16:34:00Z" w:initials="ÇA">
    <w:p w14:paraId="4B11BAE7" w14:textId="77777777" w:rsidR="00947E90" w:rsidRDefault="00947E90" w:rsidP="00947E90">
      <w:pPr>
        <w:pStyle w:val="CommentText"/>
        <w:jc w:val="left"/>
      </w:pPr>
      <w:r>
        <w:rPr>
          <w:rStyle w:val="CommentReference"/>
        </w:rPr>
        <w:annotationRef/>
      </w:r>
      <w:r>
        <w:t>Cost Physical ve Cost Total diye ikiye ayrımak lazım.</w:t>
      </w:r>
    </w:p>
  </w:comment>
  <w:comment w:id="274" w:author="Çağlar Akman" w:date="2026-07-26T16:45:00Z" w:initials="ÇA">
    <w:p w14:paraId="505444B6" w14:textId="77777777" w:rsidR="00503360" w:rsidRDefault="00503360" w:rsidP="00503360">
      <w:pPr>
        <w:pStyle w:val="CommentText"/>
        <w:jc w:val="left"/>
      </w:pPr>
      <w:r>
        <w:rPr>
          <w:rStyle w:val="CommentReference"/>
        </w:rPr>
        <w:annotationRef/>
      </w:r>
      <w:r>
        <w:t>Sırayla — hepsi koddaki gerçek formüllere göre:</w:t>
      </w:r>
    </w:p>
    <w:p w14:paraId="4BDCCAD1" w14:textId="77777777" w:rsidR="00503360" w:rsidRDefault="00503360" w:rsidP="00503360">
      <w:pPr>
        <w:pStyle w:val="CommentText"/>
        <w:jc w:val="left"/>
      </w:pPr>
      <w:r>
        <w:rPr>
          <w:b/>
          <w:bCs/>
        </w:rPr>
        <w:t>J_burn aralığı ve "%5"</w:t>
      </w:r>
    </w:p>
    <w:p w14:paraId="705D7F73" w14:textId="77777777" w:rsidR="00503360" w:rsidRDefault="00503360" w:rsidP="00503360">
      <w:pPr>
        <w:pStyle w:val="CommentText"/>
        <w:jc w:val="left"/>
      </w:pPr>
      <w:r>
        <w:t xml:space="preserve">Evet: J_burn = x/(1+x), x = A_yanan/(0.05·A_yanabilir). Aralık </w:t>
      </w:r>
      <w:r>
        <w:rPr>
          <w:b/>
          <w:bCs/>
        </w:rPr>
        <w:t>[0, 1)</w:t>
      </w:r>
      <w:r>
        <w:t xml:space="preserve"> — 1'e yaklaşır, asla ulaşmaz. Ve evet: yanan alan, yanabilir alanın tam %5'ine geldiğinde x = 1 → J_burn = </w:t>
      </w:r>
      <w:r>
        <w:rPr>
          <w:b/>
          <w:bCs/>
        </w:rPr>
        <w:t>tam 0.5</w:t>
      </w:r>
      <w:r>
        <w:t>; %5'i geçince yarının üstüne çıkar (%10'da 0.667, %20'de 0.8...).</w:t>
      </w:r>
    </w:p>
    <w:p w14:paraId="4DEF6293" w14:textId="77777777" w:rsidR="00503360" w:rsidRDefault="00503360" w:rsidP="00503360">
      <w:pPr>
        <w:pStyle w:val="CommentText"/>
        <w:jc w:val="left"/>
      </w:pPr>
      <w:r>
        <w:rPr>
          <w:b/>
          <w:bCs/>
        </w:rPr>
        <w:t>%5 nereden çıktı?</w:t>
      </w:r>
      <w:r>
        <w:t xml:space="preserve"> Dürüst cevap: bu bir tasarım sabiti (burn_reference_fraction = 0.05) — ölçeğin "büyük yangın" çıpası. Tezde şöyle savunulur, üç katman: (1) </w:t>
      </w:r>
      <w:r>
        <w:rPr>
          <w:b/>
          <w:bCs/>
        </w:rPr>
        <w:t>Fiziksel anlam:</w:t>
      </w:r>
      <w:r>
        <w:t xml:space="preserve"> 18×18 km'lik değerlendirme domeninde yanabilir alanın %5'i ≈ 1.500–1.600 ha; tek bölümde (6–12 saat) bu, Türkiye 2021 yangınlarının en kötü günlük koşularıyla aynı mertebede bir felaket ölçeğidir — "referans yangın = tek bölümde afet boyutuna ulaşan yangın, J_burn = 0.5 okur." (2) </w:t>
      </w:r>
      <w:r>
        <w:rPr>
          <w:b/>
          <w:bCs/>
        </w:rPr>
        <w:t>Sıralama değişmezliği:</w:t>
      </w:r>
      <w:r>
        <w:t xml:space="preserve"> </w:t>
      </w:r>
      <w:r>
        <w:rPr>
          <w:lang w:val="el-GR"/>
        </w:rPr>
        <w:t>ρ</w:t>
      </w:r>
      <w:r>
        <w:t>_ref yaln</w:t>
      </w:r>
      <w:r>
        <w:rPr>
          <w:lang w:val="el-GR"/>
        </w:rPr>
        <w:t>ı</w:t>
      </w:r>
      <w:r>
        <w:t xml:space="preserve">zca </w:t>
      </w:r>
      <w:r>
        <w:rPr>
          <w:lang w:val="el-GR"/>
        </w:rPr>
        <w:t>ö</w:t>
      </w:r>
      <w:r>
        <w:t>l</w:t>
      </w:r>
      <w:r>
        <w:rPr>
          <w:lang w:val="el-GR"/>
        </w:rPr>
        <w:t>ç</w:t>
      </w:r>
      <w:r>
        <w:t>e</w:t>
      </w:r>
      <w:r>
        <w:rPr>
          <w:lang w:val="el-GR"/>
        </w:rPr>
        <w:t>ğ</w:t>
      </w:r>
      <w:r>
        <w:t>in orta noktas</w:t>
      </w:r>
      <w:r>
        <w:rPr>
          <w:lang w:val="el-GR"/>
        </w:rPr>
        <w:t>ı</w:t>
      </w:r>
      <w:r>
        <w:t>n</w:t>
      </w:r>
      <w:r>
        <w:rPr>
          <w:lang w:val="el-GR"/>
        </w:rPr>
        <w:t>ı</w:t>
      </w:r>
      <w:r>
        <w:t xml:space="preserve"> kayd</w:t>
      </w:r>
      <w:r>
        <w:rPr>
          <w:lang w:val="el-GR"/>
        </w:rPr>
        <w:t>ı</w:t>
      </w:r>
      <w:r>
        <w:t>r</w:t>
      </w:r>
      <w:r>
        <w:rPr>
          <w:lang w:val="el-GR"/>
        </w:rPr>
        <w:t>ı</w:t>
      </w:r>
      <w:r>
        <w:t>r; J_burn yanan alan</w:t>
      </w:r>
      <w:r>
        <w:rPr>
          <w:lang w:val="el-GR"/>
        </w:rPr>
        <w:t>ı</w:t>
      </w:r>
      <w:r>
        <w:t>n monoton fonksiyonu oldu</w:t>
      </w:r>
      <w:r>
        <w:rPr>
          <w:lang w:val="el-GR"/>
        </w:rPr>
        <w:t>ğ</w:t>
      </w:r>
      <w:r>
        <w:t>undan kollar</w:t>
      </w:r>
      <w:r>
        <w:rPr>
          <w:lang w:val="el-GR"/>
        </w:rPr>
        <w:t>ı</w:t>
      </w:r>
      <w:r>
        <w:t xml:space="preserve">n </w:t>
      </w:r>
      <w:r>
        <w:rPr>
          <w:i/>
          <w:iCs/>
        </w:rPr>
        <w:t>sıralaması</w:t>
      </w:r>
      <w:r>
        <w:t xml:space="preserve"> </w:t>
      </w:r>
      <w:r>
        <w:rPr>
          <w:lang w:val="el-GR"/>
        </w:rPr>
        <w:t>ρ</w:t>
      </w:r>
      <w:r>
        <w:t>_ref'ten ba</w:t>
      </w:r>
      <w:r>
        <w:rPr>
          <w:lang w:val="el-GR"/>
        </w:rPr>
        <w:t>ğı</w:t>
      </w:r>
      <w:r>
        <w:t>ms</w:t>
      </w:r>
      <w:r>
        <w:rPr>
          <w:lang w:val="el-GR"/>
        </w:rPr>
        <w:t>ı</w:t>
      </w:r>
      <w:r>
        <w:t>zd</w:t>
      </w:r>
      <w:r>
        <w:rPr>
          <w:lang w:val="el-GR"/>
        </w:rPr>
        <w:t>ı</w:t>
      </w:r>
      <w:r>
        <w:t xml:space="preserve">r </w:t>
      </w:r>
      <w:r>
        <w:rPr>
          <w:lang w:val="el-GR"/>
        </w:rPr>
        <w:t>—</w:t>
      </w:r>
      <w:r>
        <w:t xml:space="preserve"> yani 0.05 yerine 0.03 deseydik A3 yine A0'</w:t>
      </w:r>
      <w:r>
        <w:rPr>
          <w:lang w:val="el-GR"/>
        </w:rPr>
        <w:t>ı</w:t>
      </w:r>
      <w:r>
        <w:t xml:space="preserve"> yenerdi, sadece say</w:t>
      </w:r>
      <w:r>
        <w:rPr>
          <w:lang w:val="el-GR"/>
        </w:rPr>
        <w:t>ı</w:t>
      </w:r>
      <w:r>
        <w:t>lar kayard</w:t>
      </w:r>
      <w:r>
        <w:rPr>
          <w:lang w:val="el-GR"/>
        </w:rPr>
        <w:t>ı</w:t>
      </w:r>
      <w:r>
        <w:t xml:space="preserve">. (3) </w:t>
      </w:r>
      <w:r>
        <w:rPr>
          <w:b/>
          <w:bCs/>
        </w:rPr>
        <w:t>Duyarlılık:</w:t>
      </w:r>
      <w:r>
        <w:t xml:space="preserve"> zaten 5.5'te w_burn taraması var; istersen ρ_ref'i de tarama listesine ekleriz, "sonuçlar referans seçimine dirençli" cümlesi ölçülmüş olur. Bu üçü birlikte %5'i sihirli sayı olmaktan çıkarır.</w:t>
      </w:r>
    </w:p>
    <w:p w14:paraId="73A58EB8" w14:textId="77777777" w:rsidR="00503360" w:rsidRDefault="00503360" w:rsidP="00503360">
      <w:pPr>
        <w:pStyle w:val="CommentText"/>
        <w:jc w:val="left"/>
      </w:pPr>
      <w:r>
        <w:rPr>
          <w:b/>
          <w:bCs/>
        </w:rPr>
        <w:t>Evacuation maliyeti / etkilenen insan</w:t>
      </w:r>
    </w:p>
    <w:p w14:paraId="31612992" w14:textId="77777777" w:rsidR="00503360" w:rsidRDefault="00503360" w:rsidP="00503360">
      <w:pPr>
        <w:pStyle w:val="CommentText"/>
        <w:jc w:val="left"/>
      </w:pPr>
      <w:r>
        <w:t xml:space="preserve">Etkilenen insanın maliyeti </w:t>
      </w:r>
      <w:r>
        <w:rPr>
          <w:b/>
          <w:bCs/>
        </w:rPr>
        <w:t>var ve J_pop'un kendisi</w:t>
      </w:r>
      <w:r>
        <w:t xml:space="preserve">: yanan hücrede geçirilen kişi-adımlar. Tahliye edilen kişi bu sayaçtan çıkar (tahliye işe yarar) ve tahliyenin </w:t>
      </w:r>
      <w:r>
        <w:rPr>
          <w:i/>
          <w:iCs/>
        </w:rPr>
        <w:t>operasyonel</w:t>
      </w:r>
      <w:r>
        <w:t xml:space="preserve"> maliyeti J_resp'e yansır (tahliye emri kapasite tüketir). Modellenmeyen tek şey </w:t>
      </w:r>
      <w:r>
        <w:rPr>
          <w:b/>
          <w:bCs/>
        </w:rPr>
        <w:t>yerinden edilmenin toplumsal maliyeti</w:t>
      </w:r>
      <w:r>
        <w:t xml:space="preserve"> — tahliye edilen 10.000 kişinin mağduriyeti. Önerim: yeni terim ekleme; ölüm riski ile taşınma zahmeti aynı terazide tartılmamalı ve keyfi bir ağırlık ister. Bunun yerine tabloda "population evacuated" kolonunu göster ve kabuller kısmına tek cümle: </w:t>
      </w:r>
      <w:r>
        <w:rPr>
          <w:i/>
          <w:iCs/>
        </w:rPr>
        <w:t>"evacuation is charged only through the response capacity it consumes; the societal cost of displacement lies outside the objective."</w:t>
      </w:r>
      <w:r>
        <w:t xml:space="preserve"> Jüri sorarsa cevap hazır ve dürüst.</w:t>
      </w:r>
    </w:p>
    <w:p w14:paraId="7784A246" w14:textId="77777777" w:rsidR="00503360" w:rsidRDefault="00503360" w:rsidP="00503360">
      <w:pPr>
        <w:pStyle w:val="CommentText"/>
        <w:jc w:val="left"/>
      </w:pPr>
      <w:r>
        <w:rPr>
          <w:b/>
          <w:bCs/>
        </w:rPr>
        <w:t>Yanma süresinin maliyeti</w:t>
      </w:r>
    </w:p>
    <w:p w14:paraId="36524846" w14:textId="77777777" w:rsidR="00503360" w:rsidRDefault="00503360" w:rsidP="00503360">
      <w:pPr>
        <w:pStyle w:val="CommentText"/>
        <w:jc w:val="left"/>
      </w:pPr>
      <w:r>
        <w:t xml:space="preserve">Ekleme — sezgin doğru. Süre zaten iki kanaldan dolaylı olarak faturalanıyor: uzun yanan yangın daha çok alan yakar (J_burn kümülatif ever_burned üzerinden) ve insanları daha uzun maruz bırakır (J_pop zaman-entegre). "Sürenin kendisi" ayrı terim olursa aynı zararı iki kez sayarsın. No-DSS kıyası için gereken bilgi kaybolmuyor: </w:t>
      </w:r>
      <w:r>
        <w:rPr>
          <w:b/>
          <w:bCs/>
        </w:rPr>
        <w:t>söndürme süresi tabloda ayrı metrik kolonu</w:t>
      </w:r>
      <w:r>
        <w:t xml:space="preserve"> olarak duruyor; A0'da "sönmedi (≥720 dk)" okunacak — kıyas görünür ama hedef fonksiyonunu kirletmiyor.</w:t>
      </w:r>
    </w:p>
    <w:p w14:paraId="0DAB6E30" w14:textId="77777777" w:rsidR="00503360" w:rsidRDefault="00503360" w:rsidP="00503360">
      <w:pPr>
        <w:pStyle w:val="CommentText"/>
        <w:jc w:val="left"/>
      </w:pPr>
      <w:r>
        <w:rPr>
          <w:b/>
          <w:bCs/>
        </w:rPr>
        <w:t>J_delay ve J_resp — biri fazla mı?</w:t>
      </w:r>
    </w:p>
    <w:p w14:paraId="04AEE93A" w14:textId="77777777" w:rsidR="00503360" w:rsidRDefault="00503360" w:rsidP="00503360">
      <w:pPr>
        <w:pStyle w:val="CommentText"/>
        <w:jc w:val="left"/>
      </w:pPr>
      <w:r>
        <w:t xml:space="preserve">Değil; </w:t>
      </w:r>
      <w:r>
        <w:rPr>
          <w:b/>
          <w:bCs/>
        </w:rPr>
        <w:t>dik boyutlar</w:t>
      </w:r>
      <w:r>
        <w:t xml:space="preserve">: J_resp </w:t>
      </w:r>
      <w:r>
        <w:rPr>
          <w:i/>
          <w:iCs/>
        </w:rPr>
        <w:t>ne kadar</w:t>
      </w:r>
      <w:r>
        <w:t xml:space="preserve"> güç bağladığını ölçer (kapasite-adım / referans — çaba/bütçe), J_delay bağlanan gücün </w:t>
      </w:r>
      <w:r>
        <w:rPr>
          <w:i/>
          <w:iCs/>
        </w:rPr>
        <w:t>ne kadar geç/uzaktan</w:t>
      </w:r>
      <w:r>
        <w:t xml:space="preserve"> geldiğini (kapasite-ağırlıklı ortalama intikal süresi / 60 dk — hazırlık/konumlanma). Az gücü uzaktan da getirebilirsin (düşük resp, yüksek delay), çok gücü yakından da (tersi) — biri diğerinden türetilemez. Ayrıca J_delay, S3 zamanındalık kriterinin sayısal karşılığı ve Eq. 8/Tablo 2.4'te beş terim tanımlı — silmek Ch2-Ch3'e dalga dalga yayılır. Kararım: </w:t>
      </w:r>
      <w:r>
        <w:rPr>
          <w:b/>
          <w:bCs/>
        </w:rPr>
        <w:t>ikisi de kalsın</w:t>
      </w:r>
      <w:r>
        <w:t>, w_delay küçük tutulsun; tabloda A0'da her ikisi "—".</w:t>
      </w:r>
    </w:p>
    <w:p w14:paraId="45361BFA" w14:textId="77777777" w:rsidR="00503360" w:rsidRDefault="00503360" w:rsidP="00503360">
      <w:pPr>
        <w:pStyle w:val="CommentText"/>
        <w:jc w:val="left"/>
      </w:pPr>
      <w:r>
        <w:rPr>
          <w:b/>
          <w:bCs/>
        </w:rPr>
        <w:t>Nihai tanımlar (değişiklik yok — teyit)</w:t>
      </w:r>
    </w:p>
    <w:p w14:paraId="47DC31B8" w14:textId="77777777" w:rsidR="00503360" w:rsidRDefault="00503360" w:rsidP="00503360">
      <w:pPr>
        <w:pStyle w:val="CommentText"/>
        <w:numPr>
          <w:ilvl w:val="0"/>
          <w:numId w:val="27"/>
        </w:numPr>
        <w:jc w:val="left"/>
      </w:pPr>
      <w:r>
        <w:t>J_burn = x/(1+x), x = A_burned/(ρ_ref·A_burnable), ρ_ref = 0.05</w:t>
      </w:r>
    </w:p>
    <w:p w14:paraId="656C28E6" w14:textId="77777777" w:rsidR="00503360" w:rsidRDefault="00503360" w:rsidP="00503360">
      <w:pPr>
        <w:pStyle w:val="CommentText"/>
        <w:numPr>
          <w:ilvl w:val="0"/>
          <w:numId w:val="27"/>
        </w:numPr>
        <w:jc w:val="left"/>
      </w:pPr>
      <w:r>
        <w:t>J_asset = V_lost / V_total</w:t>
      </w:r>
    </w:p>
    <w:p w14:paraId="0169DD38" w14:textId="77777777" w:rsidR="00503360" w:rsidRDefault="00503360" w:rsidP="00503360">
      <w:pPr>
        <w:pStyle w:val="CommentText"/>
        <w:numPr>
          <w:ilvl w:val="0"/>
          <w:numId w:val="27"/>
        </w:numPr>
        <w:ind w:left="360"/>
        <w:jc w:val="left"/>
      </w:pPr>
      <w:r>
        <w:t xml:space="preserve">J_pop = min(1, P_steps / (P₀·H)) — </w:t>
      </w:r>
      <w:r>
        <w:rPr>
          <w:b/>
          <w:bCs/>
        </w:rPr>
        <w:t>payda başlangıçtaki risk nüfusu P₀</w:t>
      </w:r>
      <w:r>
        <w:t xml:space="preserve"> (senin görseldeki "P_total" bu anlamda tanımlanmalı: tahliye mevcut nüfusu düşürdüğü için payda başlangıç değerine sabitlenir, yoksa iyi tahliye cezalandırılır; kodda bu düzeltme var, tez metnine de bu cümle girsin). Bir de küçük notasyon uyumu: görselde payda "N_decisions", kodda ufuk adımı H (horizon_steps) — tezde tek sembole (H) sabitleyelim.</w:t>
      </w:r>
    </w:p>
    <w:p w14:paraId="555862C4" w14:textId="77777777" w:rsidR="00503360" w:rsidRDefault="00503360" w:rsidP="00503360">
      <w:pPr>
        <w:pStyle w:val="CommentText"/>
        <w:numPr>
          <w:ilvl w:val="0"/>
          <w:numId w:val="27"/>
        </w:numPr>
        <w:jc w:val="left"/>
      </w:pPr>
      <w:r>
        <w:t>J_resp = min(1, C_steps / (C_ref·H)); J_delay = min(1, τ̄/60 dk)</w:t>
      </w:r>
    </w:p>
    <w:p w14:paraId="3AD1E69A" w14:textId="77777777" w:rsidR="00503360" w:rsidRDefault="00503360" w:rsidP="00503360">
      <w:pPr>
        <w:pStyle w:val="CommentText"/>
        <w:numPr>
          <w:ilvl w:val="0"/>
          <w:numId w:val="27"/>
        </w:numPr>
        <w:ind w:left="360"/>
        <w:jc w:val="left"/>
      </w:pPr>
      <w:r>
        <w:rPr>
          <w:b/>
          <w:bCs/>
        </w:rPr>
        <w:t>J_total = (w_b·J_burn + w_a·J_asset + w_p·J_pop + w_r·J_resp + w_d·J_delay)/Σw</w:t>
      </w:r>
      <w:r>
        <w:t xml:space="preserve"> — beş terim, değişmiyor.</w:t>
      </w:r>
    </w:p>
    <w:p w14:paraId="21886861" w14:textId="77777777" w:rsidR="00503360" w:rsidRDefault="00503360" w:rsidP="00503360">
      <w:pPr>
        <w:pStyle w:val="CommentText"/>
        <w:numPr>
          <w:ilvl w:val="0"/>
          <w:numId w:val="27"/>
        </w:numPr>
        <w:ind w:left="360"/>
        <w:jc w:val="left"/>
      </w:pPr>
      <w:r>
        <w:rPr>
          <w:b/>
          <w:bCs/>
        </w:rPr>
        <w:t>J_phys = (w_b·J_burn + w_a·J_asset + w_p·J_pop)/(w_b+w_a+w_p)</w:t>
      </w:r>
      <w:r>
        <w:t xml:space="preserve"> — üç terim, değişmiyor; A0 kıyasının zemini.</w:t>
      </w:r>
    </w:p>
    <w:p w14:paraId="2AC15A14" w14:textId="77777777" w:rsidR="00503360" w:rsidRDefault="00503360" w:rsidP="00503360">
      <w:pPr>
        <w:pStyle w:val="CommentText"/>
        <w:jc w:val="left"/>
      </w:pPr>
      <w:r>
        <w:t>Yani cevabın özeti: yapıyı bozan bir ekleme yok; eklenenler rapor kolonları (tahliye sayısı, söndürme süresi, yanan orman) ve savunma cümleleri. Sıradaki?</w:t>
      </w:r>
    </w:p>
  </w:comment>
  <w:comment w:id="295" w:author="Çağlar Akman" w:date="2026-07-30T15:57:00Z" w:initials="ÇA">
    <w:p w14:paraId="6E2D471D" w14:textId="77777777" w:rsidR="00F7741B" w:rsidRDefault="00F7741B" w:rsidP="00D874C9">
      <w:pPr>
        <w:pStyle w:val="CommentText"/>
        <w:jc w:val="left"/>
      </w:pPr>
      <w:r>
        <w:rPr>
          <w:rStyle w:val="CommentReference"/>
        </w:rPr>
        <w:annotationRef/>
      </w:r>
      <w:r>
        <w:t>(57) değişmeli.</w:t>
      </w:r>
    </w:p>
  </w:comment>
  <w:comment w:id="377" w:author="Çağlar Akman" w:date="2026-07-30T23:05:00Z" w:initials="ÇA">
    <w:p w14:paraId="2B600435" w14:textId="77777777" w:rsidR="00C96BB4" w:rsidRDefault="00C96BB4" w:rsidP="00C96BB4">
      <w:pPr>
        <w:pStyle w:val="CommentText"/>
        <w:jc w:val="left"/>
      </w:pPr>
      <w:r>
        <w:rPr>
          <w:rStyle w:val="CommentReference"/>
        </w:rPr>
        <w:annotationRef/>
      </w:r>
      <w:r>
        <w:t>Numbers</w:t>
      </w:r>
    </w:p>
  </w:comment>
  <w:comment w:id="439" w:author="Çağlar Akman" w:date="2026-03-30T21:58:00Z" w:initials="ÇA">
    <w:p w14:paraId="56B2CE00" w14:textId="77777777" w:rsidR="000E1725" w:rsidRPr="00BA1179" w:rsidRDefault="00777C99" w:rsidP="00487C66">
      <w:pPr>
        <w:pStyle w:val="CommentText"/>
        <w:jc w:val="left"/>
      </w:pPr>
      <w:r w:rsidRPr="00BA1179">
        <w:rPr>
          <w:rStyle w:val="CommentReference"/>
        </w:rPr>
        <w:annotationRef/>
      </w:r>
      <w:r w:rsidRPr="00BA1179">
        <w:t>Patent, Article Update</w:t>
      </w:r>
    </w:p>
    <w:p w14:paraId="5C006278" w14:textId="77777777" w:rsidR="000E1725" w:rsidRPr="00BA1179" w:rsidRDefault="00000000" w:rsidP="00487C66">
      <w:pPr>
        <w:pStyle w:val="CommentText"/>
        <w:jc w:val="left"/>
      </w:pPr>
      <w:r w:rsidRPr="00BA1179">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C929D4" w15:done="0"/>
  <w15:commentEx w15:paraId="0EE8105F" w15:done="0"/>
  <w15:commentEx w15:paraId="5B23E472" w15:done="0"/>
  <w15:commentEx w15:paraId="57539DAC" w15:done="0"/>
  <w15:commentEx w15:paraId="2FF7421F" w15:done="0"/>
  <w15:commentEx w15:paraId="13CD6FEB" w15:done="0"/>
  <w15:commentEx w15:paraId="4BF868D2" w15:done="0"/>
  <w15:commentEx w15:paraId="65C48462" w15:done="0"/>
  <w15:commentEx w15:paraId="423A14E7" w15:done="0"/>
  <w15:commentEx w15:paraId="6444125C" w15:done="0"/>
  <w15:commentEx w15:paraId="6632D1A8" w15:done="0"/>
  <w15:commentEx w15:paraId="4C13070C" w15:done="0"/>
  <w15:commentEx w15:paraId="190BE40B" w15:done="0"/>
  <w15:commentEx w15:paraId="4B11BAE7" w15:done="0"/>
  <w15:commentEx w15:paraId="2AC15A14" w15:done="0"/>
  <w15:commentEx w15:paraId="6E2D471D" w15:done="0"/>
  <w15:commentEx w15:paraId="2B600435" w15:done="0"/>
  <w15:commentEx w15:paraId="5C0062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87782E" w16cex:dateUtc="2025-10-19T09:35:00Z"/>
  <w16cex:commentExtensible w16cex:durableId="284AB651" w16cex:dateUtc="2025-10-19T09:46:00Z"/>
  <w16cex:commentExtensible w16cex:durableId="4732128B" w16cex:dateUtc="2025-10-19T09:44:00Z"/>
  <w16cex:commentExtensible w16cex:durableId="39A17FC9" w16cex:dateUtc="2025-10-19T09:44:00Z"/>
  <w16cex:commentExtensible w16cex:durableId="59CDEE63" w16cex:dateUtc="2025-10-19T09:43:00Z"/>
  <w16cex:commentExtensible w16cex:durableId="43E31E79" w16cex:dateUtc="2025-10-19T09:46:00Z"/>
  <w16cex:commentExtensible w16cex:durableId="1B6236FE" w16cex:dateUtc="2026-04-16T20:41:00Z"/>
  <w16cex:commentExtensible w16cex:durableId="5D5D1473" w16cex:dateUtc="2026-07-18T14:58:00Z"/>
  <w16cex:commentExtensible w16cex:durableId="79A3CDFE" w16cex:dateUtc="2026-04-16T20:42:00Z"/>
  <w16cex:commentExtensible w16cex:durableId="4ECDC3A2" w16cex:dateUtc="2026-07-18T14:59:00Z"/>
  <w16cex:commentExtensible w16cex:durableId="2D254405" w16cex:dateUtc="2026-07-29T22:16:00Z"/>
  <w16cex:commentExtensible w16cex:durableId="2EA50DFF" w16cex:dateUtc="2026-07-26T13:34:00Z"/>
  <w16cex:commentExtensible w16cex:durableId="302BB558" w16cex:dateUtc="2026-07-26T13:45:00Z"/>
  <w16cex:commentExtensible w16cex:durableId="2DBECF30" w16cex:dateUtc="2026-07-30T12:57:00Z"/>
  <w16cex:commentExtensible w16cex:durableId="0A2691F6" w16cex:dateUtc="2026-07-30T20:05:00Z"/>
  <w16cex:commentExtensible w16cex:durableId="251287DC" w16cex:dateUtc="2026-03-30T1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C929D4" w16cid:durableId="1AC929D4"/>
  <w16cid:commentId w16cid:paraId="0EE8105F" w16cid:durableId="0787782E"/>
  <w16cid:commentId w16cid:paraId="5B23E472" w16cid:durableId="284AB651"/>
  <w16cid:commentId w16cid:paraId="57539DAC" w16cid:durableId="4732128B"/>
  <w16cid:commentId w16cid:paraId="2FF7421F" w16cid:durableId="39A17FC9"/>
  <w16cid:commentId w16cid:paraId="13CD6FEB" w16cid:durableId="59CDEE63"/>
  <w16cid:commentId w16cid:paraId="4BF868D2" w16cid:durableId="2199EBF7"/>
  <w16cid:commentId w16cid:paraId="65C48462" w16cid:durableId="43E31E79"/>
  <w16cid:commentId w16cid:paraId="423A14E7" w16cid:durableId="1B6236FE"/>
  <w16cid:commentId w16cid:paraId="6444125C" w16cid:durableId="5D5D1473"/>
  <w16cid:commentId w16cid:paraId="6632D1A8" w16cid:durableId="79A3CDFE"/>
  <w16cid:commentId w16cid:paraId="4C13070C" w16cid:durableId="4ECDC3A2"/>
  <w16cid:commentId w16cid:paraId="190BE40B" w16cid:durableId="2D254405"/>
  <w16cid:commentId w16cid:paraId="4B11BAE7" w16cid:durableId="2EA50DFF"/>
  <w16cid:commentId w16cid:paraId="2AC15A14" w16cid:durableId="302BB558"/>
  <w16cid:commentId w16cid:paraId="6E2D471D" w16cid:durableId="2DBECF30"/>
  <w16cid:commentId w16cid:paraId="2B600435" w16cid:durableId="0A2691F6"/>
  <w16cid:commentId w16cid:paraId="5C006278" w16cid:durableId="251287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380CE" w14:textId="77777777" w:rsidR="004F4FDC" w:rsidRPr="00BA1179" w:rsidRDefault="004F4FDC">
      <w:pPr>
        <w:spacing w:after="0" w:line="240" w:lineRule="auto"/>
      </w:pPr>
      <w:r w:rsidRPr="00BA1179">
        <w:separator/>
      </w:r>
    </w:p>
    <w:p w14:paraId="1471226D" w14:textId="77777777" w:rsidR="004F4FDC" w:rsidRPr="00BA1179" w:rsidRDefault="004F4FDC"/>
  </w:endnote>
  <w:endnote w:type="continuationSeparator" w:id="0">
    <w:p w14:paraId="33F3EC2E" w14:textId="77777777" w:rsidR="004F4FDC" w:rsidRPr="00BA1179" w:rsidRDefault="004F4FDC">
      <w:pPr>
        <w:spacing w:after="0" w:line="240" w:lineRule="auto"/>
      </w:pPr>
      <w:r w:rsidRPr="00BA1179">
        <w:continuationSeparator/>
      </w:r>
    </w:p>
    <w:p w14:paraId="2FB872C2" w14:textId="77777777" w:rsidR="004F4FDC" w:rsidRPr="00BA1179" w:rsidRDefault="004F4F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488014"/>
      <w:docPartObj>
        <w:docPartGallery w:val="Page Numbers (Bottom of Page)"/>
        <w:docPartUnique/>
      </w:docPartObj>
    </w:sdtPr>
    <w:sdtContent>
      <w:p w14:paraId="14BFDB63" w14:textId="6D9E8BCC" w:rsidR="006E1168" w:rsidRPr="00BA1179" w:rsidRDefault="006E1168" w:rsidP="00545308">
        <w:pPr>
          <w:pStyle w:val="Footer"/>
          <w:jc w:val="center"/>
        </w:pPr>
      </w:p>
      <w:p w14:paraId="2E5D8618" w14:textId="77777777" w:rsidR="006E1168" w:rsidRPr="00BA1179" w:rsidRDefault="006E1168" w:rsidP="00545308">
        <w:pPr>
          <w:pStyle w:val="Footer"/>
          <w:jc w:val="center"/>
        </w:pPr>
      </w:p>
      <w:p w14:paraId="7CE1492D" w14:textId="4A21B42F" w:rsidR="006E1168" w:rsidRPr="00BA1179" w:rsidRDefault="00000000"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B7A8" w14:textId="23DB72BF" w:rsidR="006E1168" w:rsidRPr="00BA1179" w:rsidRDefault="006E1168" w:rsidP="000A2F80">
    <w:pPr>
      <w:pStyle w:val="Footer"/>
      <w:jc w:val="center"/>
    </w:pPr>
  </w:p>
  <w:p w14:paraId="7CDAFDC8" w14:textId="77777777" w:rsidR="006E1168" w:rsidRPr="00BA1179" w:rsidRDefault="006E1168" w:rsidP="000A2F80">
    <w:pPr>
      <w:pStyle w:val="Footer"/>
      <w:jc w:val="center"/>
    </w:pPr>
  </w:p>
  <w:sdt>
    <w:sdtPr>
      <w:id w:val="-844474077"/>
      <w:docPartObj>
        <w:docPartGallery w:val="Page Numbers (Bottom of Page)"/>
        <w:docPartUnique/>
      </w:docPartObj>
    </w:sdtPr>
    <w:sdtContent>
      <w:p w14:paraId="770DAF13" w14:textId="0C037CE4" w:rsidR="006E1168" w:rsidRPr="00BA1179" w:rsidRDefault="006E1168" w:rsidP="000A2F80">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p w14:paraId="685BB59B" w14:textId="06C34B62" w:rsidR="006E1168" w:rsidRPr="00BA1179"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C5F8" w14:textId="2A0F879D" w:rsidR="006E1168" w:rsidRPr="00BA1179" w:rsidRDefault="006E1168" w:rsidP="001E7A4A">
    <w:pPr>
      <w:pStyle w:val="Footer"/>
      <w:jc w:val="center"/>
    </w:pPr>
  </w:p>
  <w:p w14:paraId="1A5249B7" w14:textId="77777777" w:rsidR="006E1168" w:rsidRPr="00BA1179" w:rsidRDefault="006E1168" w:rsidP="001E7A4A">
    <w:pPr>
      <w:pStyle w:val="Footer"/>
      <w:jc w:val="center"/>
    </w:pPr>
  </w:p>
  <w:sdt>
    <w:sdtPr>
      <w:id w:val="-1865898645"/>
      <w:docPartObj>
        <w:docPartGallery w:val="Page Numbers (Bottom of Page)"/>
        <w:docPartUnique/>
      </w:docPartObj>
    </w:sdtPr>
    <w:sdtContent>
      <w:p w14:paraId="638BB6F1" w14:textId="186CA067" w:rsidR="006E1168" w:rsidRPr="00BA1179" w:rsidRDefault="006E1168" w:rsidP="001E7A4A">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608360"/>
      <w:docPartObj>
        <w:docPartGallery w:val="Page Numbers (Bottom of Page)"/>
        <w:docPartUnique/>
      </w:docPartObj>
    </w:sdtPr>
    <w:sdtContent>
      <w:p w14:paraId="3BE107F5" w14:textId="77777777" w:rsidR="000E1725" w:rsidRPr="00BA1179" w:rsidRDefault="000E1725">
        <w:pPr>
          <w:pStyle w:val="Footer"/>
          <w:jc w:val="center"/>
        </w:pPr>
      </w:p>
      <w:p w14:paraId="42FB0883" w14:textId="77777777" w:rsidR="000E1725" w:rsidRPr="00BA1179" w:rsidRDefault="000E1725">
        <w:pPr>
          <w:pStyle w:val="Footer"/>
          <w:jc w:val="center"/>
        </w:pPr>
      </w:p>
      <w:p w14:paraId="33826082" w14:textId="77777777" w:rsidR="000E1725" w:rsidRPr="00BA1179" w:rsidRDefault="00000000">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906173"/>
      <w:docPartObj>
        <w:docPartGallery w:val="Page Numbers (Bottom of Page)"/>
        <w:docPartUnique/>
      </w:docPartObj>
    </w:sdtPr>
    <w:sdtContent>
      <w:p w14:paraId="54975B29" w14:textId="77777777" w:rsidR="00325C1A" w:rsidRPr="00BA1179" w:rsidRDefault="00325C1A">
        <w:pPr>
          <w:pStyle w:val="Footer"/>
          <w:jc w:val="center"/>
        </w:pPr>
      </w:p>
      <w:p w14:paraId="4D91270F" w14:textId="77777777" w:rsidR="00325C1A" w:rsidRPr="00BA1179" w:rsidRDefault="00325C1A">
        <w:pPr>
          <w:pStyle w:val="Footer"/>
          <w:jc w:val="center"/>
        </w:pPr>
      </w:p>
      <w:p w14:paraId="54944B41" w14:textId="77777777" w:rsidR="00325C1A" w:rsidRPr="00BA1179" w:rsidRDefault="00325C1A">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17825"/>
      <w:docPartObj>
        <w:docPartGallery w:val="Page Numbers (Bottom of Page)"/>
        <w:docPartUnique/>
      </w:docPartObj>
    </w:sdtPr>
    <w:sdtContent>
      <w:p w14:paraId="6F160067" w14:textId="26F55D8B" w:rsidR="001921B3" w:rsidRPr="00BA1179" w:rsidRDefault="001921B3">
        <w:pPr>
          <w:pStyle w:val="Footer"/>
          <w:jc w:val="center"/>
        </w:pPr>
      </w:p>
      <w:p w14:paraId="3A1A6714" w14:textId="77777777" w:rsidR="001921B3" w:rsidRPr="00BA1179" w:rsidRDefault="001921B3">
        <w:pPr>
          <w:pStyle w:val="Footer"/>
          <w:jc w:val="center"/>
        </w:pPr>
      </w:p>
      <w:p w14:paraId="21F14741" w14:textId="77777777" w:rsidR="001921B3" w:rsidRPr="00BA1179" w:rsidRDefault="001921B3">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964603"/>
      <w:docPartObj>
        <w:docPartGallery w:val="Page Numbers (Bottom of Page)"/>
        <w:docPartUnique/>
      </w:docPartObj>
    </w:sdtPr>
    <w:sdtContent>
      <w:p w14:paraId="1D58A93F" w14:textId="333EFC71" w:rsidR="006E1168" w:rsidRPr="00BA1179" w:rsidRDefault="006E1168">
        <w:pPr>
          <w:pStyle w:val="Footer"/>
          <w:jc w:val="center"/>
        </w:pPr>
      </w:p>
      <w:p w14:paraId="6D61870A" w14:textId="77777777" w:rsidR="006E1168" w:rsidRPr="00BA1179" w:rsidRDefault="006E1168">
        <w:pPr>
          <w:pStyle w:val="Footer"/>
          <w:jc w:val="center"/>
        </w:pPr>
      </w:p>
      <w:p w14:paraId="51866A77" w14:textId="77777777" w:rsidR="006E1168" w:rsidRPr="00BA1179" w:rsidRDefault="006E1168">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E3F2A" w14:textId="77777777" w:rsidR="004F4FDC" w:rsidRPr="00BA1179" w:rsidRDefault="004F4FDC">
      <w:pPr>
        <w:spacing w:after="0" w:line="240" w:lineRule="auto"/>
      </w:pPr>
      <w:r w:rsidRPr="00BA1179">
        <w:separator/>
      </w:r>
    </w:p>
    <w:p w14:paraId="5EEA2432" w14:textId="77777777" w:rsidR="004F4FDC" w:rsidRPr="00BA1179" w:rsidRDefault="004F4FDC"/>
  </w:footnote>
  <w:footnote w:type="continuationSeparator" w:id="0">
    <w:p w14:paraId="34613A3E" w14:textId="77777777" w:rsidR="004F4FDC" w:rsidRPr="00BA1179" w:rsidRDefault="004F4FDC">
      <w:pPr>
        <w:spacing w:after="0" w:line="240" w:lineRule="auto"/>
      </w:pPr>
      <w:r w:rsidRPr="00BA1179">
        <w:continuationSeparator/>
      </w:r>
    </w:p>
    <w:p w14:paraId="11043BE9" w14:textId="77777777" w:rsidR="004F4FDC" w:rsidRPr="00BA1179" w:rsidRDefault="004F4F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F966" w14:textId="46885650" w:rsidR="006E1168" w:rsidRPr="00BA1179" w:rsidRDefault="006E1168">
    <w:pPr>
      <w:pStyle w:val="Header"/>
    </w:pPr>
    <w:r w:rsidRPr="00BA1179">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716033221" name="Picture 71603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285580B3" w14:textId="77777777" w:rsidR="001A3EBA" w:rsidRPr="00BA1179"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19D"/>
    <w:multiLevelType w:val="multilevel"/>
    <w:tmpl w:val="77A46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696E"/>
    <w:multiLevelType w:val="hybridMultilevel"/>
    <w:tmpl w:val="B9A8E934"/>
    <w:lvl w:ilvl="0" w:tplc="17AA2022">
      <w:start w:val="1"/>
      <w:numFmt w:val="decimal"/>
      <w:pStyle w:val="ThesisTempCover"/>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2"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3B44E56"/>
    <w:multiLevelType w:val="hybridMultilevel"/>
    <w:tmpl w:val="DF462E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61D3845"/>
    <w:multiLevelType w:val="hybridMultilevel"/>
    <w:tmpl w:val="FAFAD124"/>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D3849E7"/>
    <w:multiLevelType w:val="hybridMultilevel"/>
    <w:tmpl w:val="EA985C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0E724E79"/>
    <w:multiLevelType w:val="hybridMultilevel"/>
    <w:tmpl w:val="6BDEBCC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0E7679A7"/>
    <w:multiLevelType w:val="multilevel"/>
    <w:tmpl w:val="9218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381B08"/>
    <w:multiLevelType w:val="hybridMultilevel"/>
    <w:tmpl w:val="7A30E0D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3D5178F"/>
    <w:multiLevelType w:val="hybridMultilevel"/>
    <w:tmpl w:val="EE5E2350"/>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3E14291"/>
    <w:multiLevelType w:val="hybridMultilevel"/>
    <w:tmpl w:val="13AE51D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155177FD"/>
    <w:multiLevelType w:val="hybridMultilevel"/>
    <w:tmpl w:val="CD9445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F054C13"/>
    <w:multiLevelType w:val="hybridMultilevel"/>
    <w:tmpl w:val="77989F3E"/>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213E0F3D"/>
    <w:multiLevelType w:val="hybridMultilevel"/>
    <w:tmpl w:val="A85A15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27CA1A4B"/>
    <w:multiLevelType w:val="hybridMultilevel"/>
    <w:tmpl w:val="D0CA70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28A74F29"/>
    <w:multiLevelType w:val="hybridMultilevel"/>
    <w:tmpl w:val="3D6836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C72241"/>
    <w:multiLevelType w:val="hybridMultilevel"/>
    <w:tmpl w:val="9B5A5A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32971335"/>
    <w:multiLevelType w:val="multilevel"/>
    <w:tmpl w:val="3D9C0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D23970"/>
    <w:multiLevelType w:val="hybridMultilevel"/>
    <w:tmpl w:val="9AEE43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3A383436"/>
    <w:multiLevelType w:val="multilevel"/>
    <w:tmpl w:val="679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C34683"/>
    <w:multiLevelType w:val="hybridMultilevel"/>
    <w:tmpl w:val="3B06BA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7AA7AF1"/>
    <w:multiLevelType w:val="hybridMultilevel"/>
    <w:tmpl w:val="7C228D00"/>
    <w:lvl w:ilvl="0" w:tplc="A7B2D2CE">
      <w:start w:val="1"/>
      <w:numFmt w:val="bullet"/>
      <w:lvlText w:val=""/>
      <w:lvlJc w:val="left"/>
      <w:pPr>
        <w:ind w:left="1080" w:hanging="360"/>
      </w:pPr>
      <w:rPr>
        <w:rFonts w:ascii="Symbol" w:hAnsi="Symbol"/>
      </w:rPr>
    </w:lvl>
    <w:lvl w:ilvl="1" w:tplc="C48E0E3A">
      <w:start w:val="1"/>
      <w:numFmt w:val="bullet"/>
      <w:lvlText w:val=""/>
      <w:lvlJc w:val="left"/>
      <w:pPr>
        <w:ind w:left="1080" w:hanging="360"/>
      </w:pPr>
      <w:rPr>
        <w:rFonts w:ascii="Symbol" w:hAnsi="Symbol"/>
      </w:rPr>
    </w:lvl>
    <w:lvl w:ilvl="2" w:tplc="2DE4D4F4">
      <w:start w:val="1"/>
      <w:numFmt w:val="bullet"/>
      <w:lvlText w:val=""/>
      <w:lvlJc w:val="left"/>
      <w:pPr>
        <w:ind w:left="1080" w:hanging="360"/>
      </w:pPr>
      <w:rPr>
        <w:rFonts w:ascii="Symbol" w:hAnsi="Symbol"/>
      </w:rPr>
    </w:lvl>
    <w:lvl w:ilvl="3" w:tplc="436CF084">
      <w:start w:val="1"/>
      <w:numFmt w:val="bullet"/>
      <w:lvlText w:val=""/>
      <w:lvlJc w:val="left"/>
      <w:pPr>
        <w:ind w:left="1080" w:hanging="360"/>
      </w:pPr>
      <w:rPr>
        <w:rFonts w:ascii="Symbol" w:hAnsi="Symbol"/>
      </w:rPr>
    </w:lvl>
    <w:lvl w:ilvl="4" w:tplc="A9E444D8">
      <w:start w:val="1"/>
      <w:numFmt w:val="bullet"/>
      <w:lvlText w:val=""/>
      <w:lvlJc w:val="left"/>
      <w:pPr>
        <w:ind w:left="1080" w:hanging="360"/>
      </w:pPr>
      <w:rPr>
        <w:rFonts w:ascii="Symbol" w:hAnsi="Symbol"/>
      </w:rPr>
    </w:lvl>
    <w:lvl w:ilvl="5" w:tplc="65CEF8A8">
      <w:start w:val="1"/>
      <w:numFmt w:val="bullet"/>
      <w:lvlText w:val=""/>
      <w:lvlJc w:val="left"/>
      <w:pPr>
        <w:ind w:left="1080" w:hanging="360"/>
      </w:pPr>
      <w:rPr>
        <w:rFonts w:ascii="Symbol" w:hAnsi="Symbol"/>
      </w:rPr>
    </w:lvl>
    <w:lvl w:ilvl="6" w:tplc="0E9CCA34">
      <w:start w:val="1"/>
      <w:numFmt w:val="bullet"/>
      <w:lvlText w:val=""/>
      <w:lvlJc w:val="left"/>
      <w:pPr>
        <w:ind w:left="1080" w:hanging="360"/>
      </w:pPr>
      <w:rPr>
        <w:rFonts w:ascii="Symbol" w:hAnsi="Symbol"/>
      </w:rPr>
    </w:lvl>
    <w:lvl w:ilvl="7" w:tplc="BFFA9214">
      <w:start w:val="1"/>
      <w:numFmt w:val="bullet"/>
      <w:lvlText w:val=""/>
      <w:lvlJc w:val="left"/>
      <w:pPr>
        <w:ind w:left="1080" w:hanging="360"/>
      </w:pPr>
      <w:rPr>
        <w:rFonts w:ascii="Symbol" w:hAnsi="Symbol"/>
      </w:rPr>
    </w:lvl>
    <w:lvl w:ilvl="8" w:tplc="B37A0574">
      <w:start w:val="1"/>
      <w:numFmt w:val="bullet"/>
      <w:lvlText w:val=""/>
      <w:lvlJc w:val="left"/>
      <w:pPr>
        <w:ind w:left="1080" w:hanging="360"/>
      </w:pPr>
      <w:rPr>
        <w:rFonts w:ascii="Symbol" w:hAnsi="Symbol"/>
      </w:rPr>
    </w:lvl>
  </w:abstractNum>
  <w:abstractNum w:abstractNumId="23" w15:restartNumberingAfterBreak="0">
    <w:nsid w:val="489C3C6E"/>
    <w:multiLevelType w:val="multilevel"/>
    <w:tmpl w:val="286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D34FE6"/>
    <w:multiLevelType w:val="multilevel"/>
    <w:tmpl w:val="943892DE"/>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sz w:val="24"/>
        <w:szCs w:val="22"/>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26" w15:restartNumberingAfterBreak="0">
    <w:nsid w:val="59625A0E"/>
    <w:multiLevelType w:val="hybridMultilevel"/>
    <w:tmpl w:val="2E10A30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597A5843"/>
    <w:multiLevelType w:val="hybridMultilevel"/>
    <w:tmpl w:val="7946D2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5A7B5FB0"/>
    <w:multiLevelType w:val="multilevel"/>
    <w:tmpl w:val="80E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0" w15:restartNumberingAfterBreak="0">
    <w:nsid w:val="655C42C2"/>
    <w:multiLevelType w:val="hybridMultilevel"/>
    <w:tmpl w:val="C090DE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2" w15:restartNumberingAfterBreak="0">
    <w:nsid w:val="72C23F8D"/>
    <w:multiLevelType w:val="hybridMultilevel"/>
    <w:tmpl w:val="71D20154"/>
    <w:lvl w:ilvl="0" w:tplc="041F000F">
      <w:start w:val="1"/>
      <w:numFmt w:val="decimal"/>
      <w:lvlText w:val="%1."/>
      <w:lvlJc w:val="left"/>
      <w:pPr>
        <w:ind w:left="780" w:hanging="360"/>
      </w:p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num w:numId="1" w16cid:durableId="936015088">
    <w:abstractNumId w:val="24"/>
  </w:num>
  <w:num w:numId="2" w16cid:durableId="380713946">
    <w:abstractNumId w:val="29"/>
  </w:num>
  <w:num w:numId="3" w16cid:durableId="151802545">
    <w:abstractNumId w:val="25"/>
  </w:num>
  <w:num w:numId="4" w16cid:durableId="700394965">
    <w:abstractNumId w:val="6"/>
  </w:num>
  <w:num w:numId="5" w16cid:durableId="1482698343">
    <w:abstractNumId w:val="16"/>
  </w:num>
  <w:num w:numId="6" w16cid:durableId="90057234">
    <w:abstractNumId w:val="1"/>
  </w:num>
  <w:num w:numId="7" w16cid:durableId="471217030">
    <w:abstractNumId w:val="2"/>
  </w:num>
  <w:num w:numId="8" w16cid:durableId="115028274">
    <w:abstractNumId w:val="31"/>
  </w:num>
  <w:num w:numId="9" w16cid:durableId="1220022380">
    <w:abstractNumId w:val="23"/>
  </w:num>
  <w:num w:numId="10" w16cid:durableId="1400321087">
    <w:abstractNumId w:val="7"/>
  </w:num>
  <w:num w:numId="11" w16cid:durableId="857308791">
    <w:abstractNumId w:val="18"/>
  </w:num>
  <w:num w:numId="12" w16cid:durableId="1319385733">
    <w:abstractNumId w:val="0"/>
  </w:num>
  <w:num w:numId="13" w16cid:durableId="1239904394">
    <w:abstractNumId w:val="21"/>
  </w:num>
  <w:num w:numId="14" w16cid:durableId="1370688945">
    <w:abstractNumId w:val="32"/>
  </w:num>
  <w:num w:numId="15" w16cid:durableId="2138985465">
    <w:abstractNumId w:val="17"/>
  </w:num>
  <w:num w:numId="16" w16cid:durableId="840393301">
    <w:abstractNumId w:val="19"/>
  </w:num>
  <w:num w:numId="17" w16cid:durableId="2111929808">
    <w:abstractNumId w:val="27"/>
  </w:num>
  <w:num w:numId="18" w16cid:durableId="491332747">
    <w:abstractNumId w:val="14"/>
  </w:num>
  <w:num w:numId="19" w16cid:durableId="1867333552">
    <w:abstractNumId w:val="11"/>
  </w:num>
  <w:num w:numId="20" w16cid:durableId="1615818574">
    <w:abstractNumId w:val="6"/>
    <w:lvlOverride w:ilvl="0">
      <w:startOverride w:val="1"/>
    </w:lvlOverride>
  </w:num>
  <w:num w:numId="21" w16cid:durableId="1493906565">
    <w:abstractNumId w:val="13"/>
  </w:num>
  <w:num w:numId="22" w16cid:durableId="2037730086">
    <w:abstractNumId w:val="15"/>
  </w:num>
  <w:num w:numId="23" w16cid:durableId="1238175559">
    <w:abstractNumId w:val="20"/>
  </w:num>
  <w:num w:numId="24" w16cid:durableId="1270814731">
    <w:abstractNumId w:val="28"/>
  </w:num>
  <w:num w:numId="25" w16cid:durableId="1160542398">
    <w:abstractNumId w:val="30"/>
  </w:num>
  <w:num w:numId="26" w16cid:durableId="1752005283">
    <w:abstractNumId w:val="5"/>
  </w:num>
  <w:num w:numId="27" w16cid:durableId="1117945169">
    <w:abstractNumId w:val="22"/>
  </w:num>
  <w:num w:numId="28" w16cid:durableId="944000582">
    <w:abstractNumId w:val="9"/>
  </w:num>
  <w:num w:numId="29" w16cid:durableId="442575765">
    <w:abstractNumId w:val="12"/>
  </w:num>
  <w:num w:numId="30" w16cid:durableId="2002806443">
    <w:abstractNumId w:val="4"/>
  </w:num>
  <w:num w:numId="31" w16cid:durableId="448740165">
    <w:abstractNumId w:val="8"/>
  </w:num>
  <w:num w:numId="32" w16cid:durableId="1362977738">
    <w:abstractNumId w:val="3"/>
  </w:num>
  <w:num w:numId="33" w16cid:durableId="1619214003">
    <w:abstractNumId w:val="10"/>
  </w:num>
  <w:num w:numId="34" w16cid:durableId="602421867">
    <w:abstractNumId w:val="26"/>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Çağlar Akman">
    <w15:presenceInfo w15:providerId="Windows Live" w15:userId="fcb0016edd57e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mirrorMargins/>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031D"/>
    <w:rsid w:val="0000037B"/>
    <w:rsid w:val="00000EF4"/>
    <w:rsid w:val="00001171"/>
    <w:rsid w:val="000012F5"/>
    <w:rsid w:val="0000189D"/>
    <w:rsid w:val="00001D28"/>
    <w:rsid w:val="0000238B"/>
    <w:rsid w:val="00002476"/>
    <w:rsid w:val="000030E5"/>
    <w:rsid w:val="0000313B"/>
    <w:rsid w:val="00003648"/>
    <w:rsid w:val="0000391F"/>
    <w:rsid w:val="00003FA6"/>
    <w:rsid w:val="0000641D"/>
    <w:rsid w:val="00006B50"/>
    <w:rsid w:val="00007185"/>
    <w:rsid w:val="00007854"/>
    <w:rsid w:val="00010BB5"/>
    <w:rsid w:val="00010C5D"/>
    <w:rsid w:val="0001184E"/>
    <w:rsid w:val="00011AAB"/>
    <w:rsid w:val="00011BEB"/>
    <w:rsid w:val="0001228B"/>
    <w:rsid w:val="0001228F"/>
    <w:rsid w:val="00012548"/>
    <w:rsid w:val="00012F37"/>
    <w:rsid w:val="00013DD8"/>
    <w:rsid w:val="000146ED"/>
    <w:rsid w:val="000147FB"/>
    <w:rsid w:val="00015152"/>
    <w:rsid w:val="00015559"/>
    <w:rsid w:val="00015B24"/>
    <w:rsid w:val="00015B6C"/>
    <w:rsid w:val="00015E28"/>
    <w:rsid w:val="000161DE"/>
    <w:rsid w:val="00016937"/>
    <w:rsid w:val="000173D7"/>
    <w:rsid w:val="0001778A"/>
    <w:rsid w:val="0002015A"/>
    <w:rsid w:val="000204A5"/>
    <w:rsid w:val="00020C20"/>
    <w:rsid w:val="00020DE7"/>
    <w:rsid w:val="00021A7B"/>
    <w:rsid w:val="00021F3B"/>
    <w:rsid w:val="00022730"/>
    <w:rsid w:val="00022A64"/>
    <w:rsid w:val="00022B4E"/>
    <w:rsid w:val="000240C0"/>
    <w:rsid w:val="00024221"/>
    <w:rsid w:val="00024E87"/>
    <w:rsid w:val="00025464"/>
    <w:rsid w:val="000255B4"/>
    <w:rsid w:val="00025BEF"/>
    <w:rsid w:val="00026279"/>
    <w:rsid w:val="00026ED9"/>
    <w:rsid w:val="000274D2"/>
    <w:rsid w:val="00027F81"/>
    <w:rsid w:val="00030DBB"/>
    <w:rsid w:val="00030E17"/>
    <w:rsid w:val="00031732"/>
    <w:rsid w:val="0003173B"/>
    <w:rsid w:val="00032DAA"/>
    <w:rsid w:val="000338E2"/>
    <w:rsid w:val="000343AE"/>
    <w:rsid w:val="00036006"/>
    <w:rsid w:val="00036250"/>
    <w:rsid w:val="0003691D"/>
    <w:rsid w:val="00036F46"/>
    <w:rsid w:val="00037085"/>
    <w:rsid w:val="00037A31"/>
    <w:rsid w:val="000409B6"/>
    <w:rsid w:val="0004111D"/>
    <w:rsid w:val="00041243"/>
    <w:rsid w:val="000419DC"/>
    <w:rsid w:val="00041C8A"/>
    <w:rsid w:val="00041CD1"/>
    <w:rsid w:val="00041D3C"/>
    <w:rsid w:val="00042797"/>
    <w:rsid w:val="00042DA5"/>
    <w:rsid w:val="000440C1"/>
    <w:rsid w:val="000449A8"/>
    <w:rsid w:val="00045203"/>
    <w:rsid w:val="00045EFB"/>
    <w:rsid w:val="000464DC"/>
    <w:rsid w:val="00047865"/>
    <w:rsid w:val="00047ACB"/>
    <w:rsid w:val="00050384"/>
    <w:rsid w:val="00050ACA"/>
    <w:rsid w:val="00051047"/>
    <w:rsid w:val="0005139A"/>
    <w:rsid w:val="00051684"/>
    <w:rsid w:val="00053372"/>
    <w:rsid w:val="000534BF"/>
    <w:rsid w:val="0005476E"/>
    <w:rsid w:val="000553FB"/>
    <w:rsid w:val="00055E4E"/>
    <w:rsid w:val="00057BCA"/>
    <w:rsid w:val="00057DC0"/>
    <w:rsid w:val="00060277"/>
    <w:rsid w:val="000606D2"/>
    <w:rsid w:val="000608D6"/>
    <w:rsid w:val="00060E0F"/>
    <w:rsid w:val="000611B0"/>
    <w:rsid w:val="000617F1"/>
    <w:rsid w:val="0006182D"/>
    <w:rsid w:val="00061BE0"/>
    <w:rsid w:val="00062166"/>
    <w:rsid w:val="0006290A"/>
    <w:rsid w:val="000634A1"/>
    <w:rsid w:val="0006463A"/>
    <w:rsid w:val="00066C7D"/>
    <w:rsid w:val="00066E02"/>
    <w:rsid w:val="00067135"/>
    <w:rsid w:val="0006731B"/>
    <w:rsid w:val="00070BC3"/>
    <w:rsid w:val="000711CD"/>
    <w:rsid w:val="000720A4"/>
    <w:rsid w:val="000737B8"/>
    <w:rsid w:val="00073956"/>
    <w:rsid w:val="00074199"/>
    <w:rsid w:val="000741B8"/>
    <w:rsid w:val="000744F2"/>
    <w:rsid w:val="0007466F"/>
    <w:rsid w:val="00074B68"/>
    <w:rsid w:val="00074FC6"/>
    <w:rsid w:val="00075453"/>
    <w:rsid w:val="00075D66"/>
    <w:rsid w:val="00075E07"/>
    <w:rsid w:val="00075F9F"/>
    <w:rsid w:val="0007627B"/>
    <w:rsid w:val="00076E51"/>
    <w:rsid w:val="0007719D"/>
    <w:rsid w:val="000807EA"/>
    <w:rsid w:val="00082531"/>
    <w:rsid w:val="00082DDA"/>
    <w:rsid w:val="0008494B"/>
    <w:rsid w:val="0008505C"/>
    <w:rsid w:val="0008540C"/>
    <w:rsid w:val="000858A8"/>
    <w:rsid w:val="000909C4"/>
    <w:rsid w:val="00090A25"/>
    <w:rsid w:val="000912CB"/>
    <w:rsid w:val="00091592"/>
    <w:rsid w:val="00091B3E"/>
    <w:rsid w:val="00091CEA"/>
    <w:rsid w:val="000922BB"/>
    <w:rsid w:val="0009231A"/>
    <w:rsid w:val="000923C9"/>
    <w:rsid w:val="00093734"/>
    <w:rsid w:val="00096C3A"/>
    <w:rsid w:val="00096FCA"/>
    <w:rsid w:val="00096FE2"/>
    <w:rsid w:val="00097508"/>
    <w:rsid w:val="000976BF"/>
    <w:rsid w:val="000A0865"/>
    <w:rsid w:val="000A14ED"/>
    <w:rsid w:val="000A1535"/>
    <w:rsid w:val="000A1958"/>
    <w:rsid w:val="000A2952"/>
    <w:rsid w:val="000A2F80"/>
    <w:rsid w:val="000A3579"/>
    <w:rsid w:val="000A3C5C"/>
    <w:rsid w:val="000A4B24"/>
    <w:rsid w:val="000A5208"/>
    <w:rsid w:val="000A54BE"/>
    <w:rsid w:val="000A560E"/>
    <w:rsid w:val="000A582D"/>
    <w:rsid w:val="000A5B5B"/>
    <w:rsid w:val="000A6269"/>
    <w:rsid w:val="000A64D0"/>
    <w:rsid w:val="000A661C"/>
    <w:rsid w:val="000A6D19"/>
    <w:rsid w:val="000A7514"/>
    <w:rsid w:val="000A77D9"/>
    <w:rsid w:val="000A7AC0"/>
    <w:rsid w:val="000A7DE1"/>
    <w:rsid w:val="000B1113"/>
    <w:rsid w:val="000B132B"/>
    <w:rsid w:val="000B1640"/>
    <w:rsid w:val="000B16E6"/>
    <w:rsid w:val="000B1A79"/>
    <w:rsid w:val="000B315B"/>
    <w:rsid w:val="000B3A4C"/>
    <w:rsid w:val="000B53AC"/>
    <w:rsid w:val="000B55F8"/>
    <w:rsid w:val="000B5748"/>
    <w:rsid w:val="000B5CA4"/>
    <w:rsid w:val="000B5F55"/>
    <w:rsid w:val="000B645E"/>
    <w:rsid w:val="000C06C0"/>
    <w:rsid w:val="000C0A34"/>
    <w:rsid w:val="000C0AE4"/>
    <w:rsid w:val="000C0B9E"/>
    <w:rsid w:val="000C0C00"/>
    <w:rsid w:val="000C1B15"/>
    <w:rsid w:val="000C1DB0"/>
    <w:rsid w:val="000C1FCD"/>
    <w:rsid w:val="000C2B31"/>
    <w:rsid w:val="000C3704"/>
    <w:rsid w:val="000C4750"/>
    <w:rsid w:val="000C52BF"/>
    <w:rsid w:val="000C5722"/>
    <w:rsid w:val="000C5B16"/>
    <w:rsid w:val="000C5B31"/>
    <w:rsid w:val="000C5E0C"/>
    <w:rsid w:val="000C5ED5"/>
    <w:rsid w:val="000C63F0"/>
    <w:rsid w:val="000C6C9B"/>
    <w:rsid w:val="000C7549"/>
    <w:rsid w:val="000D1E16"/>
    <w:rsid w:val="000D1ED7"/>
    <w:rsid w:val="000D2946"/>
    <w:rsid w:val="000D3A56"/>
    <w:rsid w:val="000D4BBF"/>
    <w:rsid w:val="000D5481"/>
    <w:rsid w:val="000D5653"/>
    <w:rsid w:val="000D5771"/>
    <w:rsid w:val="000D5AA2"/>
    <w:rsid w:val="000D5AD6"/>
    <w:rsid w:val="000D5BF5"/>
    <w:rsid w:val="000D5C8E"/>
    <w:rsid w:val="000D6399"/>
    <w:rsid w:val="000D63DD"/>
    <w:rsid w:val="000D66C7"/>
    <w:rsid w:val="000D729D"/>
    <w:rsid w:val="000E0F53"/>
    <w:rsid w:val="000E141D"/>
    <w:rsid w:val="000E1683"/>
    <w:rsid w:val="000E1725"/>
    <w:rsid w:val="000E1F07"/>
    <w:rsid w:val="000E26E9"/>
    <w:rsid w:val="000E279E"/>
    <w:rsid w:val="000E35CB"/>
    <w:rsid w:val="000E4291"/>
    <w:rsid w:val="000E4AC0"/>
    <w:rsid w:val="000E559D"/>
    <w:rsid w:val="000E55AD"/>
    <w:rsid w:val="000E62CE"/>
    <w:rsid w:val="000E6842"/>
    <w:rsid w:val="000E7A11"/>
    <w:rsid w:val="000F0105"/>
    <w:rsid w:val="000F022C"/>
    <w:rsid w:val="000F0A41"/>
    <w:rsid w:val="000F0C18"/>
    <w:rsid w:val="000F2120"/>
    <w:rsid w:val="000F237F"/>
    <w:rsid w:val="000F23C3"/>
    <w:rsid w:val="000F2C51"/>
    <w:rsid w:val="000F2E8E"/>
    <w:rsid w:val="000F3283"/>
    <w:rsid w:val="000F3EE1"/>
    <w:rsid w:val="000F5259"/>
    <w:rsid w:val="000F56E9"/>
    <w:rsid w:val="000F5B1A"/>
    <w:rsid w:val="000F7615"/>
    <w:rsid w:val="000F7E5D"/>
    <w:rsid w:val="00100173"/>
    <w:rsid w:val="00101791"/>
    <w:rsid w:val="00101B60"/>
    <w:rsid w:val="00101D5E"/>
    <w:rsid w:val="001024C5"/>
    <w:rsid w:val="0010254C"/>
    <w:rsid w:val="0010272E"/>
    <w:rsid w:val="0010331C"/>
    <w:rsid w:val="0010389F"/>
    <w:rsid w:val="001040B6"/>
    <w:rsid w:val="00104461"/>
    <w:rsid w:val="001048D3"/>
    <w:rsid w:val="001051D8"/>
    <w:rsid w:val="001054F0"/>
    <w:rsid w:val="00105578"/>
    <w:rsid w:val="001055BF"/>
    <w:rsid w:val="00106357"/>
    <w:rsid w:val="0010663D"/>
    <w:rsid w:val="0010736C"/>
    <w:rsid w:val="00107471"/>
    <w:rsid w:val="00107642"/>
    <w:rsid w:val="0011106C"/>
    <w:rsid w:val="0011118F"/>
    <w:rsid w:val="00111720"/>
    <w:rsid w:val="001117A0"/>
    <w:rsid w:val="001120AC"/>
    <w:rsid w:val="001128FB"/>
    <w:rsid w:val="00112B74"/>
    <w:rsid w:val="00112D00"/>
    <w:rsid w:val="001135A8"/>
    <w:rsid w:val="00113B11"/>
    <w:rsid w:val="00113DCD"/>
    <w:rsid w:val="00113E38"/>
    <w:rsid w:val="001143BF"/>
    <w:rsid w:val="00114D64"/>
    <w:rsid w:val="00114E4B"/>
    <w:rsid w:val="00114EAC"/>
    <w:rsid w:val="001151DA"/>
    <w:rsid w:val="001153BC"/>
    <w:rsid w:val="00115D94"/>
    <w:rsid w:val="00115FD6"/>
    <w:rsid w:val="001171C0"/>
    <w:rsid w:val="00117E9E"/>
    <w:rsid w:val="00117EE9"/>
    <w:rsid w:val="0012074D"/>
    <w:rsid w:val="00120777"/>
    <w:rsid w:val="001209D4"/>
    <w:rsid w:val="00121265"/>
    <w:rsid w:val="001218C5"/>
    <w:rsid w:val="00121A41"/>
    <w:rsid w:val="00122036"/>
    <w:rsid w:val="001221F8"/>
    <w:rsid w:val="00123329"/>
    <w:rsid w:val="001233D7"/>
    <w:rsid w:val="00123C2A"/>
    <w:rsid w:val="00123DA0"/>
    <w:rsid w:val="001244AB"/>
    <w:rsid w:val="00124DB9"/>
    <w:rsid w:val="001267AB"/>
    <w:rsid w:val="00127A13"/>
    <w:rsid w:val="00127EC2"/>
    <w:rsid w:val="00130890"/>
    <w:rsid w:val="001317E2"/>
    <w:rsid w:val="00133702"/>
    <w:rsid w:val="001338CC"/>
    <w:rsid w:val="00133F6B"/>
    <w:rsid w:val="00134A19"/>
    <w:rsid w:val="001354AD"/>
    <w:rsid w:val="001354CF"/>
    <w:rsid w:val="00135D2B"/>
    <w:rsid w:val="00135EFF"/>
    <w:rsid w:val="00136102"/>
    <w:rsid w:val="001368C8"/>
    <w:rsid w:val="00136998"/>
    <w:rsid w:val="00140D66"/>
    <w:rsid w:val="00141284"/>
    <w:rsid w:val="001415AF"/>
    <w:rsid w:val="00141A20"/>
    <w:rsid w:val="00142CA3"/>
    <w:rsid w:val="00142E01"/>
    <w:rsid w:val="0014353B"/>
    <w:rsid w:val="001441B2"/>
    <w:rsid w:val="00144519"/>
    <w:rsid w:val="00144724"/>
    <w:rsid w:val="00144F57"/>
    <w:rsid w:val="00144FC9"/>
    <w:rsid w:val="001464D5"/>
    <w:rsid w:val="001468AF"/>
    <w:rsid w:val="001471A2"/>
    <w:rsid w:val="0014754E"/>
    <w:rsid w:val="0014799F"/>
    <w:rsid w:val="00147B59"/>
    <w:rsid w:val="00147B75"/>
    <w:rsid w:val="00147C89"/>
    <w:rsid w:val="0015062D"/>
    <w:rsid w:val="0015069A"/>
    <w:rsid w:val="00151EDC"/>
    <w:rsid w:val="00152330"/>
    <w:rsid w:val="001526C8"/>
    <w:rsid w:val="00152A59"/>
    <w:rsid w:val="00152B05"/>
    <w:rsid w:val="001532A0"/>
    <w:rsid w:val="00153501"/>
    <w:rsid w:val="0015437E"/>
    <w:rsid w:val="0015443B"/>
    <w:rsid w:val="001545DC"/>
    <w:rsid w:val="00154AB4"/>
    <w:rsid w:val="00154B60"/>
    <w:rsid w:val="00155219"/>
    <w:rsid w:val="001553E1"/>
    <w:rsid w:val="00155D82"/>
    <w:rsid w:val="00155E95"/>
    <w:rsid w:val="00155F65"/>
    <w:rsid w:val="00156B2C"/>
    <w:rsid w:val="00156FCD"/>
    <w:rsid w:val="001575A0"/>
    <w:rsid w:val="00157843"/>
    <w:rsid w:val="00161136"/>
    <w:rsid w:val="001618FC"/>
    <w:rsid w:val="001620F8"/>
    <w:rsid w:val="00162623"/>
    <w:rsid w:val="00162C31"/>
    <w:rsid w:val="00163346"/>
    <w:rsid w:val="00163C33"/>
    <w:rsid w:val="0016412C"/>
    <w:rsid w:val="0016480A"/>
    <w:rsid w:val="00164978"/>
    <w:rsid w:val="00165748"/>
    <w:rsid w:val="00165764"/>
    <w:rsid w:val="00165AD6"/>
    <w:rsid w:val="001663C9"/>
    <w:rsid w:val="0016675C"/>
    <w:rsid w:val="0016710E"/>
    <w:rsid w:val="00167563"/>
    <w:rsid w:val="001676C6"/>
    <w:rsid w:val="00167A27"/>
    <w:rsid w:val="00167F3C"/>
    <w:rsid w:val="00167FC5"/>
    <w:rsid w:val="00170BBC"/>
    <w:rsid w:val="00170D5E"/>
    <w:rsid w:val="00172672"/>
    <w:rsid w:val="0017281C"/>
    <w:rsid w:val="0017303D"/>
    <w:rsid w:val="001735CC"/>
    <w:rsid w:val="001737E9"/>
    <w:rsid w:val="00173F20"/>
    <w:rsid w:val="00174238"/>
    <w:rsid w:val="001742DC"/>
    <w:rsid w:val="001743AE"/>
    <w:rsid w:val="00175104"/>
    <w:rsid w:val="001752EF"/>
    <w:rsid w:val="001758D5"/>
    <w:rsid w:val="001765BF"/>
    <w:rsid w:val="00176850"/>
    <w:rsid w:val="00176D3D"/>
    <w:rsid w:val="00176FD7"/>
    <w:rsid w:val="00177790"/>
    <w:rsid w:val="001778A3"/>
    <w:rsid w:val="00177CED"/>
    <w:rsid w:val="00180067"/>
    <w:rsid w:val="001831C9"/>
    <w:rsid w:val="00183758"/>
    <w:rsid w:val="00183805"/>
    <w:rsid w:val="00183913"/>
    <w:rsid w:val="00183E06"/>
    <w:rsid w:val="001845EA"/>
    <w:rsid w:val="001846A8"/>
    <w:rsid w:val="001856B5"/>
    <w:rsid w:val="00185E4D"/>
    <w:rsid w:val="00186F07"/>
    <w:rsid w:val="00186FB3"/>
    <w:rsid w:val="0018755A"/>
    <w:rsid w:val="00187E2C"/>
    <w:rsid w:val="00187F0F"/>
    <w:rsid w:val="0019062A"/>
    <w:rsid w:val="00191003"/>
    <w:rsid w:val="00191023"/>
    <w:rsid w:val="00191758"/>
    <w:rsid w:val="00191B5D"/>
    <w:rsid w:val="00191D52"/>
    <w:rsid w:val="001921B3"/>
    <w:rsid w:val="00192281"/>
    <w:rsid w:val="00192A6B"/>
    <w:rsid w:val="00192E39"/>
    <w:rsid w:val="00193A4E"/>
    <w:rsid w:val="0019487F"/>
    <w:rsid w:val="001949F3"/>
    <w:rsid w:val="001953E7"/>
    <w:rsid w:val="00195C83"/>
    <w:rsid w:val="00196B2F"/>
    <w:rsid w:val="00197D06"/>
    <w:rsid w:val="00197DCD"/>
    <w:rsid w:val="00197E33"/>
    <w:rsid w:val="001A1FBB"/>
    <w:rsid w:val="001A2585"/>
    <w:rsid w:val="001A2A45"/>
    <w:rsid w:val="001A2C17"/>
    <w:rsid w:val="001A375F"/>
    <w:rsid w:val="001A3DCF"/>
    <w:rsid w:val="001A3EBA"/>
    <w:rsid w:val="001A4224"/>
    <w:rsid w:val="001A4FC7"/>
    <w:rsid w:val="001A53C7"/>
    <w:rsid w:val="001A55E9"/>
    <w:rsid w:val="001A5F8E"/>
    <w:rsid w:val="001A5FF6"/>
    <w:rsid w:val="001A62B0"/>
    <w:rsid w:val="001A66C1"/>
    <w:rsid w:val="001A6812"/>
    <w:rsid w:val="001A795C"/>
    <w:rsid w:val="001B0592"/>
    <w:rsid w:val="001B0FF6"/>
    <w:rsid w:val="001B192D"/>
    <w:rsid w:val="001B26CB"/>
    <w:rsid w:val="001B324C"/>
    <w:rsid w:val="001B35EB"/>
    <w:rsid w:val="001B3E35"/>
    <w:rsid w:val="001B4814"/>
    <w:rsid w:val="001B50BE"/>
    <w:rsid w:val="001B5458"/>
    <w:rsid w:val="001B597D"/>
    <w:rsid w:val="001B659B"/>
    <w:rsid w:val="001B66B9"/>
    <w:rsid w:val="001B6AD1"/>
    <w:rsid w:val="001B6AD8"/>
    <w:rsid w:val="001B6DC2"/>
    <w:rsid w:val="001B71B0"/>
    <w:rsid w:val="001B7BC0"/>
    <w:rsid w:val="001B7F8E"/>
    <w:rsid w:val="001C00A2"/>
    <w:rsid w:val="001C0877"/>
    <w:rsid w:val="001C08B3"/>
    <w:rsid w:val="001C09EA"/>
    <w:rsid w:val="001C1793"/>
    <w:rsid w:val="001C1B15"/>
    <w:rsid w:val="001C272A"/>
    <w:rsid w:val="001C396D"/>
    <w:rsid w:val="001C3ECB"/>
    <w:rsid w:val="001C46D2"/>
    <w:rsid w:val="001C481F"/>
    <w:rsid w:val="001C48BB"/>
    <w:rsid w:val="001C5175"/>
    <w:rsid w:val="001C5BCE"/>
    <w:rsid w:val="001C6611"/>
    <w:rsid w:val="001C6912"/>
    <w:rsid w:val="001C7841"/>
    <w:rsid w:val="001C7B24"/>
    <w:rsid w:val="001D0B78"/>
    <w:rsid w:val="001D1432"/>
    <w:rsid w:val="001D1FF7"/>
    <w:rsid w:val="001D2193"/>
    <w:rsid w:val="001D25F2"/>
    <w:rsid w:val="001D27CC"/>
    <w:rsid w:val="001D2A45"/>
    <w:rsid w:val="001D2B48"/>
    <w:rsid w:val="001D2CD3"/>
    <w:rsid w:val="001D2F1F"/>
    <w:rsid w:val="001D31CF"/>
    <w:rsid w:val="001D38F0"/>
    <w:rsid w:val="001D3B67"/>
    <w:rsid w:val="001D3CB5"/>
    <w:rsid w:val="001D4270"/>
    <w:rsid w:val="001D5229"/>
    <w:rsid w:val="001D54DB"/>
    <w:rsid w:val="001D5754"/>
    <w:rsid w:val="001D5A5A"/>
    <w:rsid w:val="001D5D84"/>
    <w:rsid w:val="001D62F0"/>
    <w:rsid w:val="001D6A17"/>
    <w:rsid w:val="001D6E8F"/>
    <w:rsid w:val="001D6F75"/>
    <w:rsid w:val="001D716F"/>
    <w:rsid w:val="001D77B1"/>
    <w:rsid w:val="001D7BE8"/>
    <w:rsid w:val="001E01EA"/>
    <w:rsid w:val="001E0276"/>
    <w:rsid w:val="001E04D2"/>
    <w:rsid w:val="001E0AB2"/>
    <w:rsid w:val="001E0EE7"/>
    <w:rsid w:val="001E10D9"/>
    <w:rsid w:val="001E2420"/>
    <w:rsid w:val="001E2967"/>
    <w:rsid w:val="001E3952"/>
    <w:rsid w:val="001E3970"/>
    <w:rsid w:val="001E3AAA"/>
    <w:rsid w:val="001E4313"/>
    <w:rsid w:val="001E4A69"/>
    <w:rsid w:val="001E4B0A"/>
    <w:rsid w:val="001E4C44"/>
    <w:rsid w:val="001E4D44"/>
    <w:rsid w:val="001E5E5B"/>
    <w:rsid w:val="001E5F6D"/>
    <w:rsid w:val="001E6792"/>
    <w:rsid w:val="001E6858"/>
    <w:rsid w:val="001E73C4"/>
    <w:rsid w:val="001E7A4A"/>
    <w:rsid w:val="001F01EF"/>
    <w:rsid w:val="001F0706"/>
    <w:rsid w:val="001F0C16"/>
    <w:rsid w:val="001F19DE"/>
    <w:rsid w:val="001F1A15"/>
    <w:rsid w:val="001F1A94"/>
    <w:rsid w:val="001F1C04"/>
    <w:rsid w:val="001F201B"/>
    <w:rsid w:val="001F2282"/>
    <w:rsid w:val="001F349C"/>
    <w:rsid w:val="001F446C"/>
    <w:rsid w:val="001F4A41"/>
    <w:rsid w:val="001F4AC8"/>
    <w:rsid w:val="001F52FE"/>
    <w:rsid w:val="001F5449"/>
    <w:rsid w:val="001F5627"/>
    <w:rsid w:val="001F56B0"/>
    <w:rsid w:val="001F6236"/>
    <w:rsid w:val="001F62E7"/>
    <w:rsid w:val="001F74F4"/>
    <w:rsid w:val="001F7F9E"/>
    <w:rsid w:val="00200305"/>
    <w:rsid w:val="00201233"/>
    <w:rsid w:val="00201F0C"/>
    <w:rsid w:val="002034AC"/>
    <w:rsid w:val="00203658"/>
    <w:rsid w:val="00203932"/>
    <w:rsid w:val="002039CA"/>
    <w:rsid w:val="00204383"/>
    <w:rsid w:val="00204C6B"/>
    <w:rsid w:val="00205AC4"/>
    <w:rsid w:val="00206081"/>
    <w:rsid w:val="002068DD"/>
    <w:rsid w:val="0020692C"/>
    <w:rsid w:val="00210BED"/>
    <w:rsid w:val="00211B3E"/>
    <w:rsid w:val="00211FF6"/>
    <w:rsid w:val="0021203E"/>
    <w:rsid w:val="0021254F"/>
    <w:rsid w:val="0021312D"/>
    <w:rsid w:val="002131A9"/>
    <w:rsid w:val="00213589"/>
    <w:rsid w:val="0021379A"/>
    <w:rsid w:val="002144A7"/>
    <w:rsid w:val="00214536"/>
    <w:rsid w:val="002148BE"/>
    <w:rsid w:val="00214CFA"/>
    <w:rsid w:val="002158AF"/>
    <w:rsid w:val="0021659C"/>
    <w:rsid w:val="00220A3F"/>
    <w:rsid w:val="00220F99"/>
    <w:rsid w:val="00221809"/>
    <w:rsid w:val="0022197D"/>
    <w:rsid w:val="00221EFC"/>
    <w:rsid w:val="002221DC"/>
    <w:rsid w:val="002228CB"/>
    <w:rsid w:val="00223B1B"/>
    <w:rsid w:val="00223B90"/>
    <w:rsid w:val="00223D81"/>
    <w:rsid w:val="00224C57"/>
    <w:rsid w:val="00225E5B"/>
    <w:rsid w:val="00226996"/>
    <w:rsid w:val="00226B38"/>
    <w:rsid w:val="00227623"/>
    <w:rsid w:val="002276B6"/>
    <w:rsid w:val="00227A89"/>
    <w:rsid w:val="00230036"/>
    <w:rsid w:val="00230038"/>
    <w:rsid w:val="00230240"/>
    <w:rsid w:val="00230372"/>
    <w:rsid w:val="00230662"/>
    <w:rsid w:val="00231E56"/>
    <w:rsid w:val="00232545"/>
    <w:rsid w:val="0023256C"/>
    <w:rsid w:val="002325CD"/>
    <w:rsid w:val="00232745"/>
    <w:rsid w:val="00232B3C"/>
    <w:rsid w:val="00233503"/>
    <w:rsid w:val="00234C26"/>
    <w:rsid w:val="0023575B"/>
    <w:rsid w:val="002366B2"/>
    <w:rsid w:val="00236E49"/>
    <w:rsid w:val="00237656"/>
    <w:rsid w:val="00240853"/>
    <w:rsid w:val="002408F0"/>
    <w:rsid w:val="0024097F"/>
    <w:rsid w:val="00241306"/>
    <w:rsid w:val="002415EE"/>
    <w:rsid w:val="00242D56"/>
    <w:rsid w:val="00242DF0"/>
    <w:rsid w:val="00242F09"/>
    <w:rsid w:val="00244475"/>
    <w:rsid w:val="00244621"/>
    <w:rsid w:val="0024630E"/>
    <w:rsid w:val="00246D8D"/>
    <w:rsid w:val="00246EA1"/>
    <w:rsid w:val="0024719C"/>
    <w:rsid w:val="00247467"/>
    <w:rsid w:val="00247BA1"/>
    <w:rsid w:val="00247F17"/>
    <w:rsid w:val="0025100C"/>
    <w:rsid w:val="002516B5"/>
    <w:rsid w:val="00251ECD"/>
    <w:rsid w:val="00252414"/>
    <w:rsid w:val="00252A65"/>
    <w:rsid w:val="00252AB5"/>
    <w:rsid w:val="002531AC"/>
    <w:rsid w:val="0025363D"/>
    <w:rsid w:val="002538FB"/>
    <w:rsid w:val="00253E23"/>
    <w:rsid w:val="002545BC"/>
    <w:rsid w:val="00254AFB"/>
    <w:rsid w:val="00254BBB"/>
    <w:rsid w:val="00255E23"/>
    <w:rsid w:val="00256C79"/>
    <w:rsid w:val="002604DC"/>
    <w:rsid w:val="00260C25"/>
    <w:rsid w:val="00260E93"/>
    <w:rsid w:val="00261397"/>
    <w:rsid w:val="0026165C"/>
    <w:rsid w:val="002619CE"/>
    <w:rsid w:val="00261DBA"/>
    <w:rsid w:val="00261DE9"/>
    <w:rsid w:val="0026260C"/>
    <w:rsid w:val="00262654"/>
    <w:rsid w:val="002635E6"/>
    <w:rsid w:val="002639A6"/>
    <w:rsid w:val="00266DE7"/>
    <w:rsid w:val="002671E0"/>
    <w:rsid w:val="002672A5"/>
    <w:rsid w:val="0027147E"/>
    <w:rsid w:val="00271672"/>
    <w:rsid w:val="00271B46"/>
    <w:rsid w:val="00271BB5"/>
    <w:rsid w:val="0027373D"/>
    <w:rsid w:val="0027432B"/>
    <w:rsid w:val="002743A9"/>
    <w:rsid w:val="002749FB"/>
    <w:rsid w:val="0027552B"/>
    <w:rsid w:val="002755FE"/>
    <w:rsid w:val="002758DF"/>
    <w:rsid w:val="00276472"/>
    <w:rsid w:val="00276D85"/>
    <w:rsid w:val="00277177"/>
    <w:rsid w:val="00277534"/>
    <w:rsid w:val="002778E4"/>
    <w:rsid w:val="00277A65"/>
    <w:rsid w:val="00280CAD"/>
    <w:rsid w:val="00280FCC"/>
    <w:rsid w:val="00280FCD"/>
    <w:rsid w:val="0028105B"/>
    <w:rsid w:val="00281D69"/>
    <w:rsid w:val="0028227D"/>
    <w:rsid w:val="00282804"/>
    <w:rsid w:val="00282F68"/>
    <w:rsid w:val="00283436"/>
    <w:rsid w:val="00283629"/>
    <w:rsid w:val="00284437"/>
    <w:rsid w:val="00284804"/>
    <w:rsid w:val="0028520A"/>
    <w:rsid w:val="00285F0F"/>
    <w:rsid w:val="00286079"/>
    <w:rsid w:val="00287141"/>
    <w:rsid w:val="00290925"/>
    <w:rsid w:val="00290D62"/>
    <w:rsid w:val="00291B1D"/>
    <w:rsid w:val="00291CAB"/>
    <w:rsid w:val="00292FE2"/>
    <w:rsid w:val="0029317E"/>
    <w:rsid w:val="002933EA"/>
    <w:rsid w:val="00293A50"/>
    <w:rsid w:val="00293FF0"/>
    <w:rsid w:val="0029473F"/>
    <w:rsid w:val="00294E22"/>
    <w:rsid w:val="00295599"/>
    <w:rsid w:val="00296726"/>
    <w:rsid w:val="002970D1"/>
    <w:rsid w:val="00297F77"/>
    <w:rsid w:val="002A1501"/>
    <w:rsid w:val="002A1937"/>
    <w:rsid w:val="002A1A37"/>
    <w:rsid w:val="002A1E3E"/>
    <w:rsid w:val="002A382C"/>
    <w:rsid w:val="002A38CE"/>
    <w:rsid w:val="002A3C02"/>
    <w:rsid w:val="002A4DFC"/>
    <w:rsid w:val="002A5216"/>
    <w:rsid w:val="002A5A0A"/>
    <w:rsid w:val="002A5C87"/>
    <w:rsid w:val="002A5CCD"/>
    <w:rsid w:val="002A5DE9"/>
    <w:rsid w:val="002A6110"/>
    <w:rsid w:val="002A6810"/>
    <w:rsid w:val="002A73F9"/>
    <w:rsid w:val="002A7514"/>
    <w:rsid w:val="002A7A51"/>
    <w:rsid w:val="002A7D4E"/>
    <w:rsid w:val="002B05D6"/>
    <w:rsid w:val="002B05D8"/>
    <w:rsid w:val="002B0EC0"/>
    <w:rsid w:val="002B1593"/>
    <w:rsid w:val="002B16A5"/>
    <w:rsid w:val="002B2752"/>
    <w:rsid w:val="002B2E78"/>
    <w:rsid w:val="002B38D3"/>
    <w:rsid w:val="002B38D9"/>
    <w:rsid w:val="002B5092"/>
    <w:rsid w:val="002B551E"/>
    <w:rsid w:val="002B5913"/>
    <w:rsid w:val="002B5C44"/>
    <w:rsid w:val="002B5D4A"/>
    <w:rsid w:val="002B6265"/>
    <w:rsid w:val="002B63A5"/>
    <w:rsid w:val="002B6A51"/>
    <w:rsid w:val="002B6B81"/>
    <w:rsid w:val="002B6CBA"/>
    <w:rsid w:val="002B6E30"/>
    <w:rsid w:val="002B716C"/>
    <w:rsid w:val="002B7366"/>
    <w:rsid w:val="002C0CEF"/>
    <w:rsid w:val="002C20B0"/>
    <w:rsid w:val="002C3EEC"/>
    <w:rsid w:val="002C418F"/>
    <w:rsid w:val="002C439C"/>
    <w:rsid w:val="002C54DA"/>
    <w:rsid w:val="002C6670"/>
    <w:rsid w:val="002C7491"/>
    <w:rsid w:val="002D067C"/>
    <w:rsid w:val="002D0802"/>
    <w:rsid w:val="002D0955"/>
    <w:rsid w:val="002D1275"/>
    <w:rsid w:val="002D1570"/>
    <w:rsid w:val="002D1682"/>
    <w:rsid w:val="002D1AEF"/>
    <w:rsid w:val="002D1D9A"/>
    <w:rsid w:val="002D2727"/>
    <w:rsid w:val="002D2DAB"/>
    <w:rsid w:val="002D38EB"/>
    <w:rsid w:val="002D5007"/>
    <w:rsid w:val="002D5B28"/>
    <w:rsid w:val="002D5E8E"/>
    <w:rsid w:val="002D5F41"/>
    <w:rsid w:val="002D725F"/>
    <w:rsid w:val="002D7BAF"/>
    <w:rsid w:val="002D7E42"/>
    <w:rsid w:val="002D7F73"/>
    <w:rsid w:val="002E0469"/>
    <w:rsid w:val="002E09F0"/>
    <w:rsid w:val="002E0B39"/>
    <w:rsid w:val="002E0D87"/>
    <w:rsid w:val="002E1057"/>
    <w:rsid w:val="002E1494"/>
    <w:rsid w:val="002E162E"/>
    <w:rsid w:val="002E1C6C"/>
    <w:rsid w:val="002E21E6"/>
    <w:rsid w:val="002E28AA"/>
    <w:rsid w:val="002E2A74"/>
    <w:rsid w:val="002E2D3F"/>
    <w:rsid w:val="002E3559"/>
    <w:rsid w:val="002E38AB"/>
    <w:rsid w:val="002E4187"/>
    <w:rsid w:val="002E45CE"/>
    <w:rsid w:val="002E4F10"/>
    <w:rsid w:val="002E5CD0"/>
    <w:rsid w:val="002E610C"/>
    <w:rsid w:val="002E672B"/>
    <w:rsid w:val="002E67F8"/>
    <w:rsid w:val="002E6DD1"/>
    <w:rsid w:val="002E7004"/>
    <w:rsid w:val="002E7FDD"/>
    <w:rsid w:val="002F0BD3"/>
    <w:rsid w:val="002F0DAB"/>
    <w:rsid w:val="002F1555"/>
    <w:rsid w:val="002F1682"/>
    <w:rsid w:val="002F1D95"/>
    <w:rsid w:val="002F22E9"/>
    <w:rsid w:val="002F24E1"/>
    <w:rsid w:val="002F27EB"/>
    <w:rsid w:val="002F30DA"/>
    <w:rsid w:val="002F37F2"/>
    <w:rsid w:val="002F3C5F"/>
    <w:rsid w:val="002F421E"/>
    <w:rsid w:val="002F4E69"/>
    <w:rsid w:val="002F55C8"/>
    <w:rsid w:val="002F60E8"/>
    <w:rsid w:val="002F61EB"/>
    <w:rsid w:val="002F62EA"/>
    <w:rsid w:val="002F66C2"/>
    <w:rsid w:val="002F6B44"/>
    <w:rsid w:val="002F6B61"/>
    <w:rsid w:val="0030030B"/>
    <w:rsid w:val="00300DFA"/>
    <w:rsid w:val="0030145B"/>
    <w:rsid w:val="00301C42"/>
    <w:rsid w:val="00302DAC"/>
    <w:rsid w:val="00303631"/>
    <w:rsid w:val="00303BAF"/>
    <w:rsid w:val="00304418"/>
    <w:rsid w:val="00304D0B"/>
    <w:rsid w:val="00306767"/>
    <w:rsid w:val="0030698A"/>
    <w:rsid w:val="00306CD1"/>
    <w:rsid w:val="00306CE1"/>
    <w:rsid w:val="0030708A"/>
    <w:rsid w:val="0030733A"/>
    <w:rsid w:val="00307B47"/>
    <w:rsid w:val="003102D1"/>
    <w:rsid w:val="003104E6"/>
    <w:rsid w:val="003111F8"/>
    <w:rsid w:val="00311736"/>
    <w:rsid w:val="00311CCA"/>
    <w:rsid w:val="003129D9"/>
    <w:rsid w:val="00312C68"/>
    <w:rsid w:val="00312D49"/>
    <w:rsid w:val="00313393"/>
    <w:rsid w:val="003133DD"/>
    <w:rsid w:val="0031396E"/>
    <w:rsid w:val="003147E3"/>
    <w:rsid w:val="00314823"/>
    <w:rsid w:val="00314A8B"/>
    <w:rsid w:val="00314ABD"/>
    <w:rsid w:val="003159D5"/>
    <w:rsid w:val="00315B58"/>
    <w:rsid w:val="00315F93"/>
    <w:rsid w:val="003161F6"/>
    <w:rsid w:val="0031694C"/>
    <w:rsid w:val="003178F9"/>
    <w:rsid w:val="0032007F"/>
    <w:rsid w:val="00320403"/>
    <w:rsid w:val="00320772"/>
    <w:rsid w:val="003208F2"/>
    <w:rsid w:val="00320A6E"/>
    <w:rsid w:val="00320F0D"/>
    <w:rsid w:val="00321BFC"/>
    <w:rsid w:val="0032251E"/>
    <w:rsid w:val="00322EF9"/>
    <w:rsid w:val="0032367E"/>
    <w:rsid w:val="00323FA4"/>
    <w:rsid w:val="003240CB"/>
    <w:rsid w:val="003241A8"/>
    <w:rsid w:val="00324371"/>
    <w:rsid w:val="003252B9"/>
    <w:rsid w:val="0032587E"/>
    <w:rsid w:val="003259D6"/>
    <w:rsid w:val="00325C1A"/>
    <w:rsid w:val="003264A0"/>
    <w:rsid w:val="00327F7B"/>
    <w:rsid w:val="003301FF"/>
    <w:rsid w:val="003306D6"/>
    <w:rsid w:val="0033073D"/>
    <w:rsid w:val="00330F69"/>
    <w:rsid w:val="0033118E"/>
    <w:rsid w:val="0033234F"/>
    <w:rsid w:val="0033325E"/>
    <w:rsid w:val="00334235"/>
    <w:rsid w:val="00334238"/>
    <w:rsid w:val="0033456A"/>
    <w:rsid w:val="00334870"/>
    <w:rsid w:val="003348C9"/>
    <w:rsid w:val="00335093"/>
    <w:rsid w:val="003354E0"/>
    <w:rsid w:val="0033566A"/>
    <w:rsid w:val="0033599B"/>
    <w:rsid w:val="00336798"/>
    <w:rsid w:val="00336B04"/>
    <w:rsid w:val="00337657"/>
    <w:rsid w:val="00337CA0"/>
    <w:rsid w:val="00337D99"/>
    <w:rsid w:val="00337E89"/>
    <w:rsid w:val="00337F1C"/>
    <w:rsid w:val="0034018F"/>
    <w:rsid w:val="00340A63"/>
    <w:rsid w:val="00340C77"/>
    <w:rsid w:val="00341BC7"/>
    <w:rsid w:val="00341C8B"/>
    <w:rsid w:val="00342253"/>
    <w:rsid w:val="00343095"/>
    <w:rsid w:val="0034330A"/>
    <w:rsid w:val="003433D5"/>
    <w:rsid w:val="00343978"/>
    <w:rsid w:val="00344995"/>
    <w:rsid w:val="00344A45"/>
    <w:rsid w:val="0034526F"/>
    <w:rsid w:val="003452F6"/>
    <w:rsid w:val="00346F94"/>
    <w:rsid w:val="00347F1B"/>
    <w:rsid w:val="00350677"/>
    <w:rsid w:val="00350BFE"/>
    <w:rsid w:val="00350CAD"/>
    <w:rsid w:val="00350EDB"/>
    <w:rsid w:val="00352479"/>
    <w:rsid w:val="00352626"/>
    <w:rsid w:val="0035301B"/>
    <w:rsid w:val="00353239"/>
    <w:rsid w:val="003533DD"/>
    <w:rsid w:val="00354306"/>
    <w:rsid w:val="00355C1F"/>
    <w:rsid w:val="003560BB"/>
    <w:rsid w:val="00356DE2"/>
    <w:rsid w:val="00356F6B"/>
    <w:rsid w:val="00357296"/>
    <w:rsid w:val="003577B8"/>
    <w:rsid w:val="00357FEB"/>
    <w:rsid w:val="00360768"/>
    <w:rsid w:val="00360E23"/>
    <w:rsid w:val="0036129C"/>
    <w:rsid w:val="00361373"/>
    <w:rsid w:val="00361515"/>
    <w:rsid w:val="00361A4B"/>
    <w:rsid w:val="0036254E"/>
    <w:rsid w:val="0036271A"/>
    <w:rsid w:val="0036272A"/>
    <w:rsid w:val="0036286A"/>
    <w:rsid w:val="0036323B"/>
    <w:rsid w:val="00363AEC"/>
    <w:rsid w:val="0036404C"/>
    <w:rsid w:val="00364447"/>
    <w:rsid w:val="00364617"/>
    <w:rsid w:val="0036625B"/>
    <w:rsid w:val="00366611"/>
    <w:rsid w:val="003677F1"/>
    <w:rsid w:val="003712E0"/>
    <w:rsid w:val="00372E55"/>
    <w:rsid w:val="003736C7"/>
    <w:rsid w:val="00373B62"/>
    <w:rsid w:val="003745DD"/>
    <w:rsid w:val="003751AD"/>
    <w:rsid w:val="0037545D"/>
    <w:rsid w:val="00375740"/>
    <w:rsid w:val="00375E35"/>
    <w:rsid w:val="0037601F"/>
    <w:rsid w:val="003763B7"/>
    <w:rsid w:val="003766F5"/>
    <w:rsid w:val="00377E13"/>
    <w:rsid w:val="00380960"/>
    <w:rsid w:val="00380D3D"/>
    <w:rsid w:val="00381854"/>
    <w:rsid w:val="00381AA0"/>
    <w:rsid w:val="003828B9"/>
    <w:rsid w:val="00383301"/>
    <w:rsid w:val="00383548"/>
    <w:rsid w:val="003844BC"/>
    <w:rsid w:val="00384954"/>
    <w:rsid w:val="00385BC8"/>
    <w:rsid w:val="00385C84"/>
    <w:rsid w:val="00385E9B"/>
    <w:rsid w:val="0038606F"/>
    <w:rsid w:val="00386072"/>
    <w:rsid w:val="00386C86"/>
    <w:rsid w:val="00386D2B"/>
    <w:rsid w:val="003873B5"/>
    <w:rsid w:val="00387589"/>
    <w:rsid w:val="0039088A"/>
    <w:rsid w:val="00391FE0"/>
    <w:rsid w:val="0039220E"/>
    <w:rsid w:val="00392992"/>
    <w:rsid w:val="003929A2"/>
    <w:rsid w:val="00392FF7"/>
    <w:rsid w:val="003938B1"/>
    <w:rsid w:val="0039393E"/>
    <w:rsid w:val="00394184"/>
    <w:rsid w:val="00394315"/>
    <w:rsid w:val="0039462D"/>
    <w:rsid w:val="00395D95"/>
    <w:rsid w:val="00396549"/>
    <w:rsid w:val="0039726B"/>
    <w:rsid w:val="003973FB"/>
    <w:rsid w:val="00397FC5"/>
    <w:rsid w:val="003A01ED"/>
    <w:rsid w:val="003A0E1D"/>
    <w:rsid w:val="003A123B"/>
    <w:rsid w:val="003A143B"/>
    <w:rsid w:val="003A17D3"/>
    <w:rsid w:val="003A22A1"/>
    <w:rsid w:val="003A2400"/>
    <w:rsid w:val="003A2F46"/>
    <w:rsid w:val="003A4148"/>
    <w:rsid w:val="003A4BAD"/>
    <w:rsid w:val="003A4BF8"/>
    <w:rsid w:val="003A50AC"/>
    <w:rsid w:val="003A5663"/>
    <w:rsid w:val="003A5753"/>
    <w:rsid w:val="003A5ED5"/>
    <w:rsid w:val="003A60CA"/>
    <w:rsid w:val="003A697D"/>
    <w:rsid w:val="003A6B92"/>
    <w:rsid w:val="003A6E8D"/>
    <w:rsid w:val="003A7162"/>
    <w:rsid w:val="003A757B"/>
    <w:rsid w:val="003A7AB8"/>
    <w:rsid w:val="003B033E"/>
    <w:rsid w:val="003B1A8C"/>
    <w:rsid w:val="003B281B"/>
    <w:rsid w:val="003B2D7C"/>
    <w:rsid w:val="003B2FD7"/>
    <w:rsid w:val="003B3DE1"/>
    <w:rsid w:val="003B4106"/>
    <w:rsid w:val="003B4B01"/>
    <w:rsid w:val="003B4D82"/>
    <w:rsid w:val="003B53A8"/>
    <w:rsid w:val="003B5A05"/>
    <w:rsid w:val="003B5A87"/>
    <w:rsid w:val="003B5F07"/>
    <w:rsid w:val="003B69BE"/>
    <w:rsid w:val="003B6EB9"/>
    <w:rsid w:val="003B7110"/>
    <w:rsid w:val="003B7423"/>
    <w:rsid w:val="003C056B"/>
    <w:rsid w:val="003C0EAA"/>
    <w:rsid w:val="003C0F01"/>
    <w:rsid w:val="003C1E50"/>
    <w:rsid w:val="003C1EEA"/>
    <w:rsid w:val="003C241F"/>
    <w:rsid w:val="003C252D"/>
    <w:rsid w:val="003C2924"/>
    <w:rsid w:val="003C2AA8"/>
    <w:rsid w:val="003C4FAE"/>
    <w:rsid w:val="003C5A35"/>
    <w:rsid w:val="003C65C8"/>
    <w:rsid w:val="003C6770"/>
    <w:rsid w:val="003C7CB8"/>
    <w:rsid w:val="003D00BD"/>
    <w:rsid w:val="003D049C"/>
    <w:rsid w:val="003D062B"/>
    <w:rsid w:val="003D0CFC"/>
    <w:rsid w:val="003D136B"/>
    <w:rsid w:val="003D15CC"/>
    <w:rsid w:val="003D2170"/>
    <w:rsid w:val="003D28E4"/>
    <w:rsid w:val="003D29D4"/>
    <w:rsid w:val="003D3462"/>
    <w:rsid w:val="003D36BE"/>
    <w:rsid w:val="003D3B3F"/>
    <w:rsid w:val="003D4D55"/>
    <w:rsid w:val="003D5803"/>
    <w:rsid w:val="003D5A12"/>
    <w:rsid w:val="003D5E01"/>
    <w:rsid w:val="003D6520"/>
    <w:rsid w:val="003D73A0"/>
    <w:rsid w:val="003D7809"/>
    <w:rsid w:val="003D7D34"/>
    <w:rsid w:val="003E00EA"/>
    <w:rsid w:val="003E0654"/>
    <w:rsid w:val="003E1D2C"/>
    <w:rsid w:val="003E201F"/>
    <w:rsid w:val="003E28B4"/>
    <w:rsid w:val="003E2C76"/>
    <w:rsid w:val="003E3099"/>
    <w:rsid w:val="003E313C"/>
    <w:rsid w:val="003E3CD3"/>
    <w:rsid w:val="003E45AF"/>
    <w:rsid w:val="003E473E"/>
    <w:rsid w:val="003E47D1"/>
    <w:rsid w:val="003E47FF"/>
    <w:rsid w:val="003E55F5"/>
    <w:rsid w:val="003E6250"/>
    <w:rsid w:val="003E6CED"/>
    <w:rsid w:val="003E6E12"/>
    <w:rsid w:val="003E7E7A"/>
    <w:rsid w:val="003F036B"/>
    <w:rsid w:val="003F0B19"/>
    <w:rsid w:val="003F0B5F"/>
    <w:rsid w:val="003F0B91"/>
    <w:rsid w:val="003F1BBE"/>
    <w:rsid w:val="003F1ED0"/>
    <w:rsid w:val="003F2D01"/>
    <w:rsid w:val="003F4331"/>
    <w:rsid w:val="003F4F13"/>
    <w:rsid w:val="003F50E5"/>
    <w:rsid w:val="003F5627"/>
    <w:rsid w:val="003F57CA"/>
    <w:rsid w:val="003F5836"/>
    <w:rsid w:val="003F5A65"/>
    <w:rsid w:val="003F63BC"/>
    <w:rsid w:val="003F69FE"/>
    <w:rsid w:val="003F70DE"/>
    <w:rsid w:val="003F754A"/>
    <w:rsid w:val="003F7BD2"/>
    <w:rsid w:val="004003DB"/>
    <w:rsid w:val="00400A58"/>
    <w:rsid w:val="00401336"/>
    <w:rsid w:val="00401822"/>
    <w:rsid w:val="00402004"/>
    <w:rsid w:val="00402204"/>
    <w:rsid w:val="004022C7"/>
    <w:rsid w:val="00402645"/>
    <w:rsid w:val="00402DB5"/>
    <w:rsid w:val="00403416"/>
    <w:rsid w:val="004039BC"/>
    <w:rsid w:val="00405F28"/>
    <w:rsid w:val="004068CC"/>
    <w:rsid w:val="00406BAE"/>
    <w:rsid w:val="00407525"/>
    <w:rsid w:val="0040770C"/>
    <w:rsid w:val="00407EDA"/>
    <w:rsid w:val="00410092"/>
    <w:rsid w:val="004110CB"/>
    <w:rsid w:val="00411C67"/>
    <w:rsid w:val="00411C74"/>
    <w:rsid w:val="00412551"/>
    <w:rsid w:val="00412777"/>
    <w:rsid w:val="004128B4"/>
    <w:rsid w:val="0041302C"/>
    <w:rsid w:val="004138DB"/>
    <w:rsid w:val="00413B4F"/>
    <w:rsid w:val="00415A97"/>
    <w:rsid w:val="00416C44"/>
    <w:rsid w:val="00416CE6"/>
    <w:rsid w:val="0041737B"/>
    <w:rsid w:val="0041789C"/>
    <w:rsid w:val="00417B70"/>
    <w:rsid w:val="00417CD1"/>
    <w:rsid w:val="00417E3B"/>
    <w:rsid w:val="00420AE8"/>
    <w:rsid w:val="00420CF2"/>
    <w:rsid w:val="00420FE0"/>
    <w:rsid w:val="004215E7"/>
    <w:rsid w:val="00421AA0"/>
    <w:rsid w:val="00421EF2"/>
    <w:rsid w:val="0042245D"/>
    <w:rsid w:val="0042256F"/>
    <w:rsid w:val="00422720"/>
    <w:rsid w:val="00423011"/>
    <w:rsid w:val="004234DE"/>
    <w:rsid w:val="00423E43"/>
    <w:rsid w:val="0042437E"/>
    <w:rsid w:val="004252FC"/>
    <w:rsid w:val="0042572A"/>
    <w:rsid w:val="00425A02"/>
    <w:rsid w:val="00425C94"/>
    <w:rsid w:val="00426A5F"/>
    <w:rsid w:val="004274E6"/>
    <w:rsid w:val="004275B1"/>
    <w:rsid w:val="00427F29"/>
    <w:rsid w:val="00430AAA"/>
    <w:rsid w:val="00430D8B"/>
    <w:rsid w:val="004311D5"/>
    <w:rsid w:val="004314E4"/>
    <w:rsid w:val="00431926"/>
    <w:rsid w:val="00431F79"/>
    <w:rsid w:val="004320A3"/>
    <w:rsid w:val="00432B4F"/>
    <w:rsid w:val="004331E5"/>
    <w:rsid w:val="004342E7"/>
    <w:rsid w:val="00434C2E"/>
    <w:rsid w:val="00434C2F"/>
    <w:rsid w:val="004350E4"/>
    <w:rsid w:val="004354D1"/>
    <w:rsid w:val="00435A4B"/>
    <w:rsid w:val="004368D4"/>
    <w:rsid w:val="0043743E"/>
    <w:rsid w:val="00437BDA"/>
    <w:rsid w:val="00437F3C"/>
    <w:rsid w:val="00441447"/>
    <w:rsid w:val="00441745"/>
    <w:rsid w:val="00441AC2"/>
    <w:rsid w:val="00441B06"/>
    <w:rsid w:val="00442043"/>
    <w:rsid w:val="004420CB"/>
    <w:rsid w:val="00442310"/>
    <w:rsid w:val="00442FB6"/>
    <w:rsid w:val="00443888"/>
    <w:rsid w:val="004441DF"/>
    <w:rsid w:val="00444804"/>
    <w:rsid w:val="00444AD5"/>
    <w:rsid w:val="00444C3D"/>
    <w:rsid w:val="00444F7B"/>
    <w:rsid w:val="00444FDD"/>
    <w:rsid w:val="004451B6"/>
    <w:rsid w:val="00445780"/>
    <w:rsid w:val="00445A56"/>
    <w:rsid w:val="004466B6"/>
    <w:rsid w:val="00446A31"/>
    <w:rsid w:val="00446B2A"/>
    <w:rsid w:val="00447152"/>
    <w:rsid w:val="0044735D"/>
    <w:rsid w:val="00447C73"/>
    <w:rsid w:val="004502B0"/>
    <w:rsid w:val="004503B0"/>
    <w:rsid w:val="00450CEA"/>
    <w:rsid w:val="00450DEB"/>
    <w:rsid w:val="00452AD3"/>
    <w:rsid w:val="00452B67"/>
    <w:rsid w:val="004537C2"/>
    <w:rsid w:val="00454482"/>
    <w:rsid w:val="004546B1"/>
    <w:rsid w:val="00454BC2"/>
    <w:rsid w:val="00454CE5"/>
    <w:rsid w:val="00455835"/>
    <w:rsid w:val="0045593E"/>
    <w:rsid w:val="00455C31"/>
    <w:rsid w:val="004561A3"/>
    <w:rsid w:val="00456B62"/>
    <w:rsid w:val="0045721A"/>
    <w:rsid w:val="004574C4"/>
    <w:rsid w:val="004576EE"/>
    <w:rsid w:val="00457939"/>
    <w:rsid w:val="00457BCC"/>
    <w:rsid w:val="0046085A"/>
    <w:rsid w:val="0046154F"/>
    <w:rsid w:val="00461D7F"/>
    <w:rsid w:val="00462673"/>
    <w:rsid w:val="00462996"/>
    <w:rsid w:val="00463CA4"/>
    <w:rsid w:val="00464DA6"/>
    <w:rsid w:val="004655BB"/>
    <w:rsid w:val="004666F2"/>
    <w:rsid w:val="00466F0B"/>
    <w:rsid w:val="004671DA"/>
    <w:rsid w:val="004674C9"/>
    <w:rsid w:val="00470F8B"/>
    <w:rsid w:val="00471CBD"/>
    <w:rsid w:val="00471F86"/>
    <w:rsid w:val="00472AAD"/>
    <w:rsid w:val="00473186"/>
    <w:rsid w:val="004740A6"/>
    <w:rsid w:val="0047479B"/>
    <w:rsid w:val="004747AA"/>
    <w:rsid w:val="00474843"/>
    <w:rsid w:val="00474B59"/>
    <w:rsid w:val="00474E7F"/>
    <w:rsid w:val="00475935"/>
    <w:rsid w:val="00476062"/>
    <w:rsid w:val="004772D4"/>
    <w:rsid w:val="004801B6"/>
    <w:rsid w:val="004805FC"/>
    <w:rsid w:val="00480890"/>
    <w:rsid w:val="00481112"/>
    <w:rsid w:val="00481158"/>
    <w:rsid w:val="0048150A"/>
    <w:rsid w:val="004817EE"/>
    <w:rsid w:val="00481C7D"/>
    <w:rsid w:val="004820E0"/>
    <w:rsid w:val="004824A5"/>
    <w:rsid w:val="0048381B"/>
    <w:rsid w:val="00483D22"/>
    <w:rsid w:val="004849DB"/>
    <w:rsid w:val="00484DE3"/>
    <w:rsid w:val="00485692"/>
    <w:rsid w:val="004858A9"/>
    <w:rsid w:val="00485C5C"/>
    <w:rsid w:val="0048679F"/>
    <w:rsid w:val="0048687B"/>
    <w:rsid w:val="00486AD0"/>
    <w:rsid w:val="00487003"/>
    <w:rsid w:val="0048757A"/>
    <w:rsid w:val="00487F20"/>
    <w:rsid w:val="004904C9"/>
    <w:rsid w:val="004904D9"/>
    <w:rsid w:val="00490D4D"/>
    <w:rsid w:val="00491187"/>
    <w:rsid w:val="0049175A"/>
    <w:rsid w:val="00492805"/>
    <w:rsid w:val="00493195"/>
    <w:rsid w:val="00493256"/>
    <w:rsid w:val="00493799"/>
    <w:rsid w:val="00493E05"/>
    <w:rsid w:val="00494BB4"/>
    <w:rsid w:val="00494EF4"/>
    <w:rsid w:val="00495114"/>
    <w:rsid w:val="0049581E"/>
    <w:rsid w:val="004959EE"/>
    <w:rsid w:val="00495DA1"/>
    <w:rsid w:val="0049665D"/>
    <w:rsid w:val="00496CAD"/>
    <w:rsid w:val="004977DA"/>
    <w:rsid w:val="004A0A5B"/>
    <w:rsid w:val="004A0B31"/>
    <w:rsid w:val="004A19C3"/>
    <w:rsid w:val="004A1D64"/>
    <w:rsid w:val="004A1DB7"/>
    <w:rsid w:val="004A2170"/>
    <w:rsid w:val="004A2580"/>
    <w:rsid w:val="004A272B"/>
    <w:rsid w:val="004A2A46"/>
    <w:rsid w:val="004A2E4E"/>
    <w:rsid w:val="004A3677"/>
    <w:rsid w:val="004A375C"/>
    <w:rsid w:val="004A493B"/>
    <w:rsid w:val="004A49DC"/>
    <w:rsid w:val="004A4DE2"/>
    <w:rsid w:val="004A4E27"/>
    <w:rsid w:val="004A4E90"/>
    <w:rsid w:val="004A58FF"/>
    <w:rsid w:val="004A6192"/>
    <w:rsid w:val="004A708E"/>
    <w:rsid w:val="004A7567"/>
    <w:rsid w:val="004A78AD"/>
    <w:rsid w:val="004A791E"/>
    <w:rsid w:val="004A7C67"/>
    <w:rsid w:val="004A7DA6"/>
    <w:rsid w:val="004B01FF"/>
    <w:rsid w:val="004B0792"/>
    <w:rsid w:val="004B133A"/>
    <w:rsid w:val="004B1B1B"/>
    <w:rsid w:val="004B1B79"/>
    <w:rsid w:val="004B22D9"/>
    <w:rsid w:val="004B2AE1"/>
    <w:rsid w:val="004B2EBE"/>
    <w:rsid w:val="004B34B3"/>
    <w:rsid w:val="004B34E9"/>
    <w:rsid w:val="004B3F79"/>
    <w:rsid w:val="004B4829"/>
    <w:rsid w:val="004B52EC"/>
    <w:rsid w:val="004B62C1"/>
    <w:rsid w:val="004B64A9"/>
    <w:rsid w:val="004B6E47"/>
    <w:rsid w:val="004B755B"/>
    <w:rsid w:val="004B7F40"/>
    <w:rsid w:val="004C0019"/>
    <w:rsid w:val="004C0B57"/>
    <w:rsid w:val="004C0EEA"/>
    <w:rsid w:val="004C1250"/>
    <w:rsid w:val="004C15B1"/>
    <w:rsid w:val="004C1C5F"/>
    <w:rsid w:val="004C1D40"/>
    <w:rsid w:val="004C2180"/>
    <w:rsid w:val="004C2672"/>
    <w:rsid w:val="004C41E6"/>
    <w:rsid w:val="004C4C18"/>
    <w:rsid w:val="004C4D5D"/>
    <w:rsid w:val="004C4FC3"/>
    <w:rsid w:val="004C51B5"/>
    <w:rsid w:val="004C51F8"/>
    <w:rsid w:val="004C5B0C"/>
    <w:rsid w:val="004C5E37"/>
    <w:rsid w:val="004C7DB0"/>
    <w:rsid w:val="004D0A77"/>
    <w:rsid w:val="004D258D"/>
    <w:rsid w:val="004D295C"/>
    <w:rsid w:val="004D2B35"/>
    <w:rsid w:val="004D327C"/>
    <w:rsid w:val="004D3A76"/>
    <w:rsid w:val="004D3C9B"/>
    <w:rsid w:val="004D4410"/>
    <w:rsid w:val="004D4D3C"/>
    <w:rsid w:val="004D5718"/>
    <w:rsid w:val="004D5A46"/>
    <w:rsid w:val="004D5FD2"/>
    <w:rsid w:val="004D6098"/>
    <w:rsid w:val="004D67B3"/>
    <w:rsid w:val="004D708D"/>
    <w:rsid w:val="004D79E6"/>
    <w:rsid w:val="004E06C6"/>
    <w:rsid w:val="004E0986"/>
    <w:rsid w:val="004E19AC"/>
    <w:rsid w:val="004E1DCD"/>
    <w:rsid w:val="004E1E28"/>
    <w:rsid w:val="004E2565"/>
    <w:rsid w:val="004E4124"/>
    <w:rsid w:val="004E4962"/>
    <w:rsid w:val="004E4D12"/>
    <w:rsid w:val="004E4D1F"/>
    <w:rsid w:val="004E4F3A"/>
    <w:rsid w:val="004E5A4F"/>
    <w:rsid w:val="004E5C00"/>
    <w:rsid w:val="004E5FF4"/>
    <w:rsid w:val="004E7338"/>
    <w:rsid w:val="004E7F34"/>
    <w:rsid w:val="004F1D72"/>
    <w:rsid w:val="004F1F3B"/>
    <w:rsid w:val="004F21EA"/>
    <w:rsid w:val="004F2B39"/>
    <w:rsid w:val="004F2FB5"/>
    <w:rsid w:val="004F3ABE"/>
    <w:rsid w:val="004F3B9C"/>
    <w:rsid w:val="004F489D"/>
    <w:rsid w:val="004F4F0A"/>
    <w:rsid w:val="004F4FDC"/>
    <w:rsid w:val="004F520C"/>
    <w:rsid w:val="004F5B99"/>
    <w:rsid w:val="004F600D"/>
    <w:rsid w:val="004F63D9"/>
    <w:rsid w:val="004F65C9"/>
    <w:rsid w:val="004F6E27"/>
    <w:rsid w:val="004F7BFB"/>
    <w:rsid w:val="005004FC"/>
    <w:rsid w:val="00500618"/>
    <w:rsid w:val="0050115D"/>
    <w:rsid w:val="00501C8A"/>
    <w:rsid w:val="00502558"/>
    <w:rsid w:val="00502EA9"/>
    <w:rsid w:val="00503360"/>
    <w:rsid w:val="0050491E"/>
    <w:rsid w:val="00504ADB"/>
    <w:rsid w:val="00505753"/>
    <w:rsid w:val="00505B92"/>
    <w:rsid w:val="00505D89"/>
    <w:rsid w:val="005067A8"/>
    <w:rsid w:val="005067C2"/>
    <w:rsid w:val="005076D6"/>
    <w:rsid w:val="00507FE1"/>
    <w:rsid w:val="00510C6E"/>
    <w:rsid w:val="00511167"/>
    <w:rsid w:val="00511411"/>
    <w:rsid w:val="00511F16"/>
    <w:rsid w:val="00511F1D"/>
    <w:rsid w:val="005130CD"/>
    <w:rsid w:val="00513B6A"/>
    <w:rsid w:val="00514162"/>
    <w:rsid w:val="005144B2"/>
    <w:rsid w:val="00515E3F"/>
    <w:rsid w:val="00521A14"/>
    <w:rsid w:val="00521AEC"/>
    <w:rsid w:val="00521AEE"/>
    <w:rsid w:val="0052212F"/>
    <w:rsid w:val="00522CEF"/>
    <w:rsid w:val="0052313C"/>
    <w:rsid w:val="0052336B"/>
    <w:rsid w:val="0052353B"/>
    <w:rsid w:val="005238BC"/>
    <w:rsid w:val="00524744"/>
    <w:rsid w:val="00525329"/>
    <w:rsid w:val="00525402"/>
    <w:rsid w:val="0052549C"/>
    <w:rsid w:val="00525794"/>
    <w:rsid w:val="005257D2"/>
    <w:rsid w:val="00525999"/>
    <w:rsid w:val="00525AC6"/>
    <w:rsid w:val="00526294"/>
    <w:rsid w:val="005268FA"/>
    <w:rsid w:val="005274ED"/>
    <w:rsid w:val="005308B2"/>
    <w:rsid w:val="00530CB3"/>
    <w:rsid w:val="00530D7E"/>
    <w:rsid w:val="00532644"/>
    <w:rsid w:val="00532877"/>
    <w:rsid w:val="00534340"/>
    <w:rsid w:val="00534904"/>
    <w:rsid w:val="00535BF0"/>
    <w:rsid w:val="0053656F"/>
    <w:rsid w:val="005370BC"/>
    <w:rsid w:val="005377D2"/>
    <w:rsid w:val="00537811"/>
    <w:rsid w:val="005403E8"/>
    <w:rsid w:val="00540E77"/>
    <w:rsid w:val="00541045"/>
    <w:rsid w:val="0054217E"/>
    <w:rsid w:val="0054290E"/>
    <w:rsid w:val="0054307F"/>
    <w:rsid w:val="00543742"/>
    <w:rsid w:val="00544123"/>
    <w:rsid w:val="0054441B"/>
    <w:rsid w:val="00544615"/>
    <w:rsid w:val="00544BE0"/>
    <w:rsid w:val="0054511D"/>
    <w:rsid w:val="00545308"/>
    <w:rsid w:val="005457AF"/>
    <w:rsid w:val="00545A37"/>
    <w:rsid w:val="00545A4F"/>
    <w:rsid w:val="00545FDA"/>
    <w:rsid w:val="005465C4"/>
    <w:rsid w:val="005470D5"/>
    <w:rsid w:val="005477EF"/>
    <w:rsid w:val="00547DF5"/>
    <w:rsid w:val="00551107"/>
    <w:rsid w:val="0055156B"/>
    <w:rsid w:val="00551589"/>
    <w:rsid w:val="0055193A"/>
    <w:rsid w:val="0055253A"/>
    <w:rsid w:val="00553483"/>
    <w:rsid w:val="00553C6C"/>
    <w:rsid w:val="005542BB"/>
    <w:rsid w:val="00554628"/>
    <w:rsid w:val="00554B3D"/>
    <w:rsid w:val="00554EB4"/>
    <w:rsid w:val="00556482"/>
    <w:rsid w:val="00556EAC"/>
    <w:rsid w:val="00557A5B"/>
    <w:rsid w:val="00557F6D"/>
    <w:rsid w:val="00560697"/>
    <w:rsid w:val="0056077D"/>
    <w:rsid w:val="0056366B"/>
    <w:rsid w:val="00564011"/>
    <w:rsid w:val="00564881"/>
    <w:rsid w:val="00564945"/>
    <w:rsid w:val="0056496E"/>
    <w:rsid w:val="005649A6"/>
    <w:rsid w:val="00564F7D"/>
    <w:rsid w:val="005657C9"/>
    <w:rsid w:val="0056590A"/>
    <w:rsid w:val="005662D7"/>
    <w:rsid w:val="00566E8B"/>
    <w:rsid w:val="00567A2D"/>
    <w:rsid w:val="005703AA"/>
    <w:rsid w:val="005704A8"/>
    <w:rsid w:val="00570527"/>
    <w:rsid w:val="005707D1"/>
    <w:rsid w:val="00570FF0"/>
    <w:rsid w:val="00571013"/>
    <w:rsid w:val="0057207A"/>
    <w:rsid w:val="0057217D"/>
    <w:rsid w:val="00573BA7"/>
    <w:rsid w:val="005744D0"/>
    <w:rsid w:val="00575CEE"/>
    <w:rsid w:val="005763C7"/>
    <w:rsid w:val="005767B8"/>
    <w:rsid w:val="005774B4"/>
    <w:rsid w:val="00577513"/>
    <w:rsid w:val="00577C4A"/>
    <w:rsid w:val="00577FDC"/>
    <w:rsid w:val="00580F75"/>
    <w:rsid w:val="00580F94"/>
    <w:rsid w:val="0058165E"/>
    <w:rsid w:val="00581819"/>
    <w:rsid w:val="00582225"/>
    <w:rsid w:val="0058330B"/>
    <w:rsid w:val="00583592"/>
    <w:rsid w:val="00584328"/>
    <w:rsid w:val="00584A1A"/>
    <w:rsid w:val="00585364"/>
    <w:rsid w:val="00586E51"/>
    <w:rsid w:val="005872E6"/>
    <w:rsid w:val="005879EB"/>
    <w:rsid w:val="005906CC"/>
    <w:rsid w:val="00591063"/>
    <w:rsid w:val="0059136F"/>
    <w:rsid w:val="005913B1"/>
    <w:rsid w:val="00591D2A"/>
    <w:rsid w:val="00591F93"/>
    <w:rsid w:val="00593022"/>
    <w:rsid w:val="0059394F"/>
    <w:rsid w:val="0059428F"/>
    <w:rsid w:val="0059456B"/>
    <w:rsid w:val="00594B68"/>
    <w:rsid w:val="0059673C"/>
    <w:rsid w:val="00596857"/>
    <w:rsid w:val="005970F1"/>
    <w:rsid w:val="00597ABC"/>
    <w:rsid w:val="00597F50"/>
    <w:rsid w:val="005A0213"/>
    <w:rsid w:val="005A06EE"/>
    <w:rsid w:val="005A077E"/>
    <w:rsid w:val="005A0E79"/>
    <w:rsid w:val="005A1681"/>
    <w:rsid w:val="005A19DC"/>
    <w:rsid w:val="005A1FDA"/>
    <w:rsid w:val="005A21CB"/>
    <w:rsid w:val="005A2241"/>
    <w:rsid w:val="005A25DE"/>
    <w:rsid w:val="005A2B16"/>
    <w:rsid w:val="005A2C5E"/>
    <w:rsid w:val="005A4B90"/>
    <w:rsid w:val="005A5403"/>
    <w:rsid w:val="005A635C"/>
    <w:rsid w:val="005A662D"/>
    <w:rsid w:val="005A7297"/>
    <w:rsid w:val="005A7546"/>
    <w:rsid w:val="005B0CA4"/>
    <w:rsid w:val="005B0E75"/>
    <w:rsid w:val="005B1532"/>
    <w:rsid w:val="005B1B5B"/>
    <w:rsid w:val="005B2A19"/>
    <w:rsid w:val="005B2DBC"/>
    <w:rsid w:val="005B3392"/>
    <w:rsid w:val="005B3785"/>
    <w:rsid w:val="005B3C97"/>
    <w:rsid w:val="005B4BB1"/>
    <w:rsid w:val="005B4F4F"/>
    <w:rsid w:val="005B5623"/>
    <w:rsid w:val="005B567C"/>
    <w:rsid w:val="005B5A69"/>
    <w:rsid w:val="005B5B57"/>
    <w:rsid w:val="005B5EB8"/>
    <w:rsid w:val="005B6951"/>
    <w:rsid w:val="005B6A95"/>
    <w:rsid w:val="005B6CC9"/>
    <w:rsid w:val="005B720A"/>
    <w:rsid w:val="005B7FA1"/>
    <w:rsid w:val="005C00A2"/>
    <w:rsid w:val="005C0558"/>
    <w:rsid w:val="005C0D40"/>
    <w:rsid w:val="005C0E4B"/>
    <w:rsid w:val="005C0E7F"/>
    <w:rsid w:val="005C0F71"/>
    <w:rsid w:val="005C1CD4"/>
    <w:rsid w:val="005C2DF0"/>
    <w:rsid w:val="005C2F90"/>
    <w:rsid w:val="005C385B"/>
    <w:rsid w:val="005C3EB9"/>
    <w:rsid w:val="005C46BD"/>
    <w:rsid w:val="005C4A27"/>
    <w:rsid w:val="005C504F"/>
    <w:rsid w:val="005C5E23"/>
    <w:rsid w:val="005C5F75"/>
    <w:rsid w:val="005C63CD"/>
    <w:rsid w:val="005C68F0"/>
    <w:rsid w:val="005C7567"/>
    <w:rsid w:val="005C7D5D"/>
    <w:rsid w:val="005D0459"/>
    <w:rsid w:val="005D0BE9"/>
    <w:rsid w:val="005D1199"/>
    <w:rsid w:val="005D1C39"/>
    <w:rsid w:val="005D1D0B"/>
    <w:rsid w:val="005D273F"/>
    <w:rsid w:val="005D34A4"/>
    <w:rsid w:val="005D388A"/>
    <w:rsid w:val="005D404B"/>
    <w:rsid w:val="005D531F"/>
    <w:rsid w:val="005D5820"/>
    <w:rsid w:val="005D63BA"/>
    <w:rsid w:val="005D6695"/>
    <w:rsid w:val="005D66C3"/>
    <w:rsid w:val="005D701F"/>
    <w:rsid w:val="005D74B7"/>
    <w:rsid w:val="005E061C"/>
    <w:rsid w:val="005E0AB1"/>
    <w:rsid w:val="005E1F10"/>
    <w:rsid w:val="005E2448"/>
    <w:rsid w:val="005E26FD"/>
    <w:rsid w:val="005E2B04"/>
    <w:rsid w:val="005E2F48"/>
    <w:rsid w:val="005E340A"/>
    <w:rsid w:val="005E37C2"/>
    <w:rsid w:val="005E39AD"/>
    <w:rsid w:val="005E3AEB"/>
    <w:rsid w:val="005E3DA3"/>
    <w:rsid w:val="005E4982"/>
    <w:rsid w:val="005E4BAA"/>
    <w:rsid w:val="005E5095"/>
    <w:rsid w:val="005E57EB"/>
    <w:rsid w:val="005E5FBB"/>
    <w:rsid w:val="005E60EC"/>
    <w:rsid w:val="005E7EBB"/>
    <w:rsid w:val="005F0923"/>
    <w:rsid w:val="005F1C84"/>
    <w:rsid w:val="005F1EE5"/>
    <w:rsid w:val="005F29FA"/>
    <w:rsid w:val="005F2BD4"/>
    <w:rsid w:val="005F2D30"/>
    <w:rsid w:val="005F2FBE"/>
    <w:rsid w:val="005F3B7D"/>
    <w:rsid w:val="005F3FAF"/>
    <w:rsid w:val="005F3FFE"/>
    <w:rsid w:val="005F439E"/>
    <w:rsid w:val="005F48B9"/>
    <w:rsid w:val="005F4B1F"/>
    <w:rsid w:val="005F52FB"/>
    <w:rsid w:val="005F5486"/>
    <w:rsid w:val="005F55ED"/>
    <w:rsid w:val="005F5662"/>
    <w:rsid w:val="005F6494"/>
    <w:rsid w:val="005F77A6"/>
    <w:rsid w:val="005F7DC1"/>
    <w:rsid w:val="005F7DE4"/>
    <w:rsid w:val="005F7E22"/>
    <w:rsid w:val="00600C97"/>
    <w:rsid w:val="006010CF"/>
    <w:rsid w:val="00601AE3"/>
    <w:rsid w:val="00602138"/>
    <w:rsid w:val="00602733"/>
    <w:rsid w:val="0060396E"/>
    <w:rsid w:val="00603F1F"/>
    <w:rsid w:val="0060431D"/>
    <w:rsid w:val="006048FE"/>
    <w:rsid w:val="00604B3D"/>
    <w:rsid w:val="00604E1F"/>
    <w:rsid w:val="00605094"/>
    <w:rsid w:val="0060513F"/>
    <w:rsid w:val="0060598A"/>
    <w:rsid w:val="00605AF3"/>
    <w:rsid w:val="00606125"/>
    <w:rsid w:val="00606585"/>
    <w:rsid w:val="006067D3"/>
    <w:rsid w:val="006069F0"/>
    <w:rsid w:val="0060705F"/>
    <w:rsid w:val="006076F7"/>
    <w:rsid w:val="00607FF4"/>
    <w:rsid w:val="0061007A"/>
    <w:rsid w:val="00610332"/>
    <w:rsid w:val="006104D7"/>
    <w:rsid w:val="00610588"/>
    <w:rsid w:val="006108F4"/>
    <w:rsid w:val="00610905"/>
    <w:rsid w:val="00610DD7"/>
    <w:rsid w:val="00610E25"/>
    <w:rsid w:val="006118C2"/>
    <w:rsid w:val="006120EC"/>
    <w:rsid w:val="006121E4"/>
    <w:rsid w:val="006130AA"/>
    <w:rsid w:val="00613275"/>
    <w:rsid w:val="0061393A"/>
    <w:rsid w:val="006139C3"/>
    <w:rsid w:val="00613DF6"/>
    <w:rsid w:val="0061502C"/>
    <w:rsid w:val="0061541C"/>
    <w:rsid w:val="006155C9"/>
    <w:rsid w:val="00615981"/>
    <w:rsid w:val="006162FE"/>
    <w:rsid w:val="00616403"/>
    <w:rsid w:val="006174B5"/>
    <w:rsid w:val="00617668"/>
    <w:rsid w:val="00617938"/>
    <w:rsid w:val="00617998"/>
    <w:rsid w:val="0062070E"/>
    <w:rsid w:val="0062098B"/>
    <w:rsid w:val="00620ACE"/>
    <w:rsid w:val="00620ED8"/>
    <w:rsid w:val="00621222"/>
    <w:rsid w:val="00621254"/>
    <w:rsid w:val="0062167C"/>
    <w:rsid w:val="006217A8"/>
    <w:rsid w:val="00621A51"/>
    <w:rsid w:val="00621D1B"/>
    <w:rsid w:val="00622897"/>
    <w:rsid w:val="00622B6B"/>
    <w:rsid w:val="00622D62"/>
    <w:rsid w:val="00623628"/>
    <w:rsid w:val="00623943"/>
    <w:rsid w:val="006240E8"/>
    <w:rsid w:val="006241E7"/>
    <w:rsid w:val="00624471"/>
    <w:rsid w:val="0062490B"/>
    <w:rsid w:val="00624E1A"/>
    <w:rsid w:val="006252C9"/>
    <w:rsid w:val="00625746"/>
    <w:rsid w:val="006257B2"/>
    <w:rsid w:val="00625D05"/>
    <w:rsid w:val="00625E36"/>
    <w:rsid w:val="00626653"/>
    <w:rsid w:val="00627B07"/>
    <w:rsid w:val="00627CE6"/>
    <w:rsid w:val="00630B97"/>
    <w:rsid w:val="00631504"/>
    <w:rsid w:val="00631856"/>
    <w:rsid w:val="006321B2"/>
    <w:rsid w:val="0063290B"/>
    <w:rsid w:val="0063295E"/>
    <w:rsid w:val="00632F57"/>
    <w:rsid w:val="0063304E"/>
    <w:rsid w:val="006344E9"/>
    <w:rsid w:val="006349C5"/>
    <w:rsid w:val="00634E9E"/>
    <w:rsid w:val="00634F09"/>
    <w:rsid w:val="006353E8"/>
    <w:rsid w:val="0063548F"/>
    <w:rsid w:val="006359F2"/>
    <w:rsid w:val="0063619B"/>
    <w:rsid w:val="006366ED"/>
    <w:rsid w:val="00636A1F"/>
    <w:rsid w:val="006373E6"/>
    <w:rsid w:val="00640FD8"/>
    <w:rsid w:val="00641898"/>
    <w:rsid w:val="00641A71"/>
    <w:rsid w:val="00641AD2"/>
    <w:rsid w:val="00641DAE"/>
    <w:rsid w:val="00642357"/>
    <w:rsid w:val="006433C4"/>
    <w:rsid w:val="0064351D"/>
    <w:rsid w:val="006435C3"/>
    <w:rsid w:val="00643AD1"/>
    <w:rsid w:val="00644AFC"/>
    <w:rsid w:val="00644C03"/>
    <w:rsid w:val="00644FA2"/>
    <w:rsid w:val="006459A4"/>
    <w:rsid w:val="00645BC2"/>
    <w:rsid w:val="00646637"/>
    <w:rsid w:val="006469BB"/>
    <w:rsid w:val="00646CD7"/>
    <w:rsid w:val="00647568"/>
    <w:rsid w:val="006475D9"/>
    <w:rsid w:val="0064792C"/>
    <w:rsid w:val="00650094"/>
    <w:rsid w:val="0065074B"/>
    <w:rsid w:val="00650A88"/>
    <w:rsid w:val="00650CF0"/>
    <w:rsid w:val="00650F46"/>
    <w:rsid w:val="0065205B"/>
    <w:rsid w:val="00652F2A"/>
    <w:rsid w:val="00653956"/>
    <w:rsid w:val="00653DF0"/>
    <w:rsid w:val="006545C3"/>
    <w:rsid w:val="00654627"/>
    <w:rsid w:val="006562A8"/>
    <w:rsid w:val="006601CA"/>
    <w:rsid w:val="006604E4"/>
    <w:rsid w:val="006606CF"/>
    <w:rsid w:val="00660941"/>
    <w:rsid w:val="006615D0"/>
    <w:rsid w:val="006617B0"/>
    <w:rsid w:val="00662184"/>
    <w:rsid w:val="0066227A"/>
    <w:rsid w:val="00663182"/>
    <w:rsid w:val="00663447"/>
    <w:rsid w:val="00663763"/>
    <w:rsid w:val="0066396B"/>
    <w:rsid w:val="00663D5F"/>
    <w:rsid w:val="00663E5E"/>
    <w:rsid w:val="00664D68"/>
    <w:rsid w:val="006652AF"/>
    <w:rsid w:val="006652EA"/>
    <w:rsid w:val="00665686"/>
    <w:rsid w:val="006658AC"/>
    <w:rsid w:val="00665B37"/>
    <w:rsid w:val="00666595"/>
    <w:rsid w:val="00667555"/>
    <w:rsid w:val="006704AA"/>
    <w:rsid w:val="0067063D"/>
    <w:rsid w:val="00670651"/>
    <w:rsid w:val="00670B7E"/>
    <w:rsid w:val="00670FD2"/>
    <w:rsid w:val="00671AAD"/>
    <w:rsid w:val="0067212C"/>
    <w:rsid w:val="0067232F"/>
    <w:rsid w:val="00672614"/>
    <w:rsid w:val="00672717"/>
    <w:rsid w:val="006728AD"/>
    <w:rsid w:val="006735B7"/>
    <w:rsid w:val="00673A56"/>
    <w:rsid w:val="00673CDB"/>
    <w:rsid w:val="0067430F"/>
    <w:rsid w:val="006745DB"/>
    <w:rsid w:val="006747E6"/>
    <w:rsid w:val="00674DAC"/>
    <w:rsid w:val="006753A3"/>
    <w:rsid w:val="006753DD"/>
    <w:rsid w:val="006754C5"/>
    <w:rsid w:val="00675873"/>
    <w:rsid w:val="00675A1D"/>
    <w:rsid w:val="00675A8E"/>
    <w:rsid w:val="00675B21"/>
    <w:rsid w:val="00676A24"/>
    <w:rsid w:val="0067713B"/>
    <w:rsid w:val="0067724C"/>
    <w:rsid w:val="00677757"/>
    <w:rsid w:val="006778A7"/>
    <w:rsid w:val="00680144"/>
    <w:rsid w:val="00681C59"/>
    <w:rsid w:val="006822B1"/>
    <w:rsid w:val="0068268A"/>
    <w:rsid w:val="006826CE"/>
    <w:rsid w:val="00682869"/>
    <w:rsid w:val="00682F62"/>
    <w:rsid w:val="00683A2A"/>
    <w:rsid w:val="00683DD0"/>
    <w:rsid w:val="006847C2"/>
    <w:rsid w:val="00684BCD"/>
    <w:rsid w:val="006857C5"/>
    <w:rsid w:val="00685CED"/>
    <w:rsid w:val="00685F64"/>
    <w:rsid w:val="00690CDA"/>
    <w:rsid w:val="00690DA7"/>
    <w:rsid w:val="00691DA0"/>
    <w:rsid w:val="00691E32"/>
    <w:rsid w:val="00691FA9"/>
    <w:rsid w:val="00693217"/>
    <w:rsid w:val="0069413A"/>
    <w:rsid w:val="0069450B"/>
    <w:rsid w:val="006945BF"/>
    <w:rsid w:val="00694D9B"/>
    <w:rsid w:val="00694FF3"/>
    <w:rsid w:val="00695006"/>
    <w:rsid w:val="006951BA"/>
    <w:rsid w:val="006952DF"/>
    <w:rsid w:val="0069589B"/>
    <w:rsid w:val="00695BE6"/>
    <w:rsid w:val="00695C29"/>
    <w:rsid w:val="00695D41"/>
    <w:rsid w:val="006962A3"/>
    <w:rsid w:val="006963A7"/>
    <w:rsid w:val="00696482"/>
    <w:rsid w:val="006966EB"/>
    <w:rsid w:val="006A0110"/>
    <w:rsid w:val="006A019A"/>
    <w:rsid w:val="006A0255"/>
    <w:rsid w:val="006A0581"/>
    <w:rsid w:val="006A0837"/>
    <w:rsid w:val="006A1315"/>
    <w:rsid w:val="006A1688"/>
    <w:rsid w:val="006A1967"/>
    <w:rsid w:val="006A1D29"/>
    <w:rsid w:val="006A1F1E"/>
    <w:rsid w:val="006A210C"/>
    <w:rsid w:val="006A23A2"/>
    <w:rsid w:val="006A25C4"/>
    <w:rsid w:val="006A3925"/>
    <w:rsid w:val="006A3E68"/>
    <w:rsid w:val="006A43A8"/>
    <w:rsid w:val="006A484B"/>
    <w:rsid w:val="006A498A"/>
    <w:rsid w:val="006A52C6"/>
    <w:rsid w:val="006A56FA"/>
    <w:rsid w:val="006A602F"/>
    <w:rsid w:val="006A609A"/>
    <w:rsid w:val="006A6439"/>
    <w:rsid w:val="006A6899"/>
    <w:rsid w:val="006B040D"/>
    <w:rsid w:val="006B06A8"/>
    <w:rsid w:val="006B08F5"/>
    <w:rsid w:val="006B0919"/>
    <w:rsid w:val="006B0A6C"/>
    <w:rsid w:val="006B0B48"/>
    <w:rsid w:val="006B0F10"/>
    <w:rsid w:val="006B1708"/>
    <w:rsid w:val="006B2A42"/>
    <w:rsid w:val="006B2B9C"/>
    <w:rsid w:val="006B36BB"/>
    <w:rsid w:val="006B3E1A"/>
    <w:rsid w:val="006B3FDA"/>
    <w:rsid w:val="006B482A"/>
    <w:rsid w:val="006B49DA"/>
    <w:rsid w:val="006B5810"/>
    <w:rsid w:val="006B5CE3"/>
    <w:rsid w:val="006B6C2E"/>
    <w:rsid w:val="006C0321"/>
    <w:rsid w:val="006C0CE0"/>
    <w:rsid w:val="006C101E"/>
    <w:rsid w:val="006C1E8D"/>
    <w:rsid w:val="006C1FF4"/>
    <w:rsid w:val="006C23AB"/>
    <w:rsid w:val="006C2BA2"/>
    <w:rsid w:val="006C2EEC"/>
    <w:rsid w:val="006C3CDB"/>
    <w:rsid w:val="006C4383"/>
    <w:rsid w:val="006C4426"/>
    <w:rsid w:val="006C49EC"/>
    <w:rsid w:val="006C4B60"/>
    <w:rsid w:val="006C4D95"/>
    <w:rsid w:val="006C57A8"/>
    <w:rsid w:val="006C580C"/>
    <w:rsid w:val="006C5891"/>
    <w:rsid w:val="006C662F"/>
    <w:rsid w:val="006D03BF"/>
    <w:rsid w:val="006D074F"/>
    <w:rsid w:val="006D0F9F"/>
    <w:rsid w:val="006D2A03"/>
    <w:rsid w:val="006D3152"/>
    <w:rsid w:val="006D37C7"/>
    <w:rsid w:val="006D3C43"/>
    <w:rsid w:val="006D4FE9"/>
    <w:rsid w:val="006D505B"/>
    <w:rsid w:val="006D52F9"/>
    <w:rsid w:val="006D5CFE"/>
    <w:rsid w:val="006D72EB"/>
    <w:rsid w:val="006E08D8"/>
    <w:rsid w:val="006E1001"/>
    <w:rsid w:val="006E1168"/>
    <w:rsid w:val="006E15C5"/>
    <w:rsid w:val="006E1881"/>
    <w:rsid w:val="006E1906"/>
    <w:rsid w:val="006E266B"/>
    <w:rsid w:val="006E27D7"/>
    <w:rsid w:val="006E2932"/>
    <w:rsid w:val="006E3463"/>
    <w:rsid w:val="006E36E9"/>
    <w:rsid w:val="006E38B5"/>
    <w:rsid w:val="006E3B29"/>
    <w:rsid w:val="006E3FBA"/>
    <w:rsid w:val="006E4847"/>
    <w:rsid w:val="006E54EF"/>
    <w:rsid w:val="006E56E2"/>
    <w:rsid w:val="006E750A"/>
    <w:rsid w:val="006E7742"/>
    <w:rsid w:val="006F001A"/>
    <w:rsid w:val="006F06E8"/>
    <w:rsid w:val="006F08C4"/>
    <w:rsid w:val="006F129B"/>
    <w:rsid w:val="006F175C"/>
    <w:rsid w:val="006F1A47"/>
    <w:rsid w:val="006F2438"/>
    <w:rsid w:val="006F2B88"/>
    <w:rsid w:val="006F37BF"/>
    <w:rsid w:val="006F3AE9"/>
    <w:rsid w:val="006F43AB"/>
    <w:rsid w:val="006F43B6"/>
    <w:rsid w:val="006F49F6"/>
    <w:rsid w:val="006F5EFF"/>
    <w:rsid w:val="006F67F5"/>
    <w:rsid w:val="006F6D68"/>
    <w:rsid w:val="006F737E"/>
    <w:rsid w:val="006F7479"/>
    <w:rsid w:val="00700785"/>
    <w:rsid w:val="00701951"/>
    <w:rsid w:val="00701E49"/>
    <w:rsid w:val="00703490"/>
    <w:rsid w:val="00703504"/>
    <w:rsid w:val="007035BF"/>
    <w:rsid w:val="007037CF"/>
    <w:rsid w:val="00703B3A"/>
    <w:rsid w:val="00704235"/>
    <w:rsid w:val="00704278"/>
    <w:rsid w:val="00704358"/>
    <w:rsid w:val="0070469B"/>
    <w:rsid w:val="00705014"/>
    <w:rsid w:val="007052DB"/>
    <w:rsid w:val="0070537C"/>
    <w:rsid w:val="00705742"/>
    <w:rsid w:val="00705775"/>
    <w:rsid w:val="00705BFB"/>
    <w:rsid w:val="00705E99"/>
    <w:rsid w:val="00706709"/>
    <w:rsid w:val="00706BEA"/>
    <w:rsid w:val="00707194"/>
    <w:rsid w:val="0070770C"/>
    <w:rsid w:val="0070791D"/>
    <w:rsid w:val="00710572"/>
    <w:rsid w:val="00711092"/>
    <w:rsid w:val="00711B16"/>
    <w:rsid w:val="00712F2D"/>
    <w:rsid w:val="00713038"/>
    <w:rsid w:val="007135A7"/>
    <w:rsid w:val="007141B8"/>
    <w:rsid w:val="0071452D"/>
    <w:rsid w:val="00714C09"/>
    <w:rsid w:val="00714E30"/>
    <w:rsid w:val="007157FF"/>
    <w:rsid w:val="00716007"/>
    <w:rsid w:val="00716BF1"/>
    <w:rsid w:val="00716E95"/>
    <w:rsid w:val="00716EA7"/>
    <w:rsid w:val="00717562"/>
    <w:rsid w:val="0071763B"/>
    <w:rsid w:val="00720164"/>
    <w:rsid w:val="00720733"/>
    <w:rsid w:val="00720A64"/>
    <w:rsid w:val="00720EA4"/>
    <w:rsid w:val="00721C3F"/>
    <w:rsid w:val="00722236"/>
    <w:rsid w:val="007222BD"/>
    <w:rsid w:val="00722D0F"/>
    <w:rsid w:val="007234B8"/>
    <w:rsid w:val="0072433F"/>
    <w:rsid w:val="00724E5B"/>
    <w:rsid w:val="00724F7E"/>
    <w:rsid w:val="0072562E"/>
    <w:rsid w:val="00725E99"/>
    <w:rsid w:val="00726A24"/>
    <w:rsid w:val="0072701B"/>
    <w:rsid w:val="0072704C"/>
    <w:rsid w:val="00727734"/>
    <w:rsid w:val="00730384"/>
    <w:rsid w:val="00730734"/>
    <w:rsid w:val="00730BCF"/>
    <w:rsid w:val="00730C7B"/>
    <w:rsid w:val="00730E68"/>
    <w:rsid w:val="00731277"/>
    <w:rsid w:val="00731DCC"/>
    <w:rsid w:val="00731E3D"/>
    <w:rsid w:val="00731F93"/>
    <w:rsid w:val="00733116"/>
    <w:rsid w:val="007331B5"/>
    <w:rsid w:val="00733ABF"/>
    <w:rsid w:val="00733E7F"/>
    <w:rsid w:val="007343FD"/>
    <w:rsid w:val="00734490"/>
    <w:rsid w:val="0073550D"/>
    <w:rsid w:val="00736416"/>
    <w:rsid w:val="00736891"/>
    <w:rsid w:val="00736C08"/>
    <w:rsid w:val="0073734B"/>
    <w:rsid w:val="00737494"/>
    <w:rsid w:val="0074011E"/>
    <w:rsid w:val="00740301"/>
    <w:rsid w:val="007406A0"/>
    <w:rsid w:val="00741B92"/>
    <w:rsid w:val="00742505"/>
    <w:rsid w:val="00742A2A"/>
    <w:rsid w:val="00742EA8"/>
    <w:rsid w:val="00743B5E"/>
    <w:rsid w:val="0074419D"/>
    <w:rsid w:val="00744514"/>
    <w:rsid w:val="007445D6"/>
    <w:rsid w:val="00744E48"/>
    <w:rsid w:val="00745056"/>
    <w:rsid w:val="00745A88"/>
    <w:rsid w:val="00745DDC"/>
    <w:rsid w:val="00746002"/>
    <w:rsid w:val="007462B2"/>
    <w:rsid w:val="00746547"/>
    <w:rsid w:val="00747443"/>
    <w:rsid w:val="007478E2"/>
    <w:rsid w:val="007479E0"/>
    <w:rsid w:val="0075019E"/>
    <w:rsid w:val="00750522"/>
    <w:rsid w:val="007512EB"/>
    <w:rsid w:val="007518BE"/>
    <w:rsid w:val="00752061"/>
    <w:rsid w:val="007522F5"/>
    <w:rsid w:val="00752578"/>
    <w:rsid w:val="00752F73"/>
    <w:rsid w:val="00754399"/>
    <w:rsid w:val="00754BC3"/>
    <w:rsid w:val="00755E65"/>
    <w:rsid w:val="00755FBD"/>
    <w:rsid w:val="0075642B"/>
    <w:rsid w:val="00756793"/>
    <w:rsid w:val="00756D51"/>
    <w:rsid w:val="00756F2C"/>
    <w:rsid w:val="00756FA8"/>
    <w:rsid w:val="00757737"/>
    <w:rsid w:val="00757DBF"/>
    <w:rsid w:val="00757F79"/>
    <w:rsid w:val="007600E4"/>
    <w:rsid w:val="007605C6"/>
    <w:rsid w:val="007606B3"/>
    <w:rsid w:val="00760FCF"/>
    <w:rsid w:val="00761323"/>
    <w:rsid w:val="00761778"/>
    <w:rsid w:val="007618A6"/>
    <w:rsid w:val="007618DB"/>
    <w:rsid w:val="00761C8E"/>
    <w:rsid w:val="00761E08"/>
    <w:rsid w:val="00761F50"/>
    <w:rsid w:val="0076235D"/>
    <w:rsid w:val="00762B29"/>
    <w:rsid w:val="00762C18"/>
    <w:rsid w:val="0076318C"/>
    <w:rsid w:val="0076342E"/>
    <w:rsid w:val="00763E1D"/>
    <w:rsid w:val="00765167"/>
    <w:rsid w:val="007651A4"/>
    <w:rsid w:val="007651E7"/>
    <w:rsid w:val="0076543F"/>
    <w:rsid w:val="007657C9"/>
    <w:rsid w:val="00765A00"/>
    <w:rsid w:val="00765F6D"/>
    <w:rsid w:val="00766AA8"/>
    <w:rsid w:val="00766F73"/>
    <w:rsid w:val="00767C6B"/>
    <w:rsid w:val="00770028"/>
    <w:rsid w:val="00770778"/>
    <w:rsid w:val="00770B1C"/>
    <w:rsid w:val="00770D99"/>
    <w:rsid w:val="00770F9C"/>
    <w:rsid w:val="00771E7B"/>
    <w:rsid w:val="00772670"/>
    <w:rsid w:val="00772D7D"/>
    <w:rsid w:val="00772F42"/>
    <w:rsid w:val="00773336"/>
    <w:rsid w:val="00773946"/>
    <w:rsid w:val="00773E23"/>
    <w:rsid w:val="00774005"/>
    <w:rsid w:val="00774086"/>
    <w:rsid w:val="00774594"/>
    <w:rsid w:val="007745DC"/>
    <w:rsid w:val="007747F5"/>
    <w:rsid w:val="00774FD6"/>
    <w:rsid w:val="00775C56"/>
    <w:rsid w:val="00775E67"/>
    <w:rsid w:val="007761A0"/>
    <w:rsid w:val="00776C91"/>
    <w:rsid w:val="00777729"/>
    <w:rsid w:val="00777C99"/>
    <w:rsid w:val="00777DE2"/>
    <w:rsid w:val="007809BA"/>
    <w:rsid w:val="00780C78"/>
    <w:rsid w:val="00781011"/>
    <w:rsid w:val="007811A3"/>
    <w:rsid w:val="007812FA"/>
    <w:rsid w:val="00781751"/>
    <w:rsid w:val="00781F44"/>
    <w:rsid w:val="007823D0"/>
    <w:rsid w:val="007827F8"/>
    <w:rsid w:val="00782C9E"/>
    <w:rsid w:val="00782EFE"/>
    <w:rsid w:val="00783A8F"/>
    <w:rsid w:val="007846CB"/>
    <w:rsid w:val="007850E3"/>
    <w:rsid w:val="00785448"/>
    <w:rsid w:val="00785965"/>
    <w:rsid w:val="00785AFB"/>
    <w:rsid w:val="00786100"/>
    <w:rsid w:val="00786270"/>
    <w:rsid w:val="00787676"/>
    <w:rsid w:val="00793451"/>
    <w:rsid w:val="00794139"/>
    <w:rsid w:val="00794422"/>
    <w:rsid w:val="0079452D"/>
    <w:rsid w:val="007949B1"/>
    <w:rsid w:val="00794F1F"/>
    <w:rsid w:val="0079684F"/>
    <w:rsid w:val="007968C4"/>
    <w:rsid w:val="00796A3A"/>
    <w:rsid w:val="00796A80"/>
    <w:rsid w:val="00797DB3"/>
    <w:rsid w:val="00797DDA"/>
    <w:rsid w:val="00797EBD"/>
    <w:rsid w:val="00797FC7"/>
    <w:rsid w:val="007A0806"/>
    <w:rsid w:val="007A0E21"/>
    <w:rsid w:val="007A1439"/>
    <w:rsid w:val="007A15E4"/>
    <w:rsid w:val="007A1C80"/>
    <w:rsid w:val="007A26A5"/>
    <w:rsid w:val="007A32C1"/>
    <w:rsid w:val="007A36A1"/>
    <w:rsid w:val="007A3D2A"/>
    <w:rsid w:val="007A3D7A"/>
    <w:rsid w:val="007A40EE"/>
    <w:rsid w:val="007A4303"/>
    <w:rsid w:val="007A5A8E"/>
    <w:rsid w:val="007A5EAB"/>
    <w:rsid w:val="007A67E4"/>
    <w:rsid w:val="007A6BAD"/>
    <w:rsid w:val="007A74A3"/>
    <w:rsid w:val="007A7526"/>
    <w:rsid w:val="007B0401"/>
    <w:rsid w:val="007B0744"/>
    <w:rsid w:val="007B15CA"/>
    <w:rsid w:val="007B173F"/>
    <w:rsid w:val="007B256F"/>
    <w:rsid w:val="007B2DF2"/>
    <w:rsid w:val="007B2F17"/>
    <w:rsid w:val="007B30D2"/>
    <w:rsid w:val="007B3555"/>
    <w:rsid w:val="007B46B6"/>
    <w:rsid w:val="007B4FA4"/>
    <w:rsid w:val="007B5025"/>
    <w:rsid w:val="007B54C8"/>
    <w:rsid w:val="007B61F1"/>
    <w:rsid w:val="007B64D0"/>
    <w:rsid w:val="007B6F25"/>
    <w:rsid w:val="007B725E"/>
    <w:rsid w:val="007B7276"/>
    <w:rsid w:val="007B75F0"/>
    <w:rsid w:val="007B7C61"/>
    <w:rsid w:val="007B7EA9"/>
    <w:rsid w:val="007B7ED5"/>
    <w:rsid w:val="007B7F7B"/>
    <w:rsid w:val="007C05BB"/>
    <w:rsid w:val="007C0633"/>
    <w:rsid w:val="007C1707"/>
    <w:rsid w:val="007C1B2B"/>
    <w:rsid w:val="007C1F44"/>
    <w:rsid w:val="007C21A6"/>
    <w:rsid w:val="007C40E6"/>
    <w:rsid w:val="007C574B"/>
    <w:rsid w:val="007C6234"/>
    <w:rsid w:val="007C63AF"/>
    <w:rsid w:val="007C6708"/>
    <w:rsid w:val="007C70FC"/>
    <w:rsid w:val="007C7EFC"/>
    <w:rsid w:val="007D0066"/>
    <w:rsid w:val="007D0CD9"/>
    <w:rsid w:val="007D1563"/>
    <w:rsid w:val="007D1A22"/>
    <w:rsid w:val="007D1C24"/>
    <w:rsid w:val="007D2020"/>
    <w:rsid w:val="007D4210"/>
    <w:rsid w:val="007D42E2"/>
    <w:rsid w:val="007D48B5"/>
    <w:rsid w:val="007D4BA6"/>
    <w:rsid w:val="007D4CF2"/>
    <w:rsid w:val="007D6132"/>
    <w:rsid w:val="007D63C0"/>
    <w:rsid w:val="007D6748"/>
    <w:rsid w:val="007D77AF"/>
    <w:rsid w:val="007E16D5"/>
    <w:rsid w:val="007E1F92"/>
    <w:rsid w:val="007E2219"/>
    <w:rsid w:val="007E2245"/>
    <w:rsid w:val="007E28F3"/>
    <w:rsid w:val="007E2D02"/>
    <w:rsid w:val="007E4059"/>
    <w:rsid w:val="007E433C"/>
    <w:rsid w:val="007E4BA4"/>
    <w:rsid w:val="007E5757"/>
    <w:rsid w:val="007E57A3"/>
    <w:rsid w:val="007E667D"/>
    <w:rsid w:val="007E6869"/>
    <w:rsid w:val="007E6F69"/>
    <w:rsid w:val="007E741F"/>
    <w:rsid w:val="007E790D"/>
    <w:rsid w:val="007F0187"/>
    <w:rsid w:val="007F1337"/>
    <w:rsid w:val="007F14B2"/>
    <w:rsid w:val="007F2232"/>
    <w:rsid w:val="007F232C"/>
    <w:rsid w:val="007F2384"/>
    <w:rsid w:val="007F2FA8"/>
    <w:rsid w:val="007F3729"/>
    <w:rsid w:val="007F3FC6"/>
    <w:rsid w:val="007F4399"/>
    <w:rsid w:val="007F4D21"/>
    <w:rsid w:val="007F4DD1"/>
    <w:rsid w:val="007F523F"/>
    <w:rsid w:val="007F551A"/>
    <w:rsid w:val="007F62F7"/>
    <w:rsid w:val="007F6C46"/>
    <w:rsid w:val="007F7F96"/>
    <w:rsid w:val="00800E71"/>
    <w:rsid w:val="00801585"/>
    <w:rsid w:val="00801F54"/>
    <w:rsid w:val="008028CB"/>
    <w:rsid w:val="008032C1"/>
    <w:rsid w:val="00803903"/>
    <w:rsid w:val="00803E51"/>
    <w:rsid w:val="00804AA2"/>
    <w:rsid w:val="00804FC6"/>
    <w:rsid w:val="00805220"/>
    <w:rsid w:val="00805394"/>
    <w:rsid w:val="00805B95"/>
    <w:rsid w:val="00805BEA"/>
    <w:rsid w:val="00805C66"/>
    <w:rsid w:val="008061B6"/>
    <w:rsid w:val="0080634F"/>
    <w:rsid w:val="0080675B"/>
    <w:rsid w:val="00807303"/>
    <w:rsid w:val="0080730A"/>
    <w:rsid w:val="00810901"/>
    <w:rsid w:val="00810F06"/>
    <w:rsid w:val="0081279B"/>
    <w:rsid w:val="00812B77"/>
    <w:rsid w:val="00812FD4"/>
    <w:rsid w:val="008140EE"/>
    <w:rsid w:val="00814158"/>
    <w:rsid w:val="0081455B"/>
    <w:rsid w:val="00815263"/>
    <w:rsid w:val="008152E1"/>
    <w:rsid w:val="008164E7"/>
    <w:rsid w:val="008167D0"/>
    <w:rsid w:val="00816C9A"/>
    <w:rsid w:val="008177AA"/>
    <w:rsid w:val="0081796E"/>
    <w:rsid w:val="00821BD2"/>
    <w:rsid w:val="008220C2"/>
    <w:rsid w:val="0082280A"/>
    <w:rsid w:val="008235B5"/>
    <w:rsid w:val="0082370B"/>
    <w:rsid w:val="00823DB7"/>
    <w:rsid w:val="00824191"/>
    <w:rsid w:val="00824508"/>
    <w:rsid w:val="00824972"/>
    <w:rsid w:val="00824DEE"/>
    <w:rsid w:val="0082573D"/>
    <w:rsid w:val="00825F34"/>
    <w:rsid w:val="008261B7"/>
    <w:rsid w:val="008273EA"/>
    <w:rsid w:val="008277B6"/>
    <w:rsid w:val="008277ED"/>
    <w:rsid w:val="00827B7E"/>
    <w:rsid w:val="00827BA1"/>
    <w:rsid w:val="00827EDD"/>
    <w:rsid w:val="00830353"/>
    <w:rsid w:val="00830675"/>
    <w:rsid w:val="00830A64"/>
    <w:rsid w:val="00830F4E"/>
    <w:rsid w:val="00831B89"/>
    <w:rsid w:val="00832231"/>
    <w:rsid w:val="008323E2"/>
    <w:rsid w:val="008324D1"/>
    <w:rsid w:val="00832FE1"/>
    <w:rsid w:val="008333C0"/>
    <w:rsid w:val="00834452"/>
    <w:rsid w:val="008359C3"/>
    <w:rsid w:val="00835E38"/>
    <w:rsid w:val="008362BA"/>
    <w:rsid w:val="0083641E"/>
    <w:rsid w:val="00836773"/>
    <w:rsid w:val="00836C1E"/>
    <w:rsid w:val="00837FF1"/>
    <w:rsid w:val="00840E3E"/>
    <w:rsid w:val="00841512"/>
    <w:rsid w:val="00841A6F"/>
    <w:rsid w:val="00841B32"/>
    <w:rsid w:val="008427AE"/>
    <w:rsid w:val="00842A6E"/>
    <w:rsid w:val="008431F9"/>
    <w:rsid w:val="00843E7F"/>
    <w:rsid w:val="00844260"/>
    <w:rsid w:val="008442D3"/>
    <w:rsid w:val="008444BC"/>
    <w:rsid w:val="008448E1"/>
    <w:rsid w:val="00845102"/>
    <w:rsid w:val="00845E65"/>
    <w:rsid w:val="00846321"/>
    <w:rsid w:val="00847FCF"/>
    <w:rsid w:val="00847FDE"/>
    <w:rsid w:val="0085040B"/>
    <w:rsid w:val="0085056D"/>
    <w:rsid w:val="00850865"/>
    <w:rsid w:val="00850EB1"/>
    <w:rsid w:val="008523B7"/>
    <w:rsid w:val="00853429"/>
    <w:rsid w:val="00853790"/>
    <w:rsid w:val="00853EDC"/>
    <w:rsid w:val="008556B8"/>
    <w:rsid w:val="008558D6"/>
    <w:rsid w:val="00855917"/>
    <w:rsid w:val="00856150"/>
    <w:rsid w:val="008564D0"/>
    <w:rsid w:val="00856724"/>
    <w:rsid w:val="00856839"/>
    <w:rsid w:val="008571A6"/>
    <w:rsid w:val="008572B6"/>
    <w:rsid w:val="00857729"/>
    <w:rsid w:val="00857FAA"/>
    <w:rsid w:val="00860D0C"/>
    <w:rsid w:val="0086103F"/>
    <w:rsid w:val="0086287B"/>
    <w:rsid w:val="00862D02"/>
    <w:rsid w:val="008640E5"/>
    <w:rsid w:val="008645B9"/>
    <w:rsid w:val="00864A7F"/>
    <w:rsid w:val="008656CA"/>
    <w:rsid w:val="00865DA8"/>
    <w:rsid w:val="00865F75"/>
    <w:rsid w:val="008669D1"/>
    <w:rsid w:val="008674D2"/>
    <w:rsid w:val="00867808"/>
    <w:rsid w:val="00867B71"/>
    <w:rsid w:val="00870007"/>
    <w:rsid w:val="0087017F"/>
    <w:rsid w:val="00870274"/>
    <w:rsid w:val="00871181"/>
    <w:rsid w:val="00872071"/>
    <w:rsid w:val="00872454"/>
    <w:rsid w:val="0087269D"/>
    <w:rsid w:val="00872DD5"/>
    <w:rsid w:val="00872E7E"/>
    <w:rsid w:val="00873971"/>
    <w:rsid w:val="008742FC"/>
    <w:rsid w:val="00874521"/>
    <w:rsid w:val="00874994"/>
    <w:rsid w:val="008757FF"/>
    <w:rsid w:val="00875BA5"/>
    <w:rsid w:val="00876ED3"/>
    <w:rsid w:val="00877E5C"/>
    <w:rsid w:val="0088028C"/>
    <w:rsid w:val="008807A6"/>
    <w:rsid w:val="008811E2"/>
    <w:rsid w:val="008817EB"/>
    <w:rsid w:val="00881888"/>
    <w:rsid w:val="00881C81"/>
    <w:rsid w:val="00881F65"/>
    <w:rsid w:val="00882033"/>
    <w:rsid w:val="00882E31"/>
    <w:rsid w:val="00883033"/>
    <w:rsid w:val="008841B6"/>
    <w:rsid w:val="008847EA"/>
    <w:rsid w:val="00885776"/>
    <w:rsid w:val="00885EB7"/>
    <w:rsid w:val="008867A4"/>
    <w:rsid w:val="00886883"/>
    <w:rsid w:val="00886A24"/>
    <w:rsid w:val="00886BED"/>
    <w:rsid w:val="00886C87"/>
    <w:rsid w:val="00887AEB"/>
    <w:rsid w:val="00887C8F"/>
    <w:rsid w:val="00887DBE"/>
    <w:rsid w:val="00890466"/>
    <w:rsid w:val="00890E65"/>
    <w:rsid w:val="00891953"/>
    <w:rsid w:val="00891B47"/>
    <w:rsid w:val="00891F4E"/>
    <w:rsid w:val="0089202F"/>
    <w:rsid w:val="00892038"/>
    <w:rsid w:val="008921BD"/>
    <w:rsid w:val="0089258B"/>
    <w:rsid w:val="008925F7"/>
    <w:rsid w:val="00892912"/>
    <w:rsid w:val="00892EF6"/>
    <w:rsid w:val="0089368B"/>
    <w:rsid w:val="008949E4"/>
    <w:rsid w:val="008949EA"/>
    <w:rsid w:val="00894B06"/>
    <w:rsid w:val="00894C72"/>
    <w:rsid w:val="0089654E"/>
    <w:rsid w:val="0089674D"/>
    <w:rsid w:val="00896776"/>
    <w:rsid w:val="008967E0"/>
    <w:rsid w:val="00897681"/>
    <w:rsid w:val="00897E66"/>
    <w:rsid w:val="00897E9E"/>
    <w:rsid w:val="008A01A3"/>
    <w:rsid w:val="008A022B"/>
    <w:rsid w:val="008A0510"/>
    <w:rsid w:val="008A06D1"/>
    <w:rsid w:val="008A0779"/>
    <w:rsid w:val="008A0A48"/>
    <w:rsid w:val="008A0D55"/>
    <w:rsid w:val="008A14F1"/>
    <w:rsid w:val="008A1D75"/>
    <w:rsid w:val="008A2264"/>
    <w:rsid w:val="008A297D"/>
    <w:rsid w:val="008A50E0"/>
    <w:rsid w:val="008A58E7"/>
    <w:rsid w:val="008A5A50"/>
    <w:rsid w:val="008A5B0E"/>
    <w:rsid w:val="008A5D69"/>
    <w:rsid w:val="008A5E96"/>
    <w:rsid w:val="008A6572"/>
    <w:rsid w:val="008A6595"/>
    <w:rsid w:val="008A6647"/>
    <w:rsid w:val="008A67AD"/>
    <w:rsid w:val="008A72C4"/>
    <w:rsid w:val="008A74DF"/>
    <w:rsid w:val="008A75BC"/>
    <w:rsid w:val="008A79B5"/>
    <w:rsid w:val="008B0271"/>
    <w:rsid w:val="008B09EB"/>
    <w:rsid w:val="008B0C2D"/>
    <w:rsid w:val="008B16B0"/>
    <w:rsid w:val="008B19DF"/>
    <w:rsid w:val="008B1A72"/>
    <w:rsid w:val="008B233E"/>
    <w:rsid w:val="008B23FF"/>
    <w:rsid w:val="008B2FEE"/>
    <w:rsid w:val="008B3834"/>
    <w:rsid w:val="008B39D4"/>
    <w:rsid w:val="008B4118"/>
    <w:rsid w:val="008B4F4C"/>
    <w:rsid w:val="008B60CB"/>
    <w:rsid w:val="008B682E"/>
    <w:rsid w:val="008B7359"/>
    <w:rsid w:val="008B73AE"/>
    <w:rsid w:val="008B73D5"/>
    <w:rsid w:val="008C0C8B"/>
    <w:rsid w:val="008C0DA3"/>
    <w:rsid w:val="008C372D"/>
    <w:rsid w:val="008C399F"/>
    <w:rsid w:val="008C3ED0"/>
    <w:rsid w:val="008C4A79"/>
    <w:rsid w:val="008C54F6"/>
    <w:rsid w:val="008C5BEA"/>
    <w:rsid w:val="008C79D0"/>
    <w:rsid w:val="008C7DC7"/>
    <w:rsid w:val="008D0984"/>
    <w:rsid w:val="008D09DE"/>
    <w:rsid w:val="008D159B"/>
    <w:rsid w:val="008D2059"/>
    <w:rsid w:val="008D235E"/>
    <w:rsid w:val="008D2605"/>
    <w:rsid w:val="008D2DE3"/>
    <w:rsid w:val="008D35BF"/>
    <w:rsid w:val="008D3AEB"/>
    <w:rsid w:val="008D3D96"/>
    <w:rsid w:val="008D4E50"/>
    <w:rsid w:val="008D5C0F"/>
    <w:rsid w:val="008D5CA8"/>
    <w:rsid w:val="008D5EC4"/>
    <w:rsid w:val="008D61F4"/>
    <w:rsid w:val="008D6275"/>
    <w:rsid w:val="008D683C"/>
    <w:rsid w:val="008D75A2"/>
    <w:rsid w:val="008D7750"/>
    <w:rsid w:val="008E22AE"/>
    <w:rsid w:val="008E3F08"/>
    <w:rsid w:val="008E400D"/>
    <w:rsid w:val="008E4434"/>
    <w:rsid w:val="008E48B0"/>
    <w:rsid w:val="008E5085"/>
    <w:rsid w:val="008E5314"/>
    <w:rsid w:val="008E56A9"/>
    <w:rsid w:val="008E57AF"/>
    <w:rsid w:val="008E5A07"/>
    <w:rsid w:val="008E5E76"/>
    <w:rsid w:val="008E5EE6"/>
    <w:rsid w:val="008E635C"/>
    <w:rsid w:val="008E65E4"/>
    <w:rsid w:val="008E6691"/>
    <w:rsid w:val="008E6767"/>
    <w:rsid w:val="008E6AC0"/>
    <w:rsid w:val="008E6E96"/>
    <w:rsid w:val="008F0347"/>
    <w:rsid w:val="008F121C"/>
    <w:rsid w:val="008F1F95"/>
    <w:rsid w:val="008F3856"/>
    <w:rsid w:val="008F4713"/>
    <w:rsid w:val="008F5973"/>
    <w:rsid w:val="008F5DFE"/>
    <w:rsid w:val="008F6027"/>
    <w:rsid w:val="008F65B3"/>
    <w:rsid w:val="008F6A10"/>
    <w:rsid w:val="008F6E92"/>
    <w:rsid w:val="00900418"/>
    <w:rsid w:val="009005D4"/>
    <w:rsid w:val="009007F9"/>
    <w:rsid w:val="00901A6B"/>
    <w:rsid w:val="00902178"/>
    <w:rsid w:val="0090235B"/>
    <w:rsid w:val="00902759"/>
    <w:rsid w:val="00902DB2"/>
    <w:rsid w:val="00903235"/>
    <w:rsid w:val="009041C6"/>
    <w:rsid w:val="009052BA"/>
    <w:rsid w:val="0090656D"/>
    <w:rsid w:val="00906959"/>
    <w:rsid w:val="00906A20"/>
    <w:rsid w:val="00906D78"/>
    <w:rsid w:val="009074F8"/>
    <w:rsid w:val="009079F9"/>
    <w:rsid w:val="0091034B"/>
    <w:rsid w:val="00911610"/>
    <w:rsid w:val="00912401"/>
    <w:rsid w:val="00912B98"/>
    <w:rsid w:val="00912D68"/>
    <w:rsid w:val="00912FA1"/>
    <w:rsid w:val="00913890"/>
    <w:rsid w:val="00914A1A"/>
    <w:rsid w:val="00914CCC"/>
    <w:rsid w:val="00915818"/>
    <w:rsid w:val="009161B2"/>
    <w:rsid w:val="00916D2C"/>
    <w:rsid w:val="0091784F"/>
    <w:rsid w:val="00917D62"/>
    <w:rsid w:val="00917E28"/>
    <w:rsid w:val="00920688"/>
    <w:rsid w:val="00920D2B"/>
    <w:rsid w:val="009215A0"/>
    <w:rsid w:val="009216B1"/>
    <w:rsid w:val="00921BAD"/>
    <w:rsid w:val="00921DE4"/>
    <w:rsid w:val="00921F22"/>
    <w:rsid w:val="00922306"/>
    <w:rsid w:val="00922C6F"/>
    <w:rsid w:val="00922F77"/>
    <w:rsid w:val="009232F0"/>
    <w:rsid w:val="00923A95"/>
    <w:rsid w:val="00923FE0"/>
    <w:rsid w:val="0092473C"/>
    <w:rsid w:val="00924793"/>
    <w:rsid w:val="009248D5"/>
    <w:rsid w:val="00924C11"/>
    <w:rsid w:val="00925161"/>
    <w:rsid w:val="0092548F"/>
    <w:rsid w:val="00925C90"/>
    <w:rsid w:val="00926AD0"/>
    <w:rsid w:val="00927F33"/>
    <w:rsid w:val="00930507"/>
    <w:rsid w:val="00930525"/>
    <w:rsid w:val="00932561"/>
    <w:rsid w:val="00932651"/>
    <w:rsid w:val="009328F2"/>
    <w:rsid w:val="00933225"/>
    <w:rsid w:val="00933B30"/>
    <w:rsid w:val="0093416E"/>
    <w:rsid w:val="00934697"/>
    <w:rsid w:val="00934C08"/>
    <w:rsid w:val="00936063"/>
    <w:rsid w:val="009367CC"/>
    <w:rsid w:val="00936F15"/>
    <w:rsid w:val="00937831"/>
    <w:rsid w:val="00941D2E"/>
    <w:rsid w:val="00942DE2"/>
    <w:rsid w:val="00942F70"/>
    <w:rsid w:val="00942F8E"/>
    <w:rsid w:val="00943385"/>
    <w:rsid w:val="0094351D"/>
    <w:rsid w:val="00943AB3"/>
    <w:rsid w:val="00943BF1"/>
    <w:rsid w:val="0094401E"/>
    <w:rsid w:val="00944177"/>
    <w:rsid w:val="009447FB"/>
    <w:rsid w:val="009451D6"/>
    <w:rsid w:val="009462D7"/>
    <w:rsid w:val="009463FE"/>
    <w:rsid w:val="00946890"/>
    <w:rsid w:val="00946D44"/>
    <w:rsid w:val="0094780A"/>
    <w:rsid w:val="00947A7D"/>
    <w:rsid w:val="00947E90"/>
    <w:rsid w:val="009503A7"/>
    <w:rsid w:val="00950567"/>
    <w:rsid w:val="00950F3F"/>
    <w:rsid w:val="009513BB"/>
    <w:rsid w:val="00951C2C"/>
    <w:rsid w:val="00951FDA"/>
    <w:rsid w:val="009523D4"/>
    <w:rsid w:val="009529FC"/>
    <w:rsid w:val="009533D6"/>
    <w:rsid w:val="0095498A"/>
    <w:rsid w:val="00955B37"/>
    <w:rsid w:val="00956077"/>
    <w:rsid w:val="00956568"/>
    <w:rsid w:val="00957E64"/>
    <w:rsid w:val="0096039F"/>
    <w:rsid w:val="009613A9"/>
    <w:rsid w:val="0096162E"/>
    <w:rsid w:val="00961A50"/>
    <w:rsid w:val="00961E40"/>
    <w:rsid w:val="0096228E"/>
    <w:rsid w:val="0096258A"/>
    <w:rsid w:val="0096275D"/>
    <w:rsid w:val="00962D5C"/>
    <w:rsid w:val="009630AA"/>
    <w:rsid w:val="00963BBE"/>
    <w:rsid w:val="009647EA"/>
    <w:rsid w:val="00965DB3"/>
    <w:rsid w:val="00967513"/>
    <w:rsid w:val="00967849"/>
    <w:rsid w:val="009679B3"/>
    <w:rsid w:val="00970104"/>
    <w:rsid w:val="009702C2"/>
    <w:rsid w:val="00970DE6"/>
    <w:rsid w:val="00971654"/>
    <w:rsid w:val="009723EF"/>
    <w:rsid w:val="009730DE"/>
    <w:rsid w:val="0097372A"/>
    <w:rsid w:val="00973F84"/>
    <w:rsid w:val="00974577"/>
    <w:rsid w:val="00974FB6"/>
    <w:rsid w:val="0097685C"/>
    <w:rsid w:val="00976F8E"/>
    <w:rsid w:val="009774F7"/>
    <w:rsid w:val="00977ACF"/>
    <w:rsid w:val="00977B00"/>
    <w:rsid w:val="009803D6"/>
    <w:rsid w:val="009805D5"/>
    <w:rsid w:val="009808B4"/>
    <w:rsid w:val="0098351B"/>
    <w:rsid w:val="00983CA6"/>
    <w:rsid w:val="00984D26"/>
    <w:rsid w:val="009864B2"/>
    <w:rsid w:val="0098672C"/>
    <w:rsid w:val="009870EC"/>
    <w:rsid w:val="009872A4"/>
    <w:rsid w:val="00987396"/>
    <w:rsid w:val="00987950"/>
    <w:rsid w:val="00987EBD"/>
    <w:rsid w:val="00990194"/>
    <w:rsid w:val="00990685"/>
    <w:rsid w:val="00990872"/>
    <w:rsid w:val="009910FF"/>
    <w:rsid w:val="009913BC"/>
    <w:rsid w:val="00991992"/>
    <w:rsid w:val="00992008"/>
    <w:rsid w:val="009920D3"/>
    <w:rsid w:val="00993240"/>
    <w:rsid w:val="00993424"/>
    <w:rsid w:val="00993BFD"/>
    <w:rsid w:val="00994338"/>
    <w:rsid w:val="00994972"/>
    <w:rsid w:val="00995370"/>
    <w:rsid w:val="00995663"/>
    <w:rsid w:val="00996151"/>
    <w:rsid w:val="00996C1B"/>
    <w:rsid w:val="00996F86"/>
    <w:rsid w:val="00997492"/>
    <w:rsid w:val="00997D2A"/>
    <w:rsid w:val="009A0571"/>
    <w:rsid w:val="009A07EC"/>
    <w:rsid w:val="009A0DE5"/>
    <w:rsid w:val="009A0E68"/>
    <w:rsid w:val="009A1D9D"/>
    <w:rsid w:val="009A20AA"/>
    <w:rsid w:val="009A2291"/>
    <w:rsid w:val="009A2659"/>
    <w:rsid w:val="009A281D"/>
    <w:rsid w:val="009A28D9"/>
    <w:rsid w:val="009A2CF5"/>
    <w:rsid w:val="009A3460"/>
    <w:rsid w:val="009A3649"/>
    <w:rsid w:val="009A41CA"/>
    <w:rsid w:val="009A46E7"/>
    <w:rsid w:val="009A4D9F"/>
    <w:rsid w:val="009A4F1F"/>
    <w:rsid w:val="009A5886"/>
    <w:rsid w:val="009A6B65"/>
    <w:rsid w:val="009A71E6"/>
    <w:rsid w:val="009A740B"/>
    <w:rsid w:val="009B00FD"/>
    <w:rsid w:val="009B022A"/>
    <w:rsid w:val="009B0337"/>
    <w:rsid w:val="009B0AA3"/>
    <w:rsid w:val="009B0AB9"/>
    <w:rsid w:val="009B1168"/>
    <w:rsid w:val="009B141B"/>
    <w:rsid w:val="009B2256"/>
    <w:rsid w:val="009B256F"/>
    <w:rsid w:val="009B29ED"/>
    <w:rsid w:val="009B2B50"/>
    <w:rsid w:val="009B331A"/>
    <w:rsid w:val="009B482C"/>
    <w:rsid w:val="009B49D3"/>
    <w:rsid w:val="009B4A2D"/>
    <w:rsid w:val="009B4CDA"/>
    <w:rsid w:val="009B5199"/>
    <w:rsid w:val="009B5679"/>
    <w:rsid w:val="009B66DA"/>
    <w:rsid w:val="009B6EA0"/>
    <w:rsid w:val="009B7102"/>
    <w:rsid w:val="009B7171"/>
    <w:rsid w:val="009B7688"/>
    <w:rsid w:val="009B7749"/>
    <w:rsid w:val="009B7B62"/>
    <w:rsid w:val="009C0A69"/>
    <w:rsid w:val="009C10C5"/>
    <w:rsid w:val="009C2909"/>
    <w:rsid w:val="009C6B19"/>
    <w:rsid w:val="009C6E1B"/>
    <w:rsid w:val="009C6E5F"/>
    <w:rsid w:val="009C77E8"/>
    <w:rsid w:val="009D0DA0"/>
    <w:rsid w:val="009D0EB6"/>
    <w:rsid w:val="009D0F69"/>
    <w:rsid w:val="009D1194"/>
    <w:rsid w:val="009D1F36"/>
    <w:rsid w:val="009D255E"/>
    <w:rsid w:val="009D25B4"/>
    <w:rsid w:val="009D262E"/>
    <w:rsid w:val="009D27B3"/>
    <w:rsid w:val="009D2AAD"/>
    <w:rsid w:val="009D2CED"/>
    <w:rsid w:val="009D2E4E"/>
    <w:rsid w:val="009D41A5"/>
    <w:rsid w:val="009D44F3"/>
    <w:rsid w:val="009D45F8"/>
    <w:rsid w:val="009D49A0"/>
    <w:rsid w:val="009D5192"/>
    <w:rsid w:val="009D5C3D"/>
    <w:rsid w:val="009D6568"/>
    <w:rsid w:val="009D67C1"/>
    <w:rsid w:val="009D6948"/>
    <w:rsid w:val="009D7A72"/>
    <w:rsid w:val="009E0199"/>
    <w:rsid w:val="009E0287"/>
    <w:rsid w:val="009E0298"/>
    <w:rsid w:val="009E11C0"/>
    <w:rsid w:val="009E1415"/>
    <w:rsid w:val="009E1678"/>
    <w:rsid w:val="009E16A8"/>
    <w:rsid w:val="009E1B75"/>
    <w:rsid w:val="009E219A"/>
    <w:rsid w:val="009E2BD8"/>
    <w:rsid w:val="009E3570"/>
    <w:rsid w:val="009E3DA7"/>
    <w:rsid w:val="009E4335"/>
    <w:rsid w:val="009E4548"/>
    <w:rsid w:val="009E45CB"/>
    <w:rsid w:val="009E5AAD"/>
    <w:rsid w:val="009E5EE7"/>
    <w:rsid w:val="009E60BD"/>
    <w:rsid w:val="009E61DA"/>
    <w:rsid w:val="009E66D1"/>
    <w:rsid w:val="009E6749"/>
    <w:rsid w:val="009E6E86"/>
    <w:rsid w:val="009E73B1"/>
    <w:rsid w:val="009E76B5"/>
    <w:rsid w:val="009E7AB1"/>
    <w:rsid w:val="009E7E6F"/>
    <w:rsid w:val="009F0035"/>
    <w:rsid w:val="009F0178"/>
    <w:rsid w:val="009F16EC"/>
    <w:rsid w:val="009F181E"/>
    <w:rsid w:val="009F1980"/>
    <w:rsid w:val="009F1A7C"/>
    <w:rsid w:val="009F1B25"/>
    <w:rsid w:val="009F1C3A"/>
    <w:rsid w:val="009F2393"/>
    <w:rsid w:val="009F257A"/>
    <w:rsid w:val="009F2EA7"/>
    <w:rsid w:val="009F325B"/>
    <w:rsid w:val="009F37FD"/>
    <w:rsid w:val="009F3865"/>
    <w:rsid w:val="009F3AAE"/>
    <w:rsid w:val="009F3FFE"/>
    <w:rsid w:val="009F4137"/>
    <w:rsid w:val="009F4A46"/>
    <w:rsid w:val="009F50A1"/>
    <w:rsid w:val="009F53AE"/>
    <w:rsid w:val="009F637B"/>
    <w:rsid w:val="009F6480"/>
    <w:rsid w:val="00A0062C"/>
    <w:rsid w:val="00A00C79"/>
    <w:rsid w:val="00A02044"/>
    <w:rsid w:val="00A02641"/>
    <w:rsid w:val="00A02820"/>
    <w:rsid w:val="00A03565"/>
    <w:rsid w:val="00A038FD"/>
    <w:rsid w:val="00A03B8E"/>
    <w:rsid w:val="00A03DAF"/>
    <w:rsid w:val="00A03DBD"/>
    <w:rsid w:val="00A044FF"/>
    <w:rsid w:val="00A04A4F"/>
    <w:rsid w:val="00A04D1B"/>
    <w:rsid w:val="00A04F0F"/>
    <w:rsid w:val="00A05281"/>
    <w:rsid w:val="00A055F5"/>
    <w:rsid w:val="00A056AD"/>
    <w:rsid w:val="00A05B18"/>
    <w:rsid w:val="00A06316"/>
    <w:rsid w:val="00A072A0"/>
    <w:rsid w:val="00A1000E"/>
    <w:rsid w:val="00A10DD6"/>
    <w:rsid w:val="00A10E89"/>
    <w:rsid w:val="00A1110A"/>
    <w:rsid w:val="00A1125C"/>
    <w:rsid w:val="00A11482"/>
    <w:rsid w:val="00A11AD6"/>
    <w:rsid w:val="00A11CD5"/>
    <w:rsid w:val="00A11E50"/>
    <w:rsid w:val="00A12143"/>
    <w:rsid w:val="00A13141"/>
    <w:rsid w:val="00A131EB"/>
    <w:rsid w:val="00A13313"/>
    <w:rsid w:val="00A13ED1"/>
    <w:rsid w:val="00A1472A"/>
    <w:rsid w:val="00A147D4"/>
    <w:rsid w:val="00A14D67"/>
    <w:rsid w:val="00A150AD"/>
    <w:rsid w:val="00A15604"/>
    <w:rsid w:val="00A162D3"/>
    <w:rsid w:val="00A17162"/>
    <w:rsid w:val="00A20730"/>
    <w:rsid w:val="00A20896"/>
    <w:rsid w:val="00A20B34"/>
    <w:rsid w:val="00A212D1"/>
    <w:rsid w:val="00A21781"/>
    <w:rsid w:val="00A2184C"/>
    <w:rsid w:val="00A21963"/>
    <w:rsid w:val="00A22191"/>
    <w:rsid w:val="00A22D0B"/>
    <w:rsid w:val="00A230A3"/>
    <w:rsid w:val="00A2318B"/>
    <w:rsid w:val="00A24EC5"/>
    <w:rsid w:val="00A25640"/>
    <w:rsid w:val="00A257E6"/>
    <w:rsid w:val="00A26616"/>
    <w:rsid w:val="00A26A6C"/>
    <w:rsid w:val="00A26D6D"/>
    <w:rsid w:val="00A2744C"/>
    <w:rsid w:val="00A27679"/>
    <w:rsid w:val="00A27ADE"/>
    <w:rsid w:val="00A27B14"/>
    <w:rsid w:val="00A27D60"/>
    <w:rsid w:val="00A30F66"/>
    <w:rsid w:val="00A3121A"/>
    <w:rsid w:val="00A31B17"/>
    <w:rsid w:val="00A31FCE"/>
    <w:rsid w:val="00A329C3"/>
    <w:rsid w:val="00A32C9D"/>
    <w:rsid w:val="00A3368D"/>
    <w:rsid w:val="00A3379C"/>
    <w:rsid w:val="00A33C46"/>
    <w:rsid w:val="00A33F79"/>
    <w:rsid w:val="00A34609"/>
    <w:rsid w:val="00A36012"/>
    <w:rsid w:val="00A36079"/>
    <w:rsid w:val="00A362AA"/>
    <w:rsid w:val="00A36C2C"/>
    <w:rsid w:val="00A36D3F"/>
    <w:rsid w:val="00A40AAA"/>
    <w:rsid w:val="00A40BE5"/>
    <w:rsid w:val="00A40D39"/>
    <w:rsid w:val="00A40D5A"/>
    <w:rsid w:val="00A41BBE"/>
    <w:rsid w:val="00A41E03"/>
    <w:rsid w:val="00A41E92"/>
    <w:rsid w:val="00A41FFC"/>
    <w:rsid w:val="00A421FE"/>
    <w:rsid w:val="00A43A1E"/>
    <w:rsid w:val="00A43C5D"/>
    <w:rsid w:val="00A449AD"/>
    <w:rsid w:val="00A44B0D"/>
    <w:rsid w:val="00A44E2C"/>
    <w:rsid w:val="00A4528C"/>
    <w:rsid w:val="00A460B3"/>
    <w:rsid w:val="00A46381"/>
    <w:rsid w:val="00A46784"/>
    <w:rsid w:val="00A46A59"/>
    <w:rsid w:val="00A46ED8"/>
    <w:rsid w:val="00A47714"/>
    <w:rsid w:val="00A51AED"/>
    <w:rsid w:val="00A51B5A"/>
    <w:rsid w:val="00A51C82"/>
    <w:rsid w:val="00A51FB4"/>
    <w:rsid w:val="00A5243F"/>
    <w:rsid w:val="00A538DE"/>
    <w:rsid w:val="00A54CAD"/>
    <w:rsid w:val="00A54CE9"/>
    <w:rsid w:val="00A55268"/>
    <w:rsid w:val="00A55392"/>
    <w:rsid w:val="00A5540B"/>
    <w:rsid w:val="00A559B0"/>
    <w:rsid w:val="00A5632B"/>
    <w:rsid w:val="00A56C40"/>
    <w:rsid w:val="00A60B98"/>
    <w:rsid w:val="00A60CC4"/>
    <w:rsid w:val="00A60E08"/>
    <w:rsid w:val="00A610FC"/>
    <w:rsid w:val="00A614A3"/>
    <w:rsid w:val="00A623AC"/>
    <w:rsid w:val="00A62570"/>
    <w:rsid w:val="00A629B7"/>
    <w:rsid w:val="00A62A7F"/>
    <w:rsid w:val="00A63F13"/>
    <w:rsid w:val="00A64E22"/>
    <w:rsid w:val="00A654FA"/>
    <w:rsid w:val="00A659B3"/>
    <w:rsid w:val="00A6763B"/>
    <w:rsid w:val="00A67741"/>
    <w:rsid w:val="00A70180"/>
    <w:rsid w:val="00A7026E"/>
    <w:rsid w:val="00A70B86"/>
    <w:rsid w:val="00A7160A"/>
    <w:rsid w:val="00A71E80"/>
    <w:rsid w:val="00A72B29"/>
    <w:rsid w:val="00A72C36"/>
    <w:rsid w:val="00A7331C"/>
    <w:rsid w:val="00A73923"/>
    <w:rsid w:val="00A744CC"/>
    <w:rsid w:val="00A747A5"/>
    <w:rsid w:val="00A7487B"/>
    <w:rsid w:val="00A74B35"/>
    <w:rsid w:val="00A762F4"/>
    <w:rsid w:val="00A7689C"/>
    <w:rsid w:val="00A769D4"/>
    <w:rsid w:val="00A76E70"/>
    <w:rsid w:val="00A77070"/>
    <w:rsid w:val="00A771B3"/>
    <w:rsid w:val="00A80161"/>
    <w:rsid w:val="00A806EA"/>
    <w:rsid w:val="00A815BE"/>
    <w:rsid w:val="00A81699"/>
    <w:rsid w:val="00A81A1E"/>
    <w:rsid w:val="00A81C47"/>
    <w:rsid w:val="00A81C73"/>
    <w:rsid w:val="00A820D9"/>
    <w:rsid w:val="00A8250A"/>
    <w:rsid w:val="00A82E6E"/>
    <w:rsid w:val="00A83578"/>
    <w:rsid w:val="00A842E4"/>
    <w:rsid w:val="00A852EE"/>
    <w:rsid w:val="00A85C20"/>
    <w:rsid w:val="00A85FD7"/>
    <w:rsid w:val="00A860DD"/>
    <w:rsid w:val="00A860FC"/>
    <w:rsid w:val="00A8679D"/>
    <w:rsid w:val="00A8693B"/>
    <w:rsid w:val="00A86B0F"/>
    <w:rsid w:val="00A86CAF"/>
    <w:rsid w:val="00A87A11"/>
    <w:rsid w:val="00A9009E"/>
    <w:rsid w:val="00A90B6B"/>
    <w:rsid w:val="00A90E45"/>
    <w:rsid w:val="00A90F8E"/>
    <w:rsid w:val="00A90FE4"/>
    <w:rsid w:val="00A912A0"/>
    <w:rsid w:val="00A925EC"/>
    <w:rsid w:val="00A928BF"/>
    <w:rsid w:val="00A92A71"/>
    <w:rsid w:val="00A92F84"/>
    <w:rsid w:val="00A9343B"/>
    <w:rsid w:val="00A95066"/>
    <w:rsid w:val="00A952AC"/>
    <w:rsid w:val="00A953CC"/>
    <w:rsid w:val="00A95694"/>
    <w:rsid w:val="00A9581E"/>
    <w:rsid w:val="00A95B59"/>
    <w:rsid w:val="00A962CD"/>
    <w:rsid w:val="00A9676A"/>
    <w:rsid w:val="00A97223"/>
    <w:rsid w:val="00A9773F"/>
    <w:rsid w:val="00AA02CB"/>
    <w:rsid w:val="00AA0352"/>
    <w:rsid w:val="00AA057C"/>
    <w:rsid w:val="00AA06E8"/>
    <w:rsid w:val="00AA0BF4"/>
    <w:rsid w:val="00AA15C3"/>
    <w:rsid w:val="00AA24CE"/>
    <w:rsid w:val="00AA267B"/>
    <w:rsid w:val="00AA28C7"/>
    <w:rsid w:val="00AA28F3"/>
    <w:rsid w:val="00AA291C"/>
    <w:rsid w:val="00AA2DC8"/>
    <w:rsid w:val="00AA347E"/>
    <w:rsid w:val="00AA349E"/>
    <w:rsid w:val="00AA356C"/>
    <w:rsid w:val="00AA356E"/>
    <w:rsid w:val="00AA3982"/>
    <w:rsid w:val="00AA4480"/>
    <w:rsid w:val="00AA490E"/>
    <w:rsid w:val="00AA5D3B"/>
    <w:rsid w:val="00AA5F2E"/>
    <w:rsid w:val="00AA6018"/>
    <w:rsid w:val="00AA641F"/>
    <w:rsid w:val="00AA6905"/>
    <w:rsid w:val="00AA6DFD"/>
    <w:rsid w:val="00AA7596"/>
    <w:rsid w:val="00AA7714"/>
    <w:rsid w:val="00AA7DBD"/>
    <w:rsid w:val="00AB0128"/>
    <w:rsid w:val="00AB0347"/>
    <w:rsid w:val="00AB0355"/>
    <w:rsid w:val="00AB0637"/>
    <w:rsid w:val="00AB312E"/>
    <w:rsid w:val="00AB32F4"/>
    <w:rsid w:val="00AB36DF"/>
    <w:rsid w:val="00AB3C2C"/>
    <w:rsid w:val="00AB51AD"/>
    <w:rsid w:val="00AB6757"/>
    <w:rsid w:val="00AB7395"/>
    <w:rsid w:val="00AB7D7A"/>
    <w:rsid w:val="00AC068B"/>
    <w:rsid w:val="00AC2C54"/>
    <w:rsid w:val="00AC4579"/>
    <w:rsid w:val="00AC46C9"/>
    <w:rsid w:val="00AC4D7B"/>
    <w:rsid w:val="00AC4EE6"/>
    <w:rsid w:val="00AC5391"/>
    <w:rsid w:val="00AC5496"/>
    <w:rsid w:val="00AC57B6"/>
    <w:rsid w:val="00AC5906"/>
    <w:rsid w:val="00AC5993"/>
    <w:rsid w:val="00AC59DD"/>
    <w:rsid w:val="00AC6195"/>
    <w:rsid w:val="00AC688D"/>
    <w:rsid w:val="00AC7958"/>
    <w:rsid w:val="00AC7C88"/>
    <w:rsid w:val="00AC7FCA"/>
    <w:rsid w:val="00AD0203"/>
    <w:rsid w:val="00AD0239"/>
    <w:rsid w:val="00AD03F5"/>
    <w:rsid w:val="00AD0617"/>
    <w:rsid w:val="00AD109D"/>
    <w:rsid w:val="00AD144D"/>
    <w:rsid w:val="00AD1C52"/>
    <w:rsid w:val="00AD25E8"/>
    <w:rsid w:val="00AD282F"/>
    <w:rsid w:val="00AD3287"/>
    <w:rsid w:val="00AD40ED"/>
    <w:rsid w:val="00AD4824"/>
    <w:rsid w:val="00AD5319"/>
    <w:rsid w:val="00AD59AA"/>
    <w:rsid w:val="00AD5A5E"/>
    <w:rsid w:val="00AD5B92"/>
    <w:rsid w:val="00AD5C12"/>
    <w:rsid w:val="00AD60C4"/>
    <w:rsid w:val="00AD6512"/>
    <w:rsid w:val="00AE0663"/>
    <w:rsid w:val="00AE08F5"/>
    <w:rsid w:val="00AE1FE0"/>
    <w:rsid w:val="00AE2BAD"/>
    <w:rsid w:val="00AE2DCD"/>
    <w:rsid w:val="00AE3E23"/>
    <w:rsid w:val="00AE47A5"/>
    <w:rsid w:val="00AE4B77"/>
    <w:rsid w:val="00AE566D"/>
    <w:rsid w:val="00AE596E"/>
    <w:rsid w:val="00AE5AA0"/>
    <w:rsid w:val="00AE5D19"/>
    <w:rsid w:val="00AE7454"/>
    <w:rsid w:val="00AE74C2"/>
    <w:rsid w:val="00AE78E0"/>
    <w:rsid w:val="00AF0021"/>
    <w:rsid w:val="00AF03A1"/>
    <w:rsid w:val="00AF0CB2"/>
    <w:rsid w:val="00AF0D9B"/>
    <w:rsid w:val="00AF1399"/>
    <w:rsid w:val="00AF13B6"/>
    <w:rsid w:val="00AF29FD"/>
    <w:rsid w:val="00AF2F82"/>
    <w:rsid w:val="00AF34E5"/>
    <w:rsid w:val="00AF38C1"/>
    <w:rsid w:val="00AF3C9D"/>
    <w:rsid w:val="00AF4461"/>
    <w:rsid w:val="00AF4735"/>
    <w:rsid w:val="00AF4B73"/>
    <w:rsid w:val="00AF4DFB"/>
    <w:rsid w:val="00AF4F14"/>
    <w:rsid w:val="00AF537E"/>
    <w:rsid w:val="00AF545C"/>
    <w:rsid w:val="00AF56FF"/>
    <w:rsid w:val="00AF5ED5"/>
    <w:rsid w:val="00AF646E"/>
    <w:rsid w:val="00AF64F6"/>
    <w:rsid w:val="00AF651D"/>
    <w:rsid w:val="00AF6633"/>
    <w:rsid w:val="00AF695D"/>
    <w:rsid w:val="00AF6E2A"/>
    <w:rsid w:val="00AF6F34"/>
    <w:rsid w:val="00AF7F77"/>
    <w:rsid w:val="00B00E43"/>
    <w:rsid w:val="00B01177"/>
    <w:rsid w:val="00B02DDF"/>
    <w:rsid w:val="00B042C0"/>
    <w:rsid w:val="00B0530D"/>
    <w:rsid w:val="00B057D1"/>
    <w:rsid w:val="00B05B52"/>
    <w:rsid w:val="00B06334"/>
    <w:rsid w:val="00B0653D"/>
    <w:rsid w:val="00B06CC6"/>
    <w:rsid w:val="00B07150"/>
    <w:rsid w:val="00B0719E"/>
    <w:rsid w:val="00B075A7"/>
    <w:rsid w:val="00B077DB"/>
    <w:rsid w:val="00B07D15"/>
    <w:rsid w:val="00B10E47"/>
    <w:rsid w:val="00B11A71"/>
    <w:rsid w:val="00B122A4"/>
    <w:rsid w:val="00B1250C"/>
    <w:rsid w:val="00B134DB"/>
    <w:rsid w:val="00B13A81"/>
    <w:rsid w:val="00B13AC5"/>
    <w:rsid w:val="00B14135"/>
    <w:rsid w:val="00B147C9"/>
    <w:rsid w:val="00B1480D"/>
    <w:rsid w:val="00B16174"/>
    <w:rsid w:val="00B16CF9"/>
    <w:rsid w:val="00B2098E"/>
    <w:rsid w:val="00B20CA9"/>
    <w:rsid w:val="00B20E75"/>
    <w:rsid w:val="00B21054"/>
    <w:rsid w:val="00B216DB"/>
    <w:rsid w:val="00B22A3A"/>
    <w:rsid w:val="00B22B8E"/>
    <w:rsid w:val="00B2415E"/>
    <w:rsid w:val="00B24238"/>
    <w:rsid w:val="00B24A6B"/>
    <w:rsid w:val="00B24DC0"/>
    <w:rsid w:val="00B257E7"/>
    <w:rsid w:val="00B25B7D"/>
    <w:rsid w:val="00B27297"/>
    <w:rsid w:val="00B30B66"/>
    <w:rsid w:val="00B32726"/>
    <w:rsid w:val="00B32C82"/>
    <w:rsid w:val="00B33BB9"/>
    <w:rsid w:val="00B34969"/>
    <w:rsid w:val="00B354E1"/>
    <w:rsid w:val="00B35645"/>
    <w:rsid w:val="00B35A97"/>
    <w:rsid w:val="00B3754A"/>
    <w:rsid w:val="00B37BBE"/>
    <w:rsid w:val="00B37EEF"/>
    <w:rsid w:val="00B4003D"/>
    <w:rsid w:val="00B400BB"/>
    <w:rsid w:val="00B409AA"/>
    <w:rsid w:val="00B40A2A"/>
    <w:rsid w:val="00B41121"/>
    <w:rsid w:val="00B41BCC"/>
    <w:rsid w:val="00B41CC1"/>
    <w:rsid w:val="00B41E66"/>
    <w:rsid w:val="00B41EEE"/>
    <w:rsid w:val="00B4237D"/>
    <w:rsid w:val="00B43842"/>
    <w:rsid w:val="00B44511"/>
    <w:rsid w:val="00B44CBD"/>
    <w:rsid w:val="00B455A4"/>
    <w:rsid w:val="00B457B3"/>
    <w:rsid w:val="00B45BA4"/>
    <w:rsid w:val="00B45C35"/>
    <w:rsid w:val="00B46FED"/>
    <w:rsid w:val="00B47258"/>
    <w:rsid w:val="00B4744D"/>
    <w:rsid w:val="00B500B1"/>
    <w:rsid w:val="00B517B6"/>
    <w:rsid w:val="00B51E3D"/>
    <w:rsid w:val="00B52567"/>
    <w:rsid w:val="00B52E3F"/>
    <w:rsid w:val="00B541D9"/>
    <w:rsid w:val="00B541E8"/>
    <w:rsid w:val="00B54514"/>
    <w:rsid w:val="00B546FE"/>
    <w:rsid w:val="00B5477A"/>
    <w:rsid w:val="00B554B4"/>
    <w:rsid w:val="00B55E82"/>
    <w:rsid w:val="00B55E91"/>
    <w:rsid w:val="00B563DF"/>
    <w:rsid w:val="00B567BA"/>
    <w:rsid w:val="00B56A5A"/>
    <w:rsid w:val="00B5706B"/>
    <w:rsid w:val="00B575A9"/>
    <w:rsid w:val="00B57950"/>
    <w:rsid w:val="00B602E8"/>
    <w:rsid w:val="00B60749"/>
    <w:rsid w:val="00B60D89"/>
    <w:rsid w:val="00B6122D"/>
    <w:rsid w:val="00B6209C"/>
    <w:rsid w:val="00B622B4"/>
    <w:rsid w:val="00B62982"/>
    <w:rsid w:val="00B63314"/>
    <w:rsid w:val="00B6333D"/>
    <w:rsid w:val="00B63EAC"/>
    <w:rsid w:val="00B64A22"/>
    <w:rsid w:val="00B650C8"/>
    <w:rsid w:val="00B6517F"/>
    <w:rsid w:val="00B679BD"/>
    <w:rsid w:val="00B67F7F"/>
    <w:rsid w:val="00B7045C"/>
    <w:rsid w:val="00B70FDD"/>
    <w:rsid w:val="00B71815"/>
    <w:rsid w:val="00B719EF"/>
    <w:rsid w:val="00B71DF6"/>
    <w:rsid w:val="00B72675"/>
    <w:rsid w:val="00B730D5"/>
    <w:rsid w:val="00B73B03"/>
    <w:rsid w:val="00B73BDF"/>
    <w:rsid w:val="00B73D13"/>
    <w:rsid w:val="00B74846"/>
    <w:rsid w:val="00B7553A"/>
    <w:rsid w:val="00B756CA"/>
    <w:rsid w:val="00B76F09"/>
    <w:rsid w:val="00B773E9"/>
    <w:rsid w:val="00B773FE"/>
    <w:rsid w:val="00B77C78"/>
    <w:rsid w:val="00B77D36"/>
    <w:rsid w:val="00B8029F"/>
    <w:rsid w:val="00B80390"/>
    <w:rsid w:val="00B804A0"/>
    <w:rsid w:val="00B80B01"/>
    <w:rsid w:val="00B812BF"/>
    <w:rsid w:val="00B81DC9"/>
    <w:rsid w:val="00B82439"/>
    <w:rsid w:val="00B82E1D"/>
    <w:rsid w:val="00B8379B"/>
    <w:rsid w:val="00B837D8"/>
    <w:rsid w:val="00B8436B"/>
    <w:rsid w:val="00B84844"/>
    <w:rsid w:val="00B84BBA"/>
    <w:rsid w:val="00B85666"/>
    <w:rsid w:val="00B8599F"/>
    <w:rsid w:val="00B859F1"/>
    <w:rsid w:val="00B85CFB"/>
    <w:rsid w:val="00B85D29"/>
    <w:rsid w:val="00B860D5"/>
    <w:rsid w:val="00B8617A"/>
    <w:rsid w:val="00B8781D"/>
    <w:rsid w:val="00B87A8A"/>
    <w:rsid w:val="00B87EBD"/>
    <w:rsid w:val="00B87F04"/>
    <w:rsid w:val="00B87F3D"/>
    <w:rsid w:val="00B90589"/>
    <w:rsid w:val="00B90645"/>
    <w:rsid w:val="00B90B19"/>
    <w:rsid w:val="00B9121F"/>
    <w:rsid w:val="00B92403"/>
    <w:rsid w:val="00B9254C"/>
    <w:rsid w:val="00B92839"/>
    <w:rsid w:val="00B92BEE"/>
    <w:rsid w:val="00B94A59"/>
    <w:rsid w:val="00B94B4E"/>
    <w:rsid w:val="00B95B45"/>
    <w:rsid w:val="00B967BD"/>
    <w:rsid w:val="00B968C9"/>
    <w:rsid w:val="00B96ED3"/>
    <w:rsid w:val="00B9774F"/>
    <w:rsid w:val="00BA0CC4"/>
    <w:rsid w:val="00BA1179"/>
    <w:rsid w:val="00BA12A7"/>
    <w:rsid w:val="00BA1446"/>
    <w:rsid w:val="00BA163F"/>
    <w:rsid w:val="00BA16DE"/>
    <w:rsid w:val="00BA1C8B"/>
    <w:rsid w:val="00BA1FEF"/>
    <w:rsid w:val="00BA230F"/>
    <w:rsid w:val="00BA26E8"/>
    <w:rsid w:val="00BA2B9A"/>
    <w:rsid w:val="00BA375C"/>
    <w:rsid w:val="00BA380C"/>
    <w:rsid w:val="00BA447E"/>
    <w:rsid w:val="00BA4745"/>
    <w:rsid w:val="00BA48E0"/>
    <w:rsid w:val="00BA4EDC"/>
    <w:rsid w:val="00BA512C"/>
    <w:rsid w:val="00BA52B9"/>
    <w:rsid w:val="00BA5EC9"/>
    <w:rsid w:val="00BA5F5D"/>
    <w:rsid w:val="00BA649B"/>
    <w:rsid w:val="00BA6541"/>
    <w:rsid w:val="00BA682E"/>
    <w:rsid w:val="00BA7779"/>
    <w:rsid w:val="00BA7BD6"/>
    <w:rsid w:val="00BB028E"/>
    <w:rsid w:val="00BB02BF"/>
    <w:rsid w:val="00BB0415"/>
    <w:rsid w:val="00BB081D"/>
    <w:rsid w:val="00BB0E22"/>
    <w:rsid w:val="00BB15F3"/>
    <w:rsid w:val="00BB1B15"/>
    <w:rsid w:val="00BB2B2F"/>
    <w:rsid w:val="00BB2CC3"/>
    <w:rsid w:val="00BB309B"/>
    <w:rsid w:val="00BB3742"/>
    <w:rsid w:val="00BB398F"/>
    <w:rsid w:val="00BB3A13"/>
    <w:rsid w:val="00BB3B99"/>
    <w:rsid w:val="00BB4326"/>
    <w:rsid w:val="00BB51B5"/>
    <w:rsid w:val="00BB5B94"/>
    <w:rsid w:val="00BB60A8"/>
    <w:rsid w:val="00BB7425"/>
    <w:rsid w:val="00BC0D61"/>
    <w:rsid w:val="00BC18F0"/>
    <w:rsid w:val="00BC1B63"/>
    <w:rsid w:val="00BC1C48"/>
    <w:rsid w:val="00BC2AA1"/>
    <w:rsid w:val="00BC2ACE"/>
    <w:rsid w:val="00BC2BF0"/>
    <w:rsid w:val="00BC3A49"/>
    <w:rsid w:val="00BC4DA0"/>
    <w:rsid w:val="00BC5140"/>
    <w:rsid w:val="00BC5872"/>
    <w:rsid w:val="00BC5D06"/>
    <w:rsid w:val="00BC61D9"/>
    <w:rsid w:val="00BC64C7"/>
    <w:rsid w:val="00BD0CE1"/>
    <w:rsid w:val="00BD1680"/>
    <w:rsid w:val="00BD2229"/>
    <w:rsid w:val="00BD2384"/>
    <w:rsid w:val="00BD3205"/>
    <w:rsid w:val="00BD4509"/>
    <w:rsid w:val="00BD50B8"/>
    <w:rsid w:val="00BD5670"/>
    <w:rsid w:val="00BD68CB"/>
    <w:rsid w:val="00BD6FC4"/>
    <w:rsid w:val="00BD7E1F"/>
    <w:rsid w:val="00BE1568"/>
    <w:rsid w:val="00BE229B"/>
    <w:rsid w:val="00BE269A"/>
    <w:rsid w:val="00BE275F"/>
    <w:rsid w:val="00BE2BA9"/>
    <w:rsid w:val="00BE2F68"/>
    <w:rsid w:val="00BE2F88"/>
    <w:rsid w:val="00BE322D"/>
    <w:rsid w:val="00BE38C0"/>
    <w:rsid w:val="00BE3BA8"/>
    <w:rsid w:val="00BE3BF1"/>
    <w:rsid w:val="00BE3ED0"/>
    <w:rsid w:val="00BE4D5A"/>
    <w:rsid w:val="00BE52D6"/>
    <w:rsid w:val="00BE57EA"/>
    <w:rsid w:val="00BE5EDC"/>
    <w:rsid w:val="00BF04F7"/>
    <w:rsid w:val="00BF0C92"/>
    <w:rsid w:val="00BF10AF"/>
    <w:rsid w:val="00BF1E91"/>
    <w:rsid w:val="00BF24E3"/>
    <w:rsid w:val="00BF2611"/>
    <w:rsid w:val="00BF2801"/>
    <w:rsid w:val="00BF30DD"/>
    <w:rsid w:val="00BF3611"/>
    <w:rsid w:val="00BF3A10"/>
    <w:rsid w:val="00BF448E"/>
    <w:rsid w:val="00BF50A8"/>
    <w:rsid w:val="00BF5A52"/>
    <w:rsid w:val="00BF6912"/>
    <w:rsid w:val="00BF7041"/>
    <w:rsid w:val="00BF7FE6"/>
    <w:rsid w:val="00C009A2"/>
    <w:rsid w:val="00C0136F"/>
    <w:rsid w:val="00C018B5"/>
    <w:rsid w:val="00C01A3E"/>
    <w:rsid w:val="00C027F5"/>
    <w:rsid w:val="00C03619"/>
    <w:rsid w:val="00C04C18"/>
    <w:rsid w:val="00C0537A"/>
    <w:rsid w:val="00C05397"/>
    <w:rsid w:val="00C0566D"/>
    <w:rsid w:val="00C05B0F"/>
    <w:rsid w:val="00C05BE3"/>
    <w:rsid w:val="00C05CD4"/>
    <w:rsid w:val="00C05D90"/>
    <w:rsid w:val="00C062BF"/>
    <w:rsid w:val="00C07366"/>
    <w:rsid w:val="00C10A2C"/>
    <w:rsid w:val="00C10F37"/>
    <w:rsid w:val="00C11075"/>
    <w:rsid w:val="00C113C4"/>
    <w:rsid w:val="00C11BA9"/>
    <w:rsid w:val="00C12287"/>
    <w:rsid w:val="00C126AB"/>
    <w:rsid w:val="00C1272F"/>
    <w:rsid w:val="00C12A32"/>
    <w:rsid w:val="00C137CE"/>
    <w:rsid w:val="00C14294"/>
    <w:rsid w:val="00C14DA6"/>
    <w:rsid w:val="00C1502E"/>
    <w:rsid w:val="00C1525F"/>
    <w:rsid w:val="00C16520"/>
    <w:rsid w:val="00C20133"/>
    <w:rsid w:val="00C2059C"/>
    <w:rsid w:val="00C2061C"/>
    <w:rsid w:val="00C207DE"/>
    <w:rsid w:val="00C21586"/>
    <w:rsid w:val="00C21C89"/>
    <w:rsid w:val="00C222B6"/>
    <w:rsid w:val="00C2235E"/>
    <w:rsid w:val="00C22579"/>
    <w:rsid w:val="00C23179"/>
    <w:rsid w:val="00C240F8"/>
    <w:rsid w:val="00C24524"/>
    <w:rsid w:val="00C26595"/>
    <w:rsid w:val="00C27084"/>
    <w:rsid w:val="00C2752F"/>
    <w:rsid w:val="00C275E4"/>
    <w:rsid w:val="00C27885"/>
    <w:rsid w:val="00C309F1"/>
    <w:rsid w:val="00C30C9C"/>
    <w:rsid w:val="00C31035"/>
    <w:rsid w:val="00C314D1"/>
    <w:rsid w:val="00C317FC"/>
    <w:rsid w:val="00C319F4"/>
    <w:rsid w:val="00C31EA0"/>
    <w:rsid w:val="00C336B7"/>
    <w:rsid w:val="00C33987"/>
    <w:rsid w:val="00C33B74"/>
    <w:rsid w:val="00C33D4F"/>
    <w:rsid w:val="00C3423D"/>
    <w:rsid w:val="00C35234"/>
    <w:rsid w:val="00C3534E"/>
    <w:rsid w:val="00C35945"/>
    <w:rsid w:val="00C36870"/>
    <w:rsid w:val="00C36A4C"/>
    <w:rsid w:val="00C36D46"/>
    <w:rsid w:val="00C37516"/>
    <w:rsid w:val="00C37A84"/>
    <w:rsid w:val="00C40619"/>
    <w:rsid w:val="00C41EC9"/>
    <w:rsid w:val="00C41F58"/>
    <w:rsid w:val="00C4272F"/>
    <w:rsid w:val="00C42F9E"/>
    <w:rsid w:val="00C430C1"/>
    <w:rsid w:val="00C43842"/>
    <w:rsid w:val="00C440DD"/>
    <w:rsid w:val="00C4515C"/>
    <w:rsid w:val="00C451EB"/>
    <w:rsid w:val="00C452D4"/>
    <w:rsid w:val="00C45320"/>
    <w:rsid w:val="00C45A8D"/>
    <w:rsid w:val="00C47099"/>
    <w:rsid w:val="00C50881"/>
    <w:rsid w:val="00C50E27"/>
    <w:rsid w:val="00C51004"/>
    <w:rsid w:val="00C512E9"/>
    <w:rsid w:val="00C519DC"/>
    <w:rsid w:val="00C52712"/>
    <w:rsid w:val="00C5373C"/>
    <w:rsid w:val="00C54646"/>
    <w:rsid w:val="00C546CE"/>
    <w:rsid w:val="00C55F4B"/>
    <w:rsid w:val="00C564AD"/>
    <w:rsid w:val="00C570CE"/>
    <w:rsid w:val="00C571E2"/>
    <w:rsid w:val="00C57765"/>
    <w:rsid w:val="00C578B5"/>
    <w:rsid w:val="00C57AAD"/>
    <w:rsid w:val="00C604BA"/>
    <w:rsid w:val="00C60645"/>
    <w:rsid w:val="00C60802"/>
    <w:rsid w:val="00C61256"/>
    <w:rsid w:val="00C627BE"/>
    <w:rsid w:val="00C629C1"/>
    <w:rsid w:val="00C63047"/>
    <w:rsid w:val="00C6332D"/>
    <w:rsid w:val="00C639ED"/>
    <w:rsid w:val="00C6434E"/>
    <w:rsid w:val="00C653C1"/>
    <w:rsid w:val="00C657DD"/>
    <w:rsid w:val="00C65EE1"/>
    <w:rsid w:val="00C671CB"/>
    <w:rsid w:val="00C6771A"/>
    <w:rsid w:val="00C677F0"/>
    <w:rsid w:val="00C67EB5"/>
    <w:rsid w:val="00C70CFF"/>
    <w:rsid w:val="00C71C81"/>
    <w:rsid w:val="00C71DD2"/>
    <w:rsid w:val="00C72143"/>
    <w:rsid w:val="00C72EAD"/>
    <w:rsid w:val="00C72EED"/>
    <w:rsid w:val="00C73216"/>
    <w:rsid w:val="00C74143"/>
    <w:rsid w:val="00C744B3"/>
    <w:rsid w:val="00C75E18"/>
    <w:rsid w:val="00C7641E"/>
    <w:rsid w:val="00C807EC"/>
    <w:rsid w:val="00C80ADB"/>
    <w:rsid w:val="00C80C9A"/>
    <w:rsid w:val="00C810A6"/>
    <w:rsid w:val="00C812F9"/>
    <w:rsid w:val="00C81350"/>
    <w:rsid w:val="00C81453"/>
    <w:rsid w:val="00C8160C"/>
    <w:rsid w:val="00C81CC9"/>
    <w:rsid w:val="00C82365"/>
    <w:rsid w:val="00C82A83"/>
    <w:rsid w:val="00C82D4F"/>
    <w:rsid w:val="00C82DAF"/>
    <w:rsid w:val="00C83E18"/>
    <w:rsid w:val="00C83E36"/>
    <w:rsid w:val="00C84185"/>
    <w:rsid w:val="00C84CD3"/>
    <w:rsid w:val="00C84DD5"/>
    <w:rsid w:val="00C85BAD"/>
    <w:rsid w:val="00C85C30"/>
    <w:rsid w:val="00C86438"/>
    <w:rsid w:val="00C872AF"/>
    <w:rsid w:val="00C9093C"/>
    <w:rsid w:val="00C90DF9"/>
    <w:rsid w:val="00C911AA"/>
    <w:rsid w:val="00C91804"/>
    <w:rsid w:val="00C92761"/>
    <w:rsid w:val="00C92B0D"/>
    <w:rsid w:val="00C93567"/>
    <w:rsid w:val="00C9396C"/>
    <w:rsid w:val="00C941CE"/>
    <w:rsid w:val="00C943D6"/>
    <w:rsid w:val="00C945DF"/>
    <w:rsid w:val="00C94D1B"/>
    <w:rsid w:val="00C95C14"/>
    <w:rsid w:val="00C95DD5"/>
    <w:rsid w:val="00C963FE"/>
    <w:rsid w:val="00C96BB4"/>
    <w:rsid w:val="00C97228"/>
    <w:rsid w:val="00CA08DF"/>
    <w:rsid w:val="00CA095D"/>
    <w:rsid w:val="00CA0A52"/>
    <w:rsid w:val="00CA0C9D"/>
    <w:rsid w:val="00CA3013"/>
    <w:rsid w:val="00CA3256"/>
    <w:rsid w:val="00CA4202"/>
    <w:rsid w:val="00CA43B2"/>
    <w:rsid w:val="00CA45BA"/>
    <w:rsid w:val="00CA4B03"/>
    <w:rsid w:val="00CA5919"/>
    <w:rsid w:val="00CA5C75"/>
    <w:rsid w:val="00CA6078"/>
    <w:rsid w:val="00CA6184"/>
    <w:rsid w:val="00CA77C3"/>
    <w:rsid w:val="00CA7813"/>
    <w:rsid w:val="00CA7897"/>
    <w:rsid w:val="00CA7C9E"/>
    <w:rsid w:val="00CB0D7F"/>
    <w:rsid w:val="00CB0D9C"/>
    <w:rsid w:val="00CB185B"/>
    <w:rsid w:val="00CB193A"/>
    <w:rsid w:val="00CB3805"/>
    <w:rsid w:val="00CB4611"/>
    <w:rsid w:val="00CB4B3F"/>
    <w:rsid w:val="00CB524F"/>
    <w:rsid w:val="00CB57A1"/>
    <w:rsid w:val="00CB5F24"/>
    <w:rsid w:val="00CB663D"/>
    <w:rsid w:val="00CB6642"/>
    <w:rsid w:val="00CB6D27"/>
    <w:rsid w:val="00CB7332"/>
    <w:rsid w:val="00CB786C"/>
    <w:rsid w:val="00CB7BD8"/>
    <w:rsid w:val="00CC0104"/>
    <w:rsid w:val="00CC036F"/>
    <w:rsid w:val="00CC05F7"/>
    <w:rsid w:val="00CC0B78"/>
    <w:rsid w:val="00CC0D75"/>
    <w:rsid w:val="00CC1452"/>
    <w:rsid w:val="00CC18C2"/>
    <w:rsid w:val="00CC1AD9"/>
    <w:rsid w:val="00CC1AF4"/>
    <w:rsid w:val="00CC1B63"/>
    <w:rsid w:val="00CC2095"/>
    <w:rsid w:val="00CC28BE"/>
    <w:rsid w:val="00CC30FD"/>
    <w:rsid w:val="00CC38C5"/>
    <w:rsid w:val="00CC3CDB"/>
    <w:rsid w:val="00CC4045"/>
    <w:rsid w:val="00CC41DB"/>
    <w:rsid w:val="00CC43A2"/>
    <w:rsid w:val="00CC52EA"/>
    <w:rsid w:val="00CC6037"/>
    <w:rsid w:val="00CC6096"/>
    <w:rsid w:val="00CC67AF"/>
    <w:rsid w:val="00CC7206"/>
    <w:rsid w:val="00CC72AB"/>
    <w:rsid w:val="00CC72C0"/>
    <w:rsid w:val="00CC7E25"/>
    <w:rsid w:val="00CC7E62"/>
    <w:rsid w:val="00CD08EA"/>
    <w:rsid w:val="00CD120E"/>
    <w:rsid w:val="00CD32A1"/>
    <w:rsid w:val="00CD3592"/>
    <w:rsid w:val="00CD37F6"/>
    <w:rsid w:val="00CD41E7"/>
    <w:rsid w:val="00CD431C"/>
    <w:rsid w:val="00CD4403"/>
    <w:rsid w:val="00CD4D01"/>
    <w:rsid w:val="00CD56DE"/>
    <w:rsid w:val="00CD58C3"/>
    <w:rsid w:val="00CD6A8E"/>
    <w:rsid w:val="00CD726F"/>
    <w:rsid w:val="00CD7B7C"/>
    <w:rsid w:val="00CE0026"/>
    <w:rsid w:val="00CE0DF5"/>
    <w:rsid w:val="00CE0F01"/>
    <w:rsid w:val="00CE1321"/>
    <w:rsid w:val="00CE1D78"/>
    <w:rsid w:val="00CE22EA"/>
    <w:rsid w:val="00CE2634"/>
    <w:rsid w:val="00CE4E55"/>
    <w:rsid w:val="00CE4FCC"/>
    <w:rsid w:val="00CE537C"/>
    <w:rsid w:val="00CE553D"/>
    <w:rsid w:val="00CE5B92"/>
    <w:rsid w:val="00CE5BE2"/>
    <w:rsid w:val="00CE5CD3"/>
    <w:rsid w:val="00CE67EA"/>
    <w:rsid w:val="00CE6E89"/>
    <w:rsid w:val="00CF0069"/>
    <w:rsid w:val="00CF020A"/>
    <w:rsid w:val="00CF052F"/>
    <w:rsid w:val="00CF0D88"/>
    <w:rsid w:val="00CF1142"/>
    <w:rsid w:val="00CF141C"/>
    <w:rsid w:val="00CF2124"/>
    <w:rsid w:val="00CF27D7"/>
    <w:rsid w:val="00CF34A3"/>
    <w:rsid w:val="00CF362C"/>
    <w:rsid w:val="00CF390B"/>
    <w:rsid w:val="00CF3AB1"/>
    <w:rsid w:val="00CF4718"/>
    <w:rsid w:val="00CF47EC"/>
    <w:rsid w:val="00CF5B5A"/>
    <w:rsid w:val="00CF5DC5"/>
    <w:rsid w:val="00CF5E56"/>
    <w:rsid w:val="00CF6A26"/>
    <w:rsid w:val="00CF6CAE"/>
    <w:rsid w:val="00CF6E7E"/>
    <w:rsid w:val="00CF7333"/>
    <w:rsid w:val="00D010BD"/>
    <w:rsid w:val="00D01139"/>
    <w:rsid w:val="00D01685"/>
    <w:rsid w:val="00D022F6"/>
    <w:rsid w:val="00D02A81"/>
    <w:rsid w:val="00D02DD2"/>
    <w:rsid w:val="00D0314C"/>
    <w:rsid w:val="00D03177"/>
    <w:rsid w:val="00D0322F"/>
    <w:rsid w:val="00D03DED"/>
    <w:rsid w:val="00D04603"/>
    <w:rsid w:val="00D046F6"/>
    <w:rsid w:val="00D047A9"/>
    <w:rsid w:val="00D04B52"/>
    <w:rsid w:val="00D04C8B"/>
    <w:rsid w:val="00D0577E"/>
    <w:rsid w:val="00D05852"/>
    <w:rsid w:val="00D058D2"/>
    <w:rsid w:val="00D06304"/>
    <w:rsid w:val="00D07059"/>
    <w:rsid w:val="00D07631"/>
    <w:rsid w:val="00D07C4D"/>
    <w:rsid w:val="00D07D8B"/>
    <w:rsid w:val="00D102EA"/>
    <w:rsid w:val="00D107E7"/>
    <w:rsid w:val="00D10DE5"/>
    <w:rsid w:val="00D115FE"/>
    <w:rsid w:val="00D11F4B"/>
    <w:rsid w:val="00D122E3"/>
    <w:rsid w:val="00D1315B"/>
    <w:rsid w:val="00D133FA"/>
    <w:rsid w:val="00D13CF0"/>
    <w:rsid w:val="00D13D65"/>
    <w:rsid w:val="00D13FEE"/>
    <w:rsid w:val="00D149A1"/>
    <w:rsid w:val="00D14C02"/>
    <w:rsid w:val="00D151AD"/>
    <w:rsid w:val="00D156ED"/>
    <w:rsid w:val="00D15894"/>
    <w:rsid w:val="00D16702"/>
    <w:rsid w:val="00D168D2"/>
    <w:rsid w:val="00D16A5C"/>
    <w:rsid w:val="00D16AD3"/>
    <w:rsid w:val="00D177D0"/>
    <w:rsid w:val="00D17CE4"/>
    <w:rsid w:val="00D205D3"/>
    <w:rsid w:val="00D219D4"/>
    <w:rsid w:val="00D237A9"/>
    <w:rsid w:val="00D23CC8"/>
    <w:rsid w:val="00D23F5A"/>
    <w:rsid w:val="00D242F6"/>
    <w:rsid w:val="00D24649"/>
    <w:rsid w:val="00D24721"/>
    <w:rsid w:val="00D25AA8"/>
    <w:rsid w:val="00D25ADA"/>
    <w:rsid w:val="00D25E3E"/>
    <w:rsid w:val="00D25EC0"/>
    <w:rsid w:val="00D2603E"/>
    <w:rsid w:val="00D26B1E"/>
    <w:rsid w:val="00D27DE2"/>
    <w:rsid w:val="00D30F80"/>
    <w:rsid w:val="00D321A6"/>
    <w:rsid w:val="00D32440"/>
    <w:rsid w:val="00D32748"/>
    <w:rsid w:val="00D329B8"/>
    <w:rsid w:val="00D33540"/>
    <w:rsid w:val="00D3404F"/>
    <w:rsid w:val="00D3594F"/>
    <w:rsid w:val="00D35D86"/>
    <w:rsid w:val="00D361DD"/>
    <w:rsid w:val="00D36281"/>
    <w:rsid w:val="00D36541"/>
    <w:rsid w:val="00D36B18"/>
    <w:rsid w:val="00D36E39"/>
    <w:rsid w:val="00D37CBD"/>
    <w:rsid w:val="00D4011D"/>
    <w:rsid w:val="00D40504"/>
    <w:rsid w:val="00D409C9"/>
    <w:rsid w:val="00D4103F"/>
    <w:rsid w:val="00D4195A"/>
    <w:rsid w:val="00D41A39"/>
    <w:rsid w:val="00D41D20"/>
    <w:rsid w:val="00D41EC7"/>
    <w:rsid w:val="00D421F6"/>
    <w:rsid w:val="00D42275"/>
    <w:rsid w:val="00D426AD"/>
    <w:rsid w:val="00D42904"/>
    <w:rsid w:val="00D43EF6"/>
    <w:rsid w:val="00D44043"/>
    <w:rsid w:val="00D45046"/>
    <w:rsid w:val="00D466D7"/>
    <w:rsid w:val="00D46A9C"/>
    <w:rsid w:val="00D46B96"/>
    <w:rsid w:val="00D4749F"/>
    <w:rsid w:val="00D47E65"/>
    <w:rsid w:val="00D50030"/>
    <w:rsid w:val="00D50710"/>
    <w:rsid w:val="00D5074E"/>
    <w:rsid w:val="00D512C4"/>
    <w:rsid w:val="00D5236D"/>
    <w:rsid w:val="00D53048"/>
    <w:rsid w:val="00D534A0"/>
    <w:rsid w:val="00D53770"/>
    <w:rsid w:val="00D54B3B"/>
    <w:rsid w:val="00D54D81"/>
    <w:rsid w:val="00D54F9B"/>
    <w:rsid w:val="00D5513B"/>
    <w:rsid w:val="00D551B5"/>
    <w:rsid w:val="00D555D6"/>
    <w:rsid w:val="00D55B1D"/>
    <w:rsid w:val="00D55BDF"/>
    <w:rsid w:val="00D55D4E"/>
    <w:rsid w:val="00D5604D"/>
    <w:rsid w:val="00D560CF"/>
    <w:rsid w:val="00D56A0A"/>
    <w:rsid w:val="00D56F37"/>
    <w:rsid w:val="00D5751F"/>
    <w:rsid w:val="00D57892"/>
    <w:rsid w:val="00D60E42"/>
    <w:rsid w:val="00D611CA"/>
    <w:rsid w:val="00D61E70"/>
    <w:rsid w:val="00D61FFC"/>
    <w:rsid w:val="00D62064"/>
    <w:rsid w:val="00D620D3"/>
    <w:rsid w:val="00D62158"/>
    <w:rsid w:val="00D6264F"/>
    <w:rsid w:val="00D629A9"/>
    <w:rsid w:val="00D64159"/>
    <w:rsid w:val="00D64527"/>
    <w:rsid w:val="00D64E06"/>
    <w:rsid w:val="00D65583"/>
    <w:rsid w:val="00D65682"/>
    <w:rsid w:val="00D659BB"/>
    <w:rsid w:val="00D65B9D"/>
    <w:rsid w:val="00D6635E"/>
    <w:rsid w:val="00D6663F"/>
    <w:rsid w:val="00D6712B"/>
    <w:rsid w:val="00D67A55"/>
    <w:rsid w:val="00D67C0F"/>
    <w:rsid w:val="00D70975"/>
    <w:rsid w:val="00D7185A"/>
    <w:rsid w:val="00D72D49"/>
    <w:rsid w:val="00D72D4A"/>
    <w:rsid w:val="00D73FA2"/>
    <w:rsid w:val="00D7528E"/>
    <w:rsid w:val="00D75899"/>
    <w:rsid w:val="00D75BE3"/>
    <w:rsid w:val="00D766E9"/>
    <w:rsid w:val="00D772EB"/>
    <w:rsid w:val="00D77B9F"/>
    <w:rsid w:val="00D80B58"/>
    <w:rsid w:val="00D80C41"/>
    <w:rsid w:val="00D80E50"/>
    <w:rsid w:val="00D81417"/>
    <w:rsid w:val="00D816D6"/>
    <w:rsid w:val="00D81CAF"/>
    <w:rsid w:val="00D829F7"/>
    <w:rsid w:val="00D8337A"/>
    <w:rsid w:val="00D8479E"/>
    <w:rsid w:val="00D84ED2"/>
    <w:rsid w:val="00D85158"/>
    <w:rsid w:val="00D854A7"/>
    <w:rsid w:val="00D86158"/>
    <w:rsid w:val="00D8619B"/>
    <w:rsid w:val="00D86A30"/>
    <w:rsid w:val="00D874C9"/>
    <w:rsid w:val="00D87656"/>
    <w:rsid w:val="00D87BC4"/>
    <w:rsid w:val="00D87C4D"/>
    <w:rsid w:val="00D904B3"/>
    <w:rsid w:val="00D91538"/>
    <w:rsid w:val="00D91BD1"/>
    <w:rsid w:val="00D93722"/>
    <w:rsid w:val="00D93792"/>
    <w:rsid w:val="00D944D6"/>
    <w:rsid w:val="00D952D0"/>
    <w:rsid w:val="00D95319"/>
    <w:rsid w:val="00D95724"/>
    <w:rsid w:val="00D957AF"/>
    <w:rsid w:val="00D95C1C"/>
    <w:rsid w:val="00D9692E"/>
    <w:rsid w:val="00D9707F"/>
    <w:rsid w:val="00D972C7"/>
    <w:rsid w:val="00D97446"/>
    <w:rsid w:val="00D97563"/>
    <w:rsid w:val="00D97A7A"/>
    <w:rsid w:val="00D97E84"/>
    <w:rsid w:val="00DA006D"/>
    <w:rsid w:val="00DA0D39"/>
    <w:rsid w:val="00DA129F"/>
    <w:rsid w:val="00DA141A"/>
    <w:rsid w:val="00DA1942"/>
    <w:rsid w:val="00DA1D64"/>
    <w:rsid w:val="00DA2D02"/>
    <w:rsid w:val="00DA3607"/>
    <w:rsid w:val="00DA4794"/>
    <w:rsid w:val="00DA5272"/>
    <w:rsid w:val="00DA5BD7"/>
    <w:rsid w:val="00DA6A73"/>
    <w:rsid w:val="00DA6E85"/>
    <w:rsid w:val="00DA75FC"/>
    <w:rsid w:val="00DA7B85"/>
    <w:rsid w:val="00DB1460"/>
    <w:rsid w:val="00DB1524"/>
    <w:rsid w:val="00DB16DE"/>
    <w:rsid w:val="00DB1E61"/>
    <w:rsid w:val="00DB3B29"/>
    <w:rsid w:val="00DB3EEA"/>
    <w:rsid w:val="00DB49A7"/>
    <w:rsid w:val="00DB5474"/>
    <w:rsid w:val="00DB5779"/>
    <w:rsid w:val="00DB59A9"/>
    <w:rsid w:val="00DB5C69"/>
    <w:rsid w:val="00DB5CFB"/>
    <w:rsid w:val="00DB5DBF"/>
    <w:rsid w:val="00DB68BF"/>
    <w:rsid w:val="00DC01A6"/>
    <w:rsid w:val="00DC02ED"/>
    <w:rsid w:val="00DC04BC"/>
    <w:rsid w:val="00DC24D6"/>
    <w:rsid w:val="00DC25AA"/>
    <w:rsid w:val="00DC315F"/>
    <w:rsid w:val="00DC3165"/>
    <w:rsid w:val="00DC4E0B"/>
    <w:rsid w:val="00DC51D4"/>
    <w:rsid w:val="00DC5C46"/>
    <w:rsid w:val="00DC5DD0"/>
    <w:rsid w:val="00DC5E5D"/>
    <w:rsid w:val="00DC608C"/>
    <w:rsid w:val="00DC6A65"/>
    <w:rsid w:val="00DC7357"/>
    <w:rsid w:val="00DC7EA0"/>
    <w:rsid w:val="00DD0A5C"/>
    <w:rsid w:val="00DD13C6"/>
    <w:rsid w:val="00DD1DB7"/>
    <w:rsid w:val="00DD2623"/>
    <w:rsid w:val="00DD3EC4"/>
    <w:rsid w:val="00DD3EFF"/>
    <w:rsid w:val="00DD40EE"/>
    <w:rsid w:val="00DD4C19"/>
    <w:rsid w:val="00DD5356"/>
    <w:rsid w:val="00DD582A"/>
    <w:rsid w:val="00DD6FD1"/>
    <w:rsid w:val="00DD79F8"/>
    <w:rsid w:val="00DE0876"/>
    <w:rsid w:val="00DE1007"/>
    <w:rsid w:val="00DE15C0"/>
    <w:rsid w:val="00DE17FF"/>
    <w:rsid w:val="00DE200E"/>
    <w:rsid w:val="00DE2536"/>
    <w:rsid w:val="00DE2637"/>
    <w:rsid w:val="00DE2BA5"/>
    <w:rsid w:val="00DE3BAC"/>
    <w:rsid w:val="00DE3C4C"/>
    <w:rsid w:val="00DE3DB3"/>
    <w:rsid w:val="00DE49DA"/>
    <w:rsid w:val="00DE4E01"/>
    <w:rsid w:val="00DE5242"/>
    <w:rsid w:val="00DE631A"/>
    <w:rsid w:val="00DE6995"/>
    <w:rsid w:val="00DE7919"/>
    <w:rsid w:val="00DE7D77"/>
    <w:rsid w:val="00DF093E"/>
    <w:rsid w:val="00DF1547"/>
    <w:rsid w:val="00DF182E"/>
    <w:rsid w:val="00DF1D06"/>
    <w:rsid w:val="00DF1FDD"/>
    <w:rsid w:val="00DF2B27"/>
    <w:rsid w:val="00DF2E40"/>
    <w:rsid w:val="00DF37E2"/>
    <w:rsid w:val="00DF38AD"/>
    <w:rsid w:val="00DF4A73"/>
    <w:rsid w:val="00DF5EC2"/>
    <w:rsid w:val="00DF6671"/>
    <w:rsid w:val="00DF667B"/>
    <w:rsid w:val="00DF6767"/>
    <w:rsid w:val="00DF6B59"/>
    <w:rsid w:val="00DF71EE"/>
    <w:rsid w:val="00DF78F1"/>
    <w:rsid w:val="00DF7952"/>
    <w:rsid w:val="00DF7ABF"/>
    <w:rsid w:val="00E003EE"/>
    <w:rsid w:val="00E00669"/>
    <w:rsid w:val="00E00EC9"/>
    <w:rsid w:val="00E010AF"/>
    <w:rsid w:val="00E01434"/>
    <w:rsid w:val="00E01498"/>
    <w:rsid w:val="00E01666"/>
    <w:rsid w:val="00E0199C"/>
    <w:rsid w:val="00E0228A"/>
    <w:rsid w:val="00E024DD"/>
    <w:rsid w:val="00E02A47"/>
    <w:rsid w:val="00E032F1"/>
    <w:rsid w:val="00E03539"/>
    <w:rsid w:val="00E03990"/>
    <w:rsid w:val="00E03A21"/>
    <w:rsid w:val="00E044B2"/>
    <w:rsid w:val="00E048FF"/>
    <w:rsid w:val="00E05411"/>
    <w:rsid w:val="00E056B4"/>
    <w:rsid w:val="00E05C2D"/>
    <w:rsid w:val="00E10030"/>
    <w:rsid w:val="00E10460"/>
    <w:rsid w:val="00E105BB"/>
    <w:rsid w:val="00E10769"/>
    <w:rsid w:val="00E1177D"/>
    <w:rsid w:val="00E11AE5"/>
    <w:rsid w:val="00E12544"/>
    <w:rsid w:val="00E127A0"/>
    <w:rsid w:val="00E12CAB"/>
    <w:rsid w:val="00E134A9"/>
    <w:rsid w:val="00E13810"/>
    <w:rsid w:val="00E13866"/>
    <w:rsid w:val="00E13DEA"/>
    <w:rsid w:val="00E1437F"/>
    <w:rsid w:val="00E14A35"/>
    <w:rsid w:val="00E15F5F"/>
    <w:rsid w:val="00E160F5"/>
    <w:rsid w:val="00E16607"/>
    <w:rsid w:val="00E17FCF"/>
    <w:rsid w:val="00E21237"/>
    <w:rsid w:val="00E21315"/>
    <w:rsid w:val="00E22364"/>
    <w:rsid w:val="00E22AFA"/>
    <w:rsid w:val="00E23280"/>
    <w:rsid w:val="00E233E8"/>
    <w:rsid w:val="00E23737"/>
    <w:rsid w:val="00E238FC"/>
    <w:rsid w:val="00E23913"/>
    <w:rsid w:val="00E23A65"/>
    <w:rsid w:val="00E24155"/>
    <w:rsid w:val="00E24D6B"/>
    <w:rsid w:val="00E24D71"/>
    <w:rsid w:val="00E251D8"/>
    <w:rsid w:val="00E25417"/>
    <w:rsid w:val="00E25C5E"/>
    <w:rsid w:val="00E25EC3"/>
    <w:rsid w:val="00E262E8"/>
    <w:rsid w:val="00E27173"/>
    <w:rsid w:val="00E30861"/>
    <w:rsid w:val="00E3087C"/>
    <w:rsid w:val="00E31BA9"/>
    <w:rsid w:val="00E31E92"/>
    <w:rsid w:val="00E33215"/>
    <w:rsid w:val="00E33284"/>
    <w:rsid w:val="00E33BCB"/>
    <w:rsid w:val="00E33D40"/>
    <w:rsid w:val="00E34670"/>
    <w:rsid w:val="00E34C9A"/>
    <w:rsid w:val="00E35424"/>
    <w:rsid w:val="00E35765"/>
    <w:rsid w:val="00E357BD"/>
    <w:rsid w:val="00E35A72"/>
    <w:rsid w:val="00E35B69"/>
    <w:rsid w:val="00E36079"/>
    <w:rsid w:val="00E36565"/>
    <w:rsid w:val="00E36CD5"/>
    <w:rsid w:val="00E370B2"/>
    <w:rsid w:val="00E37246"/>
    <w:rsid w:val="00E37325"/>
    <w:rsid w:val="00E37AD0"/>
    <w:rsid w:val="00E37BEF"/>
    <w:rsid w:val="00E403D8"/>
    <w:rsid w:val="00E40FDD"/>
    <w:rsid w:val="00E413FE"/>
    <w:rsid w:val="00E415CB"/>
    <w:rsid w:val="00E417E0"/>
    <w:rsid w:val="00E42A51"/>
    <w:rsid w:val="00E44177"/>
    <w:rsid w:val="00E44604"/>
    <w:rsid w:val="00E4504D"/>
    <w:rsid w:val="00E4521D"/>
    <w:rsid w:val="00E45A26"/>
    <w:rsid w:val="00E47098"/>
    <w:rsid w:val="00E4797B"/>
    <w:rsid w:val="00E47A9C"/>
    <w:rsid w:val="00E47F85"/>
    <w:rsid w:val="00E500BE"/>
    <w:rsid w:val="00E50384"/>
    <w:rsid w:val="00E50C99"/>
    <w:rsid w:val="00E51682"/>
    <w:rsid w:val="00E52077"/>
    <w:rsid w:val="00E52E4C"/>
    <w:rsid w:val="00E52EB4"/>
    <w:rsid w:val="00E53202"/>
    <w:rsid w:val="00E54089"/>
    <w:rsid w:val="00E54F80"/>
    <w:rsid w:val="00E5500F"/>
    <w:rsid w:val="00E557AA"/>
    <w:rsid w:val="00E55A07"/>
    <w:rsid w:val="00E55EF2"/>
    <w:rsid w:val="00E56718"/>
    <w:rsid w:val="00E56812"/>
    <w:rsid w:val="00E56FA0"/>
    <w:rsid w:val="00E5707D"/>
    <w:rsid w:val="00E574E3"/>
    <w:rsid w:val="00E5759D"/>
    <w:rsid w:val="00E57F54"/>
    <w:rsid w:val="00E60383"/>
    <w:rsid w:val="00E6078C"/>
    <w:rsid w:val="00E60C89"/>
    <w:rsid w:val="00E63348"/>
    <w:rsid w:val="00E634B2"/>
    <w:rsid w:val="00E637E4"/>
    <w:rsid w:val="00E637EC"/>
    <w:rsid w:val="00E64555"/>
    <w:rsid w:val="00E64B8B"/>
    <w:rsid w:val="00E64D90"/>
    <w:rsid w:val="00E650BB"/>
    <w:rsid w:val="00E65317"/>
    <w:rsid w:val="00E65628"/>
    <w:rsid w:val="00E6695A"/>
    <w:rsid w:val="00E66F0F"/>
    <w:rsid w:val="00E671B7"/>
    <w:rsid w:val="00E6765C"/>
    <w:rsid w:val="00E7057E"/>
    <w:rsid w:val="00E70D63"/>
    <w:rsid w:val="00E70DD7"/>
    <w:rsid w:val="00E71306"/>
    <w:rsid w:val="00E720DF"/>
    <w:rsid w:val="00E72AAC"/>
    <w:rsid w:val="00E72CED"/>
    <w:rsid w:val="00E72F49"/>
    <w:rsid w:val="00E73276"/>
    <w:rsid w:val="00E7374A"/>
    <w:rsid w:val="00E73A4A"/>
    <w:rsid w:val="00E73F67"/>
    <w:rsid w:val="00E745DF"/>
    <w:rsid w:val="00E74801"/>
    <w:rsid w:val="00E74A5A"/>
    <w:rsid w:val="00E74C15"/>
    <w:rsid w:val="00E75897"/>
    <w:rsid w:val="00E75A26"/>
    <w:rsid w:val="00E7607D"/>
    <w:rsid w:val="00E760C1"/>
    <w:rsid w:val="00E7696A"/>
    <w:rsid w:val="00E77EB4"/>
    <w:rsid w:val="00E80391"/>
    <w:rsid w:val="00E803B8"/>
    <w:rsid w:val="00E80A35"/>
    <w:rsid w:val="00E80A37"/>
    <w:rsid w:val="00E81115"/>
    <w:rsid w:val="00E81F57"/>
    <w:rsid w:val="00E8268F"/>
    <w:rsid w:val="00E82E6C"/>
    <w:rsid w:val="00E84B86"/>
    <w:rsid w:val="00E84EF3"/>
    <w:rsid w:val="00E85573"/>
    <w:rsid w:val="00E85BD2"/>
    <w:rsid w:val="00E8702E"/>
    <w:rsid w:val="00E87159"/>
    <w:rsid w:val="00E878B1"/>
    <w:rsid w:val="00E87F5E"/>
    <w:rsid w:val="00E90047"/>
    <w:rsid w:val="00E90ED1"/>
    <w:rsid w:val="00E91C50"/>
    <w:rsid w:val="00E92D6B"/>
    <w:rsid w:val="00E9300F"/>
    <w:rsid w:val="00E93F0D"/>
    <w:rsid w:val="00E94B5B"/>
    <w:rsid w:val="00E94BB1"/>
    <w:rsid w:val="00E95FBD"/>
    <w:rsid w:val="00E96173"/>
    <w:rsid w:val="00E96598"/>
    <w:rsid w:val="00E973AC"/>
    <w:rsid w:val="00E97881"/>
    <w:rsid w:val="00E97AC8"/>
    <w:rsid w:val="00EA0016"/>
    <w:rsid w:val="00EA078F"/>
    <w:rsid w:val="00EA093A"/>
    <w:rsid w:val="00EA0BE2"/>
    <w:rsid w:val="00EA1827"/>
    <w:rsid w:val="00EA1A7A"/>
    <w:rsid w:val="00EA2213"/>
    <w:rsid w:val="00EA2F7F"/>
    <w:rsid w:val="00EA3196"/>
    <w:rsid w:val="00EA3895"/>
    <w:rsid w:val="00EA418D"/>
    <w:rsid w:val="00EA5873"/>
    <w:rsid w:val="00EA6521"/>
    <w:rsid w:val="00EA7A6C"/>
    <w:rsid w:val="00EA7EF1"/>
    <w:rsid w:val="00EB088D"/>
    <w:rsid w:val="00EB0A56"/>
    <w:rsid w:val="00EB0CF6"/>
    <w:rsid w:val="00EB2344"/>
    <w:rsid w:val="00EB2864"/>
    <w:rsid w:val="00EB2873"/>
    <w:rsid w:val="00EB3850"/>
    <w:rsid w:val="00EB3B35"/>
    <w:rsid w:val="00EB3C8C"/>
    <w:rsid w:val="00EB3F9E"/>
    <w:rsid w:val="00EB4666"/>
    <w:rsid w:val="00EB491A"/>
    <w:rsid w:val="00EB4F61"/>
    <w:rsid w:val="00EB65B8"/>
    <w:rsid w:val="00EB6A26"/>
    <w:rsid w:val="00EB7676"/>
    <w:rsid w:val="00EB76FA"/>
    <w:rsid w:val="00EB7B12"/>
    <w:rsid w:val="00EC03D6"/>
    <w:rsid w:val="00EC0510"/>
    <w:rsid w:val="00EC09BF"/>
    <w:rsid w:val="00EC15C7"/>
    <w:rsid w:val="00EC30C2"/>
    <w:rsid w:val="00EC337D"/>
    <w:rsid w:val="00EC3590"/>
    <w:rsid w:val="00EC3FBE"/>
    <w:rsid w:val="00EC4203"/>
    <w:rsid w:val="00EC43D7"/>
    <w:rsid w:val="00EC4A64"/>
    <w:rsid w:val="00EC61AC"/>
    <w:rsid w:val="00EC61EB"/>
    <w:rsid w:val="00EC6238"/>
    <w:rsid w:val="00EC75FA"/>
    <w:rsid w:val="00EC7918"/>
    <w:rsid w:val="00ED02D9"/>
    <w:rsid w:val="00ED0A28"/>
    <w:rsid w:val="00ED0B58"/>
    <w:rsid w:val="00ED0CCF"/>
    <w:rsid w:val="00ED14EA"/>
    <w:rsid w:val="00ED15D6"/>
    <w:rsid w:val="00ED16BB"/>
    <w:rsid w:val="00ED178E"/>
    <w:rsid w:val="00ED17DC"/>
    <w:rsid w:val="00ED1963"/>
    <w:rsid w:val="00ED216A"/>
    <w:rsid w:val="00ED242E"/>
    <w:rsid w:val="00ED313A"/>
    <w:rsid w:val="00ED36CF"/>
    <w:rsid w:val="00ED38F8"/>
    <w:rsid w:val="00ED3CB7"/>
    <w:rsid w:val="00ED4514"/>
    <w:rsid w:val="00ED50D9"/>
    <w:rsid w:val="00ED6194"/>
    <w:rsid w:val="00ED65DA"/>
    <w:rsid w:val="00ED6866"/>
    <w:rsid w:val="00ED6A4D"/>
    <w:rsid w:val="00ED758B"/>
    <w:rsid w:val="00ED75F9"/>
    <w:rsid w:val="00ED7835"/>
    <w:rsid w:val="00EE08FD"/>
    <w:rsid w:val="00EE0995"/>
    <w:rsid w:val="00EE0D07"/>
    <w:rsid w:val="00EE0F05"/>
    <w:rsid w:val="00EE133E"/>
    <w:rsid w:val="00EE2172"/>
    <w:rsid w:val="00EE2E21"/>
    <w:rsid w:val="00EE3674"/>
    <w:rsid w:val="00EE3C8B"/>
    <w:rsid w:val="00EE4813"/>
    <w:rsid w:val="00EE5235"/>
    <w:rsid w:val="00EE5537"/>
    <w:rsid w:val="00EE5661"/>
    <w:rsid w:val="00EE614D"/>
    <w:rsid w:val="00EE668A"/>
    <w:rsid w:val="00EE6BC5"/>
    <w:rsid w:val="00EE6FE6"/>
    <w:rsid w:val="00EE7190"/>
    <w:rsid w:val="00EE71BF"/>
    <w:rsid w:val="00EF038D"/>
    <w:rsid w:val="00EF0695"/>
    <w:rsid w:val="00EF0920"/>
    <w:rsid w:val="00EF0A07"/>
    <w:rsid w:val="00EF0C49"/>
    <w:rsid w:val="00EF0C82"/>
    <w:rsid w:val="00EF0E60"/>
    <w:rsid w:val="00EF20AC"/>
    <w:rsid w:val="00EF3056"/>
    <w:rsid w:val="00EF3A93"/>
    <w:rsid w:val="00EF3BF2"/>
    <w:rsid w:val="00EF4FB6"/>
    <w:rsid w:val="00EF515B"/>
    <w:rsid w:val="00EF533E"/>
    <w:rsid w:val="00EF5647"/>
    <w:rsid w:val="00EF6222"/>
    <w:rsid w:val="00EF7E2A"/>
    <w:rsid w:val="00EF7E7F"/>
    <w:rsid w:val="00F00BB2"/>
    <w:rsid w:val="00F01031"/>
    <w:rsid w:val="00F01845"/>
    <w:rsid w:val="00F018AE"/>
    <w:rsid w:val="00F01C0C"/>
    <w:rsid w:val="00F01E2F"/>
    <w:rsid w:val="00F02481"/>
    <w:rsid w:val="00F026ED"/>
    <w:rsid w:val="00F030EC"/>
    <w:rsid w:val="00F031A0"/>
    <w:rsid w:val="00F049D1"/>
    <w:rsid w:val="00F04D54"/>
    <w:rsid w:val="00F05083"/>
    <w:rsid w:val="00F05920"/>
    <w:rsid w:val="00F05EB9"/>
    <w:rsid w:val="00F05EBA"/>
    <w:rsid w:val="00F060ED"/>
    <w:rsid w:val="00F060F7"/>
    <w:rsid w:val="00F06340"/>
    <w:rsid w:val="00F071CB"/>
    <w:rsid w:val="00F074B2"/>
    <w:rsid w:val="00F10DFC"/>
    <w:rsid w:val="00F117E5"/>
    <w:rsid w:val="00F11C66"/>
    <w:rsid w:val="00F11ED4"/>
    <w:rsid w:val="00F129F8"/>
    <w:rsid w:val="00F12CEF"/>
    <w:rsid w:val="00F13687"/>
    <w:rsid w:val="00F137AB"/>
    <w:rsid w:val="00F14446"/>
    <w:rsid w:val="00F14D75"/>
    <w:rsid w:val="00F15658"/>
    <w:rsid w:val="00F1600D"/>
    <w:rsid w:val="00F16901"/>
    <w:rsid w:val="00F17267"/>
    <w:rsid w:val="00F17307"/>
    <w:rsid w:val="00F17CE1"/>
    <w:rsid w:val="00F20B53"/>
    <w:rsid w:val="00F21B14"/>
    <w:rsid w:val="00F21C0C"/>
    <w:rsid w:val="00F22611"/>
    <w:rsid w:val="00F227C1"/>
    <w:rsid w:val="00F22E60"/>
    <w:rsid w:val="00F23381"/>
    <w:rsid w:val="00F235E8"/>
    <w:rsid w:val="00F2368D"/>
    <w:rsid w:val="00F238C2"/>
    <w:rsid w:val="00F24FD2"/>
    <w:rsid w:val="00F25752"/>
    <w:rsid w:val="00F25E3C"/>
    <w:rsid w:val="00F25F0E"/>
    <w:rsid w:val="00F26089"/>
    <w:rsid w:val="00F26951"/>
    <w:rsid w:val="00F26B25"/>
    <w:rsid w:val="00F26CB0"/>
    <w:rsid w:val="00F27817"/>
    <w:rsid w:val="00F309BB"/>
    <w:rsid w:val="00F30D68"/>
    <w:rsid w:val="00F30D94"/>
    <w:rsid w:val="00F30DC4"/>
    <w:rsid w:val="00F3129C"/>
    <w:rsid w:val="00F3331F"/>
    <w:rsid w:val="00F3363E"/>
    <w:rsid w:val="00F357F6"/>
    <w:rsid w:val="00F359FF"/>
    <w:rsid w:val="00F35C49"/>
    <w:rsid w:val="00F35C5F"/>
    <w:rsid w:val="00F36772"/>
    <w:rsid w:val="00F36CE4"/>
    <w:rsid w:val="00F36EE8"/>
    <w:rsid w:val="00F3762A"/>
    <w:rsid w:val="00F37C13"/>
    <w:rsid w:val="00F37F04"/>
    <w:rsid w:val="00F40549"/>
    <w:rsid w:val="00F42179"/>
    <w:rsid w:val="00F42BA6"/>
    <w:rsid w:val="00F443DA"/>
    <w:rsid w:val="00F44BD1"/>
    <w:rsid w:val="00F450D6"/>
    <w:rsid w:val="00F453A0"/>
    <w:rsid w:val="00F456A5"/>
    <w:rsid w:val="00F46182"/>
    <w:rsid w:val="00F46457"/>
    <w:rsid w:val="00F4666B"/>
    <w:rsid w:val="00F4681B"/>
    <w:rsid w:val="00F46965"/>
    <w:rsid w:val="00F47579"/>
    <w:rsid w:val="00F47CE6"/>
    <w:rsid w:val="00F509E6"/>
    <w:rsid w:val="00F50FDF"/>
    <w:rsid w:val="00F513FE"/>
    <w:rsid w:val="00F51CCC"/>
    <w:rsid w:val="00F51F24"/>
    <w:rsid w:val="00F520C6"/>
    <w:rsid w:val="00F520E4"/>
    <w:rsid w:val="00F52427"/>
    <w:rsid w:val="00F527F9"/>
    <w:rsid w:val="00F5294C"/>
    <w:rsid w:val="00F52F5E"/>
    <w:rsid w:val="00F52F6C"/>
    <w:rsid w:val="00F5384C"/>
    <w:rsid w:val="00F538EB"/>
    <w:rsid w:val="00F545A1"/>
    <w:rsid w:val="00F55CA2"/>
    <w:rsid w:val="00F561C3"/>
    <w:rsid w:val="00F56889"/>
    <w:rsid w:val="00F56F13"/>
    <w:rsid w:val="00F576C0"/>
    <w:rsid w:val="00F57916"/>
    <w:rsid w:val="00F57997"/>
    <w:rsid w:val="00F600DE"/>
    <w:rsid w:val="00F601FE"/>
    <w:rsid w:val="00F612E1"/>
    <w:rsid w:val="00F61381"/>
    <w:rsid w:val="00F6170B"/>
    <w:rsid w:val="00F61CC8"/>
    <w:rsid w:val="00F61F25"/>
    <w:rsid w:val="00F62E3D"/>
    <w:rsid w:val="00F6365D"/>
    <w:rsid w:val="00F63913"/>
    <w:rsid w:val="00F63C7D"/>
    <w:rsid w:val="00F63DAD"/>
    <w:rsid w:val="00F64912"/>
    <w:rsid w:val="00F65F44"/>
    <w:rsid w:val="00F66D0B"/>
    <w:rsid w:val="00F66EAB"/>
    <w:rsid w:val="00F67268"/>
    <w:rsid w:val="00F67ABF"/>
    <w:rsid w:val="00F67E1C"/>
    <w:rsid w:val="00F70266"/>
    <w:rsid w:val="00F711E0"/>
    <w:rsid w:val="00F71548"/>
    <w:rsid w:val="00F71839"/>
    <w:rsid w:val="00F71914"/>
    <w:rsid w:val="00F71BC6"/>
    <w:rsid w:val="00F71E5A"/>
    <w:rsid w:val="00F721B2"/>
    <w:rsid w:val="00F72E82"/>
    <w:rsid w:val="00F7345A"/>
    <w:rsid w:val="00F73D4F"/>
    <w:rsid w:val="00F73F64"/>
    <w:rsid w:val="00F74088"/>
    <w:rsid w:val="00F74722"/>
    <w:rsid w:val="00F74B4B"/>
    <w:rsid w:val="00F7563B"/>
    <w:rsid w:val="00F7657D"/>
    <w:rsid w:val="00F7663E"/>
    <w:rsid w:val="00F76B7D"/>
    <w:rsid w:val="00F7709F"/>
    <w:rsid w:val="00F7741B"/>
    <w:rsid w:val="00F77A32"/>
    <w:rsid w:val="00F80465"/>
    <w:rsid w:val="00F8071B"/>
    <w:rsid w:val="00F8076F"/>
    <w:rsid w:val="00F80C34"/>
    <w:rsid w:val="00F80DDE"/>
    <w:rsid w:val="00F812E2"/>
    <w:rsid w:val="00F8158F"/>
    <w:rsid w:val="00F82295"/>
    <w:rsid w:val="00F82593"/>
    <w:rsid w:val="00F830A3"/>
    <w:rsid w:val="00F838AE"/>
    <w:rsid w:val="00F83A40"/>
    <w:rsid w:val="00F8406A"/>
    <w:rsid w:val="00F84128"/>
    <w:rsid w:val="00F8423A"/>
    <w:rsid w:val="00F84839"/>
    <w:rsid w:val="00F84BBD"/>
    <w:rsid w:val="00F858D8"/>
    <w:rsid w:val="00F85C93"/>
    <w:rsid w:val="00F873FD"/>
    <w:rsid w:val="00F90FBB"/>
    <w:rsid w:val="00F91260"/>
    <w:rsid w:val="00F92D39"/>
    <w:rsid w:val="00F92E4F"/>
    <w:rsid w:val="00F92E6C"/>
    <w:rsid w:val="00F93931"/>
    <w:rsid w:val="00F9429A"/>
    <w:rsid w:val="00F946F2"/>
    <w:rsid w:val="00F95151"/>
    <w:rsid w:val="00F95706"/>
    <w:rsid w:val="00F95989"/>
    <w:rsid w:val="00F9637E"/>
    <w:rsid w:val="00F965D9"/>
    <w:rsid w:val="00F96708"/>
    <w:rsid w:val="00F96724"/>
    <w:rsid w:val="00F976B5"/>
    <w:rsid w:val="00F97855"/>
    <w:rsid w:val="00F97936"/>
    <w:rsid w:val="00F97C3A"/>
    <w:rsid w:val="00FA176F"/>
    <w:rsid w:val="00FA20A3"/>
    <w:rsid w:val="00FA232C"/>
    <w:rsid w:val="00FA2D92"/>
    <w:rsid w:val="00FA312B"/>
    <w:rsid w:val="00FA3CF2"/>
    <w:rsid w:val="00FA4668"/>
    <w:rsid w:val="00FA4B73"/>
    <w:rsid w:val="00FA4E32"/>
    <w:rsid w:val="00FA5873"/>
    <w:rsid w:val="00FA60EE"/>
    <w:rsid w:val="00FA6B97"/>
    <w:rsid w:val="00FA6CD8"/>
    <w:rsid w:val="00FA7000"/>
    <w:rsid w:val="00FA75BA"/>
    <w:rsid w:val="00FA780C"/>
    <w:rsid w:val="00FB2164"/>
    <w:rsid w:val="00FB2E0D"/>
    <w:rsid w:val="00FB3135"/>
    <w:rsid w:val="00FB4651"/>
    <w:rsid w:val="00FB4F6C"/>
    <w:rsid w:val="00FB54D0"/>
    <w:rsid w:val="00FB6361"/>
    <w:rsid w:val="00FB6E89"/>
    <w:rsid w:val="00FB7034"/>
    <w:rsid w:val="00FC04E8"/>
    <w:rsid w:val="00FC09B0"/>
    <w:rsid w:val="00FC0B03"/>
    <w:rsid w:val="00FC0BEC"/>
    <w:rsid w:val="00FC1B03"/>
    <w:rsid w:val="00FC24C3"/>
    <w:rsid w:val="00FC264B"/>
    <w:rsid w:val="00FC282C"/>
    <w:rsid w:val="00FC2C5F"/>
    <w:rsid w:val="00FC2E62"/>
    <w:rsid w:val="00FC2F60"/>
    <w:rsid w:val="00FC31B5"/>
    <w:rsid w:val="00FC3540"/>
    <w:rsid w:val="00FC3AFD"/>
    <w:rsid w:val="00FC4957"/>
    <w:rsid w:val="00FC4C72"/>
    <w:rsid w:val="00FC6473"/>
    <w:rsid w:val="00FC703F"/>
    <w:rsid w:val="00FC7663"/>
    <w:rsid w:val="00FC770E"/>
    <w:rsid w:val="00FC783C"/>
    <w:rsid w:val="00FC7C93"/>
    <w:rsid w:val="00FD0187"/>
    <w:rsid w:val="00FD05DE"/>
    <w:rsid w:val="00FD13A5"/>
    <w:rsid w:val="00FD18BB"/>
    <w:rsid w:val="00FD1AE1"/>
    <w:rsid w:val="00FD1EA6"/>
    <w:rsid w:val="00FD2F3B"/>
    <w:rsid w:val="00FD309B"/>
    <w:rsid w:val="00FD31A0"/>
    <w:rsid w:val="00FD39A0"/>
    <w:rsid w:val="00FD3F0C"/>
    <w:rsid w:val="00FD4117"/>
    <w:rsid w:val="00FD434D"/>
    <w:rsid w:val="00FD4442"/>
    <w:rsid w:val="00FD511D"/>
    <w:rsid w:val="00FD569F"/>
    <w:rsid w:val="00FD5C0F"/>
    <w:rsid w:val="00FD6306"/>
    <w:rsid w:val="00FD6BE4"/>
    <w:rsid w:val="00FD6E59"/>
    <w:rsid w:val="00FD775F"/>
    <w:rsid w:val="00FD7842"/>
    <w:rsid w:val="00FD7C72"/>
    <w:rsid w:val="00FD7EAA"/>
    <w:rsid w:val="00FD7EC1"/>
    <w:rsid w:val="00FD7F23"/>
    <w:rsid w:val="00FE0296"/>
    <w:rsid w:val="00FE042F"/>
    <w:rsid w:val="00FE11F6"/>
    <w:rsid w:val="00FE1262"/>
    <w:rsid w:val="00FE1678"/>
    <w:rsid w:val="00FE2636"/>
    <w:rsid w:val="00FE2C44"/>
    <w:rsid w:val="00FE2E7D"/>
    <w:rsid w:val="00FE3396"/>
    <w:rsid w:val="00FE4C28"/>
    <w:rsid w:val="00FE50BB"/>
    <w:rsid w:val="00FE5433"/>
    <w:rsid w:val="00FE5930"/>
    <w:rsid w:val="00FE64A1"/>
    <w:rsid w:val="00FE655C"/>
    <w:rsid w:val="00FE6C86"/>
    <w:rsid w:val="00FE73C6"/>
    <w:rsid w:val="00FE7A28"/>
    <w:rsid w:val="00FE7A90"/>
    <w:rsid w:val="00FF00C7"/>
    <w:rsid w:val="00FF0398"/>
    <w:rsid w:val="00FF072B"/>
    <w:rsid w:val="00FF0823"/>
    <w:rsid w:val="00FF1FF3"/>
    <w:rsid w:val="00FF23A7"/>
    <w:rsid w:val="00FF29A7"/>
    <w:rsid w:val="00FF2DE0"/>
    <w:rsid w:val="00FF387B"/>
    <w:rsid w:val="00FF392C"/>
    <w:rsid w:val="00FF3EF9"/>
    <w:rsid w:val="00FF44D6"/>
    <w:rsid w:val="00FF4BB2"/>
    <w:rsid w:val="00FF4C23"/>
    <w:rsid w:val="00FF50E6"/>
    <w:rsid w:val="00FF6456"/>
    <w:rsid w:val="00FF70E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C0749"/>
  <w15:chartTrackingRefBased/>
  <w15:docId w15:val="{BE284053-C5B2-42E0-8DA4-31FC7BEF1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F2C51"/>
    <w:pPr>
      <w:spacing w:line="360" w:lineRule="auto"/>
      <w:jc w:val="both"/>
    </w:pPr>
    <w:rPr>
      <w:rFonts w:ascii="Times New Roman" w:hAnsi="Times New Roman"/>
      <w:sz w:val="24"/>
      <w:lang w:val="en-US"/>
    </w:rPr>
  </w:style>
  <w:style w:type="paragraph" w:styleId="Heading1">
    <w:name w:val="heading 1"/>
    <w:basedOn w:val="Normal"/>
    <w:next w:val="TOC1"/>
    <w:link w:val="Heading1Char"/>
    <w:uiPriority w:val="9"/>
    <w:qFormat/>
    <w:rsid w:val="00CA4202"/>
    <w:pPr>
      <w:keepNext/>
      <w:numPr>
        <w:numId w:val="3"/>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3"/>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3"/>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A6905"/>
    <w:pPr>
      <w:keepNext/>
      <w:keepLines/>
      <w:numPr>
        <w:ilvl w:val="3"/>
        <w:numId w:val="3"/>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3"/>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3"/>
      </w:numPr>
      <w:tabs>
        <w:tab w:val="num" w:pos="360"/>
      </w:tabs>
      <w:spacing w:before="40" w:after="0"/>
      <w:ind w:left="0" w:firstLine="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3"/>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3"/>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lang w:val="en-US"/>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2"/>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1"/>
      </w:numPr>
    </w:pPr>
  </w:style>
  <w:style w:type="character" w:customStyle="1" w:styleId="Heading4Char">
    <w:name w:val="Heading 4 Char"/>
    <w:basedOn w:val="DefaultParagraphFont"/>
    <w:link w:val="Heading4"/>
    <w:uiPriority w:val="9"/>
    <w:rsid w:val="00AA6905"/>
    <w:rPr>
      <w:rFonts w:ascii="Times New Roman" w:eastAsiaTheme="majorEastAsia" w:hAnsi="Times New Roman" w:cstheme="majorBidi"/>
      <w:b/>
      <w:iCs/>
      <w:color w:val="000000" w:themeColor="text1"/>
      <w:sz w:val="24"/>
      <w:lang w:val="en-US"/>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lang w:val="en-US"/>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lang w:val="en-US"/>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lang w:val="en-US"/>
    </w:rPr>
  </w:style>
  <w:style w:type="paragraph" w:customStyle="1" w:styleId="Chapter">
    <w:name w:val="Chapter"/>
    <w:basedOn w:val="ListParagraph"/>
    <w:link w:val="ChapterChar"/>
    <w:rsid w:val="00CA4202"/>
    <w:pPr>
      <w:numPr>
        <w:numId w:val="4"/>
      </w:numPr>
      <w:spacing w:after="600"/>
      <w:contextualSpacing w:val="0"/>
      <w:jc w:val="center"/>
    </w:pPr>
    <w:rPr>
      <w:rFonts w:cs="Times New Roman"/>
      <w:b/>
      <w:caps/>
      <w:szCs w:val="24"/>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rPr>
  </w:style>
  <w:style w:type="paragraph" w:styleId="Bibliography">
    <w:name w:val="Bibliography"/>
    <w:basedOn w:val="Normal"/>
    <w:next w:val="Normal"/>
    <w:uiPriority w:val="37"/>
    <w:unhideWhenUsed/>
    <w:rsid w:val="0046154F"/>
  </w:style>
  <w:style w:type="paragraph" w:customStyle="1" w:styleId="ParText">
    <w:name w:val="ParText"/>
    <w:basedOn w:val="Normal"/>
    <w:link w:val="ParTextChar"/>
    <w:qFormat/>
    <w:rsid w:val="008D2605"/>
  </w:style>
  <w:style w:type="character" w:customStyle="1" w:styleId="ParTextChar">
    <w:name w:val="ParText Char"/>
    <w:basedOn w:val="DefaultParagraphFont"/>
    <w:link w:val="ParText"/>
    <w:rsid w:val="008D2605"/>
    <w:rPr>
      <w:rFonts w:ascii="Times New Roman" w:hAnsi="Times New Roman"/>
      <w:sz w:val="24"/>
      <w:lang w:val="en-US"/>
    </w:rPr>
  </w:style>
  <w:style w:type="paragraph" w:styleId="FootnoteText">
    <w:name w:val="footnote text"/>
    <w:basedOn w:val="Normal"/>
    <w:link w:val="FootnoteTextChar"/>
    <w:uiPriority w:val="99"/>
    <w:semiHidden/>
    <w:unhideWhenUsed/>
    <w:rsid w:val="00D246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649"/>
    <w:rPr>
      <w:rFonts w:ascii="Times New Roman" w:hAnsi="Times New Roman"/>
      <w:sz w:val="20"/>
      <w:szCs w:val="20"/>
      <w:lang w:val="en-US"/>
    </w:rPr>
  </w:style>
  <w:style w:type="character" w:styleId="FootnoteReference">
    <w:name w:val="footnote reference"/>
    <w:basedOn w:val="DefaultParagraphFont"/>
    <w:uiPriority w:val="99"/>
    <w:semiHidden/>
    <w:unhideWhenUsed/>
    <w:rsid w:val="00D24649"/>
    <w:rPr>
      <w:vertAlign w:val="superscript"/>
    </w:rPr>
  </w:style>
  <w:style w:type="table" w:styleId="GridTable7Colorful">
    <w:name w:val="Grid Table 7 Colorful"/>
    <w:basedOn w:val="TableNormal"/>
    <w:uiPriority w:val="52"/>
    <w:rsid w:val="00FD1E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64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659BB"/>
    <w:rPr>
      <w:b/>
      <w:bCs/>
    </w:rPr>
  </w:style>
  <w:style w:type="character" w:styleId="Emphasis">
    <w:name w:val="Emphasis"/>
    <w:basedOn w:val="DefaultParagraphFont"/>
    <w:uiPriority w:val="20"/>
    <w:qFormat/>
    <w:rsid w:val="00D659BB"/>
    <w:rPr>
      <w:i/>
      <w:iCs/>
    </w:rPr>
  </w:style>
  <w:style w:type="table" w:styleId="GridTable1Light">
    <w:name w:val="Grid Table 1 Light"/>
    <w:basedOn w:val="TableNormal"/>
    <w:uiPriority w:val="46"/>
    <w:rsid w:val="00D659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604E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4E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15F93"/>
    <w:rPr>
      <w:rFonts w:cs="Times New Roman"/>
      <w:szCs w:val="24"/>
    </w:rPr>
  </w:style>
  <w:style w:type="paragraph" w:customStyle="1" w:styleId="ThesisTempCover">
    <w:name w:val="Thesis_Temp_Cover"/>
    <w:basedOn w:val="ListParagraph"/>
    <w:link w:val="ThesisTempCoverChar"/>
    <w:qFormat/>
    <w:rsid w:val="00F238C2"/>
    <w:pPr>
      <w:numPr>
        <w:numId w:val="6"/>
      </w:numPr>
      <w:spacing w:after="0" w:line="240" w:lineRule="auto"/>
    </w:pPr>
    <w:rPr>
      <w:rFonts w:asciiTheme="minorHAnsi" w:hAnsiTheme="minorHAnsi" w:cstheme="minorHAnsi"/>
      <w:sz w:val="20"/>
      <w:szCs w:val="20"/>
    </w:rPr>
  </w:style>
  <w:style w:type="character" w:customStyle="1" w:styleId="ThesisTempCoverChar">
    <w:name w:val="Thesis_Temp_Cover Char"/>
    <w:basedOn w:val="DefaultParagraphFont"/>
    <w:link w:val="ThesisTempCover"/>
    <w:rsid w:val="00F238C2"/>
    <w:rPr>
      <w:rFonts w:cstheme="minorHAnsi"/>
      <w:sz w:val="20"/>
      <w:szCs w:val="20"/>
      <w:lang w:val="en-US"/>
    </w:rPr>
  </w:style>
  <w:style w:type="paragraph" w:styleId="NoSpacing">
    <w:name w:val="No Spacing"/>
    <w:uiPriority w:val="1"/>
    <w:qFormat/>
    <w:rsid w:val="000B16E6"/>
    <w:pPr>
      <w:spacing w:after="0" w:line="240" w:lineRule="auto"/>
      <w:jc w:val="both"/>
    </w:pPr>
    <w:rPr>
      <w:rFonts w:ascii="Times New Roman" w:hAnsi="Times New Roman"/>
      <w:sz w:val="24"/>
      <w:lang w:val="en-US"/>
    </w:rPr>
  </w:style>
  <w:style w:type="paragraph" w:styleId="TOC4">
    <w:name w:val="toc 4"/>
    <w:basedOn w:val="Normal"/>
    <w:next w:val="Normal"/>
    <w:autoRedefine/>
    <w:uiPriority w:val="39"/>
    <w:unhideWhenUsed/>
    <w:rsid w:val="000B16E6"/>
    <w:pPr>
      <w:spacing w:after="100" w:line="278" w:lineRule="auto"/>
      <w:ind w:left="720"/>
      <w:jc w:val="left"/>
    </w:pPr>
    <w:rPr>
      <w:rFonts w:asciiTheme="minorHAnsi" w:eastAsiaTheme="minorEastAsia" w:hAnsiTheme="minorHAnsi"/>
      <w:kern w:val="2"/>
      <w:szCs w:val="24"/>
      <w:lang w:val="tr-TR" w:eastAsia="tr-TR"/>
      <w14:ligatures w14:val="standardContextual"/>
    </w:rPr>
  </w:style>
  <w:style w:type="paragraph" w:styleId="TOC5">
    <w:name w:val="toc 5"/>
    <w:basedOn w:val="Normal"/>
    <w:next w:val="Normal"/>
    <w:autoRedefine/>
    <w:uiPriority w:val="39"/>
    <w:unhideWhenUsed/>
    <w:rsid w:val="000B16E6"/>
    <w:pPr>
      <w:spacing w:after="100" w:line="278" w:lineRule="auto"/>
      <w:ind w:left="960"/>
      <w:jc w:val="left"/>
    </w:pPr>
    <w:rPr>
      <w:rFonts w:asciiTheme="minorHAnsi" w:eastAsiaTheme="minorEastAsia" w:hAnsiTheme="minorHAnsi"/>
      <w:kern w:val="2"/>
      <w:szCs w:val="24"/>
      <w:lang w:val="tr-TR" w:eastAsia="tr-TR"/>
      <w14:ligatures w14:val="standardContextual"/>
    </w:rPr>
  </w:style>
  <w:style w:type="paragraph" w:styleId="TOC6">
    <w:name w:val="toc 6"/>
    <w:basedOn w:val="Normal"/>
    <w:next w:val="Normal"/>
    <w:autoRedefine/>
    <w:uiPriority w:val="39"/>
    <w:unhideWhenUsed/>
    <w:rsid w:val="000B16E6"/>
    <w:pPr>
      <w:spacing w:after="100" w:line="278" w:lineRule="auto"/>
      <w:ind w:left="1200"/>
      <w:jc w:val="left"/>
    </w:pPr>
    <w:rPr>
      <w:rFonts w:asciiTheme="minorHAnsi" w:eastAsiaTheme="minorEastAsia" w:hAnsiTheme="minorHAnsi"/>
      <w:kern w:val="2"/>
      <w:szCs w:val="24"/>
      <w:lang w:val="tr-TR" w:eastAsia="tr-TR"/>
      <w14:ligatures w14:val="standardContextual"/>
    </w:rPr>
  </w:style>
  <w:style w:type="paragraph" w:styleId="TOC7">
    <w:name w:val="toc 7"/>
    <w:basedOn w:val="Normal"/>
    <w:next w:val="Normal"/>
    <w:autoRedefine/>
    <w:uiPriority w:val="39"/>
    <w:unhideWhenUsed/>
    <w:rsid w:val="000B16E6"/>
    <w:pPr>
      <w:spacing w:after="100" w:line="278" w:lineRule="auto"/>
      <w:ind w:left="1440"/>
      <w:jc w:val="left"/>
    </w:pPr>
    <w:rPr>
      <w:rFonts w:asciiTheme="minorHAnsi" w:eastAsiaTheme="minorEastAsia" w:hAnsiTheme="minorHAnsi"/>
      <w:kern w:val="2"/>
      <w:szCs w:val="24"/>
      <w:lang w:val="tr-TR" w:eastAsia="tr-TR"/>
      <w14:ligatures w14:val="standardContextual"/>
    </w:rPr>
  </w:style>
  <w:style w:type="paragraph" w:styleId="TOC8">
    <w:name w:val="toc 8"/>
    <w:basedOn w:val="Normal"/>
    <w:next w:val="Normal"/>
    <w:autoRedefine/>
    <w:uiPriority w:val="39"/>
    <w:unhideWhenUsed/>
    <w:rsid w:val="000B16E6"/>
    <w:pPr>
      <w:spacing w:after="100" w:line="278" w:lineRule="auto"/>
      <w:ind w:left="1680"/>
      <w:jc w:val="left"/>
    </w:pPr>
    <w:rPr>
      <w:rFonts w:asciiTheme="minorHAnsi" w:eastAsiaTheme="minorEastAsia" w:hAnsiTheme="minorHAnsi"/>
      <w:kern w:val="2"/>
      <w:szCs w:val="24"/>
      <w:lang w:val="tr-TR" w:eastAsia="tr-TR"/>
      <w14:ligatures w14:val="standardContextual"/>
    </w:rPr>
  </w:style>
  <w:style w:type="paragraph" w:styleId="TOC9">
    <w:name w:val="toc 9"/>
    <w:basedOn w:val="Normal"/>
    <w:next w:val="Normal"/>
    <w:autoRedefine/>
    <w:uiPriority w:val="39"/>
    <w:unhideWhenUsed/>
    <w:rsid w:val="000B16E6"/>
    <w:pPr>
      <w:spacing w:after="100" w:line="278" w:lineRule="auto"/>
      <w:ind w:left="1920"/>
      <w:jc w:val="left"/>
    </w:pPr>
    <w:rPr>
      <w:rFonts w:asciiTheme="minorHAnsi" w:eastAsiaTheme="minorEastAsia" w:hAnsiTheme="minorHAnsi"/>
      <w:kern w:val="2"/>
      <w:szCs w:val="24"/>
      <w:lang w:val="tr-TR" w:eastAsia="tr-TR"/>
      <w14:ligatures w14:val="standardContextual"/>
    </w:rPr>
  </w:style>
  <w:style w:type="character" w:customStyle="1" w:styleId="katex-mathml">
    <w:name w:val="katex-mathml"/>
    <w:basedOn w:val="DefaultParagraphFont"/>
    <w:rsid w:val="002B6A51"/>
  </w:style>
  <w:style w:type="character" w:customStyle="1" w:styleId="mopen">
    <w:name w:val="mopen"/>
    <w:basedOn w:val="DefaultParagraphFont"/>
    <w:rsid w:val="002B6A51"/>
  </w:style>
  <w:style w:type="character" w:customStyle="1" w:styleId="mord">
    <w:name w:val="mord"/>
    <w:basedOn w:val="DefaultParagraphFont"/>
    <w:rsid w:val="002B6A51"/>
  </w:style>
  <w:style w:type="character" w:customStyle="1" w:styleId="mpunct">
    <w:name w:val="mpunct"/>
    <w:basedOn w:val="DefaultParagraphFont"/>
    <w:rsid w:val="002B6A51"/>
  </w:style>
  <w:style w:type="character" w:customStyle="1" w:styleId="mclose">
    <w:name w:val="mclose"/>
    <w:basedOn w:val="DefaultParagraphFont"/>
    <w:rsid w:val="002B6A51"/>
  </w:style>
  <w:style w:type="table" w:styleId="PlainTable2">
    <w:name w:val="Plain Table 2"/>
    <w:basedOn w:val="TableNormal"/>
    <w:uiPriority w:val="42"/>
    <w:rsid w:val="006E08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D5513B"/>
    <w:rPr>
      <w:color w:val="954F72" w:themeColor="followedHyperlink"/>
      <w:u w:val="single"/>
    </w:rPr>
  </w:style>
  <w:style w:type="character" w:customStyle="1" w:styleId="relative">
    <w:name w:val="relative"/>
    <w:basedOn w:val="DefaultParagraphFont"/>
    <w:rsid w:val="00B85CFB"/>
  </w:style>
  <w:style w:type="paragraph" w:customStyle="1" w:styleId="not-prose">
    <w:name w:val="not-prose"/>
    <w:basedOn w:val="Normal"/>
    <w:rsid w:val="00B85CFB"/>
    <w:pPr>
      <w:spacing w:before="100" w:beforeAutospacing="1" w:after="100" w:afterAutospacing="1" w:line="240" w:lineRule="auto"/>
      <w:jc w:val="left"/>
    </w:pPr>
    <w:rPr>
      <w:rFonts w:eastAsia="Times New Roman" w:cs="Times New Roman"/>
      <w:szCs w:val="24"/>
      <w:lang w:val="tr-TR" w:eastAsia="tr-TR"/>
    </w:rPr>
  </w:style>
  <w:style w:type="character" w:customStyle="1" w:styleId="vlist-s">
    <w:name w:val="vlist-s"/>
    <w:basedOn w:val="DefaultParagraphFont"/>
    <w:rsid w:val="00812FD4"/>
  </w:style>
  <w:style w:type="character" w:customStyle="1" w:styleId="mrel">
    <w:name w:val="mrel"/>
    <w:basedOn w:val="DefaultParagraphFont"/>
    <w:rsid w:val="0060705F"/>
  </w:style>
  <w:style w:type="paragraph" w:customStyle="1" w:styleId="font-claude-response-body">
    <w:name w:val="font-claude-response-body"/>
    <w:basedOn w:val="Normal"/>
    <w:rsid w:val="00B563DF"/>
    <w:pPr>
      <w:spacing w:before="100" w:beforeAutospacing="1" w:after="100" w:afterAutospacing="1" w:line="240" w:lineRule="auto"/>
      <w:jc w:val="left"/>
    </w:pPr>
    <w:rPr>
      <w:rFonts w:eastAsia="Times New Roman" w:cs="Times New Roman"/>
      <w:szCs w:val="24"/>
      <w:lang w:val="tr-TR" w:eastAsia="tr-TR"/>
    </w:rPr>
  </w:style>
  <w:style w:type="paragraph" w:customStyle="1" w:styleId="msonormal0">
    <w:name w:val="msonormal"/>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katex">
    <w:name w:val="katex"/>
    <w:basedOn w:val="DefaultParagraphFont"/>
    <w:rsid w:val="00736416"/>
  </w:style>
  <w:style w:type="character" w:customStyle="1" w:styleId="katex-html">
    <w:name w:val="katex-html"/>
    <w:basedOn w:val="DefaultParagraphFont"/>
    <w:rsid w:val="00736416"/>
  </w:style>
  <w:style w:type="character" w:customStyle="1" w:styleId="base">
    <w:name w:val="base"/>
    <w:basedOn w:val="DefaultParagraphFont"/>
    <w:rsid w:val="00736416"/>
  </w:style>
  <w:style w:type="character" w:customStyle="1" w:styleId="strut">
    <w:name w:val="strut"/>
    <w:basedOn w:val="DefaultParagraphFont"/>
    <w:rsid w:val="00736416"/>
  </w:style>
  <w:style w:type="character" w:customStyle="1" w:styleId="msupsub">
    <w:name w:val="msupsub"/>
    <w:basedOn w:val="DefaultParagraphFont"/>
    <w:rsid w:val="00736416"/>
  </w:style>
  <w:style w:type="character" w:customStyle="1" w:styleId="vlist-t">
    <w:name w:val="vlist-t"/>
    <w:basedOn w:val="DefaultParagraphFont"/>
    <w:rsid w:val="00736416"/>
  </w:style>
  <w:style w:type="character" w:customStyle="1" w:styleId="vlist-r">
    <w:name w:val="vlist-r"/>
    <w:basedOn w:val="DefaultParagraphFont"/>
    <w:rsid w:val="00736416"/>
  </w:style>
  <w:style w:type="character" w:customStyle="1" w:styleId="vlist">
    <w:name w:val="vlist"/>
    <w:basedOn w:val="DefaultParagraphFont"/>
    <w:rsid w:val="00736416"/>
  </w:style>
  <w:style w:type="character" w:customStyle="1" w:styleId="pstrut">
    <w:name w:val="pstrut"/>
    <w:basedOn w:val="DefaultParagraphFont"/>
    <w:rsid w:val="00736416"/>
  </w:style>
  <w:style w:type="character" w:customStyle="1" w:styleId="sizing">
    <w:name w:val="sizing"/>
    <w:basedOn w:val="DefaultParagraphFont"/>
    <w:rsid w:val="00736416"/>
  </w:style>
  <w:style w:type="character" w:customStyle="1" w:styleId="mspace">
    <w:name w:val="mspace"/>
    <w:basedOn w:val="DefaultParagraphFont"/>
    <w:rsid w:val="00736416"/>
  </w:style>
  <w:style w:type="character" w:customStyle="1" w:styleId="katex-display">
    <w:name w:val="katex-display"/>
    <w:basedOn w:val="DefaultParagraphFont"/>
    <w:rsid w:val="00736416"/>
  </w:style>
  <w:style w:type="character" w:customStyle="1" w:styleId="mop">
    <w:name w:val="mop"/>
    <w:basedOn w:val="DefaultParagraphFont"/>
    <w:rsid w:val="00736416"/>
  </w:style>
  <w:style w:type="character" w:customStyle="1" w:styleId="minner">
    <w:name w:val="minner"/>
    <w:basedOn w:val="DefaultParagraphFont"/>
    <w:rsid w:val="00736416"/>
  </w:style>
  <w:style w:type="character" w:customStyle="1" w:styleId="delimsizing">
    <w:name w:val="delimsizing"/>
    <w:basedOn w:val="DefaultParagraphFont"/>
    <w:rsid w:val="00736416"/>
  </w:style>
  <w:style w:type="character" w:customStyle="1" w:styleId="mfrac">
    <w:name w:val="mfrac"/>
    <w:basedOn w:val="DefaultParagraphFont"/>
    <w:rsid w:val="00736416"/>
  </w:style>
  <w:style w:type="character" w:customStyle="1" w:styleId="frac-line">
    <w:name w:val="frac-line"/>
    <w:basedOn w:val="DefaultParagraphFont"/>
    <w:rsid w:val="00736416"/>
  </w:style>
  <w:style w:type="character" w:customStyle="1" w:styleId="mbin">
    <w:name w:val="mbin"/>
    <w:basedOn w:val="DefaultParagraphFont"/>
    <w:rsid w:val="00736416"/>
  </w:style>
  <w:style w:type="character" w:customStyle="1" w:styleId="accent-body">
    <w:name w:val="accent-body"/>
    <w:basedOn w:val="DefaultParagraphFont"/>
    <w:rsid w:val="00736416"/>
  </w:style>
  <w:style w:type="character" w:customStyle="1" w:styleId="delimsizinginner">
    <w:name w:val="delimsizinginner"/>
    <w:basedOn w:val="DefaultParagraphFont"/>
    <w:rsid w:val="00736416"/>
  </w:style>
  <w:style w:type="character" w:customStyle="1" w:styleId="mtable">
    <w:name w:val="mtable"/>
    <w:basedOn w:val="DefaultParagraphFont"/>
    <w:rsid w:val="00736416"/>
  </w:style>
  <w:style w:type="character" w:customStyle="1" w:styleId="col-align-l">
    <w:name w:val="col-align-l"/>
    <w:basedOn w:val="DefaultParagraphFont"/>
    <w:rsid w:val="00736416"/>
  </w:style>
  <w:style w:type="character" w:customStyle="1" w:styleId="arraycolsep">
    <w:name w:val="arraycolsep"/>
    <w:basedOn w:val="DefaultParagraphFont"/>
    <w:rsid w:val="00736416"/>
  </w:style>
  <w:style w:type="paragraph" w:customStyle="1" w:styleId="font-ui">
    <w:name w:val="font-ui"/>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font-base">
    <w:name w:val="font-base"/>
    <w:basedOn w:val="DefaultParagraphFont"/>
    <w:rsid w:val="00736416"/>
  </w:style>
  <w:style w:type="character" w:customStyle="1" w:styleId="text-text-500">
    <w:name w:val="text-text-500"/>
    <w:basedOn w:val="DefaultParagraphFont"/>
    <w:rsid w:val="00736416"/>
  </w:style>
  <w:style w:type="character" w:customStyle="1" w:styleId="mtight">
    <w:name w:val="mtight"/>
    <w:basedOn w:val="DefaultParagraphFont"/>
    <w:rsid w:val="00736416"/>
  </w:style>
  <w:style w:type="character" w:styleId="HTMLCode">
    <w:name w:val="HTML Code"/>
    <w:basedOn w:val="DefaultParagraphFont"/>
    <w:uiPriority w:val="99"/>
    <w:semiHidden/>
    <w:unhideWhenUsed/>
    <w:rsid w:val="003433D5"/>
    <w:rPr>
      <w:rFonts w:ascii="Courier New" w:eastAsia="Times New Roman" w:hAnsi="Courier New" w:cs="Courier New"/>
      <w:sz w:val="20"/>
      <w:szCs w:val="20"/>
    </w:rPr>
  </w:style>
  <w:style w:type="paragraph" w:styleId="BodyText">
    <w:name w:val="Body Text"/>
    <w:basedOn w:val="Normal"/>
    <w:link w:val="BodyTextChar"/>
    <w:rsid w:val="007518BE"/>
    <w:pPr>
      <w:spacing w:before="180" w:after="180" w:line="240" w:lineRule="auto"/>
      <w:jc w:val="left"/>
    </w:pPr>
    <w:rPr>
      <w:rFonts w:asciiTheme="minorHAnsi" w:hAnsiTheme="minorHAnsi"/>
      <w:szCs w:val="24"/>
    </w:rPr>
  </w:style>
  <w:style w:type="character" w:customStyle="1" w:styleId="BodyTextChar">
    <w:name w:val="Body Text Char"/>
    <w:basedOn w:val="DefaultParagraphFont"/>
    <w:link w:val="BodyText"/>
    <w:rsid w:val="007518BE"/>
    <w:rPr>
      <w:sz w:val="24"/>
      <w:szCs w:val="24"/>
      <w:lang w:val="en-US"/>
    </w:rPr>
  </w:style>
  <w:style w:type="paragraph" w:customStyle="1" w:styleId="FirstParagraph">
    <w:name w:val="First Paragraph"/>
    <w:basedOn w:val="BodyText"/>
    <w:next w:val="BodyText"/>
    <w:rsid w:val="007518BE"/>
  </w:style>
  <w:style w:type="table" w:customStyle="1" w:styleId="GridTable1Light1">
    <w:name w:val="Grid Table 1 Light1"/>
    <w:basedOn w:val="TableNormal"/>
    <w:next w:val="GridTable1Light"/>
    <w:uiPriority w:val="46"/>
    <w:rsid w:val="00CB461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CC72AB"/>
    <w:pPr>
      <w:spacing w:after="0" w:line="240" w:lineRule="auto"/>
    </w:pPr>
    <w:rPr>
      <w:rFonts w:ascii="Times New Roman" w:hAnsi="Times New Roman"/>
      <w:sz w:val="24"/>
      <w:lang w:val="en-US"/>
    </w:rPr>
  </w:style>
  <w:style w:type="paragraph" w:customStyle="1" w:styleId="Compact">
    <w:name w:val="Compact"/>
    <w:basedOn w:val="BodyText"/>
    <w:rsid w:val="00BB60A8"/>
    <w:pPr>
      <w:spacing w:before="36" w:after="36"/>
    </w:pPr>
  </w:style>
  <w:style w:type="table" w:customStyle="1" w:styleId="Table">
    <w:name w:val="Table"/>
    <w:semiHidden/>
    <w:unhideWhenUsed/>
    <w:qFormat/>
    <w:rsid w:val="00BB60A8"/>
    <w:pPr>
      <w:spacing w:after="200" w:line="240" w:lineRule="auto"/>
    </w:pPr>
    <w:rPr>
      <w:sz w:val="24"/>
      <w:szCs w:val="24"/>
      <w:lang w:val="en-US" w:eastAsia="tr-T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LineNumber">
    <w:name w:val="line number"/>
    <w:basedOn w:val="DefaultParagraphFont"/>
    <w:uiPriority w:val="99"/>
    <w:semiHidden/>
    <w:unhideWhenUsed/>
    <w:rsid w:val="003E313C"/>
  </w:style>
  <w:style w:type="paragraph" w:customStyle="1" w:styleId="ParEq">
    <w:name w:val="Par_Eq"/>
    <w:basedOn w:val="ParText"/>
    <w:link w:val="ParEqChar"/>
    <w:qFormat/>
    <w:rsid w:val="009D0DA0"/>
    <w:pPr>
      <w:spacing w:after="120" w:line="240" w:lineRule="auto"/>
      <w:jc w:val="center"/>
    </w:pPr>
    <w:rPr>
      <w:rFonts w:eastAsiaTheme="minorEastAsia"/>
    </w:rPr>
  </w:style>
  <w:style w:type="character" w:customStyle="1" w:styleId="ParEqChar">
    <w:name w:val="Par_Eq Char"/>
    <w:basedOn w:val="ParTextChar"/>
    <w:link w:val="ParEq"/>
    <w:rsid w:val="009D0DA0"/>
    <w:rPr>
      <w:rFonts w:ascii="Times New Roman" w:eastAsiaTheme="minorEastAsia" w:hAnsi="Times New Roman"/>
      <w:sz w:val="24"/>
      <w:lang w:val="en-US"/>
    </w:rPr>
  </w:style>
  <w:style w:type="table" w:styleId="TableGridLight">
    <w:name w:val="Grid Table Light"/>
    <w:basedOn w:val="TableNormal"/>
    <w:uiPriority w:val="40"/>
    <w:rsid w:val="001E04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539">
      <w:bodyDiv w:val="1"/>
      <w:marLeft w:val="0"/>
      <w:marRight w:val="0"/>
      <w:marTop w:val="0"/>
      <w:marBottom w:val="0"/>
      <w:divBdr>
        <w:top w:val="none" w:sz="0" w:space="0" w:color="auto"/>
        <w:left w:val="none" w:sz="0" w:space="0" w:color="auto"/>
        <w:bottom w:val="none" w:sz="0" w:space="0" w:color="auto"/>
        <w:right w:val="none" w:sz="0" w:space="0" w:color="auto"/>
      </w:divBdr>
    </w:div>
    <w:div w:id="860165">
      <w:bodyDiv w:val="1"/>
      <w:marLeft w:val="0"/>
      <w:marRight w:val="0"/>
      <w:marTop w:val="0"/>
      <w:marBottom w:val="0"/>
      <w:divBdr>
        <w:top w:val="none" w:sz="0" w:space="0" w:color="auto"/>
        <w:left w:val="none" w:sz="0" w:space="0" w:color="auto"/>
        <w:bottom w:val="none" w:sz="0" w:space="0" w:color="auto"/>
        <w:right w:val="none" w:sz="0" w:space="0" w:color="auto"/>
      </w:divBdr>
    </w:div>
    <w:div w:id="1469585">
      <w:bodyDiv w:val="1"/>
      <w:marLeft w:val="0"/>
      <w:marRight w:val="0"/>
      <w:marTop w:val="0"/>
      <w:marBottom w:val="0"/>
      <w:divBdr>
        <w:top w:val="none" w:sz="0" w:space="0" w:color="auto"/>
        <w:left w:val="none" w:sz="0" w:space="0" w:color="auto"/>
        <w:bottom w:val="none" w:sz="0" w:space="0" w:color="auto"/>
        <w:right w:val="none" w:sz="0" w:space="0" w:color="auto"/>
      </w:divBdr>
    </w:div>
    <w:div w:id="1781029">
      <w:bodyDiv w:val="1"/>
      <w:marLeft w:val="0"/>
      <w:marRight w:val="0"/>
      <w:marTop w:val="0"/>
      <w:marBottom w:val="0"/>
      <w:divBdr>
        <w:top w:val="none" w:sz="0" w:space="0" w:color="auto"/>
        <w:left w:val="none" w:sz="0" w:space="0" w:color="auto"/>
        <w:bottom w:val="none" w:sz="0" w:space="0" w:color="auto"/>
        <w:right w:val="none" w:sz="0" w:space="0" w:color="auto"/>
      </w:divBdr>
    </w:div>
    <w:div w:id="1860133">
      <w:bodyDiv w:val="1"/>
      <w:marLeft w:val="0"/>
      <w:marRight w:val="0"/>
      <w:marTop w:val="0"/>
      <w:marBottom w:val="0"/>
      <w:divBdr>
        <w:top w:val="none" w:sz="0" w:space="0" w:color="auto"/>
        <w:left w:val="none" w:sz="0" w:space="0" w:color="auto"/>
        <w:bottom w:val="none" w:sz="0" w:space="0" w:color="auto"/>
        <w:right w:val="none" w:sz="0" w:space="0" w:color="auto"/>
      </w:divBdr>
    </w:div>
    <w:div w:id="1864302">
      <w:bodyDiv w:val="1"/>
      <w:marLeft w:val="0"/>
      <w:marRight w:val="0"/>
      <w:marTop w:val="0"/>
      <w:marBottom w:val="0"/>
      <w:divBdr>
        <w:top w:val="none" w:sz="0" w:space="0" w:color="auto"/>
        <w:left w:val="none" w:sz="0" w:space="0" w:color="auto"/>
        <w:bottom w:val="none" w:sz="0" w:space="0" w:color="auto"/>
        <w:right w:val="none" w:sz="0" w:space="0" w:color="auto"/>
      </w:divBdr>
    </w:div>
    <w:div w:id="1974176">
      <w:bodyDiv w:val="1"/>
      <w:marLeft w:val="0"/>
      <w:marRight w:val="0"/>
      <w:marTop w:val="0"/>
      <w:marBottom w:val="0"/>
      <w:divBdr>
        <w:top w:val="none" w:sz="0" w:space="0" w:color="auto"/>
        <w:left w:val="none" w:sz="0" w:space="0" w:color="auto"/>
        <w:bottom w:val="none" w:sz="0" w:space="0" w:color="auto"/>
        <w:right w:val="none" w:sz="0" w:space="0" w:color="auto"/>
      </w:divBdr>
    </w:div>
    <w:div w:id="2442950">
      <w:bodyDiv w:val="1"/>
      <w:marLeft w:val="0"/>
      <w:marRight w:val="0"/>
      <w:marTop w:val="0"/>
      <w:marBottom w:val="0"/>
      <w:divBdr>
        <w:top w:val="none" w:sz="0" w:space="0" w:color="auto"/>
        <w:left w:val="none" w:sz="0" w:space="0" w:color="auto"/>
        <w:bottom w:val="none" w:sz="0" w:space="0" w:color="auto"/>
        <w:right w:val="none" w:sz="0" w:space="0" w:color="auto"/>
      </w:divBdr>
    </w:div>
    <w:div w:id="2825667">
      <w:bodyDiv w:val="1"/>
      <w:marLeft w:val="0"/>
      <w:marRight w:val="0"/>
      <w:marTop w:val="0"/>
      <w:marBottom w:val="0"/>
      <w:divBdr>
        <w:top w:val="none" w:sz="0" w:space="0" w:color="auto"/>
        <w:left w:val="none" w:sz="0" w:space="0" w:color="auto"/>
        <w:bottom w:val="none" w:sz="0" w:space="0" w:color="auto"/>
        <w:right w:val="none" w:sz="0" w:space="0" w:color="auto"/>
      </w:divBdr>
    </w:div>
    <w:div w:id="2828312">
      <w:bodyDiv w:val="1"/>
      <w:marLeft w:val="0"/>
      <w:marRight w:val="0"/>
      <w:marTop w:val="0"/>
      <w:marBottom w:val="0"/>
      <w:divBdr>
        <w:top w:val="none" w:sz="0" w:space="0" w:color="auto"/>
        <w:left w:val="none" w:sz="0" w:space="0" w:color="auto"/>
        <w:bottom w:val="none" w:sz="0" w:space="0" w:color="auto"/>
        <w:right w:val="none" w:sz="0" w:space="0" w:color="auto"/>
      </w:divBdr>
    </w:div>
    <w:div w:id="2972374">
      <w:bodyDiv w:val="1"/>
      <w:marLeft w:val="0"/>
      <w:marRight w:val="0"/>
      <w:marTop w:val="0"/>
      <w:marBottom w:val="0"/>
      <w:divBdr>
        <w:top w:val="none" w:sz="0" w:space="0" w:color="auto"/>
        <w:left w:val="none" w:sz="0" w:space="0" w:color="auto"/>
        <w:bottom w:val="none" w:sz="0" w:space="0" w:color="auto"/>
        <w:right w:val="none" w:sz="0" w:space="0" w:color="auto"/>
      </w:divBdr>
    </w:div>
    <w:div w:id="3365647">
      <w:bodyDiv w:val="1"/>
      <w:marLeft w:val="0"/>
      <w:marRight w:val="0"/>
      <w:marTop w:val="0"/>
      <w:marBottom w:val="0"/>
      <w:divBdr>
        <w:top w:val="none" w:sz="0" w:space="0" w:color="auto"/>
        <w:left w:val="none" w:sz="0" w:space="0" w:color="auto"/>
        <w:bottom w:val="none" w:sz="0" w:space="0" w:color="auto"/>
        <w:right w:val="none" w:sz="0" w:space="0" w:color="auto"/>
      </w:divBdr>
    </w:div>
    <w:div w:id="3482373">
      <w:bodyDiv w:val="1"/>
      <w:marLeft w:val="0"/>
      <w:marRight w:val="0"/>
      <w:marTop w:val="0"/>
      <w:marBottom w:val="0"/>
      <w:divBdr>
        <w:top w:val="none" w:sz="0" w:space="0" w:color="auto"/>
        <w:left w:val="none" w:sz="0" w:space="0" w:color="auto"/>
        <w:bottom w:val="none" w:sz="0" w:space="0" w:color="auto"/>
        <w:right w:val="none" w:sz="0" w:space="0" w:color="auto"/>
      </w:divBdr>
    </w:div>
    <w:div w:id="3630492">
      <w:bodyDiv w:val="1"/>
      <w:marLeft w:val="0"/>
      <w:marRight w:val="0"/>
      <w:marTop w:val="0"/>
      <w:marBottom w:val="0"/>
      <w:divBdr>
        <w:top w:val="none" w:sz="0" w:space="0" w:color="auto"/>
        <w:left w:val="none" w:sz="0" w:space="0" w:color="auto"/>
        <w:bottom w:val="none" w:sz="0" w:space="0" w:color="auto"/>
        <w:right w:val="none" w:sz="0" w:space="0" w:color="auto"/>
      </w:divBdr>
    </w:div>
    <w:div w:id="3825605">
      <w:bodyDiv w:val="1"/>
      <w:marLeft w:val="0"/>
      <w:marRight w:val="0"/>
      <w:marTop w:val="0"/>
      <w:marBottom w:val="0"/>
      <w:divBdr>
        <w:top w:val="none" w:sz="0" w:space="0" w:color="auto"/>
        <w:left w:val="none" w:sz="0" w:space="0" w:color="auto"/>
        <w:bottom w:val="none" w:sz="0" w:space="0" w:color="auto"/>
        <w:right w:val="none" w:sz="0" w:space="0" w:color="auto"/>
      </w:divBdr>
    </w:div>
    <w:div w:id="3826305">
      <w:bodyDiv w:val="1"/>
      <w:marLeft w:val="0"/>
      <w:marRight w:val="0"/>
      <w:marTop w:val="0"/>
      <w:marBottom w:val="0"/>
      <w:divBdr>
        <w:top w:val="none" w:sz="0" w:space="0" w:color="auto"/>
        <w:left w:val="none" w:sz="0" w:space="0" w:color="auto"/>
        <w:bottom w:val="none" w:sz="0" w:space="0" w:color="auto"/>
        <w:right w:val="none" w:sz="0" w:space="0" w:color="auto"/>
      </w:divBdr>
    </w:div>
    <w:div w:id="3899265">
      <w:bodyDiv w:val="1"/>
      <w:marLeft w:val="0"/>
      <w:marRight w:val="0"/>
      <w:marTop w:val="0"/>
      <w:marBottom w:val="0"/>
      <w:divBdr>
        <w:top w:val="none" w:sz="0" w:space="0" w:color="auto"/>
        <w:left w:val="none" w:sz="0" w:space="0" w:color="auto"/>
        <w:bottom w:val="none" w:sz="0" w:space="0" w:color="auto"/>
        <w:right w:val="none" w:sz="0" w:space="0" w:color="auto"/>
      </w:divBdr>
    </w:div>
    <w:div w:id="4721057">
      <w:bodyDiv w:val="1"/>
      <w:marLeft w:val="0"/>
      <w:marRight w:val="0"/>
      <w:marTop w:val="0"/>
      <w:marBottom w:val="0"/>
      <w:divBdr>
        <w:top w:val="none" w:sz="0" w:space="0" w:color="auto"/>
        <w:left w:val="none" w:sz="0" w:space="0" w:color="auto"/>
        <w:bottom w:val="none" w:sz="0" w:space="0" w:color="auto"/>
        <w:right w:val="none" w:sz="0" w:space="0" w:color="auto"/>
      </w:divBdr>
    </w:div>
    <w:div w:id="4868461">
      <w:bodyDiv w:val="1"/>
      <w:marLeft w:val="0"/>
      <w:marRight w:val="0"/>
      <w:marTop w:val="0"/>
      <w:marBottom w:val="0"/>
      <w:divBdr>
        <w:top w:val="none" w:sz="0" w:space="0" w:color="auto"/>
        <w:left w:val="none" w:sz="0" w:space="0" w:color="auto"/>
        <w:bottom w:val="none" w:sz="0" w:space="0" w:color="auto"/>
        <w:right w:val="none" w:sz="0" w:space="0" w:color="auto"/>
      </w:divBdr>
    </w:div>
    <w:div w:id="4943503">
      <w:bodyDiv w:val="1"/>
      <w:marLeft w:val="0"/>
      <w:marRight w:val="0"/>
      <w:marTop w:val="0"/>
      <w:marBottom w:val="0"/>
      <w:divBdr>
        <w:top w:val="none" w:sz="0" w:space="0" w:color="auto"/>
        <w:left w:val="none" w:sz="0" w:space="0" w:color="auto"/>
        <w:bottom w:val="none" w:sz="0" w:space="0" w:color="auto"/>
        <w:right w:val="none" w:sz="0" w:space="0" w:color="auto"/>
      </w:divBdr>
    </w:div>
    <w:div w:id="5443784">
      <w:bodyDiv w:val="1"/>
      <w:marLeft w:val="0"/>
      <w:marRight w:val="0"/>
      <w:marTop w:val="0"/>
      <w:marBottom w:val="0"/>
      <w:divBdr>
        <w:top w:val="none" w:sz="0" w:space="0" w:color="auto"/>
        <w:left w:val="none" w:sz="0" w:space="0" w:color="auto"/>
        <w:bottom w:val="none" w:sz="0" w:space="0" w:color="auto"/>
        <w:right w:val="none" w:sz="0" w:space="0" w:color="auto"/>
      </w:divBdr>
    </w:div>
    <w:div w:id="5788538">
      <w:bodyDiv w:val="1"/>
      <w:marLeft w:val="0"/>
      <w:marRight w:val="0"/>
      <w:marTop w:val="0"/>
      <w:marBottom w:val="0"/>
      <w:divBdr>
        <w:top w:val="none" w:sz="0" w:space="0" w:color="auto"/>
        <w:left w:val="none" w:sz="0" w:space="0" w:color="auto"/>
        <w:bottom w:val="none" w:sz="0" w:space="0" w:color="auto"/>
        <w:right w:val="none" w:sz="0" w:space="0" w:color="auto"/>
      </w:divBdr>
    </w:div>
    <w:div w:id="5795419">
      <w:bodyDiv w:val="1"/>
      <w:marLeft w:val="0"/>
      <w:marRight w:val="0"/>
      <w:marTop w:val="0"/>
      <w:marBottom w:val="0"/>
      <w:divBdr>
        <w:top w:val="none" w:sz="0" w:space="0" w:color="auto"/>
        <w:left w:val="none" w:sz="0" w:space="0" w:color="auto"/>
        <w:bottom w:val="none" w:sz="0" w:space="0" w:color="auto"/>
        <w:right w:val="none" w:sz="0" w:space="0" w:color="auto"/>
      </w:divBdr>
    </w:div>
    <w:div w:id="5909156">
      <w:bodyDiv w:val="1"/>
      <w:marLeft w:val="0"/>
      <w:marRight w:val="0"/>
      <w:marTop w:val="0"/>
      <w:marBottom w:val="0"/>
      <w:divBdr>
        <w:top w:val="none" w:sz="0" w:space="0" w:color="auto"/>
        <w:left w:val="none" w:sz="0" w:space="0" w:color="auto"/>
        <w:bottom w:val="none" w:sz="0" w:space="0" w:color="auto"/>
        <w:right w:val="none" w:sz="0" w:space="0" w:color="auto"/>
      </w:divBdr>
    </w:div>
    <w:div w:id="6250004">
      <w:bodyDiv w:val="1"/>
      <w:marLeft w:val="0"/>
      <w:marRight w:val="0"/>
      <w:marTop w:val="0"/>
      <w:marBottom w:val="0"/>
      <w:divBdr>
        <w:top w:val="none" w:sz="0" w:space="0" w:color="auto"/>
        <w:left w:val="none" w:sz="0" w:space="0" w:color="auto"/>
        <w:bottom w:val="none" w:sz="0" w:space="0" w:color="auto"/>
        <w:right w:val="none" w:sz="0" w:space="0" w:color="auto"/>
      </w:divBdr>
    </w:div>
    <w:div w:id="6642010">
      <w:bodyDiv w:val="1"/>
      <w:marLeft w:val="0"/>
      <w:marRight w:val="0"/>
      <w:marTop w:val="0"/>
      <w:marBottom w:val="0"/>
      <w:divBdr>
        <w:top w:val="none" w:sz="0" w:space="0" w:color="auto"/>
        <w:left w:val="none" w:sz="0" w:space="0" w:color="auto"/>
        <w:bottom w:val="none" w:sz="0" w:space="0" w:color="auto"/>
        <w:right w:val="none" w:sz="0" w:space="0" w:color="auto"/>
      </w:divBdr>
    </w:div>
    <w:div w:id="6642430">
      <w:bodyDiv w:val="1"/>
      <w:marLeft w:val="0"/>
      <w:marRight w:val="0"/>
      <w:marTop w:val="0"/>
      <w:marBottom w:val="0"/>
      <w:divBdr>
        <w:top w:val="none" w:sz="0" w:space="0" w:color="auto"/>
        <w:left w:val="none" w:sz="0" w:space="0" w:color="auto"/>
        <w:bottom w:val="none" w:sz="0" w:space="0" w:color="auto"/>
        <w:right w:val="none" w:sz="0" w:space="0" w:color="auto"/>
      </w:divBdr>
    </w:div>
    <w:div w:id="6644485">
      <w:bodyDiv w:val="1"/>
      <w:marLeft w:val="0"/>
      <w:marRight w:val="0"/>
      <w:marTop w:val="0"/>
      <w:marBottom w:val="0"/>
      <w:divBdr>
        <w:top w:val="none" w:sz="0" w:space="0" w:color="auto"/>
        <w:left w:val="none" w:sz="0" w:space="0" w:color="auto"/>
        <w:bottom w:val="none" w:sz="0" w:space="0" w:color="auto"/>
        <w:right w:val="none" w:sz="0" w:space="0" w:color="auto"/>
      </w:divBdr>
    </w:div>
    <w:div w:id="6755888">
      <w:bodyDiv w:val="1"/>
      <w:marLeft w:val="0"/>
      <w:marRight w:val="0"/>
      <w:marTop w:val="0"/>
      <w:marBottom w:val="0"/>
      <w:divBdr>
        <w:top w:val="none" w:sz="0" w:space="0" w:color="auto"/>
        <w:left w:val="none" w:sz="0" w:space="0" w:color="auto"/>
        <w:bottom w:val="none" w:sz="0" w:space="0" w:color="auto"/>
        <w:right w:val="none" w:sz="0" w:space="0" w:color="auto"/>
      </w:divBdr>
    </w:div>
    <w:div w:id="7023387">
      <w:bodyDiv w:val="1"/>
      <w:marLeft w:val="0"/>
      <w:marRight w:val="0"/>
      <w:marTop w:val="0"/>
      <w:marBottom w:val="0"/>
      <w:divBdr>
        <w:top w:val="none" w:sz="0" w:space="0" w:color="auto"/>
        <w:left w:val="none" w:sz="0" w:space="0" w:color="auto"/>
        <w:bottom w:val="none" w:sz="0" w:space="0" w:color="auto"/>
        <w:right w:val="none" w:sz="0" w:space="0" w:color="auto"/>
      </w:divBdr>
    </w:div>
    <w:div w:id="7415918">
      <w:bodyDiv w:val="1"/>
      <w:marLeft w:val="0"/>
      <w:marRight w:val="0"/>
      <w:marTop w:val="0"/>
      <w:marBottom w:val="0"/>
      <w:divBdr>
        <w:top w:val="none" w:sz="0" w:space="0" w:color="auto"/>
        <w:left w:val="none" w:sz="0" w:space="0" w:color="auto"/>
        <w:bottom w:val="none" w:sz="0" w:space="0" w:color="auto"/>
        <w:right w:val="none" w:sz="0" w:space="0" w:color="auto"/>
      </w:divBdr>
    </w:div>
    <w:div w:id="8223670">
      <w:bodyDiv w:val="1"/>
      <w:marLeft w:val="0"/>
      <w:marRight w:val="0"/>
      <w:marTop w:val="0"/>
      <w:marBottom w:val="0"/>
      <w:divBdr>
        <w:top w:val="none" w:sz="0" w:space="0" w:color="auto"/>
        <w:left w:val="none" w:sz="0" w:space="0" w:color="auto"/>
        <w:bottom w:val="none" w:sz="0" w:space="0" w:color="auto"/>
        <w:right w:val="none" w:sz="0" w:space="0" w:color="auto"/>
      </w:divBdr>
    </w:div>
    <w:div w:id="8258406">
      <w:bodyDiv w:val="1"/>
      <w:marLeft w:val="0"/>
      <w:marRight w:val="0"/>
      <w:marTop w:val="0"/>
      <w:marBottom w:val="0"/>
      <w:divBdr>
        <w:top w:val="none" w:sz="0" w:space="0" w:color="auto"/>
        <w:left w:val="none" w:sz="0" w:space="0" w:color="auto"/>
        <w:bottom w:val="none" w:sz="0" w:space="0" w:color="auto"/>
        <w:right w:val="none" w:sz="0" w:space="0" w:color="auto"/>
      </w:divBdr>
    </w:div>
    <w:div w:id="8454865">
      <w:bodyDiv w:val="1"/>
      <w:marLeft w:val="0"/>
      <w:marRight w:val="0"/>
      <w:marTop w:val="0"/>
      <w:marBottom w:val="0"/>
      <w:divBdr>
        <w:top w:val="none" w:sz="0" w:space="0" w:color="auto"/>
        <w:left w:val="none" w:sz="0" w:space="0" w:color="auto"/>
        <w:bottom w:val="none" w:sz="0" w:space="0" w:color="auto"/>
        <w:right w:val="none" w:sz="0" w:space="0" w:color="auto"/>
      </w:divBdr>
    </w:div>
    <w:div w:id="8874720">
      <w:bodyDiv w:val="1"/>
      <w:marLeft w:val="0"/>
      <w:marRight w:val="0"/>
      <w:marTop w:val="0"/>
      <w:marBottom w:val="0"/>
      <w:divBdr>
        <w:top w:val="none" w:sz="0" w:space="0" w:color="auto"/>
        <w:left w:val="none" w:sz="0" w:space="0" w:color="auto"/>
        <w:bottom w:val="none" w:sz="0" w:space="0" w:color="auto"/>
        <w:right w:val="none" w:sz="0" w:space="0" w:color="auto"/>
      </w:divBdr>
    </w:div>
    <w:div w:id="8989399">
      <w:bodyDiv w:val="1"/>
      <w:marLeft w:val="0"/>
      <w:marRight w:val="0"/>
      <w:marTop w:val="0"/>
      <w:marBottom w:val="0"/>
      <w:divBdr>
        <w:top w:val="none" w:sz="0" w:space="0" w:color="auto"/>
        <w:left w:val="none" w:sz="0" w:space="0" w:color="auto"/>
        <w:bottom w:val="none" w:sz="0" w:space="0" w:color="auto"/>
        <w:right w:val="none" w:sz="0" w:space="0" w:color="auto"/>
      </w:divBdr>
    </w:div>
    <w:div w:id="9573569">
      <w:bodyDiv w:val="1"/>
      <w:marLeft w:val="0"/>
      <w:marRight w:val="0"/>
      <w:marTop w:val="0"/>
      <w:marBottom w:val="0"/>
      <w:divBdr>
        <w:top w:val="none" w:sz="0" w:space="0" w:color="auto"/>
        <w:left w:val="none" w:sz="0" w:space="0" w:color="auto"/>
        <w:bottom w:val="none" w:sz="0" w:space="0" w:color="auto"/>
        <w:right w:val="none" w:sz="0" w:space="0" w:color="auto"/>
      </w:divBdr>
    </w:div>
    <w:div w:id="10421005">
      <w:bodyDiv w:val="1"/>
      <w:marLeft w:val="0"/>
      <w:marRight w:val="0"/>
      <w:marTop w:val="0"/>
      <w:marBottom w:val="0"/>
      <w:divBdr>
        <w:top w:val="none" w:sz="0" w:space="0" w:color="auto"/>
        <w:left w:val="none" w:sz="0" w:space="0" w:color="auto"/>
        <w:bottom w:val="none" w:sz="0" w:space="0" w:color="auto"/>
        <w:right w:val="none" w:sz="0" w:space="0" w:color="auto"/>
      </w:divBdr>
    </w:div>
    <w:div w:id="10887225">
      <w:bodyDiv w:val="1"/>
      <w:marLeft w:val="0"/>
      <w:marRight w:val="0"/>
      <w:marTop w:val="0"/>
      <w:marBottom w:val="0"/>
      <w:divBdr>
        <w:top w:val="none" w:sz="0" w:space="0" w:color="auto"/>
        <w:left w:val="none" w:sz="0" w:space="0" w:color="auto"/>
        <w:bottom w:val="none" w:sz="0" w:space="0" w:color="auto"/>
        <w:right w:val="none" w:sz="0" w:space="0" w:color="auto"/>
      </w:divBdr>
    </w:div>
    <w:div w:id="11500087">
      <w:bodyDiv w:val="1"/>
      <w:marLeft w:val="0"/>
      <w:marRight w:val="0"/>
      <w:marTop w:val="0"/>
      <w:marBottom w:val="0"/>
      <w:divBdr>
        <w:top w:val="none" w:sz="0" w:space="0" w:color="auto"/>
        <w:left w:val="none" w:sz="0" w:space="0" w:color="auto"/>
        <w:bottom w:val="none" w:sz="0" w:space="0" w:color="auto"/>
        <w:right w:val="none" w:sz="0" w:space="0" w:color="auto"/>
      </w:divBdr>
    </w:div>
    <w:div w:id="11803906">
      <w:bodyDiv w:val="1"/>
      <w:marLeft w:val="0"/>
      <w:marRight w:val="0"/>
      <w:marTop w:val="0"/>
      <w:marBottom w:val="0"/>
      <w:divBdr>
        <w:top w:val="none" w:sz="0" w:space="0" w:color="auto"/>
        <w:left w:val="none" w:sz="0" w:space="0" w:color="auto"/>
        <w:bottom w:val="none" w:sz="0" w:space="0" w:color="auto"/>
        <w:right w:val="none" w:sz="0" w:space="0" w:color="auto"/>
      </w:divBdr>
    </w:div>
    <w:div w:id="11953692">
      <w:bodyDiv w:val="1"/>
      <w:marLeft w:val="0"/>
      <w:marRight w:val="0"/>
      <w:marTop w:val="0"/>
      <w:marBottom w:val="0"/>
      <w:divBdr>
        <w:top w:val="none" w:sz="0" w:space="0" w:color="auto"/>
        <w:left w:val="none" w:sz="0" w:space="0" w:color="auto"/>
        <w:bottom w:val="none" w:sz="0" w:space="0" w:color="auto"/>
        <w:right w:val="none" w:sz="0" w:space="0" w:color="auto"/>
      </w:divBdr>
    </w:div>
    <w:div w:id="12077805">
      <w:bodyDiv w:val="1"/>
      <w:marLeft w:val="0"/>
      <w:marRight w:val="0"/>
      <w:marTop w:val="0"/>
      <w:marBottom w:val="0"/>
      <w:divBdr>
        <w:top w:val="none" w:sz="0" w:space="0" w:color="auto"/>
        <w:left w:val="none" w:sz="0" w:space="0" w:color="auto"/>
        <w:bottom w:val="none" w:sz="0" w:space="0" w:color="auto"/>
        <w:right w:val="none" w:sz="0" w:space="0" w:color="auto"/>
      </w:divBdr>
    </w:div>
    <w:div w:id="12463601">
      <w:bodyDiv w:val="1"/>
      <w:marLeft w:val="0"/>
      <w:marRight w:val="0"/>
      <w:marTop w:val="0"/>
      <w:marBottom w:val="0"/>
      <w:divBdr>
        <w:top w:val="none" w:sz="0" w:space="0" w:color="auto"/>
        <w:left w:val="none" w:sz="0" w:space="0" w:color="auto"/>
        <w:bottom w:val="none" w:sz="0" w:space="0" w:color="auto"/>
        <w:right w:val="none" w:sz="0" w:space="0" w:color="auto"/>
      </w:divBdr>
    </w:div>
    <w:div w:id="12731230">
      <w:bodyDiv w:val="1"/>
      <w:marLeft w:val="0"/>
      <w:marRight w:val="0"/>
      <w:marTop w:val="0"/>
      <w:marBottom w:val="0"/>
      <w:divBdr>
        <w:top w:val="none" w:sz="0" w:space="0" w:color="auto"/>
        <w:left w:val="none" w:sz="0" w:space="0" w:color="auto"/>
        <w:bottom w:val="none" w:sz="0" w:space="0" w:color="auto"/>
        <w:right w:val="none" w:sz="0" w:space="0" w:color="auto"/>
      </w:divBdr>
    </w:div>
    <w:div w:id="13267187">
      <w:bodyDiv w:val="1"/>
      <w:marLeft w:val="0"/>
      <w:marRight w:val="0"/>
      <w:marTop w:val="0"/>
      <w:marBottom w:val="0"/>
      <w:divBdr>
        <w:top w:val="none" w:sz="0" w:space="0" w:color="auto"/>
        <w:left w:val="none" w:sz="0" w:space="0" w:color="auto"/>
        <w:bottom w:val="none" w:sz="0" w:space="0" w:color="auto"/>
        <w:right w:val="none" w:sz="0" w:space="0" w:color="auto"/>
      </w:divBdr>
    </w:div>
    <w:div w:id="13312519">
      <w:bodyDiv w:val="1"/>
      <w:marLeft w:val="0"/>
      <w:marRight w:val="0"/>
      <w:marTop w:val="0"/>
      <w:marBottom w:val="0"/>
      <w:divBdr>
        <w:top w:val="none" w:sz="0" w:space="0" w:color="auto"/>
        <w:left w:val="none" w:sz="0" w:space="0" w:color="auto"/>
        <w:bottom w:val="none" w:sz="0" w:space="0" w:color="auto"/>
        <w:right w:val="none" w:sz="0" w:space="0" w:color="auto"/>
      </w:divBdr>
    </w:div>
    <w:div w:id="13385897">
      <w:bodyDiv w:val="1"/>
      <w:marLeft w:val="0"/>
      <w:marRight w:val="0"/>
      <w:marTop w:val="0"/>
      <w:marBottom w:val="0"/>
      <w:divBdr>
        <w:top w:val="none" w:sz="0" w:space="0" w:color="auto"/>
        <w:left w:val="none" w:sz="0" w:space="0" w:color="auto"/>
        <w:bottom w:val="none" w:sz="0" w:space="0" w:color="auto"/>
        <w:right w:val="none" w:sz="0" w:space="0" w:color="auto"/>
      </w:divBdr>
    </w:div>
    <w:div w:id="14885987">
      <w:bodyDiv w:val="1"/>
      <w:marLeft w:val="0"/>
      <w:marRight w:val="0"/>
      <w:marTop w:val="0"/>
      <w:marBottom w:val="0"/>
      <w:divBdr>
        <w:top w:val="none" w:sz="0" w:space="0" w:color="auto"/>
        <w:left w:val="none" w:sz="0" w:space="0" w:color="auto"/>
        <w:bottom w:val="none" w:sz="0" w:space="0" w:color="auto"/>
        <w:right w:val="none" w:sz="0" w:space="0" w:color="auto"/>
      </w:divBdr>
    </w:div>
    <w:div w:id="15426777">
      <w:bodyDiv w:val="1"/>
      <w:marLeft w:val="0"/>
      <w:marRight w:val="0"/>
      <w:marTop w:val="0"/>
      <w:marBottom w:val="0"/>
      <w:divBdr>
        <w:top w:val="none" w:sz="0" w:space="0" w:color="auto"/>
        <w:left w:val="none" w:sz="0" w:space="0" w:color="auto"/>
        <w:bottom w:val="none" w:sz="0" w:space="0" w:color="auto"/>
        <w:right w:val="none" w:sz="0" w:space="0" w:color="auto"/>
      </w:divBdr>
    </w:div>
    <w:div w:id="16926273">
      <w:bodyDiv w:val="1"/>
      <w:marLeft w:val="0"/>
      <w:marRight w:val="0"/>
      <w:marTop w:val="0"/>
      <w:marBottom w:val="0"/>
      <w:divBdr>
        <w:top w:val="none" w:sz="0" w:space="0" w:color="auto"/>
        <w:left w:val="none" w:sz="0" w:space="0" w:color="auto"/>
        <w:bottom w:val="none" w:sz="0" w:space="0" w:color="auto"/>
        <w:right w:val="none" w:sz="0" w:space="0" w:color="auto"/>
      </w:divBdr>
    </w:div>
    <w:div w:id="17395605">
      <w:bodyDiv w:val="1"/>
      <w:marLeft w:val="0"/>
      <w:marRight w:val="0"/>
      <w:marTop w:val="0"/>
      <w:marBottom w:val="0"/>
      <w:divBdr>
        <w:top w:val="none" w:sz="0" w:space="0" w:color="auto"/>
        <w:left w:val="none" w:sz="0" w:space="0" w:color="auto"/>
        <w:bottom w:val="none" w:sz="0" w:space="0" w:color="auto"/>
        <w:right w:val="none" w:sz="0" w:space="0" w:color="auto"/>
      </w:divBdr>
    </w:div>
    <w:div w:id="17584617">
      <w:bodyDiv w:val="1"/>
      <w:marLeft w:val="0"/>
      <w:marRight w:val="0"/>
      <w:marTop w:val="0"/>
      <w:marBottom w:val="0"/>
      <w:divBdr>
        <w:top w:val="none" w:sz="0" w:space="0" w:color="auto"/>
        <w:left w:val="none" w:sz="0" w:space="0" w:color="auto"/>
        <w:bottom w:val="none" w:sz="0" w:space="0" w:color="auto"/>
        <w:right w:val="none" w:sz="0" w:space="0" w:color="auto"/>
      </w:divBdr>
    </w:div>
    <w:div w:id="17781236">
      <w:bodyDiv w:val="1"/>
      <w:marLeft w:val="0"/>
      <w:marRight w:val="0"/>
      <w:marTop w:val="0"/>
      <w:marBottom w:val="0"/>
      <w:divBdr>
        <w:top w:val="none" w:sz="0" w:space="0" w:color="auto"/>
        <w:left w:val="none" w:sz="0" w:space="0" w:color="auto"/>
        <w:bottom w:val="none" w:sz="0" w:space="0" w:color="auto"/>
        <w:right w:val="none" w:sz="0" w:space="0" w:color="auto"/>
      </w:divBdr>
    </w:div>
    <w:div w:id="17892881">
      <w:bodyDiv w:val="1"/>
      <w:marLeft w:val="0"/>
      <w:marRight w:val="0"/>
      <w:marTop w:val="0"/>
      <w:marBottom w:val="0"/>
      <w:divBdr>
        <w:top w:val="none" w:sz="0" w:space="0" w:color="auto"/>
        <w:left w:val="none" w:sz="0" w:space="0" w:color="auto"/>
        <w:bottom w:val="none" w:sz="0" w:space="0" w:color="auto"/>
        <w:right w:val="none" w:sz="0" w:space="0" w:color="auto"/>
      </w:divBdr>
    </w:div>
    <w:div w:id="18900472">
      <w:bodyDiv w:val="1"/>
      <w:marLeft w:val="0"/>
      <w:marRight w:val="0"/>
      <w:marTop w:val="0"/>
      <w:marBottom w:val="0"/>
      <w:divBdr>
        <w:top w:val="none" w:sz="0" w:space="0" w:color="auto"/>
        <w:left w:val="none" w:sz="0" w:space="0" w:color="auto"/>
        <w:bottom w:val="none" w:sz="0" w:space="0" w:color="auto"/>
        <w:right w:val="none" w:sz="0" w:space="0" w:color="auto"/>
      </w:divBdr>
    </w:div>
    <w:div w:id="19481039">
      <w:bodyDiv w:val="1"/>
      <w:marLeft w:val="0"/>
      <w:marRight w:val="0"/>
      <w:marTop w:val="0"/>
      <w:marBottom w:val="0"/>
      <w:divBdr>
        <w:top w:val="none" w:sz="0" w:space="0" w:color="auto"/>
        <w:left w:val="none" w:sz="0" w:space="0" w:color="auto"/>
        <w:bottom w:val="none" w:sz="0" w:space="0" w:color="auto"/>
        <w:right w:val="none" w:sz="0" w:space="0" w:color="auto"/>
      </w:divBdr>
    </w:div>
    <w:div w:id="19625189">
      <w:bodyDiv w:val="1"/>
      <w:marLeft w:val="0"/>
      <w:marRight w:val="0"/>
      <w:marTop w:val="0"/>
      <w:marBottom w:val="0"/>
      <w:divBdr>
        <w:top w:val="none" w:sz="0" w:space="0" w:color="auto"/>
        <w:left w:val="none" w:sz="0" w:space="0" w:color="auto"/>
        <w:bottom w:val="none" w:sz="0" w:space="0" w:color="auto"/>
        <w:right w:val="none" w:sz="0" w:space="0" w:color="auto"/>
      </w:divBdr>
    </w:div>
    <w:div w:id="20011502">
      <w:bodyDiv w:val="1"/>
      <w:marLeft w:val="0"/>
      <w:marRight w:val="0"/>
      <w:marTop w:val="0"/>
      <w:marBottom w:val="0"/>
      <w:divBdr>
        <w:top w:val="none" w:sz="0" w:space="0" w:color="auto"/>
        <w:left w:val="none" w:sz="0" w:space="0" w:color="auto"/>
        <w:bottom w:val="none" w:sz="0" w:space="0" w:color="auto"/>
        <w:right w:val="none" w:sz="0" w:space="0" w:color="auto"/>
      </w:divBdr>
    </w:div>
    <w:div w:id="20980553">
      <w:bodyDiv w:val="1"/>
      <w:marLeft w:val="0"/>
      <w:marRight w:val="0"/>
      <w:marTop w:val="0"/>
      <w:marBottom w:val="0"/>
      <w:divBdr>
        <w:top w:val="none" w:sz="0" w:space="0" w:color="auto"/>
        <w:left w:val="none" w:sz="0" w:space="0" w:color="auto"/>
        <w:bottom w:val="none" w:sz="0" w:space="0" w:color="auto"/>
        <w:right w:val="none" w:sz="0" w:space="0" w:color="auto"/>
      </w:divBdr>
    </w:div>
    <w:div w:id="21976228">
      <w:bodyDiv w:val="1"/>
      <w:marLeft w:val="0"/>
      <w:marRight w:val="0"/>
      <w:marTop w:val="0"/>
      <w:marBottom w:val="0"/>
      <w:divBdr>
        <w:top w:val="none" w:sz="0" w:space="0" w:color="auto"/>
        <w:left w:val="none" w:sz="0" w:space="0" w:color="auto"/>
        <w:bottom w:val="none" w:sz="0" w:space="0" w:color="auto"/>
        <w:right w:val="none" w:sz="0" w:space="0" w:color="auto"/>
      </w:divBdr>
    </w:div>
    <w:div w:id="22485229">
      <w:bodyDiv w:val="1"/>
      <w:marLeft w:val="0"/>
      <w:marRight w:val="0"/>
      <w:marTop w:val="0"/>
      <w:marBottom w:val="0"/>
      <w:divBdr>
        <w:top w:val="none" w:sz="0" w:space="0" w:color="auto"/>
        <w:left w:val="none" w:sz="0" w:space="0" w:color="auto"/>
        <w:bottom w:val="none" w:sz="0" w:space="0" w:color="auto"/>
        <w:right w:val="none" w:sz="0" w:space="0" w:color="auto"/>
      </w:divBdr>
    </w:div>
    <w:div w:id="22634472">
      <w:bodyDiv w:val="1"/>
      <w:marLeft w:val="0"/>
      <w:marRight w:val="0"/>
      <w:marTop w:val="0"/>
      <w:marBottom w:val="0"/>
      <w:divBdr>
        <w:top w:val="none" w:sz="0" w:space="0" w:color="auto"/>
        <w:left w:val="none" w:sz="0" w:space="0" w:color="auto"/>
        <w:bottom w:val="none" w:sz="0" w:space="0" w:color="auto"/>
        <w:right w:val="none" w:sz="0" w:space="0" w:color="auto"/>
      </w:divBdr>
    </w:div>
    <w:div w:id="22681520">
      <w:bodyDiv w:val="1"/>
      <w:marLeft w:val="0"/>
      <w:marRight w:val="0"/>
      <w:marTop w:val="0"/>
      <w:marBottom w:val="0"/>
      <w:divBdr>
        <w:top w:val="none" w:sz="0" w:space="0" w:color="auto"/>
        <w:left w:val="none" w:sz="0" w:space="0" w:color="auto"/>
        <w:bottom w:val="none" w:sz="0" w:space="0" w:color="auto"/>
        <w:right w:val="none" w:sz="0" w:space="0" w:color="auto"/>
      </w:divBdr>
    </w:div>
    <w:div w:id="22948316">
      <w:bodyDiv w:val="1"/>
      <w:marLeft w:val="0"/>
      <w:marRight w:val="0"/>
      <w:marTop w:val="0"/>
      <w:marBottom w:val="0"/>
      <w:divBdr>
        <w:top w:val="none" w:sz="0" w:space="0" w:color="auto"/>
        <w:left w:val="none" w:sz="0" w:space="0" w:color="auto"/>
        <w:bottom w:val="none" w:sz="0" w:space="0" w:color="auto"/>
        <w:right w:val="none" w:sz="0" w:space="0" w:color="auto"/>
      </w:divBdr>
    </w:div>
    <w:div w:id="23144268">
      <w:bodyDiv w:val="1"/>
      <w:marLeft w:val="0"/>
      <w:marRight w:val="0"/>
      <w:marTop w:val="0"/>
      <w:marBottom w:val="0"/>
      <w:divBdr>
        <w:top w:val="none" w:sz="0" w:space="0" w:color="auto"/>
        <w:left w:val="none" w:sz="0" w:space="0" w:color="auto"/>
        <w:bottom w:val="none" w:sz="0" w:space="0" w:color="auto"/>
        <w:right w:val="none" w:sz="0" w:space="0" w:color="auto"/>
      </w:divBdr>
    </w:div>
    <w:div w:id="23554143">
      <w:bodyDiv w:val="1"/>
      <w:marLeft w:val="0"/>
      <w:marRight w:val="0"/>
      <w:marTop w:val="0"/>
      <w:marBottom w:val="0"/>
      <w:divBdr>
        <w:top w:val="none" w:sz="0" w:space="0" w:color="auto"/>
        <w:left w:val="none" w:sz="0" w:space="0" w:color="auto"/>
        <w:bottom w:val="none" w:sz="0" w:space="0" w:color="auto"/>
        <w:right w:val="none" w:sz="0" w:space="0" w:color="auto"/>
      </w:divBdr>
    </w:div>
    <w:div w:id="23948297">
      <w:bodyDiv w:val="1"/>
      <w:marLeft w:val="0"/>
      <w:marRight w:val="0"/>
      <w:marTop w:val="0"/>
      <w:marBottom w:val="0"/>
      <w:divBdr>
        <w:top w:val="none" w:sz="0" w:space="0" w:color="auto"/>
        <w:left w:val="none" w:sz="0" w:space="0" w:color="auto"/>
        <w:bottom w:val="none" w:sz="0" w:space="0" w:color="auto"/>
        <w:right w:val="none" w:sz="0" w:space="0" w:color="auto"/>
      </w:divBdr>
    </w:div>
    <w:div w:id="25066527">
      <w:bodyDiv w:val="1"/>
      <w:marLeft w:val="0"/>
      <w:marRight w:val="0"/>
      <w:marTop w:val="0"/>
      <w:marBottom w:val="0"/>
      <w:divBdr>
        <w:top w:val="none" w:sz="0" w:space="0" w:color="auto"/>
        <w:left w:val="none" w:sz="0" w:space="0" w:color="auto"/>
        <w:bottom w:val="none" w:sz="0" w:space="0" w:color="auto"/>
        <w:right w:val="none" w:sz="0" w:space="0" w:color="auto"/>
      </w:divBdr>
    </w:div>
    <w:div w:id="25254412">
      <w:bodyDiv w:val="1"/>
      <w:marLeft w:val="0"/>
      <w:marRight w:val="0"/>
      <w:marTop w:val="0"/>
      <w:marBottom w:val="0"/>
      <w:divBdr>
        <w:top w:val="none" w:sz="0" w:space="0" w:color="auto"/>
        <w:left w:val="none" w:sz="0" w:space="0" w:color="auto"/>
        <w:bottom w:val="none" w:sz="0" w:space="0" w:color="auto"/>
        <w:right w:val="none" w:sz="0" w:space="0" w:color="auto"/>
      </w:divBdr>
    </w:div>
    <w:div w:id="25713537">
      <w:bodyDiv w:val="1"/>
      <w:marLeft w:val="0"/>
      <w:marRight w:val="0"/>
      <w:marTop w:val="0"/>
      <w:marBottom w:val="0"/>
      <w:divBdr>
        <w:top w:val="none" w:sz="0" w:space="0" w:color="auto"/>
        <w:left w:val="none" w:sz="0" w:space="0" w:color="auto"/>
        <w:bottom w:val="none" w:sz="0" w:space="0" w:color="auto"/>
        <w:right w:val="none" w:sz="0" w:space="0" w:color="auto"/>
      </w:divBdr>
    </w:div>
    <w:div w:id="26489352">
      <w:bodyDiv w:val="1"/>
      <w:marLeft w:val="0"/>
      <w:marRight w:val="0"/>
      <w:marTop w:val="0"/>
      <w:marBottom w:val="0"/>
      <w:divBdr>
        <w:top w:val="none" w:sz="0" w:space="0" w:color="auto"/>
        <w:left w:val="none" w:sz="0" w:space="0" w:color="auto"/>
        <w:bottom w:val="none" w:sz="0" w:space="0" w:color="auto"/>
        <w:right w:val="none" w:sz="0" w:space="0" w:color="auto"/>
      </w:divBdr>
    </w:div>
    <w:div w:id="26830772">
      <w:bodyDiv w:val="1"/>
      <w:marLeft w:val="0"/>
      <w:marRight w:val="0"/>
      <w:marTop w:val="0"/>
      <w:marBottom w:val="0"/>
      <w:divBdr>
        <w:top w:val="none" w:sz="0" w:space="0" w:color="auto"/>
        <w:left w:val="none" w:sz="0" w:space="0" w:color="auto"/>
        <w:bottom w:val="none" w:sz="0" w:space="0" w:color="auto"/>
        <w:right w:val="none" w:sz="0" w:space="0" w:color="auto"/>
      </w:divBdr>
    </w:div>
    <w:div w:id="27026649">
      <w:bodyDiv w:val="1"/>
      <w:marLeft w:val="0"/>
      <w:marRight w:val="0"/>
      <w:marTop w:val="0"/>
      <w:marBottom w:val="0"/>
      <w:divBdr>
        <w:top w:val="none" w:sz="0" w:space="0" w:color="auto"/>
        <w:left w:val="none" w:sz="0" w:space="0" w:color="auto"/>
        <w:bottom w:val="none" w:sz="0" w:space="0" w:color="auto"/>
        <w:right w:val="none" w:sz="0" w:space="0" w:color="auto"/>
      </w:divBdr>
    </w:div>
    <w:div w:id="28458549">
      <w:bodyDiv w:val="1"/>
      <w:marLeft w:val="0"/>
      <w:marRight w:val="0"/>
      <w:marTop w:val="0"/>
      <w:marBottom w:val="0"/>
      <w:divBdr>
        <w:top w:val="none" w:sz="0" w:space="0" w:color="auto"/>
        <w:left w:val="none" w:sz="0" w:space="0" w:color="auto"/>
        <w:bottom w:val="none" w:sz="0" w:space="0" w:color="auto"/>
        <w:right w:val="none" w:sz="0" w:space="0" w:color="auto"/>
      </w:divBdr>
    </w:div>
    <w:div w:id="28577042">
      <w:bodyDiv w:val="1"/>
      <w:marLeft w:val="0"/>
      <w:marRight w:val="0"/>
      <w:marTop w:val="0"/>
      <w:marBottom w:val="0"/>
      <w:divBdr>
        <w:top w:val="none" w:sz="0" w:space="0" w:color="auto"/>
        <w:left w:val="none" w:sz="0" w:space="0" w:color="auto"/>
        <w:bottom w:val="none" w:sz="0" w:space="0" w:color="auto"/>
        <w:right w:val="none" w:sz="0" w:space="0" w:color="auto"/>
      </w:divBdr>
    </w:div>
    <w:div w:id="28998375">
      <w:bodyDiv w:val="1"/>
      <w:marLeft w:val="0"/>
      <w:marRight w:val="0"/>
      <w:marTop w:val="0"/>
      <w:marBottom w:val="0"/>
      <w:divBdr>
        <w:top w:val="none" w:sz="0" w:space="0" w:color="auto"/>
        <w:left w:val="none" w:sz="0" w:space="0" w:color="auto"/>
        <w:bottom w:val="none" w:sz="0" w:space="0" w:color="auto"/>
        <w:right w:val="none" w:sz="0" w:space="0" w:color="auto"/>
      </w:divBdr>
    </w:div>
    <w:div w:id="29033852">
      <w:bodyDiv w:val="1"/>
      <w:marLeft w:val="0"/>
      <w:marRight w:val="0"/>
      <w:marTop w:val="0"/>
      <w:marBottom w:val="0"/>
      <w:divBdr>
        <w:top w:val="none" w:sz="0" w:space="0" w:color="auto"/>
        <w:left w:val="none" w:sz="0" w:space="0" w:color="auto"/>
        <w:bottom w:val="none" w:sz="0" w:space="0" w:color="auto"/>
        <w:right w:val="none" w:sz="0" w:space="0" w:color="auto"/>
      </w:divBdr>
    </w:div>
    <w:div w:id="29115417">
      <w:bodyDiv w:val="1"/>
      <w:marLeft w:val="0"/>
      <w:marRight w:val="0"/>
      <w:marTop w:val="0"/>
      <w:marBottom w:val="0"/>
      <w:divBdr>
        <w:top w:val="none" w:sz="0" w:space="0" w:color="auto"/>
        <w:left w:val="none" w:sz="0" w:space="0" w:color="auto"/>
        <w:bottom w:val="none" w:sz="0" w:space="0" w:color="auto"/>
        <w:right w:val="none" w:sz="0" w:space="0" w:color="auto"/>
      </w:divBdr>
    </w:div>
    <w:div w:id="29301285">
      <w:bodyDiv w:val="1"/>
      <w:marLeft w:val="0"/>
      <w:marRight w:val="0"/>
      <w:marTop w:val="0"/>
      <w:marBottom w:val="0"/>
      <w:divBdr>
        <w:top w:val="none" w:sz="0" w:space="0" w:color="auto"/>
        <w:left w:val="none" w:sz="0" w:space="0" w:color="auto"/>
        <w:bottom w:val="none" w:sz="0" w:space="0" w:color="auto"/>
        <w:right w:val="none" w:sz="0" w:space="0" w:color="auto"/>
      </w:divBdr>
    </w:div>
    <w:div w:id="29690748">
      <w:bodyDiv w:val="1"/>
      <w:marLeft w:val="0"/>
      <w:marRight w:val="0"/>
      <w:marTop w:val="0"/>
      <w:marBottom w:val="0"/>
      <w:divBdr>
        <w:top w:val="none" w:sz="0" w:space="0" w:color="auto"/>
        <w:left w:val="none" w:sz="0" w:space="0" w:color="auto"/>
        <w:bottom w:val="none" w:sz="0" w:space="0" w:color="auto"/>
        <w:right w:val="none" w:sz="0" w:space="0" w:color="auto"/>
      </w:divBdr>
    </w:div>
    <w:div w:id="29884807">
      <w:bodyDiv w:val="1"/>
      <w:marLeft w:val="0"/>
      <w:marRight w:val="0"/>
      <w:marTop w:val="0"/>
      <w:marBottom w:val="0"/>
      <w:divBdr>
        <w:top w:val="none" w:sz="0" w:space="0" w:color="auto"/>
        <w:left w:val="none" w:sz="0" w:space="0" w:color="auto"/>
        <w:bottom w:val="none" w:sz="0" w:space="0" w:color="auto"/>
        <w:right w:val="none" w:sz="0" w:space="0" w:color="auto"/>
      </w:divBdr>
    </w:div>
    <w:div w:id="30418898">
      <w:bodyDiv w:val="1"/>
      <w:marLeft w:val="0"/>
      <w:marRight w:val="0"/>
      <w:marTop w:val="0"/>
      <w:marBottom w:val="0"/>
      <w:divBdr>
        <w:top w:val="none" w:sz="0" w:space="0" w:color="auto"/>
        <w:left w:val="none" w:sz="0" w:space="0" w:color="auto"/>
        <w:bottom w:val="none" w:sz="0" w:space="0" w:color="auto"/>
        <w:right w:val="none" w:sz="0" w:space="0" w:color="auto"/>
      </w:divBdr>
    </w:div>
    <w:div w:id="30544372">
      <w:bodyDiv w:val="1"/>
      <w:marLeft w:val="0"/>
      <w:marRight w:val="0"/>
      <w:marTop w:val="0"/>
      <w:marBottom w:val="0"/>
      <w:divBdr>
        <w:top w:val="none" w:sz="0" w:space="0" w:color="auto"/>
        <w:left w:val="none" w:sz="0" w:space="0" w:color="auto"/>
        <w:bottom w:val="none" w:sz="0" w:space="0" w:color="auto"/>
        <w:right w:val="none" w:sz="0" w:space="0" w:color="auto"/>
      </w:divBdr>
    </w:div>
    <w:div w:id="30738617">
      <w:bodyDiv w:val="1"/>
      <w:marLeft w:val="0"/>
      <w:marRight w:val="0"/>
      <w:marTop w:val="0"/>
      <w:marBottom w:val="0"/>
      <w:divBdr>
        <w:top w:val="none" w:sz="0" w:space="0" w:color="auto"/>
        <w:left w:val="none" w:sz="0" w:space="0" w:color="auto"/>
        <w:bottom w:val="none" w:sz="0" w:space="0" w:color="auto"/>
        <w:right w:val="none" w:sz="0" w:space="0" w:color="auto"/>
      </w:divBdr>
    </w:div>
    <w:div w:id="30768681">
      <w:bodyDiv w:val="1"/>
      <w:marLeft w:val="0"/>
      <w:marRight w:val="0"/>
      <w:marTop w:val="0"/>
      <w:marBottom w:val="0"/>
      <w:divBdr>
        <w:top w:val="none" w:sz="0" w:space="0" w:color="auto"/>
        <w:left w:val="none" w:sz="0" w:space="0" w:color="auto"/>
        <w:bottom w:val="none" w:sz="0" w:space="0" w:color="auto"/>
        <w:right w:val="none" w:sz="0" w:space="0" w:color="auto"/>
      </w:divBdr>
    </w:div>
    <w:div w:id="30882035">
      <w:bodyDiv w:val="1"/>
      <w:marLeft w:val="0"/>
      <w:marRight w:val="0"/>
      <w:marTop w:val="0"/>
      <w:marBottom w:val="0"/>
      <w:divBdr>
        <w:top w:val="none" w:sz="0" w:space="0" w:color="auto"/>
        <w:left w:val="none" w:sz="0" w:space="0" w:color="auto"/>
        <w:bottom w:val="none" w:sz="0" w:space="0" w:color="auto"/>
        <w:right w:val="none" w:sz="0" w:space="0" w:color="auto"/>
      </w:divBdr>
    </w:div>
    <w:div w:id="30961005">
      <w:bodyDiv w:val="1"/>
      <w:marLeft w:val="0"/>
      <w:marRight w:val="0"/>
      <w:marTop w:val="0"/>
      <w:marBottom w:val="0"/>
      <w:divBdr>
        <w:top w:val="none" w:sz="0" w:space="0" w:color="auto"/>
        <w:left w:val="none" w:sz="0" w:space="0" w:color="auto"/>
        <w:bottom w:val="none" w:sz="0" w:space="0" w:color="auto"/>
        <w:right w:val="none" w:sz="0" w:space="0" w:color="auto"/>
      </w:divBdr>
    </w:div>
    <w:div w:id="31074195">
      <w:bodyDiv w:val="1"/>
      <w:marLeft w:val="0"/>
      <w:marRight w:val="0"/>
      <w:marTop w:val="0"/>
      <w:marBottom w:val="0"/>
      <w:divBdr>
        <w:top w:val="none" w:sz="0" w:space="0" w:color="auto"/>
        <w:left w:val="none" w:sz="0" w:space="0" w:color="auto"/>
        <w:bottom w:val="none" w:sz="0" w:space="0" w:color="auto"/>
        <w:right w:val="none" w:sz="0" w:space="0" w:color="auto"/>
      </w:divBdr>
    </w:div>
    <w:div w:id="31152258">
      <w:bodyDiv w:val="1"/>
      <w:marLeft w:val="0"/>
      <w:marRight w:val="0"/>
      <w:marTop w:val="0"/>
      <w:marBottom w:val="0"/>
      <w:divBdr>
        <w:top w:val="none" w:sz="0" w:space="0" w:color="auto"/>
        <w:left w:val="none" w:sz="0" w:space="0" w:color="auto"/>
        <w:bottom w:val="none" w:sz="0" w:space="0" w:color="auto"/>
        <w:right w:val="none" w:sz="0" w:space="0" w:color="auto"/>
      </w:divBdr>
    </w:div>
    <w:div w:id="31152291">
      <w:bodyDiv w:val="1"/>
      <w:marLeft w:val="0"/>
      <w:marRight w:val="0"/>
      <w:marTop w:val="0"/>
      <w:marBottom w:val="0"/>
      <w:divBdr>
        <w:top w:val="none" w:sz="0" w:space="0" w:color="auto"/>
        <w:left w:val="none" w:sz="0" w:space="0" w:color="auto"/>
        <w:bottom w:val="none" w:sz="0" w:space="0" w:color="auto"/>
        <w:right w:val="none" w:sz="0" w:space="0" w:color="auto"/>
      </w:divBdr>
    </w:div>
    <w:div w:id="32464702">
      <w:bodyDiv w:val="1"/>
      <w:marLeft w:val="0"/>
      <w:marRight w:val="0"/>
      <w:marTop w:val="0"/>
      <w:marBottom w:val="0"/>
      <w:divBdr>
        <w:top w:val="none" w:sz="0" w:space="0" w:color="auto"/>
        <w:left w:val="none" w:sz="0" w:space="0" w:color="auto"/>
        <w:bottom w:val="none" w:sz="0" w:space="0" w:color="auto"/>
        <w:right w:val="none" w:sz="0" w:space="0" w:color="auto"/>
      </w:divBdr>
    </w:div>
    <w:div w:id="32510096">
      <w:bodyDiv w:val="1"/>
      <w:marLeft w:val="0"/>
      <w:marRight w:val="0"/>
      <w:marTop w:val="0"/>
      <w:marBottom w:val="0"/>
      <w:divBdr>
        <w:top w:val="none" w:sz="0" w:space="0" w:color="auto"/>
        <w:left w:val="none" w:sz="0" w:space="0" w:color="auto"/>
        <w:bottom w:val="none" w:sz="0" w:space="0" w:color="auto"/>
        <w:right w:val="none" w:sz="0" w:space="0" w:color="auto"/>
      </w:divBdr>
    </w:div>
    <w:div w:id="33235278">
      <w:bodyDiv w:val="1"/>
      <w:marLeft w:val="0"/>
      <w:marRight w:val="0"/>
      <w:marTop w:val="0"/>
      <w:marBottom w:val="0"/>
      <w:divBdr>
        <w:top w:val="none" w:sz="0" w:space="0" w:color="auto"/>
        <w:left w:val="none" w:sz="0" w:space="0" w:color="auto"/>
        <w:bottom w:val="none" w:sz="0" w:space="0" w:color="auto"/>
        <w:right w:val="none" w:sz="0" w:space="0" w:color="auto"/>
      </w:divBdr>
    </w:div>
    <w:div w:id="35351352">
      <w:bodyDiv w:val="1"/>
      <w:marLeft w:val="0"/>
      <w:marRight w:val="0"/>
      <w:marTop w:val="0"/>
      <w:marBottom w:val="0"/>
      <w:divBdr>
        <w:top w:val="none" w:sz="0" w:space="0" w:color="auto"/>
        <w:left w:val="none" w:sz="0" w:space="0" w:color="auto"/>
        <w:bottom w:val="none" w:sz="0" w:space="0" w:color="auto"/>
        <w:right w:val="none" w:sz="0" w:space="0" w:color="auto"/>
      </w:divBdr>
    </w:div>
    <w:div w:id="35396509">
      <w:bodyDiv w:val="1"/>
      <w:marLeft w:val="0"/>
      <w:marRight w:val="0"/>
      <w:marTop w:val="0"/>
      <w:marBottom w:val="0"/>
      <w:divBdr>
        <w:top w:val="none" w:sz="0" w:space="0" w:color="auto"/>
        <w:left w:val="none" w:sz="0" w:space="0" w:color="auto"/>
        <w:bottom w:val="none" w:sz="0" w:space="0" w:color="auto"/>
        <w:right w:val="none" w:sz="0" w:space="0" w:color="auto"/>
      </w:divBdr>
    </w:div>
    <w:div w:id="35934768">
      <w:bodyDiv w:val="1"/>
      <w:marLeft w:val="0"/>
      <w:marRight w:val="0"/>
      <w:marTop w:val="0"/>
      <w:marBottom w:val="0"/>
      <w:divBdr>
        <w:top w:val="none" w:sz="0" w:space="0" w:color="auto"/>
        <w:left w:val="none" w:sz="0" w:space="0" w:color="auto"/>
        <w:bottom w:val="none" w:sz="0" w:space="0" w:color="auto"/>
        <w:right w:val="none" w:sz="0" w:space="0" w:color="auto"/>
      </w:divBdr>
    </w:div>
    <w:div w:id="36125438">
      <w:bodyDiv w:val="1"/>
      <w:marLeft w:val="0"/>
      <w:marRight w:val="0"/>
      <w:marTop w:val="0"/>
      <w:marBottom w:val="0"/>
      <w:divBdr>
        <w:top w:val="none" w:sz="0" w:space="0" w:color="auto"/>
        <w:left w:val="none" w:sz="0" w:space="0" w:color="auto"/>
        <w:bottom w:val="none" w:sz="0" w:space="0" w:color="auto"/>
        <w:right w:val="none" w:sz="0" w:space="0" w:color="auto"/>
      </w:divBdr>
    </w:div>
    <w:div w:id="36703131">
      <w:bodyDiv w:val="1"/>
      <w:marLeft w:val="0"/>
      <w:marRight w:val="0"/>
      <w:marTop w:val="0"/>
      <w:marBottom w:val="0"/>
      <w:divBdr>
        <w:top w:val="none" w:sz="0" w:space="0" w:color="auto"/>
        <w:left w:val="none" w:sz="0" w:space="0" w:color="auto"/>
        <w:bottom w:val="none" w:sz="0" w:space="0" w:color="auto"/>
        <w:right w:val="none" w:sz="0" w:space="0" w:color="auto"/>
      </w:divBdr>
    </w:div>
    <w:div w:id="36855424">
      <w:bodyDiv w:val="1"/>
      <w:marLeft w:val="0"/>
      <w:marRight w:val="0"/>
      <w:marTop w:val="0"/>
      <w:marBottom w:val="0"/>
      <w:divBdr>
        <w:top w:val="none" w:sz="0" w:space="0" w:color="auto"/>
        <w:left w:val="none" w:sz="0" w:space="0" w:color="auto"/>
        <w:bottom w:val="none" w:sz="0" w:space="0" w:color="auto"/>
        <w:right w:val="none" w:sz="0" w:space="0" w:color="auto"/>
      </w:divBdr>
    </w:div>
    <w:div w:id="36861641">
      <w:bodyDiv w:val="1"/>
      <w:marLeft w:val="0"/>
      <w:marRight w:val="0"/>
      <w:marTop w:val="0"/>
      <w:marBottom w:val="0"/>
      <w:divBdr>
        <w:top w:val="none" w:sz="0" w:space="0" w:color="auto"/>
        <w:left w:val="none" w:sz="0" w:space="0" w:color="auto"/>
        <w:bottom w:val="none" w:sz="0" w:space="0" w:color="auto"/>
        <w:right w:val="none" w:sz="0" w:space="0" w:color="auto"/>
      </w:divBdr>
    </w:div>
    <w:div w:id="37361955">
      <w:bodyDiv w:val="1"/>
      <w:marLeft w:val="0"/>
      <w:marRight w:val="0"/>
      <w:marTop w:val="0"/>
      <w:marBottom w:val="0"/>
      <w:divBdr>
        <w:top w:val="none" w:sz="0" w:space="0" w:color="auto"/>
        <w:left w:val="none" w:sz="0" w:space="0" w:color="auto"/>
        <w:bottom w:val="none" w:sz="0" w:space="0" w:color="auto"/>
        <w:right w:val="none" w:sz="0" w:space="0" w:color="auto"/>
      </w:divBdr>
    </w:div>
    <w:div w:id="37706272">
      <w:bodyDiv w:val="1"/>
      <w:marLeft w:val="0"/>
      <w:marRight w:val="0"/>
      <w:marTop w:val="0"/>
      <w:marBottom w:val="0"/>
      <w:divBdr>
        <w:top w:val="none" w:sz="0" w:space="0" w:color="auto"/>
        <w:left w:val="none" w:sz="0" w:space="0" w:color="auto"/>
        <w:bottom w:val="none" w:sz="0" w:space="0" w:color="auto"/>
        <w:right w:val="none" w:sz="0" w:space="0" w:color="auto"/>
      </w:divBdr>
    </w:div>
    <w:div w:id="39282994">
      <w:bodyDiv w:val="1"/>
      <w:marLeft w:val="0"/>
      <w:marRight w:val="0"/>
      <w:marTop w:val="0"/>
      <w:marBottom w:val="0"/>
      <w:divBdr>
        <w:top w:val="none" w:sz="0" w:space="0" w:color="auto"/>
        <w:left w:val="none" w:sz="0" w:space="0" w:color="auto"/>
        <w:bottom w:val="none" w:sz="0" w:space="0" w:color="auto"/>
        <w:right w:val="none" w:sz="0" w:space="0" w:color="auto"/>
      </w:divBdr>
    </w:div>
    <w:div w:id="39328365">
      <w:bodyDiv w:val="1"/>
      <w:marLeft w:val="0"/>
      <w:marRight w:val="0"/>
      <w:marTop w:val="0"/>
      <w:marBottom w:val="0"/>
      <w:divBdr>
        <w:top w:val="none" w:sz="0" w:space="0" w:color="auto"/>
        <w:left w:val="none" w:sz="0" w:space="0" w:color="auto"/>
        <w:bottom w:val="none" w:sz="0" w:space="0" w:color="auto"/>
        <w:right w:val="none" w:sz="0" w:space="0" w:color="auto"/>
      </w:divBdr>
    </w:div>
    <w:div w:id="39867488">
      <w:bodyDiv w:val="1"/>
      <w:marLeft w:val="0"/>
      <w:marRight w:val="0"/>
      <w:marTop w:val="0"/>
      <w:marBottom w:val="0"/>
      <w:divBdr>
        <w:top w:val="none" w:sz="0" w:space="0" w:color="auto"/>
        <w:left w:val="none" w:sz="0" w:space="0" w:color="auto"/>
        <w:bottom w:val="none" w:sz="0" w:space="0" w:color="auto"/>
        <w:right w:val="none" w:sz="0" w:space="0" w:color="auto"/>
      </w:divBdr>
    </w:div>
    <w:div w:id="40448295">
      <w:bodyDiv w:val="1"/>
      <w:marLeft w:val="0"/>
      <w:marRight w:val="0"/>
      <w:marTop w:val="0"/>
      <w:marBottom w:val="0"/>
      <w:divBdr>
        <w:top w:val="none" w:sz="0" w:space="0" w:color="auto"/>
        <w:left w:val="none" w:sz="0" w:space="0" w:color="auto"/>
        <w:bottom w:val="none" w:sz="0" w:space="0" w:color="auto"/>
        <w:right w:val="none" w:sz="0" w:space="0" w:color="auto"/>
      </w:divBdr>
    </w:div>
    <w:div w:id="40715160">
      <w:bodyDiv w:val="1"/>
      <w:marLeft w:val="0"/>
      <w:marRight w:val="0"/>
      <w:marTop w:val="0"/>
      <w:marBottom w:val="0"/>
      <w:divBdr>
        <w:top w:val="none" w:sz="0" w:space="0" w:color="auto"/>
        <w:left w:val="none" w:sz="0" w:space="0" w:color="auto"/>
        <w:bottom w:val="none" w:sz="0" w:space="0" w:color="auto"/>
        <w:right w:val="none" w:sz="0" w:space="0" w:color="auto"/>
      </w:divBdr>
    </w:div>
    <w:div w:id="40860566">
      <w:bodyDiv w:val="1"/>
      <w:marLeft w:val="0"/>
      <w:marRight w:val="0"/>
      <w:marTop w:val="0"/>
      <w:marBottom w:val="0"/>
      <w:divBdr>
        <w:top w:val="none" w:sz="0" w:space="0" w:color="auto"/>
        <w:left w:val="none" w:sz="0" w:space="0" w:color="auto"/>
        <w:bottom w:val="none" w:sz="0" w:space="0" w:color="auto"/>
        <w:right w:val="none" w:sz="0" w:space="0" w:color="auto"/>
      </w:divBdr>
    </w:div>
    <w:div w:id="40906253">
      <w:bodyDiv w:val="1"/>
      <w:marLeft w:val="0"/>
      <w:marRight w:val="0"/>
      <w:marTop w:val="0"/>
      <w:marBottom w:val="0"/>
      <w:divBdr>
        <w:top w:val="none" w:sz="0" w:space="0" w:color="auto"/>
        <w:left w:val="none" w:sz="0" w:space="0" w:color="auto"/>
        <w:bottom w:val="none" w:sz="0" w:space="0" w:color="auto"/>
        <w:right w:val="none" w:sz="0" w:space="0" w:color="auto"/>
      </w:divBdr>
    </w:div>
    <w:div w:id="41368330">
      <w:bodyDiv w:val="1"/>
      <w:marLeft w:val="0"/>
      <w:marRight w:val="0"/>
      <w:marTop w:val="0"/>
      <w:marBottom w:val="0"/>
      <w:divBdr>
        <w:top w:val="none" w:sz="0" w:space="0" w:color="auto"/>
        <w:left w:val="none" w:sz="0" w:space="0" w:color="auto"/>
        <w:bottom w:val="none" w:sz="0" w:space="0" w:color="auto"/>
        <w:right w:val="none" w:sz="0" w:space="0" w:color="auto"/>
      </w:divBdr>
    </w:div>
    <w:div w:id="41639276">
      <w:bodyDiv w:val="1"/>
      <w:marLeft w:val="0"/>
      <w:marRight w:val="0"/>
      <w:marTop w:val="0"/>
      <w:marBottom w:val="0"/>
      <w:divBdr>
        <w:top w:val="none" w:sz="0" w:space="0" w:color="auto"/>
        <w:left w:val="none" w:sz="0" w:space="0" w:color="auto"/>
        <w:bottom w:val="none" w:sz="0" w:space="0" w:color="auto"/>
        <w:right w:val="none" w:sz="0" w:space="0" w:color="auto"/>
      </w:divBdr>
    </w:div>
    <w:div w:id="41902788">
      <w:bodyDiv w:val="1"/>
      <w:marLeft w:val="0"/>
      <w:marRight w:val="0"/>
      <w:marTop w:val="0"/>
      <w:marBottom w:val="0"/>
      <w:divBdr>
        <w:top w:val="none" w:sz="0" w:space="0" w:color="auto"/>
        <w:left w:val="none" w:sz="0" w:space="0" w:color="auto"/>
        <w:bottom w:val="none" w:sz="0" w:space="0" w:color="auto"/>
        <w:right w:val="none" w:sz="0" w:space="0" w:color="auto"/>
      </w:divBdr>
    </w:div>
    <w:div w:id="42020166">
      <w:bodyDiv w:val="1"/>
      <w:marLeft w:val="0"/>
      <w:marRight w:val="0"/>
      <w:marTop w:val="0"/>
      <w:marBottom w:val="0"/>
      <w:divBdr>
        <w:top w:val="none" w:sz="0" w:space="0" w:color="auto"/>
        <w:left w:val="none" w:sz="0" w:space="0" w:color="auto"/>
        <w:bottom w:val="none" w:sz="0" w:space="0" w:color="auto"/>
        <w:right w:val="none" w:sz="0" w:space="0" w:color="auto"/>
      </w:divBdr>
    </w:div>
    <w:div w:id="42022322">
      <w:bodyDiv w:val="1"/>
      <w:marLeft w:val="0"/>
      <w:marRight w:val="0"/>
      <w:marTop w:val="0"/>
      <w:marBottom w:val="0"/>
      <w:divBdr>
        <w:top w:val="none" w:sz="0" w:space="0" w:color="auto"/>
        <w:left w:val="none" w:sz="0" w:space="0" w:color="auto"/>
        <w:bottom w:val="none" w:sz="0" w:space="0" w:color="auto"/>
        <w:right w:val="none" w:sz="0" w:space="0" w:color="auto"/>
      </w:divBdr>
    </w:div>
    <w:div w:id="42220238">
      <w:bodyDiv w:val="1"/>
      <w:marLeft w:val="0"/>
      <w:marRight w:val="0"/>
      <w:marTop w:val="0"/>
      <w:marBottom w:val="0"/>
      <w:divBdr>
        <w:top w:val="none" w:sz="0" w:space="0" w:color="auto"/>
        <w:left w:val="none" w:sz="0" w:space="0" w:color="auto"/>
        <w:bottom w:val="none" w:sz="0" w:space="0" w:color="auto"/>
        <w:right w:val="none" w:sz="0" w:space="0" w:color="auto"/>
      </w:divBdr>
    </w:div>
    <w:div w:id="42606131">
      <w:bodyDiv w:val="1"/>
      <w:marLeft w:val="0"/>
      <w:marRight w:val="0"/>
      <w:marTop w:val="0"/>
      <w:marBottom w:val="0"/>
      <w:divBdr>
        <w:top w:val="none" w:sz="0" w:space="0" w:color="auto"/>
        <w:left w:val="none" w:sz="0" w:space="0" w:color="auto"/>
        <w:bottom w:val="none" w:sz="0" w:space="0" w:color="auto"/>
        <w:right w:val="none" w:sz="0" w:space="0" w:color="auto"/>
      </w:divBdr>
    </w:div>
    <w:div w:id="44108984">
      <w:bodyDiv w:val="1"/>
      <w:marLeft w:val="0"/>
      <w:marRight w:val="0"/>
      <w:marTop w:val="0"/>
      <w:marBottom w:val="0"/>
      <w:divBdr>
        <w:top w:val="none" w:sz="0" w:space="0" w:color="auto"/>
        <w:left w:val="none" w:sz="0" w:space="0" w:color="auto"/>
        <w:bottom w:val="none" w:sz="0" w:space="0" w:color="auto"/>
        <w:right w:val="none" w:sz="0" w:space="0" w:color="auto"/>
      </w:divBdr>
    </w:div>
    <w:div w:id="44717702">
      <w:bodyDiv w:val="1"/>
      <w:marLeft w:val="0"/>
      <w:marRight w:val="0"/>
      <w:marTop w:val="0"/>
      <w:marBottom w:val="0"/>
      <w:divBdr>
        <w:top w:val="none" w:sz="0" w:space="0" w:color="auto"/>
        <w:left w:val="none" w:sz="0" w:space="0" w:color="auto"/>
        <w:bottom w:val="none" w:sz="0" w:space="0" w:color="auto"/>
        <w:right w:val="none" w:sz="0" w:space="0" w:color="auto"/>
      </w:divBdr>
    </w:div>
    <w:div w:id="44720984">
      <w:bodyDiv w:val="1"/>
      <w:marLeft w:val="0"/>
      <w:marRight w:val="0"/>
      <w:marTop w:val="0"/>
      <w:marBottom w:val="0"/>
      <w:divBdr>
        <w:top w:val="none" w:sz="0" w:space="0" w:color="auto"/>
        <w:left w:val="none" w:sz="0" w:space="0" w:color="auto"/>
        <w:bottom w:val="none" w:sz="0" w:space="0" w:color="auto"/>
        <w:right w:val="none" w:sz="0" w:space="0" w:color="auto"/>
      </w:divBdr>
    </w:div>
    <w:div w:id="44912709">
      <w:bodyDiv w:val="1"/>
      <w:marLeft w:val="0"/>
      <w:marRight w:val="0"/>
      <w:marTop w:val="0"/>
      <w:marBottom w:val="0"/>
      <w:divBdr>
        <w:top w:val="none" w:sz="0" w:space="0" w:color="auto"/>
        <w:left w:val="none" w:sz="0" w:space="0" w:color="auto"/>
        <w:bottom w:val="none" w:sz="0" w:space="0" w:color="auto"/>
        <w:right w:val="none" w:sz="0" w:space="0" w:color="auto"/>
      </w:divBdr>
    </w:div>
    <w:div w:id="45028734">
      <w:bodyDiv w:val="1"/>
      <w:marLeft w:val="0"/>
      <w:marRight w:val="0"/>
      <w:marTop w:val="0"/>
      <w:marBottom w:val="0"/>
      <w:divBdr>
        <w:top w:val="none" w:sz="0" w:space="0" w:color="auto"/>
        <w:left w:val="none" w:sz="0" w:space="0" w:color="auto"/>
        <w:bottom w:val="none" w:sz="0" w:space="0" w:color="auto"/>
        <w:right w:val="none" w:sz="0" w:space="0" w:color="auto"/>
      </w:divBdr>
    </w:div>
    <w:div w:id="45642128">
      <w:bodyDiv w:val="1"/>
      <w:marLeft w:val="0"/>
      <w:marRight w:val="0"/>
      <w:marTop w:val="0"/>
      <w:marBottom w:val="0"/>
      <w:divBdr>
        <w:top w:val="none" w:sz="0" w:space="0" w:color="auto"/>
        <w:left w:val="none" w:sz="0" w:space="0" w:color="auto"/>
        <w:bottom w:val="none" w:sz="0" w:space="0" w:color="auto"/>
        <w:right w:val="none" w:sz="0" w:space="0" w:color="auto"/>
      </w:divBdr>
    </w:div>
    <w:div w:id="45835665">
      <w:bodyDiv w:val="1"/>
      <w:marLeft w:val="0"/>
      <w:marRight w:val="0"/>
      <w:marTop w:val="0"/>
      <w:marBottom w:val="0"/>
      <w:divBdr>
        <w:top w:val="none" w:sz="0" w:space="0" w:color="auto"/>
        <w:left w:val="none" w:sz="0" w:space="0" w:color="auto"/>
        <w:bottom w:val="none" w:sz="0" w:space="0" w:color="auto"/>
        <w:right w:val="none" w:sz="0" w:space="0" w:color="auto"/>
      </w:divBdr>
    </w:div>
    <w:div w:id="45881776">
      <w:bodyDiv w:val="1"/>
      <w:marLeft w:val="0"/>
      <w:marRight w:val="0"/>
      <w:marTop w:val="0"/>
      <w:marBottom w:val="0"/>
      <w:divBdr>
        <w:top w:val="none" w:sz="0" w:space="0" w:color="auto"/>
        <w:left w:val="none" w:sz="0" w:space="0" w:color="auto"/>
        <w:bottom w:val="none" w:sz="0" w:space="0" w:color="auto"/>
        <w:right w:val="none" w:sz="0" w:space="0" w:color="auto"/>
      </w:divBdr>
    </w:div>
    <w:div w:id="46996189">
      <w:bodyDiv w:val="1"/>
      <w:marLeft w:val="0"/>
      <w:marRight w:val="0"/>
      <w:marTop w:val="0"/>
      <w:marBottom w:val="0"/>
      <w:divBdr>
        <w:top w:val="none" w:sz="0" w:space="0" w:color="auto"/>
        <w:left w:val="none" w:sz="0" w:space="0" w:color="auto"/>
        <w:bottom w:val="none" w:sz="0" w:space="0" w:color="auto"/>
        <w:right w:val="none" w:sz="0" w:space="0" w:color="auto"/>
      </w:divBdr>
    </w:div>
    <w:div w:id="47345615">
      <w:bodyDiv w:val="1"/>
      <w:marLeft w:val="0"/>
      <w:marRight w:val="0"/>
      <w:marTop w:val="0"/>
      <w:marBottom w:val="0"/>
      <w:divBdr>
        <w:top w:val="none" w:sz="0" w:space="0" w:color="auto"/>
        <w:left w:val="none" w:sz="0" w:space="0" w:color="auto"/>
        <w:bottom w:val="none" w:sz="0" w:space="0" w:color="auto"/>
        <w:right w:val="none" w:sz="0" w:space="0" w:color="auto"/>
      </w:divBdr>
    </w:div>
    <w:div w:id="48576778">
      <w:bodyDiv w:val="1"/>
      <w:marLeft w:val="0"/>
      <w:marRight w:val="0"/>
      <w:marTop w:val="0"/>
      <w:marBottom w:val="0"/>
      <w:divBdr>
        <w:top w:val="none" w:sz="0" w:space="0" w:color="auto"/>
        <w:left w:val="none" w:sz="0" w:space="0" w:color="auto"/>
        <w:bottom w:val="none" w:sz="0" w:space="0" w:color="auto"/>
        <w:right w:val="none" w:sz="0" w:space="0" w:color="auto"/>
      </w:divBdr>
    </w:div>
    <w:div w:id="49111409">
      <w:bodyDiv w:val="1"/>
      <w:marLeft w:val="0"/>
      <w:marRight w:val="0"/>
      <w:marTop w:val="0"/>
      <w:marBottom w:val="0"/>
      <w:divBdr>
        <w:top w:val="none" w:sz="0" w:space="0" w:color="auto"/>
        <w:left w:val="none" w:sz="0" w:space="0" w:color="auto"/>
        <w:bottom w:val="none" w:sz="0" w:space="0" w:color="auto"/>
        <w:right w:val="none" w:sz="0" w:space="0" w:color="auto"/>
      </w:divBdr>
    </w:div>
    <w:div w:id="49306442">
      <w:bodyDiv w:val="1"/>
      <w:marLeft w:val="0"/>
      <w:marRight w:val="0"/>
      <w:marTop w:val="0"/>
      <w:marBottom w:val="0"/>
      <w:divBdr>
        <w:top w:val="none" w:sz="0" w:space="0" w:color="auto"/>
        <w:left w:val="none" w:sz="0" w:space="0" w:color="auto"/>
        <w:bottom w:val="none" w:sz="0" w:space="0" w:color="auto"/>
        <w:right w:val="none" w:sz="0" w:space="0" w:color="auto"/>
      </w:divBdr>
    </w:div>
    <w:div w:id="49426583">
      <w:bodyDiv w:val="1"/>
      <w:marLeft w:val="0"/>
      <w:marRight w:val="0"/>
      <w:marTop w:val="0"/>
      <w:marBottom w:val="0"/>
      <w:divBdr>
        <w:top w:val="none" w:sz="0" w:space="0" w:color="auto"/>
        <w:left w:val="none" w:sz="0" w:space="0" w:color="auto"/>
        <w:bottom w:val="none" w:sz="0" w:space="0" w:color="auto"/>
        <w:right w:val="none" w:sz="0" w:space="0" w:color="auto"/>
      </w:divBdr>
    </w:div>
    <w:div w:id="49497694">
      <w:bodyDiv w:val="1"/>
      <w:marLeft w:val="0"/>
      <w:marRight w:val="0"/>
      <w:marTop w:val="0"/>
      <w:marBottom w:val="0"/>
      <w:divBdr>
        <w:top w:val="none" w:sz="0" w:space="0" w:color="auto"/>
        <w:left w:val="none" w:sz="0" w:space="0" w:color="auto"/>
        <w:bottom w:val="none" w:sz="0" w:space="0" w:color="auto"/>
        <w:right w:val="none" w:sz="0" w:space="0" w:color="auto"/>
      </w:divBdr>
    </w:div>
    <w:div w:id="50005522">
      <w:bodyDiv w:val="1"/>
      <w:marLeft w:val="0"/>
      <w:marRight w:val="0"/>
      <w:marTop w:val="0"/>
      <w:marBottom w:val="0"/>
      <w:divBdr>
        <w:top w:val="none" w:sz="0" w:space="0" w:color="auto"/>
        <w:left w:val="none" w:sz="0" w:space="0" w:color="auto"/>
        <w:bottom w:val="none" w:sz="0" w:space="0" w:color="auto"/>
        <w:right w:val="none" w:sz="0" w:space="0" w:color="auto"/>
      </w:divBdr>
    </w:div>
    <w:div w:id="50082850">
      <w:bodyDiv w:val="1"/>
      <w:marLeft w:val="0"/>
      <w:marRight w:val="0"/>
      <w:marTop w:val="0"/>
      <w:marBottom w:val="0"/>
      <w:divBdr>
        <w:top w:val="none" w:sz="0" w:space="0" w:color="auto"/>
        <w:left w:val="none" w:sz="0" w:space="0" w:color="auto"/>
        <w:bottom w:val="none" w:sz="0" w:space="0" w:color="auto"/>
        <w:right w:val="none" w:sz="0" w:space="0" w:color="auto"/>
      </w:divBdr>
    </w:div>
    <w:div w:id="50617894">
      <w:bodyDiv w:val="1"/>
      <w:marLeft w:val="0"/>
      <w:marRight w:val="0"/>
      <w:marTop w:val="0"/>
      <w:marBottom w:val="0"/>
      <w:divBdr>
        <w:top w:val="none" w:sz="0" w:space="0" w:color="auto"/>
        <w:left w:val="none" w:sz="0" w:space="0" w:color="auto"/>
        <w:bottom w:val="none" w:sz="0" w:space="0" w:color="auto"/>
        <w:right w:val="none" w:sz="0" w:space="0" w:color="auto"/>
      </w:divBdr>
    </w:div>
    <w:div w:id="51395804">
      <w:bodyDiv w:val="1"/>
      <w:marLeft w:val="0"/>
      <w:marRight w:val="0"/>
      <w:marTop w:val="0"/>
      <w:marBottom w:val="0"/>
      <w:divBdr>
        <w:top w:val="none" w:sz="0" w:space="0" w:color="auto"/>
        <w:left w:val="none" w:sz="0" w:space="0" w:color="auto"/>
        <w:bottom w:val="none" w:sz="0" w:space="0" w:color="auto"/>
        <w:right w:val="none" w:sz="0" w:space="0" w:color="auto"/>
      </w:divBdr>
    </w:div>
    <w:div w:id="51663100">
      <w:bodyDiv w:val="1"/>
      <w:marLeft w:val="0"/>
      <w:marRight w:val="0"/>
      <w:marTop w:val="0"/>
      <w:marBottom w:val="0"/>
      <w:divBdr>
        <w:top w:val="none" w:sz="0" w:space="0" w:color="auto"/>
        <w:left w:val="none" w:sz="0" w:space="0" w:color="auto"/>
        <w:bottom w:val="none" w:sz="0" w:space="0" w:color="auto"/>
        <w:right w:val="none" w:sz="0" w:space="0" w:color="auto"/>
      </w:divBdr>
    </w:div>
    <w:div w:id="51663423">
      <w:bodyDiv w:val="1"/>
      <w:marLeft w:val="0"/>
      <w:marRight w:val="0"/>
      <w:marTop w:val="0"/>
      <w:marBottom w:val="0"/>
      <w:divBdr>
        <w:top w:val="none" w:sz="0" w:space="0" w:color="auto"/>
        <w:left w:val="none" w:sz="0" w:space="0" w:color="auto"/>
        <w:bottom w:val="none" w:sz="0" w:space="0" w:color="auto"/>
        <w:right w:val="none" w:sz="0" w:space="0" w:color="auto"/>
      </w:divBdr>
    </w:div>
    <w:div w:id="52049072">
      <w:bodyDiv w:val="1"/>
      <w:marLeft w:val="0"/>
      <w:marRight w:val="0"/>
      <w:marTop w:val="0"/>
      <w:marBottom w:val="0"/>
      <w:divBdr>
        <w:top w:val="none" w:sz="0" w:space="0" w:color="auto"/>
        <w:left w:val="none" w:sz="0" w:space="0" w:color="auto"/>
        <w:bottom w:val="none" w:sz="0" w:space="0" w:color="auto"/>
        <w:right w:val="none" w:sz="0" w:space="0" w:color="auto"/>
      </w:divBdr>
    </w:div>
    <w:div w:id="52241069">
      <w:bodyDiv w:val="1"/>
      <w:marLeft w:val="0"/>
      <w:marRight w:val="0"/>
      <w:marTop w:val="0"/>
      <w:marBottom w:val="0"/>
      <w:divBdr>
        <w:top w:val="none" w:sz="0" w:space="0" w:color="auto"/>
        <w:left w:val="none" w:sz="0" w:space="0" w:color="auto"/>
        <w:bottom w:val="none" w:sz="0" w:space="0" w:color="auto"/>
        <w:right w:val="none" w:sz="0" w:space="0" w:color="auto"/>
      </w:divBdr>
    </w:div>
    <w:div w:id="53043500">
      <w:bodyDiv w:val="1"/>
      <w:marLeft w:val="0"/>
      <w:marRight w:val="0"/>
      <w:marTop w:val="0"/>
      <w:marBottom w:val="0"/>
      <w:divBdr>
        <w:top w:val="none" w:sz="0" w:space="0" w:color="auto"/>
        <w:left w:val="none" w:sz="0" w:space="0" w:color="auto"/>
        <w:bottom w:val="none" w:sz="0" w:space="0" w:color="auto"/>
        <w:right w:val="none" w:sz="0" w:space="0" w:color="auto"/>
      </w:divBdr>
    </w:div>
    <w:div w:id="53283666">
      <w:bodyDiv w:val="1"/>
      <w:marLeft w:val="0"/>
      <w:marRight w:val="0"/>
      <w:marTop w:val="0"/>
      <w:marBottom w:val="0"/>
      <w:divBdr>
        <w:top w:val="none" w:sz="0" w:space="0" w:color="auto"/>
        <w:left w:val="none" w:sz="0" w:space="0" w:color="auto"/>
        <w:bottom w:val="none" w:sz="0" w:space="0" w:color="auto"/>
        <w:right w:val="none" w:sz="0" w:space="0" w:color="auto"/>
      </w:divBdr>
    </w:div>
    <w:div w:id="54206699">
      <w:bodyDiv w:val="1"/>
      <w:marLeft w:val="0"/>
      <w:marRight w:val="0"/>
      <w:marTop w:val="0"/>
      <w:marBottom w:val="0"/>
      <w:divBdr>
        <w:top w:val="none" w:sz="0" w:space="0" w:color="auto"/>
        <w:left w:val="none" w:sz="0" w:space="0" w:color="auto"/>
        <w:bottom w:val="none" w:sz="0" w:space="0" w:color="auto"/>
        <w:right w:val="none" w:sz="0" w:space="0" w:color="auto"/>
      </w:divBdr>
    </w:div>
    <w:div w:id="55668093">
      <w:bodyDiv w:val="1"/>
      <w:marLeft w:val="0"/>
      <w:marRight w:val="0"/>
      <w:marTop w:val="0"/>
      <w:marBottom w:val="0"/>
      <w:divBdr>
        <w:top w:val="none" w:sz="0" w:space="0" w:color="auto"/>
        <w:left w:val="none" w:sz="0" w:space="0" w:color="auto"/>
        <w:bottom w:val="none" w:sz="0" w:space="0" w:color="auto"/>
        <w:right w:val="none" w:sz="0" w:space="0" w:color="auto"/>
      </w:divBdr>
    </w:div>
    <w:div w:id="56175683">
      <w:bodyDiv w:val="1"/>
      <w:marLeft w:val="0"/>
      <w:marRight w:val="0"/>
      <w:marTop w:val="0"/>
      <w:marBottom w:val="0"/>
      <w:divBdr>
        <w:top w:val="none" w:sz="0" w:space="0" w:color="auto"/>
        <w:left w:val="none" w:sz="0" w:space="0" w:color="auto"/>
        <w:bottom w:val="none" w:sz="0" w:space="0" w:color="auto"/>
        <w:right w:val="none" w:sz="0" w:space="0" w:color="auto"/>
      </w:divBdr>
    </w:div>
    <w:div w:id="56783959">
      <w:bodyDiv w:val="1"/>
      <w:marLeft w:val="0"/>
      <w:marRight w:val="0"/>
      <w:marTop w:val="0"/>
      <w:marBottom w:val="0"/>
      <w:divBdr>
        <w:top w:val="none" w:sz="0" w:space="0" w:color="auto"/>
        <w:left w:val="none" w:sz="0" w:space="0" w:color="auto"/>
        <w:bottom w:val="none" w:sz="0" w:space="0" w:color="auto"/>
        <w:right w:val="none" w:sz="0" w:space="0" w:color="auto"/>
      </w:divBdr>
    </w:div>
    <w:div w:id="57754360">
      <w:bodyDiv w:val="1"/>
      <w:marLeft w:val="0"/>
      <w:marRight w:val="0"/>
      <w:marTop w:val="0"/>
      <w:marBottom w:val="0"/>
      <w:divBdr>
        <w:top w:val="none" w:sz="0" w:space="0" w:color="auto"/>
        <w:left w:val="none" w:sz="0" w:space="0" w:color="auto"/>
        <w:bottom w:val="none" w:sz="0" w:space="0" w:color="auto"/>
        <w:right w:val="none" w:sz="0" w:space="0" w:color="auto"/>
      </w:divBdr>
    </w:div>
    <w:div w:id="57871621">
      <w:bodyDiv w:val="1"/>
      <w:marLeft w:val="0"/>
      <w:marRight w:val="0"/>
      <w:marTop w:val="0"/>
      <w:marBottom w:val="0"/>
      <w:divBdr>
        <w:top w:val="none" w:sz="0" w:space="0" w:color="auto"/>
        <w:left w:val="none" w:sz="0" w:space="0" w:color="auto"/>
        <w:bottom w:val="none" w:sz="0" w:space="0" w:color="auto"/>
        <w:right w:val="none" w:sz="0" w:space="0" w:color="auto"/>
      </w:divBdr>
    </w:div>
    <w:div w:id="57948853">
      <w:bodyDiv w:val="1"/>
      <w:marLeft w:val="0"/>
      <w:marRight w:val="0"/>
      <w:marTop w:val="0"/>
      <w:marBottom w:val="0"/>
      <w:divBdr>
        <w:top w:val="none" w:sz="0" w:space="0" w:color="auto"/>
        <w:left w:val="none" w:sz="0" w:space="0" w:color="auto"/>
        <w:bottom w:val="none" w:sz="0" w:space="0" w:color="auto"/>
        <w:right w:val="none" w:sz="0" w:space="0" w:color="auto"/>
      </w:divBdr>
    </w:div>
    <w:div w:id="58601140">
      <w:bodyDiv w:val="1"/>
      <w:marLeft w:val="0"/>
      <w:marRight w:val="0"/>
      <w:marTop w:val="0"/>
      <w:marBottom w:val="0"/>
      <w:divBdr>
        <w:top w:val="none" w:sz="0" w:space="0" w:color="auto"/>
        <w:left w:val="none" w:sz="0" w:space="0" w:color="auto"/>
        <w:bottom w:val="none" w:sz="0" w:space="0" w:color="auto"/>
        <w:right w:val="none" w:sz="0" w:space="0" w:color="auto"/>
      </w:divBdr>
    </w:div>
    <w:div w:id="58795299">
      <w:bodyDiv w:val="1"/>
      <w:marLeft w:val="0"/>
      <w:marRight w:val="0"/>
      <w:marTop w:val="0"/>
      <w:marBottom w:val="0"/>
      <w:divBdr>
        <w:top w:val="none" w:sz="0" w:space="0" w:color="auto"/>
        <w:left w:val="none" w:sz="0" w:space="0" w:color="auto"/>
        <w:bottom w:val="none" w:sz="0" w:space="0" w:color="auto"/>
        <w:right w:val="none" w:sz="0" w:space="0" w:color="auto"/>
      </w:divBdr>
    </w:div>
    <w:div w:id="58868221">
      <w:bodyDiv w:val="1"/>
      <w:marLeft w:val="0"/>
      <w:marRight w:val="0"/>
      <w:marTop w:val="0"/>
      <w:marBottom w:val="0"/>
      <w:divBdr>
        <w:top w:val="none" w:sz="0" w:space="0" w:color="auto"/>
        <w:left w:val="none" w:sz="0" w:space="0" w:color="auto"/>
        <w:bottom w:val="none" w:sz="0" w:space="0" w:color="auto"/>
        <w:right w:val="none" w:sz="0" w:space="0" w:color="auto"/>
      </w:divBdr>
    </w:div>
    <w:div w:id="59133221">
      <w:bodyDiv w:val="1"/>
      <w:marLeft w:val="0"/>
      <w:marRight w:val="0"/>
      <w:marTop w:val="0"/>
      <w:marBottom w:val="0"/>
      <w:divBdr>
        <w:top w:val="none" w:sz="0" w:space="0" w:color="auto"/>
        <w:left w:val="none" w:sz="0" w:space="0" w:color="auto"/>
        <w:bottom w:val="none" w:sz="0" w:space="0" w:color="auto"/>
        <w:right w:val="none" w:sz="0" w:space="0" w:color="auto"/>
      </w:divBdr>
    </w:div>
    <w:div w:id="59210666">
      <w:bodyDiv w:val="1"/>
      <w:marLeft w:val="0"/>
      <w:marRight w:val="0"/>
      <w:marTop w:val="0"/>
      <w:marBottom w:val="0"/>
      <w:divBdr>
        <w:top w:val="none" w:sz="0" w:space="0" w:color="auto"/>
        <w:left w:val="none" w:sz="0" w:space="0" w:color="auto"/>
        <w:bottom w:val="none" w:sz="0" w:space="0" w:color="auto"/>
        <w:right w:val="none" w:sz="0" w:space="0" w:color="auto"/>
      </w:divBdr>
    </w:div>
    <w:div w:id="59257029">
      <w:bodyDiv w:val="1"/>
      <w:marLeft w:val="0"/>
      <w:marRight w:val="0"/>
      <w:marTop w:val="0"/>
      <w:marBottom w:val="0"/>
      <w:divBdr>
        <w:top w:val="none" w:sz="0" w:space="0" w:color="auto"/>
        <w:left w:val="none" w:sz="0" w:space="0" w:color="auto"/>
        <w:bottom w:val="none" w:sz="0" w:space="0" w:color="auto"/>
        <w:right w:val="none" w:sz="0" w:space="0" w:color="auto"/>
      </w:divBdr>
    </w:div>
    <w:div w:id="59642538">
      <w:bodyDiv w:val="1"/>
      <w:marLeft w:val="0"/>
      <w:marRight w:val="0"/>
      <w:marTop w:val="0"/>
      <w:marBottom w:val="0"/>
      <w:divBdr>
        <w:top w:val="none" w:sz="0" w:space="0" w:color="auto"/>
        <w:left w:val="none" w:sz="0" w:space="0" w:color="auto"/>
        <w:bottom w:val="none" w:sz="0" w:space="0" w:color="auto"/>
        <w:right w:val="none" w:sz="0" w:space="0" w:color="auto"/>
      </w:divBdr>
    </w:div>
    <w:div w:id="59787483">
      <w:bodyDiv w:val="1"/>
      <w:marLeft w:val="0"/>
      <w:marRight w:val="0"/>
      <w:marTop w:val="0"/>
      <w:marBottom w:val="0"/>
      <w:divBdr>
        <w:top w:val="none" w:sz="0" w:space="0" w:color="auto"/>
        <w:left w:val="none" w:sz="0" w:space="0" w:color="auto"/>
        <w:bottom w:val="none" w:sz="0" w:space="0" w:color="auto"/>
        <w:right w:val="none" w:sz="0" w:space="0" w:color="auto"/>
      </w:divBdr>
    </w:div>
    <w:div w:id="60296868">
      <w:bodyDiv w:val="1"/>
      <w:marLeft w:val="0"/>
      <w:marRight w:val="0"/>
      <w:marTop w:val="0"/>
      <w:marBottom w:val="0"/>
      <w:divBdr>
        <w:top w:val="none" w:sz="0" w:space="0" w:color="auto"/>
        <w:left w:val="none" w:sz="0" w:space="0" w:color="auto"/>
        <w:bottom w:val="none" w:sz="0" w:space="0" w:color="auto"/>
        <w:right w:val="none" w:sz="0" w:space="0" w:color="auto"/>
      </w:divBdr>
    </w:div>
    <w:div w:id="61026918">
      <w:bodyDiv w:val="1"/>
      <w:marLeft w:val="0"/>
      <w:marRight w:val="0"/>
      <w:marTop w:val="0"/>
      <w:marBottom w:val="0"/>
      <w:divBdr>
        <w:top w:val="none" w:sz="0" w:space="0" w:color="auto"/>
        <w:left w:val="none" w:sz="0" w:space="0" w:color="auto"/>
        <w:bottom w:val="none" w:sz="0" w:space="0" w:color="auto"/>
        <w:right w:val="none" w:sz="0" w:space="0" w:color="auto"/>
      </w:divBdr>
    </w:div>
    <w:div w:id="62414988">
      <w:bodyDiv w:val="1"/>
      <w:marLeft w:val="0"/>
      <w:marRight w:val="0"/>
      <w:marTop w:val="0"/>
      <w:marBottom w:val="0"/>
      <w:divBdr>
        <w:top w:val="none" w:sz="0" w:space="0" w:color="auto"/>
        <w:left w:val="none" w:sz="0" w:space="0" w:color="auto"/>
        <w:bottom w:val="none" w:sz="0" w:space="0" w:color="auto"/>
        <w:right w:val="none" w:sz="0" w:space="0" w:color="auto"/>
      </w:divBdr>
    </w:div>
    <w:div w:id="62610955">
      <w:bodyDiv w:val="1"/>
      <w:marLeft w:val="0"/>
      <w:marRight w:val="0"/>
      <w:marTop w:val="0"/>
      <w:marBottom w:val="0"/>
      <w:divBdr>
        <w:top w:val="none" w:sz="0" w:space="0" w:color="auto"/>
        <w:left w:val="none" w:sz="0" w:space="0" w:color="auto"/>
        <w:bottom w:val="none" w:sz="0" w:space="0" w:color="auto"/>
        <w:right w:val="none" w:sz="0" w:space="0" w:color="auto"/>
      </w:divBdr>
    </w:div>
    <w:div w:id="63643910">
      <w:bodyDiv w:val="1"/>
      <w:marLeft w:val="0"/>
      <w:marRight w:val="0"/>
      <w:marTop w:val="0"/>
      <w:marBottom w:val="0"/>
      <w:divBdr>
        <w:top w:val="none" w:sz="0" w:space="0" w:color="auto"/>
        <w:left w:val="none" w:sz="0" w:space="0" w:color="auto"/>
        <w:bottom w:val="none" w:sz="0" w:space="0" w:color="auto"/>
        <w:right w:val="none" w:sz="0" w:space="0" w:color="auto"/>
      </w:divBdr>
    </w:div>
    <w:div w:id="65346823">
      <w:bodyDiv w:val="1"/>
      <w:marLeft w:val="0"/>
      <w:marRight w:val="0"/>
      <w:marTop w:val="0"/>
      <w:marBottom w:val="0"/>
      <w:divBdr>
        <w:top w:val="none" w:sz="0" w:space="0" w:color="auto"/>
        <w:left w:val="none" w:sz="0" w:space="0" w:color="auto"/>
        <w:bottom w:val="none" w:sz="0" w:space="0" w:color="auto"/>
        <w:right w:val="none" w:sz="0" w:space="0" w:color="auto"/>
      </w:divBdr>
    </w:div>
    <w:div w:id="66003255">
      <w:bodyDiv w:val="1"/>
      <w:marLeft w:val="0"/>
      <w:marRight w:val="0"/>
      <w:marTop w:val="0"/>
      <w:marBottom w:val="0"/>
      <w:divBdr>
        <w:top w:val="none" w:sz="0" w:space="0" w:color="auto"/>
        <w:left w:val="none" w:sz="0" w:space="0" w:color="auto"/>
        <w:bottom w:val="none" w:sz="0" w:space="0" w:color="auto"/>
        <w:right w:val="none" w:sz="0" w:space="0" w:color="auto"/>
      </w:divBdr>
    </w:div>
    <w:div w:id="66076262">
      <w:bodyDiv w:val="1"/>
      <w:marLeft w:val="0"/>
      <w:marRight w:val="0"/>
      <w:marTop w:val="0"/>
      <w:marBottom w:val="0"/>
      <w:divBdr>
        <w:top w:val="none" w:sz="0" w:space="0" w:color="auto"/>
        <w:left w:val="none" w:sz="0" w:space="0" w:color="auto"/>
        <w:bottom w:val="none" w:sz="0" w:space="0" w:color="auto"/>
        <w:right w:val="none" w:sz="0" w:space="0" w:color="auto"/>
      </w:divBdr>
    </w:div>
    <w:div w:id="66346642">
      <w:bodyDiv w:val="1"/>
      <w:marLeft w:val="0"/>
      <w:marRight w:val="0"/>
      <w:marTop w:val="0"/>
      <w:marBottom w:val="0"/>
      <w:divBdr>
        <w:top w:val="none" w:sz="0" w:space="0" w:color="auto"/>
        <w:left w:val="none" w:sz="0" w:space="0" w:color="auto"/>
        <w:bottom w:val="none" w:sz="0" w:space="0" w:color="auto"/>
        <w:right w:val="none" w:sz="0" w:space="0" w:color="auto"/>
      </w:divBdr>
    </w:div>
    <w:div w:id="66390486">
      <w:bodyDiv w:val="1"/>
      <w:marLeft w:val="0"/>
      <w:marRight w:val="0"/>
      <w:marTop w:val="0"/>
      <w:marBottom w:val="0"/>
      <w:divBdr>
        <w:top w:val="none" w:sz="0" w:space="0" w:color="auto"/>
        <w:left w:val="none" w:sz="0" w:space="0" w:color="auto"/>
        <w:bottom w:val="none" w:sz="0" w:space="0" w:color="auto"/>
        <w:right w:val="none" w:sz="0" w:space="0" w:color="auto"/>
      </w:divBdr>
    </w:div>
    <w:div w:id="67577438">
      <w:bodyDiv w:val="1"/>
      <w:marLeft w:val="0"/>
      <w:marRight w:val="0"/>
      <w:marTop w:val="0"/>
      <w:marBottom w:val="0"/>
      <w:divBdr>
        <w:top w:val="none" w:sz="0" w:space="0" w:color="auto"/>
        <w:left w:val="none" w:sz="0" w:space="0" w:color="auto"/>
        <w:bottom w:val="none" w:sz="0" w:space="0" w:color="auto"/>
        <w:right w:val="none" w:sz="0" w:space="0" w:color="auto"/>
      </w:divBdr>
    </w:div>
    <w:div w:id="68503021">
      <w:bodyDiv w:val="1"/>
      <w:marLeft w:val="0"/>
      <w:marRight w:val="0"/>
      <w:marTop w:val="0"/>
      <w:marBottom w:val="0"/>
      <w:divBdr>
        <w:top w:val="none" w:sz="0" w:space="0" w:color="auto"/>
        <w:left w:val="none" w:sz="0" w:space="0" w:color="auto"/>
        <w:bottom w:val="none" w:sz="0" w:space="0" w:color="auto"/>
        <w:right w:val="none" w:sz="0" w:space="0" w:color="auto"/>
      </w:divBdr>
    </w:div>
    <w:div w:id="68694464">
      <w:bodyDiv w:val="1"/>
      <w:marLeft w:val="0"/>
      <w:marRight w:val="0"/>
      <w:marTop w:val="0"/>
      <w:marBottom w:val="0"/>
      <w:divBdr>
        <w:top w:val="none" w:sz="0" w:space="0" w:color="auto"/>
        <w:left w:val="none" w:sz="0" w:space="0" w:color="auto"/>
        <w:bottom w:val="none" w:sz="0" w:space="0" w:color="auto"/>
        <w:right w:val="none" w:sz="0" w:space="0" w:color="auto"/>
      </w:divBdr>
    </w:div>
    <w:div w:id="68772350">
      <w:bodyDiv w:val="1"/>
      <w:marLeft w:val="0"/>
      <w:marRight w:val="0"/>
      <w:marTop w:val="0"/>
      <w:marBottom w:val="0"/>
      <w:divBdr>
        <w:top w:val="none" w:sz="0" w:space="0" w:color="auto"/>
        <w:left w:val="none" w:sz="0" w:space="0" w:color="auto"/>
        <w:bottom w:val="none" w:sz="0" w:space="0" w:color="auto"/>
        <w:right w:val="none" w:sz="0" w:space="0" w:color="auto"/>
      </w:divBdr>
    </w:div>
    <w:div w:id="69472624">
      <w:bodyDiv w:val="1"/>
      <w:marLeft w:val="0"/>
      <w:marRight w:val="0"/>
      <w:marTop w:val="0"/>
      <w:marBottom w:val="0"/>
      <w:divBdr>
        <w:top w:val="none" w:sz="0" w:space="0" w:color="auto"/>
        <w:left w:val="none" w:sz="0" w:space="0" w:color="auto"/>
        <w:bottom w:val="none" w:sz="0" w:space="0" w:color="auto"/>
        <w:right w:val="none" w:sz="0" w:space="0" w:color="auto"/>
      </w:divBdr>
    </w:div>
    <w:div w:id="69541326">
      <w:bodyDiv w:val="1"/>
      <w:marLeft w:val="0"/>
      <w:marRight w:val="0"/>
      <w:marTop w:val="0"/>
      <w:marBottom w:val="0"/>
      <w:divBdr>
        <w:top w:val="none" w:sz="0" w:space="0" w:color="auto"/>
        <w:left w:val="none" w:sz="0" w:space="0" w:color="auto"/>
        <w:bottom w:val="none" w:sz="0" w:space="0" w:color="auto"/>
        <w:right w:val="none" w:sz="0" w:space="0" w:color="auto"/>
      </w:divBdr>
    </w:div>
    <w:div w:id="69694827">
      <w:bodyDiv w:val="1"/>
      <w:marLeft w:val="0"/>
      <w:marRight w:val="0"/>
      <w:marTop w:val="0"/>
      <w:marBottom w:val="0"/>
      <w:divBdr>
        <w:top w:val="none" w:sz="0" w:space="0" w:color="auto"/>
        <w:left w:val="none" w:sz="0" w:space="0" w:color="auto"/>
        <w:bottom w:val="none" w:sz="0" w:space="0" w:color="auto"/>
        <w:right w:val="none" w:sz="0" w:space="0" w:color="auto"/>
      </w:divBdr>
    </w:div>
    <w:div w:id="69737000">
      <w:bodyDiv w:val="1"/>
      <w:marLeft w:val="0"/>
      <w:marRight w:val="0"/>
      <w:marTop w:val="0"/>
      <w:marBottom w:val="0"/>
      <w:divBdr>
        <w:top w:val="none" w:sz="0" w:space="0" w:color="auto"/>
        <w:left w:val="none" w:sz="0" w:space="0" w:color="auto"/>
        <w:bottom w:val="none" w:sz="0" w:space="0" w:color="auto"/>
        <w:right w:val="none" w:sz="0" w:space="0" w:color="auto"/>
      </w:divBdr>
    </w:div>
    <w:div w:id="70516843">
      <w:bodyDiv w:val="1"/>
      <w:marLeft w:val="0"/>
      <w:marRight w:val="0"/>
      <w:marTop w:val="0"/>
      <w:marBottom w:val="0"/>
      <w:divBdr>
        <w:top w:val="none" w:sz="0" w:space="0" w:color="auto"/>
        <w:left w:val="none" w:sz="0" w:space="0" w:color="auto"/>
        <w:bottom w:val="none" w:sz="0" w:space="0" w:color="auto"/>
        <w:right w:val="none" w:sz="0" w:space="0" w:color="auto"/>
      </w:divBdr>
    </w:div>
    <w:div w:id="71008149">
      <w:bodyDiv w:val="1"/>
      <w:marLeft w:val="0"/>
      <w:marRight w:val="0"/>
      <w:marTop w:val="0"/>
      <w:marBottom w:val="0"/>
      <w:divBdr>
        <w:top w:val="none" w:sz="0" w:space="0" w:color="auto"/>
        <w:left w:val="none" w:sz="0" w:space="0" w:color="auto"/>
        <w:bottom w:val="none" w:sz="0" w:space="0" w:color="auto"/>
        <w:right w:val="none" w:sz="0" w:space="0" w:color="auto"/>
      </w:divBdr>
    </w:div>
    <w:div w:id="71201588">
      <w:bodyDiv w:val="1"/>
      <w:marLeft w:val="0"/>
      <w:marRight w:val="0"/>
      <w:marTop w:val="0"/>
      <w:marBottom w:val="0"/>
      <w:divBdr>
        <w:top w:val="none" w:sz="0" w:space="0" w:color="auto"/>
        <w:left w:val="none" w:sz="0" w:space="0" w:color="auto"/>
        <w:bottom w:val="none" w:sz="0" w:space="0" w:color="auto"/>
        <w:right w:val="none" w:sz="0" w:space="0" w:color="auto"/>
      </w:divBdr>
    </w:div>
    <w:div w:id="71245366">
      <w:bodyDiv w:val="1"/>
      <w:marLeft w:val="0"/>
      <w:marRight w:val="0"/>
      <w:marTop w:val="0"/>
      <w:marBottom w:val="0"/>
      <w:divBdr>
        <w:top w:val="none" w:sz="0" w:space="0" w:color="auto"/>
        <w:left w:val="none" w:sz="0" w:space="0" w:color="auto"/>
        <w:bottom w:val="none" w:sz="0" w:space="0" w:color="auto"/>
        <w:right w:val="none" w:sz="0" w:space="0" w:color="auto"/>
      </w:divBdr>
    </w:div>
    <w:div w:id="71321719">
      <w:bodyDiv w:val="1"/>
      <w:marLeft w:val="0"/>
      <w:marRight w:val="0"/>
      <w:marTop w:val="0"/>
      <w:marBottom w:val="0"/>
      <w:divBdr>
        <w:top w:val="none" w:sz="0" w:space="0" w:color="auto"/>
        <w:left w:val="none" w:sz="0" w:space="0" w:color="auto"/>
        <w:bottom w:val="none" w:sz="0" w:space="0" w:color="auto"/>
        <w:right w:val="none" w:sz="0" w:space="0" w:color="auto"/>
      </w:divBdr>
    </w:div>
    <w:div w:id="71591165">
      <w:bodyDiv w:val="1"/>
      <w:marLeft w:val="0"/>
      <w:marRight w:val="0"/>
      <w:marTop w:val="0"/>
      <w:marBottom w:val="0"/>
      <w:divBdr>
        <w:top w:val="none" w:sz="0" w:space="0" w:color="auto"/>
        <w:left w:val="none" w:sz="0" w:space="0" w:color="auto"/>
        <w:bottom w:val="none" w:sz="0" w:space="0" w:color="auto"/>
        <w:right w:val="none" w:sz="0" w:space="0" w:color="auto"/>
      </w:divBdr>
    </w:div>
    <w:div w:id="72968649">
      <w:bodyDiv w:val="1"/>
      <w:marLeft w:val="0"/>
      <w:marRight w:val="0"/>
      <w:marTop w:val="0"/>
      <w:marBottom w:val="0"/>
      <w:divBdr>
        <w:top w:val="none" w:sz="0" w:space="0" w:color="auto"/>
        <w:left w:val="none" w:sz="0" w:space="0" w:color="auto"/>
        <w:bottom w:val="none" w:sz="0" w:space="0" w:color="auto"/>
        <w:right w:val="none" w:sz="0" w:space="0" w:color="auto"/>
      </w:divBdr>
    </w:div>
    <w:div w:id="73163720">
      <w:bodyDiv w:val="1"/>
      <w:marLeft w:val="0"/>
      <w:marRight w:val="0"/>
      <w:marTop w:val="0"/>
      <w:marBottom w:val="0"/>
      <w:divBdr>
        <w:top w:val="none" w:sz="0" w:space="0" w:color="auto"/>
        <w:left w:val="none" w:sz="0" w:space="0" w:color="auto"/>
        <w:bottom w:val="none" w:sz="0" w:space="0" w:color="auto"/>
        <w:right w:val="none" w:sz="0" w:space="0" w:color="auto"/>
      </w:divBdr>
    </w:div>
    <w:div w:id="74515502">
      <w:bodyDiv w:val="1"/>
      <w:marLeft w:val="0"/>
      <w:marRight w:val="0"/>
      <w:marTop w:val="0"/>
      <w:marBottom w:val="0"/>
      <w:divBdr>
        <w:top w:val="none" w:sz="0" w:space="0" w:color="auto"/>
        <w:left w:val="none" w:sz="0" w:space="0" w:color="auto"/>
        <w:bottom w:val="none" w:sz="0" w:space="0" w:color="auto"/>
        <w:right w:val="none" w:sz="0" w:space="0" w:color="auto"/>
      </w:divBdr>
    </w:div>
    <w:div w:id="74785403">
      <w:bodyDiv w:val="1"/>
      <w:marLeft w:val="0"/>
      <w:marRight w:val="0"/>
      <w:marTop w:val="0"/>
      <w:marBottom w:val="0"/>
      <w:divBdr>
        <w:top w:val="none" w:sz="0" w:space="0" w:color="auto"/>
        <w:left w:val="none" w:sz="0" w:space="0" w:color="auto"/>
        <w:bottom w:val="none" w:sz="0" w:space="0" w:color="auto"/>
        <w:right w:val="none" w:sz="0" w:space="0" w:color="auto"/>
      </w:divBdr>
    </w:div>
    <w:div w:id="75252789">
      <w:bodyDiv w:val="1"/>
      <w:marLeft w:val="0"/>
      <w:marRight w:val="0"/>
      <w:marTop w:val="0"/>
      <w:marBottom w:val="0"/>
      <w:divBdr>
        <w:top w:val="none" w:sz="0" w:space="0" w:color="auto"/>
        <w:left w:val="none" w:sz="0" w:space="0" w:color="auto"/>
        <w:bottom w:val="none" w:sz="0" w:space="0" w:color="auto"/>
        <w:right w:val="none" w:sz="0" w:space="0" w:color="auto"/>
      </w:divBdr>
    </w:div>
    <w:div w:id="76097003">
      <w:bodyDiv w:val="1"/>
      <w:marLeft w:val="0"/>
      <w:marRight w:val="0"/>
      <w:marTop w:val="0"/>
      <w:marBottom w:val="0"/>
      <w:divBdr>
        <w:top w:val="none" w:sz="0" w:space="0" w:color="auto"/>
        <w:left w:val="none" w:sz="0" w:space="0" w:color="auto"/>
        <w:bottom w:val="none" w:sz="0" w:space="0" w:color="auto"/>
        <w:right w:val="none" w:sz="0" w:space="0" w:color="auto"/>
      </w:divBdr>
    </w:div>
    <w:div w:id="77138389">
      <w:bodyDiv w:val="1"/>
      <w:marLeft w:val="0"/>
      <w:marRight w:val="0"/>
      <w:marTop w:val="0"/>
      <w:marBottom w:val="0"/>
      <w:divBdr>
        <w:top w:val="none" w:sz="0" w:space="0" w:color="auto"/>
        <w:left w:val="none" w:sz="0" w:space="0" w:color="auto"/>
        <w:bottom w:val="none" w:sz="0" w:space="0" w:color="auto"/>
        <w:right w:val="none" w:sz="0" w:space="0" w:color="auto"/>
      </w:divBdr>
    </w:div>
    <w:div w:id="77138451">
      <w:bodyDiv w:val="1"/>
      <w:marLeft w:val="0"/>
      <w:marRight w:val="0"/>
      <w:marTop w:val="0"/>
      <w:marBottom w:val="0"/>
      <w:divBdr>
        <w:top w:val="none" w:sz="0" w:space="0" w:color="auto"/>
        <w:left w:val="none" w:sz="0" w:space="0" w:color="auto"/>
        <w:bottom w:val="none" w:sz="0" w:space="0" w:color="auto"/>
        <w:right w:val="none" w:sz="0" w:space="0" w:color="auto"/>
      </w:divBdr>
    </w:div>
    <w:div w:id="77295034">
      <w:bodyDiv w:val="1"/>
      <w:marLeft w:val="0"/>
      <w:marRight w:val="0"/>
      <w:marTop w:val="0"/>
      <w:marBottom w:val="0"/>
      <w:divBdr>
        <w:top w:val="none" w:sz="0" w:space="0" w:color="auto"/>
        <w:left w:val="none" w:sz="0" w:space="0" w:color="auto"/>
        <w:bottom w:val="none" w:sz="0" w:space="0" w:color="auto"/>
        <w:right w:val="none" w:sz="0" w:space="0" w:color="auto"/>
      </w:divBdr>
    </w:div>
    <w:div w:id="77559588">
      <w:bodyDiv w:val="1"/>
      <w:marLeft w:val="0"/>
      <w:marRight w:val="0"/>
      <w:marTop w:val="0"/>
      <w:marBottom w:val="0"/>
      <w:divBdr>
        <w:top w:val="none" w:sz="0" w:space="0" w:color="auto"/>
        <w:left w:val="none" w:sz="0" w:space="0" w:color="auto"/>
        <w:bottom w:val="none" w:sz="0" w:space="0" w:color="auto"/>
        <w:right w:val="none" w:sz="0" w:space="0" w:color="auto"/>
      </w:divBdr>
    </w:div>
    <w:div w:id="77681802">
      <w:bodyDiv w:val="1"/>
      <w:marLeft w:val="0"/>
      <w:marRight w:val="0"/>
      <w:marTop w:val="0"/>
      <w:marBottom w:val="0"/>
      <w:divBdr>
        <w:top w:val="none" w:sz="0" w:space="0" w:color="auto"/>
        <w:left w:val="none" w:sz="0" w:space="0" w:color="auto"/>
        <w:bottom w:val="none" w:sz="0" w:space="0" w:color="auto"/>
        <w:right w:val="none" w:sz="0" w:space="0" w:color="auto"/>
      </w:divBdr>
    </w:div>
    <w:div w:id="77756220">
      <w:bodyDiv w:val="1"/>
      <w:marLeft w:val="0"/>
      <w:marRight w:val="0"/>
      <w:marTop w:val="0"/>
      <w:marBottom w:val="0"/>
      <w:divBdr>
        <w:top w:val="none" w:sz="0" w:space="0" w:color="auto"/>
        <w:left w:val="none" w:sz="0" w:space="0" w:color="auto"/>
        <w:bottom w:val="none" w:sz="0" w:space="0" w:color="auto"/>
        <w:right w:val="none" w:sz="0" w:space="0" w:color="auto"/>
      </w:divBdr>
    </w:div>
    <w:div w:id="77794545">
      <w:bodyDiv w:val="1"/>
      <w:marLeft w:val="0"/>
      <w:marRight w:val="0"/>
      <w:marTop w:val="0"/>
      <w:marBottom w:val="0"/>
      <w:divBdr>
        <w:top w:val="none" w:sz="0" w:space="0" w:color="auto"/>
        <w:left w:val="none" w:sz="0" w:space="0" w:color="auto"/>
        <w:bottom w:val="none" w:sz="0" w:space="0" w:color="auto"/>
        <w:right w:val="none" w:sz="0" w:space="0" w:color="auto"/>
      </w:divBdr>
    </w:div>
    <w:div w:id="79179758">
      <w:bodyDiv w:val="1"/>
      <w:marLeft w:val="0"/>
      <w:marRight w:val="0"/>
      <w:marTop w:val="0"/>
      <w:marBottom w:val="0"/>
      <w:divBdr>
        <w:top w:val="none" w:sz="0" w:space="0" w:color="auto"/>
        <w:left w:val="none" w:sz="0" w:space="0" w:color="auto"/>
        <w:bottom w:val="none" w:sz="0" w:space="0" w:color="auto"/>
        <w:right w:val="none" w:sz="0" w:space="0" w:color="auto"/>
      </w:divBdr>
    </w:div>
    <w:div w:id="80180990">
      <w:bodyDiv w:val="1"/>
      <w:marLeft w:val="0"/>
      <w:marRight w:val="0"/>
      <w:marTop w:val="0"/>
      <w:marBottom w:val="0"/>
      <w:divBdr>
        <w:top w:val="none" w:sz="0" w:space="0" w:color="auto"/>
        <w:left w:val="none" w:sz="0" w:space="0" w:color="auto"/>
        <w:bottom w:val="none" w:sz="0" w:space="0" w:color="auto"/>
        <w:right w:val="none" w:sz="0" w:space="0" w:color="auto"/>
      </w:divBdr>
    </w:div>
    <w:div w:id="80298882">
      <w:bodyDiv w:val="1"/>
      <w:marLeft w:val="0"/>
      <w:marRight w:val="0"/>
      <w:marTop w:val="0"/>
      <w:marBottom w:val="0"/>
      <w:divBdr>
        <w:top w:val="none" w:sz="0" w:space="0" w:color="auto"/>
        <w:left w:val="none" w:sz="0" w:space="0" w:color="auto"/>
        <w:bottom w:val="none" w:sz="0" w:space="0" w:color="auto"/>
        <w:right w:val="none" w:sz="0" w:space="0" w:color="auto"/>
      </w:divBdr>
    </w:div>
    <w:div w:id="80488311">
      <w:bodyDiv w:val="1"/>
      <w:marLeft w:val="0"/>
      <w:marRight w:val="0"/>
      <w:marTop w:val="0"/>
      <w:marBottom w:val="0"/>
      <w:divBdr>
        <w:top w:val="none" w:sz="0" w:space="0" w:color="auto"/>
        <w:left w:val="none" w:sz="0" w:space="0" w:color="auto"/>
        <w:bottom w:val="none" w:sz="0" w:space="0" w:color="auto"/>
        <w:right w:val="none" w:sz="0" w:space="0" w:color="auto"/>
      </w:divBdr>
    </w:div>
    <w:div w:id="80758941">
      <w:bodyDiv w:val="1"/>
      <w:marLeft w:val="0"/>
      <w:marRight w:val="0"/>
      <w:marTop w:val="0"/>
      <w:marBottom w:val="0"/>
      <w:divBdr>
        <w:top w:val="none" w:sz="0" w:space="0" w:color="auto"/>
        <w:left w:val="none" w:sz="0" w:space="0" w:color="auto"/>
        <w:bottom w:val="none" w:sz="0" w:space="0" w:color="auto"/>
        <w:right w:val="none" w:sz="0" w:space="0" w:color="auto"/>
      </w:divBdr>
    </w:div>
    <w:div w:id="81878701">
      <w:bodyDiv w:val="1"/>
      <w:marLeft w:val="0"/>
      <w:marRight w:val="0"/>
      <w:marTop w:val="0"/>
      <w:marBottom w:val="0"/>
      <w:divBdr>
        <w:top w:val="none" w:sz="0" w:space="0" w:color="auto"/>
        <w:left w:val="none" w:sz="0" w:space="0" w:color="auto"/>
        <w:bottom w:val="none" w:sz="0" w:space="0" w:color="auto"/>
        <w:right w:val="none" w:sz="0" w:space="0" w:color="auto"/>
      </w:divBdr>
    </w:div>
    <w:div w:id="82147520">
      <w:bodyDiv w:val="1"/>
      <w:marLeft w:val="0"/>
      <w:marRight w:val="0"/>
      <w:marTop w:val="0"/>
      <w:marBottom w:val="0"/>
      <w:divBdr>
        <w:top w:val="none" w:sz="0" w:space="0" w:color="auto"/>
        <w:left w:val="none" w:sz="0" w:space="0" w:color="auto"/>
        <w:bottom w:val="none" w:sz="0" w:space="0" w:color="auto"/>
        <w:right w:val="none" w:sz="0" w:space="0" w:color="auto"/>
      </w:divBdr>
    </w:div>
    <w:div w:id="82462535">
      <w:bodyDiv w:val="1"/>
      <w:marLeft w:val="0"/>
      <w:marRight w:val="0"/>
      <w:marTop w:val="0"/>
      <w:marBottom w:val="0"/>
      <w:divBdr>
        <w:top w:val="none" w:sz="0" w:space="0" w:color="auto"/>
        <w:left w:val="none" w:sz="0" w:space="0" w:color="auto"/>
        <w:bottom w:val="none" w:sz="0" w:space="0" w:color="auto"/>
        <w:right w:val="none" w:sz="0" w:space="0" w:color="auto"/>
      </w:divBdr>
    </w:div>
    <w:div w:id="82923184">
      <w:bodyDiv w:val="1"/>
      <w:marLeft w:val="0"/>
      <w:marRight w:val="0"/>
      <w:marTop w:val="0"/>
      <w:marBottom w:val="0"/>
      <w:divBdr>
        <w:top w:val="none" w:sz="0" w:space="0" w:color="auto"/>
        <w:left w:val="none" w:sz="0" w:space="0" w:color="auto"/>
        <w:bottom w:val="none" w:sz="0" w:space="0" w:color="auto"/>
        <w:right w:val="none" w:sz="0" w:space="0" w:color="auto"/>
      </w:divBdr>
    </w:div>
    <w:div w:id="83109785">
      <w:bodyDiv w:val="1"/>
      <w:marLeft w:val="0"/>
      <w:marRight w:val="0"/>
      <w:marTop w:val="0"/>
      <w:marBottom w:val="0"/>
      <w:divBdr>
        <w:top w:val="none" w:sz="0" w:space="0" w:color="auto"/>
        <w:left w:val="none" w:sz="0" w:space="0" w:color="auto"/>
        <w:bottom w:val="none" w:sz="0" w:space="0" w:color="auto"/>
        <w:right w:val="none" w:sz="0" w:space="0" w:color="auto"/>
      </w:divBdr>
    </w:div>
    <w:div w:id="83497452">
      <w:bodyDiv w:val="1"/>
      <w:marLeft w:val="0"/>
      <w:marRight w:val="0"/>
      <w:marTop w:val="0"/>
      <w:marBottom w:val="0"/>
      <w:divBdr>
        <w:top w:val="none" w:sz="0" w:space="0" w:color="auto"/>
        <w:left w:val="none" w:sz="0" w:space="0" w:color="auto"/>
        <w:bottom w:val="none" w:sz="0" w:space="0" w:color="auto"/>
        <w:right w:val="none" w:sz="0" w:space="0" w:color="auto"/>
      </w:divBdr>
    </w:div>
    <w:div w:id="83578353">
      <w:bodyDiv w:val="1"/>
      <w:marLeft w:val="0"/>
      <w:marRight w:val="0"/>
      <w:marTop w:val="0"/>
      <w:marBottom w:val="0"/>
      <w:divBdr>
        <w:top w:val="none" w:sz="0" w:space="0" w:color="auto"/>
        <w:left w:val="none" w:sz="0" w:space="0" w:color="auto"/>
        <w:bottom w:val="none" w:sz="0" w:space="0" w:color="auto"/>
        <w:right w:val="none" w:sz="0" w:space="0" w:color="auto"/>
      </w:divBdr>
    </w:div>
    <w:div w:id="83651900">
      <w:bodyDiv w:val="1"/>
      <w:marLeft w:val="0"/>
      <w:marRight w:val="0"/>
      <w:marTop w:val="0"/>
      <w:marBottom w:val="0"/>
      <w:divBdr>
        <w:top w:val="none" w:sz="0" w:space="0" w:color="auto"/>
        <w:left w:val="none" w:sz="0" w:space="0" w:color="auto"/>
        <w:bottom w:val="none" w:sz="0" w:space="0" w:color="auto"/>
        <w:right w:val="none" w:sz="0" w:space="0" w:color="auto"/>
      </w:divBdr>
    </w:div>
    <w:div w:id="84696327">
      <w:bodyDiv w:val="1"/>
      <w:marLeft w:val="0"/>
      <w:marRight w:val="0"/>
      <w:marTop w:val="0"/>
      <w:marBottom w:val="0"/>
      <w:divBdr>
        <w:top w:val="none" w:sz="0" w:space="0" w:color="auto"/>
        <w:left w:val="none" w:sz="0" w:space="0" w:color="auto"/>
        <w:bottom w:val="none" w:sz="0" w:space="0" w:color="auto"/>
        <w:right w:val="none" w:sz="0" w:space="0" w:color="auto"/>
      </w:divBdr>
    </w:div>
    <w:div w:id="84810986">
      <w:bodyDiv w:val="1"/>
      <w:marLeft w:val="0"/>
      <w:marRight w:val="0"/>
      <w:marTop w:val="0"/>
      <w:marBottom w:val="0"/>
      <w:divBdr>
        <w:top w:val="none" w:sz="0" w:space="0" w:color="auto"/>
        <w:left w:val="none" w:sz="0" w:space="0" w:color="auto"/>
        <w:bottom w:val="none" w:sz="0" w:space="0" w:color="auto"/>
        <w:right w:val="none" w:sz="0" w:space="0" w:color="auto"/>
      </w:divBdr>
    </w:div>
    <w:div w:id="85149859">
      <w:bodyDiv w:val="1"/>
      <w:marLeft w:val="0"/>
      <w:marRight w:val="0"/>
      <w:marTop w:val="0"/>
      <w:marBottom w:val="0"/>
      <w:divBdr>
        <w:top w:val="none" w:sz="0" w:space="0" w:color="auto"/>
        <w:left w:val="none" w:sz="0" w:space="0" w:color="auto"/>
        <w:bottom w:val="none" w:sz="0" w:space="0" w:color="auto"/>
        <w:right w:val="none" w:sz="0" w:space="0" w:color="auto"/>
      </w:divBdr>
    </w:div>
    <w:div w:id="85662227">
      <w:bodyDiv w:val="1"/>
      <w:marLeft w:val="0"/>
      <w:marRight w:val="0"/>
      <w:marTop w:val="0"/>
      <w:marBottom w:val="0"/>
      <w:divBdr>
        <w:top w:val="none" w:sz="0" w:space="0" w:color="auto"/>
        <w:left w:val="none" w:sz="0" w:space="0" w:color="auto"/>
        <w:bottom w:val="none" w:sz="0" w:space="0" w:color="auto"/>
        <w:right w:val="none" w:sz="0" w:space="0" w:color="auto"/>
      </w:divBdr>
    </w:div>
    <w:div w:id="85804730">
      <w:bodyDiv w:val="1"/>
      <w:marLeft w:val="0"/>
      <w:marRight w:val="0"/>
      <w:marTop w:val="0"/>
      <w:marBottom w:val="0"/>
      <w:divBdr>
        <w:top w:val="none" w:sz="0" w:space="0" w:color="auto"/>
        <w:left w:val="none" w:sz="0" w:space="0" w:color="auto"/>
        <w:bottom w:val="none" w:sz="0" w:space="0" w:color="auto"/>
        <w:right w:val="none" w:sz="0" w:space="0" w:color="auto"/>
      </w:divBdr>
    </w:div>
    <w:div w:id="86001182">
      <w:bodyDiv w:val="1"/>
      <w:marLeft w:val="0"/>
      <w:marRight w:val="0"/>
      <w:marTop w:val="0"/>
      <w:marBottom w:val="0"/>
      <w:divBdr>
        <w:top w:val="none" w:sz="0" w:space="0" w:color="auto"/>
        <w:left w:val="none" w:sz="0" w:space="0" w:color="auto"/>
        <w:bottom w:val="none" w:sz="0" w:space="0" w:color="auto"/>
        <w:right w:val="none" w:sz="0" w:space="0" w:color="auto"/>
      </w:divBdr>
    </w:div>
    <w:div w:id="86271304">
      <w:bodyDiv w:val="1"/>
      <w:marLeft w:val="0"/>
      <w:marRight w:val="0"/>
      <w:marTop w:val="0"/>
      <w:marBottom w:val="0"/>
      <w:divBdr>
        <w:top w:val="none" w:sz="0" w:space="0" w:color="auto"/>
        <w:left w:val="none" w:sz="0" w:space="0" w:color="auto"/>
        <w:bottom w:val="none" w:sz="0" w:space="0" w:color="auto"/>
        <w:right w:val="none" w:sz="0" w:space="0" w:color="auto"/>
      </w:divBdr>
    </w:div>
    <w:div w:id="86774708">
      <w:bodyDiv w:val="1"/>
      <w:marLeft w:val="0"/>
      <w:marRight w:val="0"/>
      <w:marTop w:val="0"/>
      <w:marBottom w:val="0"/>
      <w:divBdr>
        <w:top w:val="none" w:sz="0" w:space="0" w:color="auto"/>
        <w:left w:val="none" w:sz="0" w:space="0" w:color="auto"/>
        <w:bottom w:val="none" w:sz="0" w:space="0" w:color="auto"/>
        <w:right w:val="none" w:sz="0" w:space="0" w:color="auto"/>
      </w:divBdr>
    </w:div>
    <w:div w:id="87040422">
      <w:bodyDiv w:val="1"/>
      <w:marLeft w:val="0"/>
      <w:marRight w:val="0"/>
      <w:marTop w:val="0"/>
      <w:marBottom w:val="0"/>
      <w:divBdr>
        <w:top w:val="none" w:sz="0" w:space="0" w:color="auto"/>
        <w:left w:val="none" w:sz="0" w:space="0" w:color="auto"/>
        <w:bottom w:val="none" w:sz="0" w:space="0" w:color="auto"/>
        <w:right w:val="none" w:sz="0" w:space="0" w:color="auto"/>
      </w:divBdr>
    </w:div>
    <w:div w:id="87040523">
      <w:bodyDiv w:val="1"/>
      <w:marLeft w:val="0"/>
      <w:marRight w:val="0"/>
      <w:marTop w:val="0"/>
      <w:marBottom w:val="0"/>
      <w:divBdr>
        <w:top w:val="none" w:sz="0" w:space="0" w:color="auto"/>
        <w:left w:val="none" w:sz="0" w:space="0" w:color="auto"/>
        <w:bottom w:val="none" w:sz="0" w:space="0" w:color="auto"/>
        <w:right w:val="none" w:sz="0" w:space="0" w:color="auto"/>
      </w:divBdr>
    </w:div>
    <w:div w:id="87390048">
      <w:bodyDiv w:val="1"/>
      <w:marLeft w:val="0"/>
      <w:marRight w:val="0"/>
      <w:marTop w:val="0"/>
      <w:marBottom w:val="0"/>
      <w:divBdr>
        <w:top w:val="none" w:sz="0" w:space="0" w:color="auto"/>
        <w:left w:val="none" w:sz="0" w:space="0" w:color="auto"/>
        <w:bottom w:val="none" w:sz="0" w:space="0" w:color="auto"/>
        <w:right w:val="none" w:sz="0" w:space="0" w:color="auto"/>
      </w:divBdr>
    </w:div>
    <w:div w:id="87819189">
      <w:bodyDiv w:val="1"/>
      <w:marLeft w:val="0"/>
      <w:marRight w:val="0"/>
      <w:marTop w:val="0"/>
      <w:marBottom w:val="0"/>
      <w:divBdr>
        <w:top w:val="none" w:sz="0" w:space="0" w:color="auto"/>
        <w:left w:val="none" w:sz="0" w:space="0" w:color="auto"/>
        <w:bottom w:val="none" w:sz="0" w:space="0" w:color="auto"/>
        <w:right w:val="none" w:sz="0" w:space="0" w:color="auto"/>
      </w:divBdr>
    </w:div>
    <w:div w:id="87820478">
      <w:bodyDiv w:val="1"/>
      <w:marLeft w:val="0"/>
      <w:marRight w:val="0"/>
      <w:marTop w:val="0"/>
      <w:marBottom w:val="0"/>
      <w:divBdr>
        <w:top w:val="none" w:sz="0" w:space="0" w:color="auto"/>
        <w:left w:val="none" w:sz="0" w:space="0" w:color="auto"/>
        <w:bottom w:val="none" w:sz="0" w:space="0" w:color="auto"/>
        <w:right w:val="none" w:sz="0" w:space="0" w:color="auto"/>
      </w:divBdr>
    </w:div>
    <w:div w:id="88284676">
      <w:bodyDiv w:val="1"/>
      <w:marLeft w:val="0"/>
      <w:marRight w:val="0"/>
      <w:marTop w:val="0"/>
      <w:marBottom w:val="0"/>
      <w:divBdr>
        <w:top w:val="none" w:sz="0" w:space="0" w:color="auto"/>
        <w:left w:val="none" w:sz="0" w:space="0" w:color="auto"/>
        <w:bottom w:val="none" w:sz="0" w:space="0" w:color="auto"/>
        <w:right w:val="none" w:sz="0" w:space="0" w:color="auto"/>
      </w:divBdr>
    </w:div>
    <w:div w:id="89131183">
      <w:bodyDiv w:val="1"/>
      <w:marLeft w:val="0"/>
      <w:marRight w:val="0"/>
      <w:marTop w:val="0"/>
      <w:marBottom w:val="0"/>
      <w:divBdr>
        <w:top w:val="none" w:sz="0" w:space="0" w:color="auto"/>
        <w:left w:val="none" w:sz="0" w:space="0" w:color="auto"/>
        <w:bottom w:val="none" w:sz="0" w:space="0" w:color="auto"/>
        <w:right w:val="none" w:sz="0" w:space="0" w:color="auto"/>
      </w:divBdr>
    </w:div>
    <w:div w:id="89278174">
      <w:bodyDiv w:val="1"/>
      <w:marLeft w:val="0"/>
      <w:marRight w:val="0"/>
      <w:marTop w:val="0"/>
      <w:marBottom w:val="0"/>
      <w:divBdr>
        <w:top w:val="none" w:sz="0" w:space="0" w:color="auto"/>
        <w:left w:val="none" w:sz="0" w:space="0" w:color="auto"/>
        <w:bottom w:val="none" w:sz="0" w:space="0" w:color="auto"/>
        <w:right w:val="none" w:sz="0" w:space="0" w:color="auto"/>
      </w:divBdr>
    </w:div>
    <w:div w:id="89595115">
      <w:bodyDiv w:val="1"/>
      <w:marLeft w:val="0"/>
      <w:marRight w:val="0"/>
      <w:marTop w:val="0"/>
      <w:marBottom w:val="0"/>
      <w:divBdr>
        <w:top w:val="none" w:sz="0" w:space="0" w:color="auto"/>
        <w:left w:val="none" w:sz="0" w:space="0" w:color="auto"/>
        <w:bottom w:val="none" w:sz="0" w:space="0" w:color="auto"/>
        <w:right w:val="none" w:sz="0" w:space="0" w:color="auto"/>
      </w:divBdr>
    </w:div>
    <w:div w:id="90005098">
      <w:bodyDiv w:val="1"/>
      <w:marLeft w:val="0"/>
      <w:marRight w:val="0"/>
      <w:marTop w:val="0"/>
      <w:marBottom w:val="0"/>
      <w:divBdr>
        <w:top w:val="none" w:sz="0" w:space="0" w:color="auto"/>
        <w:left w:val="none" w:sz="0" w:space="0" w:color="auto"/>
        <w:bottom w:val="none" w:sz="0" w:space="0" w:color="auto"/>
        <w:right w:val="none" w:sz="0" w:space="0" w:color="auto"/>
      </w:divBdr>
    </w:div>
    <w:div w:id="90398600">
      <w:bodyDiv w:val="1"/>
      <w:marLeft w:val="0"/>
      <w:marRight w:val="0"/>
      <w:marTop w:val="0"/>
      <w:marBottom w:val="0"/>
      <w:divBdr>
        <w:top w:val="none" w:sz="0" w:space="0" w:color="auto"/>
        <w:left w:val="none" w:sz="0" w:space="0" w:color="auto"/>
        <w:bottom w:val="none" w:sz="0" w:space="0" w:color="auto"/>
        <w:right w:val="none" w:sz="0" w:space="0" w:color="auto"/>
      </w:divBdr>
    </w:div>
    <w:div w:id="90591110">
      <w:bodyDiv w:val="1"/>
      <w:marLeft w:val="0"/>
      <w:marRight w:val="0"/>
      <w:marTop w:val="0"/>
      <w:marBottom w:val="0"/>
      <w:divBdr>
        <w:top w:val="none" w:sz="0" w:space="0" w:color="auto"/>
        <w:left w:val="none" w:sz="0" w:space="0" w:color="auto"/>
        <w:bottom w:val="none" w:sz="0" w:space="0" w:color="auto"/>
        <w:right w:val="none" w:sz="0" w:space="0" w:color="auto"/>
      </w:divBdr>
    </w:div>
    <w:div w:id="91318572">
      <w:bodyDiv w:val="1"/>
      <w:marLeft w:val="0"/>
      <w:marRight w:val="0"/>
      <w:marTop w:val="0"/>
      <w:marBottom w:val="0"/>
      <w:divBdr>
        <w:top w:val="none" w:sz="0" w:space="0" w:color="auto"/>
        <w:left w:val="none" w:sz="0" w:space="0" w:color="auto"/>
        <w:bottom w:val="none" w:sz="0" w:space="0" w:color="auto"/>
        <w:right w:val="none" w:sz="0" w:space="0" w:color="auto"/>
      </w:divBdr>
    </w:div>
    <w:div w:id="91510482">
      <w:bodyDiv w:val="1"/>
      <w:marLeft w:val="0"/>
      <w:marRight w:val="0"/>
      <w:marTop w:val="0"/>
      <w:marBottom w:val="0"/>
      <w:divBdr>
        <w:top w:val="none" w:sz="0" w:space="0" w:color="auto"/>
        <w:left w:val="none" w:sz="0" w:space="0" w:color="auto"/>
        <w:bottom w:val="none" w:sz="0" w:space="0" w:color="auto"/>
        <w:right w:val="none" w:sz="0" w:space="0" w:color="auto"/>
      </w:divBdr>
    </w:div>
    <w:div w:id="91627853">
      <w:bodyDiv w:val="1"/>
      <w:marLeft w:val="0"/>
      <w:marRight w:val="0"/>
      <w:marTop w:val="0"/>
      <w:marBottom w:val="0"/>
      <w:divBdr>
        <w:top w:val="none" w:sz="0" w:space="0" w:color="auto"/>
        <w:left w:val="none" w:sz="0" w:space="0" w:color="auto"/>
        <w:bottom w:val="none" w:sz="0" w:space="0" w:color="auto"/>
        <w:right w:val="none" w:sz="0" w:space="0" w:color="auto"/>
      </w:divBdr>
    </w:div>
    <w:div w:id="92095047">
      <w:bodyDiv w:val="1"/>
      <w:marLeft w:val="0"/>
      <w:marRight w:val="0"/>
      <w:marTop w:val="0"/>
      <w:marBottom w:val="0"/>
      <w:divBdr>
        <w:top w:val="none" w:sz="0" w:space="0" w:color="auto"/>
        <w:left w:val="none" w:sz="0" w:space="0" w:color="auto"/>
        <w:bottom w:val="none" w:sz="0" w:space="0" w:color="auto"/>
        <w:right w:val="none" w:sz="0" w:space="0" w:color="auto"/>
      </w:divBdr>
    </w:div>
    <w:div w:id="92173478">
      <w:bodyDiv w:val="1"/>
      <w:marLeft w:val="0"/>
      <w:marRight w:val="0"/>
      <w:marTop w:val="0"/>
      <w:marBottom w:val="0"/>
      <w:divBdr>
        <w:top w:val="none" w:sz="0" w:space="0" w:color="auto"/>
        <w:left w:val="none" w:sz="0" w:space="0" w:color="auto"/>
        <w:bottom w:val="none" w:sz="0" w:space="0" w:color="auto"/>
        <w:right w:val="none" w:sz="0" w:space="0" w:color="auto"/>
      </w:divBdr>
    </w:div>
    <w:div w:id="92676157">
      <w:bodyDiv w:val="1"/>
      <w:marLeft w:val="0"/>
      <w:marRight w:val="0"/>
      <w:marTop w:val="0"/>
      <w:marBottom w:val="0"/>
      <w:divBdr>
        <w:top w:val="none" w:sz="0" w:space="0" w:color="auto"/>
        <w:left w:val="none" w:sz="0" w:space="0" w:color="auto"/>
        <w:bottom w:val="none" w:sz="0" w:space="0" w:color="auto"/>
        <w:right w:val="none" w:sz="0" w:space="0" w:color="auto"/>
      </w:divBdr>
    </w:div>
    <w:div w:id="93092694">
      <w:bodyDiv w:val="1"/>
      <w:marLeft w:val="0"/>
      <w:marRight w:val="0"/>
      <w:marTop w:val="0"/>
      <w:marBottom w:val="0"/>
      <w:divBdr>
        <w:top w:val="none" w:sz="0" w:space="0" w:color="auto"/>
        <w:left w:val="none" w:sz="0" w:space="0" w:color="auto"/>
        <w:bottom w:val="none" w:sz="0" w:space="0" w:color="auto"/>
        <w:right w:val="none" w:sz="0" w:space="0" w:color="auto"/>
      </w:divBdr>
    </w:div>
    <w:div w:id="93474813">
      <w:bodyDiv w:val="1"/>
      <w:marLeft w:val="0"/>
      <w:marRight w:val="0"/>
      <w:marTop w:val="0"/>
      <w:marBottom w:val="0"/>
      <w:divBdr>
        <w:top w:val="none" w:sz="0" w:space="0" w:color="auto"/>
        <w:left w:val="none" w:sz="0" w:space="0" w:color="auto"/>
        <w:bottom w:val="none" w:sz="0" w:space="0" w:color="auto"/>
        <w:right w:val="none" w:sz="0" w:space="0" w:color="auto"/>
      </w:divBdr>
    </w:div>
    <w:div w:id="94330212">
      <w:bodyDiv w:val="1"/>
      <w:marLeft w:val="0"/>
      <w:marRight w:val="0"/>
      <w:marTop w:val="0"/>
      <w:marBottom w:val="0"/>
      <w:divBdr>
        <w:top w:val="none" w:sz="0" w:space="0" w:color="auto"/>
        <w:left w:val="none" w:sz="0" w:space="0" w:color="auto"/>
        <w:bottom w:val="none" w:sz="0" w:space="0" w:color="auto"/>
        <w:right w:val="none" w:sz="0" w:space="0" w:color="auto"/>
      </w:divBdr>
    </w:div>
    <w:div w:id="94374596">
      <w:bodyDiv w:val="1"/>
      <w:marLeft w:val="0"/>
      <w:marRight w:val="0"/>
      <w:marTop w:val="0"/>
      <w:marBottom w:val="0"/>
      <w:divBdr>
        <w:top w:val="none" w:sz="0" w:space="0" w:color="auto"/>
        <w:left w:val="none" w:sz="0" w:space="0" w:color="auto"/>
        <w:bottom w:val="none" w:sz="0" w:space="0" w:color="auto"/>
        <w:right w:val="none" w:sz="0" w:space="0" w:color="auto"/>
      </w:divBdr>
    </w:div>
    <w:div w:id="94831086">
      <w:bodyDiv w:val="1"/>
      <w:marLeft w:val="0"/>
      <w:marRight w:val="0"/>
      <w:marTop w:val="0"/>
      <w:marBottom w:val="0"/>
      <w:divBdr>
        <w:top w:val="none" w:sz="0" w:space="0" w:color="auto"/>
        <w:left w:val="none" w:sz="0" w:space="0" w:color="auto"/>
        <w:bottom w:val="none" w:sz="0" w:space="0" w:color="auto"/>
        <w:right w:val="none" w:sz="0" w:space="0" w:color="auto"/>
      </w:divBdr>
    </w:div>
    <w:div w:id="95059902">
      <w:bodyDiv w:val="1"/>
      <w:marLeft w:val="0"/>
      <w:marRight w:val="0"/>
      <w:marTop w:val="0"/>
      <w:marBottom w:val="0"/>
      <w:divBdr>
        <w:top w:val="none" w:sz="0" w:space="0" w:color="auto"/>
        <w:left w:val="none" w:sz="0" w:space="0" w:color="auto"/>
        <w:bottom w:val="none" w:sz="0" w:space="0" w:color="auto"/>
        <w:right w:val="none" w:sz="0" w:space="0" w:color="auto"/>
      </w:divBdr>
    </w:div>
    <w:div w:id="95172432">
      <w:bodyDiv w:val="1"/>
      <w:marLeft w:val="0"/>
      <w:marRight w:val="0"/>
      <w:marTop w:val="0"/>
      <w:marBottom w:val="0"/>
      <w:divBdr>
        <w:top w:val="none" w:sz="0" w:space="0" w:color="auto"/>
        <w:left w:val="none" w:sz="0" w:space="0" w:color="auto"/>
        <w:bottom w:val="none" w:sz="0" w:space="0" w:color="auto"/>
        <w:right w:val="none" w:sz="0" w:space="0" w:color="auto"/>
      </w:divBdr>
    </w:div>
    <w:div w:id="95253367">
      <w:bodyDiv w:val="1"/>
      <w:marLeft w:val="0"/>
      <w:marRight w:val="0"/>
      <w:marTop w:val="0"/>
      <w:marBottom w:val="0"/>
      <w:divBdr>
        <w:top w:val="none" w:sz="0" w:space="0" w:color="auto"/>
        <w:left w:val="none" w:sz="0" w:space="0" w:color="auto"/>
        <w:bottom w:val="none" w:sz="0" w:space="0" w:color="auto"/>
        <w:right w:val="none" w:sz="0" w:space="0" w:color="auto"/>
      </w:divBdr>
    </w:div>
    <w:div w:id="95255498">
      <w:bodyDiv w:val="1"/>
      <w:marLeft w:val="0"/>
      <w:marRight w:val="0"/>
      <w:marTop w:val="0"/>
      <w:marBottom w:val="0"/>
      <w:divBdr>
        <w:top w:val="none" w:sz="0" w:space="0" w:color="auto"/>
        <w:left w:val="none" w:sz="0" w:space="0" w:color="auto"/>
        <w:bottom w:val="none" w:sz="0" w:space="0" w:color="auto"/>
        <w:right w:val="none" w:sz="0" w:space="0" w:color="auto"/>
      </w:divBdr>
    </w:div>
    <w:div w:id="95833711">
      <w:bodyDiv w:val="1"/>
      <w:marLeft w:val="0"/>
      <w:marRight w:val="0"/>
      <w:marTop w:val="0"/>
      <w:marBottom w:val="0"/>
      <w:divBdr>
        <w:top w:val="none" w:sz="0" w:space="0" w:color="auto"/>
        <w:left w:val="none" w:sz="0" w:space="0" w:color="auto"/>
        <w:bottom w:val="none" w:sz="0" w:space="0" w:color="auto"/>
        <w:right w:val="none" w:sz="0" w:space="0" w:color="auto"/>
      </w:divBdr>
    </w:div>
    <w:div w:id="95836047">
      <w:bodyDiv w:val="1"/>
      <w:marLeft w:val="0"/>
      <w:marRight w:val="0"/>
      <w:marTop w:val="0"/>
      <w:marBottom w:val="0"/>
      <w:divBdr>
        <w:top w:val="none" w:sz="0" w:space="0" w:color="auto"/>
        <w:left w:val="none" w:sz="0" w:space="0" w:color="auto"/>
        <w:bottom w:val="none" w:sz="0" w:space="0" w:color="auto"/>
        <w:right w:val="none" w:sz="0" w:space="0" w:color="auto"/>
      </w:divBdr>
    </w:div>
    <w:div w:id="96219640">
      <w:bodyDiv w:val="1"/>
      <w:marLeft w:val="0"/>
      <w:marRight w:val="0"/>
      <w:marTop w:val="0"/>
      <w:marBottom w:val="0"/>
      <w:divBdr>
        <w:top w:val="none" w:sz="0" w:space="0" w:color="auto"/>
        <w:left w:val="none" w:sz="0" w:space="0" w:color="auto"/>
        <w:bottom w:val="none" w:sz="0" w:space="0" w:color="auto"/>
        <w:right w:val="none" w:sz="0" w:space="0" w:color="auto"/>
      </w:divBdr>
    </w:div>
    <w:div w:id="96293752">
      <w:bodyDiv w:val="1"/>
      <w:marLeft w:val="0"/>
      <w:marRight w:val="0"/>
      <w:marTop w:val="0"/>
      <w:marBottom w:val="0"/>
      <w:divBdr>
        <w:top w:val="none" w:sz="0" w:space="0" w:color="auto"/>
        <w:left w:val="none" w:sz="0" w:space="0" w:color="auto"/>
        <w:bottom w:val="none" w:sz="0" w:space="0" w:color="auto"/>
        <w:right w:val="none" w:sz="0" w:space="0" w:color="auto"/>
      </w:divBdr>
    </w:div>
    <w:div w:id="96488454">
      <w:bodyDiv w:val="1"/>
      <w:marLeft w:val="0"/>
      <w:marRight w:val="0"/>
      <w:marTop w:val="0"/>
      <w:marBottom w:val="0"/>
      <w:divBdr>
        <w:top w:val="none" w:sz="0" w:space="0" w:color="auto"/>
        <w:left w:val="none" w:sz="0" w:space="0" w:color="auto"/>
        <w:bottom w:val="none" w:sz="0" w:space="0" w:color="auto"/>
        <w:right w:val="none" w:sz="0" w:space="0" w:color="auto"/>
      </w:divBdr>
    </w:div>
    <w:div w:id="96871562">
      <w:bodyDiv w:val="1"/>
      <w:marLeft w:val="0"/>
      <w:marRight w:val="0"/>
      <w:marTop w:val="0"/>
      <w:marBottom w:val="0"/>
      <w:divBdr>
        <w:top w:val="none" w:sz="0" w:space="0" w:color="auto"/>
        <w:left w:val="none" w:sz="0" w:space="0" w:color="auto"/>
        <w:bottom w:val="none" w:sz="0" w:space="0" w:color="auto"/>
        <w:right w:val="none" w:sz="0" w:space="0" w:color="auto"/>
      </w:divBdr>
    </w:div>
    <w:div w:id="97070352">
      <w:bodyDiv w:val="1"/>
      <w:marLeft w:val="0"/>
      <w:marRight w:val="0"/>
      <w:marTop w:val="0"/>
      <w:marBottom w:val="0"/>
      <w:divBdr>
        <w:top w:val="none" w:sz="0" w:space="0" w:color="auto"/>
        <w:left w:val="none" w:sz="0" w:space="0" w:color="auto"/>
        <w:bottom w:val="none" w:sz="0" w:space="0" w:color="auto"/>
        <w:right w:val="none" w:sz="0" w:space="0" w:color="auto"/>
      </w:divBdr>
    </w:div>
    <w:div w:id="97340248">
      <w:bodyDiv w:val="1"/>
      <w:marLeft w:val="0"/>
      <w:marRight w:val="0"/>
      <w:marTop w:val="0"/>
      <w:marBottom w:val="0"/>
      <w:divBdr>
        <w:top w:val="none" w:sz="0" w:space="0" w:color="auto"/>
        <w:left w:val="none" w:sz="0" w:space="0" w:color="auto"/>
        <w:bottom w:val="none" w:sz="0" w:space="0" w:color="auto"/>
        <w:right w:val="none" w:sz="0" w:space="0" w:color="auto"/>
      </w:divBdr>
    </w:div>
    <w:div w:id="98184599">
      <w:bodyDiv w:val="1"/>
      <w:marLeft w:val="0"/>
      <w:marRight w:val="0"/>
      <w:marTop w:val="0"/>
      <w:marBottom w:val="0"/>
      <w:divBdr>
        <w:top w:val="none" w:sz="0" w:space="0" w:color="auto"/>
        <w:left w:val="none" w:sz="0" w:space="0" w:color="auto"/>
        <w:bottom w:val="none" w:sz="0" w:space="0" w:color="auto"/>
        <w:right w:val="none" w:sz="0" w:space="0" w:color="auto"/>
      </w:divBdr>
    </w:div>
    <w:div w:id="99374539">
      <w:bodyDiv w:val="1"/>
      <w:marLeft w:val="0"/>
      <w:marRight w:val="0"/>
      <w:marTop w:val="0"/>
      <w:marBottom w:val="0"/>
      <w:divBdr>
        <w:top w:val="none" w:sz="0" w:space="0" w:color="auto"/>
        <w:left w:val="none" w:sz="0" w:space="0" w:color="auto"/>
        <w:bottom w:val="none" w:sz="0" w:space="0" w:color="auto"/>
        <w:right w:val="none" w:sz="0" w:space="0" w:color="auto"/>
      </w:divBdr>
    </w:div>
    <w:div w:id="100036597">
      <w:bodyDiv w:val="1"/>
      <w:marLeft w:val="0"/>
      <w:marRight w:val="0"/>
      <w:marTop w:val="0"/>
      <w:marBottom w:val="0"/>
      <w:divBdr>
        <w:top w:val="none" w:sz="0" w:space="0" w:color="auto"/>
        <w:left w:val="none" w:sz="0" w:space="0" w:color="auto"/>
        <w:bottom w:val="none" w:sz="0" w:space="0" w:color="auto"/>
        <w:right w:val="none" w:sz="0" w:space="0" w:color="auto"/>
      </w:divBdr>
    </w:div>
    <w:div w:id="100074223">
      <w:bodyDiv w:val="1"/>
      <w:marLeft w:val="0"/>
      <w:marRight w:val="0"/>
      <w:marTop w:val="0"/>
      <w:marBottom w:val="0"/>
      <w:divBdr>
        <w:top w:val="none" w:sz="0" w:space="0" w:color="auto"/>
        <w:left w:val="none" w:sz="0" w:space="0" w:color="auto"/>
        <w:bottom w:val="none" w:sz="0" w:space="0" w:color="auto"/>
        <w:right w:val="none" w:sz="0" w:space="0" w:color="auto"/>
      </w:divBdr>
    </w:div>
    <w:div w:id="100340144">
      <w:bodyDiv w:val="1"/>
      <w:marLeft w:val="0"/>
      <w:marRight w:val="0"/>
      <w:marTop w:val="0"/>
      <w:marBottom w:val="0"/>
      <w:divBdr>
        <w:top w:val="none" w:sz="0" w:space="0" w:color="auto"/>
        <w:left w:val="none" w:sz="0" w:space="0" w:color="auto"/>
        <w:bottom w:val="none" w:sz="0" w:space="0" w:color="auto"/>
        <w:right w:val="none" w:sz="0" w:space="0" w:color="auto"/>
      </w:divBdr>
    </w:div>
    <w:div w:id="100491880">
      <w:bodyDiv w:val="1"/>
      <w:marLeft w:val="0"/>
      <w:marRight w:val="0"/>
      <w:marTop w:val="0"/>
      <w:marBottom w:val="0"/>
      <w:divBdr>
        <w:top w:val="none" w:sz="0" w:space="0" w:color="auto"/>
        <w:left w:val="none" w:sz="0" w:space="0" w:color="auto"/>
        <w:bottom w:val="none" w:sz="0" w:space="0" w:color="auto"/>
        <w:right w:val="none" w:sz="0" w:space="0" w:color="auto"/>
      </w:divBdr>
    </w:div>
    <w:div w:id="100614639">
      <w:bodyDiv w:val="1"/>
      <w:marLeft w:val="0"/>
      <w:marRight w:val="0"/>
      <w:marTop w:val="0"/>
      <w:marBottom w:val="0"/>
      <w:divBdr>
        <w:top w:val="none" w:sz="0" w:space="0" w:color="auto"/>
        <w:left w:val="none" w:sz="0" w:space="0" w:color="auto"/>
        <w:bottom w:val="none" w:sz="0" w:space="0" w:color="auto"/>
        <w:right w:val="none" w:sz="0" w:space="0" w:color="auto"/>
      </w:divBdr>
    </w:div>
    <w:div w:id="100690656">
      <w:bodyDiv w:val="1"/>
      <w:marLeft w:val="0"/>
      <w:marRight w:val="0"/>
      <w:marTop w:val="0"/>
      <w:marBottom w:val="0"/>
      <w:divBdr>
        <w:top w:val="none" w:sz="0" w:space="0" w:color="auto"/>
        <w:left w:val="none" w:sz="0" w:space="0" w:color="auto"/>
        <w:bottom w:val="none" w:sz="0" w:space="0" w:color="auto"/>
        <w:right w:val="none" w:sz="0" w:space="0" w:color="auto"/>
      </w:divBdr>
    </w:div>
    <w:div w:id="100730371">
      <w:bodyDiv w:val="1"/>
      <w:marLeft w:val="0"/>
      <w:marRight w:val="0"/>
      <w:marTop w:val="0"/>
      <w:marBottom w:val="0"/>
      <w:divBdr>
        <w:top w:val="none" w:sz="0" w:space="0" w:color="auto"/>
        <w:left w:val="none" w:sz="0" w:space="0" w:color="auto"/>
        <w:bottom w:val="none" w:sz="0" w:space="0" w:color="auto"/>
        <w:right w:val="none" w:sz="0" w:space="0" w:color="auto"/>
      </w:divBdr>
    </w:div>
    <w:div w:id="101190443">
      <w:bodyDiv w:val="1"/>
      <w:marLeft w:val="0"/>
      <w:marRight w:val="0"/>
      <w:marTop w:val="0"/>
      <w:marBottom w:val="0"/>
      <w:divBdr>
        <w:top w:val="none" w:sz="0" w:space="0" w:color="auto"/>
        <w:left w:val="none" w:sz="0" w:space="0" w:color="auto"/>
        <w:bottom w:val="none" w:sz="0" w:space="0" w:color="auto"/>
        <w:right w:val="none" w:sz="0" w:space="0" w:color="auto"/>
      </w:divBdr>
    </w:div>
    <w:div w:id="101386553">
      <w:bodyDiv w:val="1"/>
      <w:marLeft w:val="0"/>
      <w:marRight w:val="0"/>
      <w:marTop w:val="0"/>
      <w:marBottom w:val="0"/>
      <w:divBdr>
        <w:top w:val="none" w:sz="0" w:space="0" w:color="auto"/>
        <w:left w:val="none" w:sz="0" w:space="0" w:color="auto"/>
        <w:bottom w:val="none" w:sz="0" w:space="0" w:color="auto"/>
        <w:right w:val="none" w:sz="0" w:space="0" w:color="auto"/>
      </w:divBdr>
    </w:div>
    <w:div w:id="101654514">
      <w:bodyDiv w:val="1"/>
      <w:marLeft w:val="0"/>
      <w:marRight w:val="0"/>
      <w:marTop w:val="0"/>
      <w:marBottom w:val="0"/>
      <w:divBdr>
        <w:top w:val="none" w:sz="0" w:space="0" w:color="auto"/>
        <w:left w:val="none" w:sz="0" w:space="0" w:color="auto"/>
        <w:bottom w:val="none" w:sz="0" w:space="0" w:color="auto"/>
        <w:right w:val="none" w:sz="0" w:space="0" w:color="auto"/>
      </w:divBdr>
    </w:div>
    <w:div w:id="101801583">
      <w:bodyDiv w:val="1"/>
      <w:marLeft w:val="0"/>
      <w:marRight w:val="0"/>
      <w:marTop w:val="0"/>
      <w:marBottom w:val="0"/>
      <w:divBdr>
        <w:top w:val="none" w:sz="0" w:space="0" w:color="auto"/>
        <w:left w:val="none" w:sz="0" w:space="0" w:color="auto"/>
        <w:bottom w:val="none" w:sz="0" w:space="0" w:color="auto"/>
        <w:right w:val="none" w:sz="0" w:space="0" w:color="auto"/>
      </w:divBdr>
    </w:div>
    <w:div w:id="102113868">
      <w:bodyDiv w:val="1"/>
      <w:marLeft w:val="0"/>
      <w:marRight w:val="0"/>
      <w:marTop w:val="0"/>
      <w:marBottom w:val="0"/>
      <w:divBdr>
        <w:top w:val="none" w:sz="0" w:space="0" w:color="auto"/>
        <w:left w:val="none" w:sz="0" w:space="0" w:color="auto"/>
        <w:bottom w:val="none" w:sz="0" w:space="0" w:color="auto"/>
        <w:right w:val="none" w:sz="0" w:space="0" w:color="auto"/>
      </w:divBdr>
    </w:div>
    <w:div w:id="102578545">
      <w:bodyDiv w:val="1"/>
      <w:marLeft w:val="0"/>
      <w:marRight w:val="0"/>
      <w:marTop w:val="0"/>
      <w:marBottom w:val="0"/>
      <w:divBdr>
        <w:top w:val="none" w:sz="0" w:space="0" w:color="auto"/>
        <w:left w:val="none" w:sz="0" w:space="0" w:color="auto"/>
        <w:bottom w:val="none" w:sz="0" w:space="0" w:color="auto"/>
        <w:right w:val="none" w:sz="0" w:space="0" w:color="auto"/>
      </w:divBdr>
    </w:div>
    <w:div w:id="102893359">
      <w:bodyDiv w:val="1"/>
      <w:marLeft w:val="0"/>
      <w:marRight w:val="0"/>
      <w:marTop w:val="0"/>
      <w:marBottom w:val="0"/>
      <w:divBdr>
        <w:top w:val="none" w:sz="0" w:space="0" w:color="auto"/>
        <w:left w:val="none" w:sz="0" w:space="0" w:color="auto"/>
        <w:bottom w:val="none" w:sz="0" w:space="0" w:color="auto"/>
        <w:right w:val="none" w:sz="0" w:space="0" w:color="auto"/>
      </w:divBdr>
    </w:div>
    <w:div w:id="102963646">
      <w:bodyDiv w:val="1"/>
      <w:marLeft w:val="0"/>
      <w:marRight w:val="0"/>
      <w:marTop w:val="0"/>
      <w:marBottom w:val="0"/>
      <w:divBdr>
        <w:top w:val="none" w:sz="0" w:space="0" w:color="auto"/>
        <w:left w:val="none" w:sz="0" w:space="0" w:color="auto"/>
        <w:bottom w:val="none" w:sz="0" w:space="0" w:color="auto"/>
        <w:right w:val="none" w:sz="0" w:space="0" w:color="auto"/>
      </w:divBdr>
    </w:div>
    <w:div w:id="103041323">
      <w:bodyDiv w:val="1"/>
      <w:marLeft w:val="0"/>
      <w:marRight w:val="0"/>
      <w:marTop w:val="0"/>
      <w:marBottom w:val="0"/>
      <w:divBdr>
        <w:top w:val="none" w:sz="0" w:space="0" w:color="auto"/>
        <w:left w:val="none" w:sz="0" w:space="0" w:color="auto"/>
        <w:bottom w:val="none" w:sz="0" w:space="0" w:color="auto"/>
        <w:right w:val="none" w:sz="0" w:space="0" w:color="auto"/>
      </w:divBdr>
    </w:div>
    <w:div w:id="104083698">
      <w:bodyDiv w:val="1"/>
      <w:marLeft w:val="0"/>
      <w:marRight w:val="0"/>
      <w:marTop w:val="0"/>
      <w:marBottom w:val="0"/>
      <w:divBdr>
        <w:top w:val="none" w:sz="0" w:space="0" w:color="auto"/>
        <w:left w:val="none" w:sz="0" w:space="0" w:color="auto"/>
        <w:bottom w:val="none" w:sz="0" w:space="0" w:color="auto"/>
        <w:right w:val="none" w:sz="0" w:space="0" w:color="auto"/>
      </w:divBdr>
    </w:div>
    <w:div w:id="104470239">
      <w:bodyDiv w:val="1"/>
      <w:marLeft w:val="0"/>
      <w:marRight w:val="0"/>
      <w:marTop w:val="0"/>
      <w:marBottom w:val="0"/>
      <w:divBdr>
        <w:top w:val="none" w:sz="0" w:space="0" w:color="auto"/>
        <w:left w:val="none" w:sz="0" w:space="0" w:color="auto"/>
        <w:bottom w:val="none" w:sz="0" w:space="0" w:color="auto"/>
        <w:right w:val="none" w:sz="0" w:space="0" w:color="auto"/>
      </w:divBdr>
    </w:div>
    <w:div w:id="104692462">
      <w:bodyDiv w:val="1"/>
      <w:marLeft w:val="0"/>
      <w:marRight w:val="0"/>
      <w:marTop w:val="0"/>
      <w:marBottom w:val="0"/>
      <w:divBdr>
        <w:top w:val="none" w:sz="0" w:space="0" w:color="auto"/>
        <w:left w:val="none" w:sz="0" w:space="0" w:color="auto"/>
        <w:bottom w:val="none" w:sz="0" w:space="0" w:color="auto"/>
        <w:right w:val="none" w:sz="0" w:space="0" w:color="auto"/>
      </w:divBdr>
    </w:div>
    <w:div w:id="104811190">
      <w:bodyDiv w:val="1"/>
      <w:marLeft w:val="0"/>
      <w:marRight w:val="0"/>
      <w:marTop w:val="0"/>
      <w:marBottom w:val="0"/>
      <w:divBdr>
        <w:top w:val="none" w:sz="0" w:space="0" w:color="auto"/>
        <w:left w:val="none" w:sz="0" w:space="0" w:color="auto"/>
        <w:bottom w:val="none" w:sz="0" w:space="0" w:color="auto"/>
        <w:right w:val="none" w:sz="0" w:space="0" w:color="auto"/>
      </w:divBdr>
    </w:div>
    <w:div w:id="105392714">
      <w:bodyDiv w:val="1"/>
      <w:marLeft w:val="0"/>
      <w:marRight w:val="0"/>
      <w:marTop w:val="0"/>
      <w:marBottom w:val="0"/>
      <w:divBdr>
        <w:top w:val="none" w:sz="0" w:space="0" w:color="auto"/>
        <w:left w:val="none" w:sz="0" w:space="0" w:color="auto"/>
        <w:bottom w:val="none" w:sz="0" w:space="0" w:color="auto"/>
        <w:right w:val="none" w:sz="0" w:space="0" w:color="auto"/>
      </w:divBdr>
    </w:div>
    <w:div w:id="106125070">
      <w:bodyDiv w:val="1"/>
      <w:marLeft w:val="0"/>
      <w:marRight w:val="0"/>
      <w:marTop w:val="0"/>
      <w:marBottom w:val="0"/>
      <w:divBdr>
        <w:top w:val="none" w:sz="0" w:space="0" w:color="auto"/>
        <w:left w:val="none" w:sz="0" w:space="0" w:color="auto"/>
        <w:bottom w:val="none" w:sz="0" w:space="0" w:color="auto"/>
        <w:right w:val="none" w:sz="0" w:space="0" w:color="auto"/>
      </w:divBdr>
    </w:div>
    <w:div w:id="106434240">
      <w:bodyDiv w:val="1"/>
      <w:marLeft w:val="0"/>
      <w:marRight w:val="0"/>
      <w:marTop w:val="0"/>
      <w:marBottom w:val="0"/>
      <w:divBdr>
        <w:top w:val="none" w:sz="0" w:space="0" w:color="auto"/>
        <w:left w:val="none" w:sz="0" w:space="0" w:color="auto"/>
        <w:bottom w:val="none" w:sz="0" w:space="0" w:color="auto"/>
        <w:right w:val="none" w:sz="0" w:space="0" w:color="auto"/>
      </w:divBdr>
    </w:div>
    <w:div w:id="106892549">
      <w:bodyDiv w:val="1"/>
      <w:marLeft w:val="0"/>
      <w:marRight w:val="0"/>
      <w:marTop w:val="0"/>
      <w:marBottom w:val="0"/>
      <w:divBdr>
        <w:top w:val="none" w:sz="0" w:space="0" w:color="auto"/>
        <w:left w:val="none" w:sz="0" w:space="0" w:color="auto"/>
        <w:bottom w:val="none" w:sz="0" w:space="0" w:color="auto"/>
        <w:right w:val="none" w:sz="0" w:space="0" w:color="auto"/>
      </w:divBdr>
    </w:div>
    <w:div w:id="107051367">
      <w:bodyDiv w:val="1"/>
      <w:marLeft w:val="0"/>
      <w:marRight w:val="0"/>
      <w:marTop w:val="0"/>
      <w:marBottom w:val="0"/>
      <w:divBdr>
        <w:top w:val="none" w:sz="0" w:space="0" w:color="auto"/>
        <w:left w:val="none" w:sz="0" w:space="0" w:color="auto"/>
        <w:bottom w:val="none" w:sz="0" w:space="0" w:color="auto"/>
        <w:right w:val="none" w:sz="0" w:space="0" w:color="auto"/>
      </w:divBdr>
    </w:div>
    <w:div w:id="107511710">
      <w:bodyDiv w:val="1"/>
      <w:marLeft w:val="0"/>
      <w:marRight w:val="0"/>
      <w:marTop w:val="0"/>
      <w:marBottom w:val="0"/>
      <w:divBdr>
        <w:top w:val="none" w:sz="0" w:space="0" w:color="auto"/>
        <w:left w:val="none" w:sz="0" w:space="0" w:color="auto"/>
        <w:bottom w:val="none" w:sz="0" w:space="0" w:color="auto"/>
        <w:right w:val="none" w:sz="0" w:space="0" w:color="auto"/>
      </w:divBdr>
    </w:div>
    <w:div w:id="108160033">
      <w:bodyDiv w:val="1"/>
      <w:marLeft w:val="0"/>
      <w:marRight w:val="0"/>
      <w:marTop w:val="0"/>
      <w:marBottom w:val="0"/>
      <w:divBdr>
        <w:top w:val="none" w:sz="0" w:space="0" w:color="auto"/>
        <w:left w:val="none" w:sz="0" w:space="0" w:color="auto"/>
        <w:bottom w:val="none" w:sz="0" w:space="0" w:color="auto"/>
        <w:right w:val="none" w:sz="0" w:space="0" w:color="auto"/>
      </w:divBdr>
    </w:div>
    <w:div w:id="108160663">
      <w:bodyDiv w:val="1"/>
      <w:marLeft w:val="0"/>
      <w:marRight w:val="0"/>
      <w:marTop w:val="0"/>
      <w:marBottom w:val="0"/>
      <w:divBdr>
        <w:top w:val="none" w:sz="0" w:space="0" w:color="auto"/>
        <w:left w:val="none" w:sz="0" w:space="0" w:color="auto"/>
        <w:bottom w:val="none" w:sz="0" w:space="0" w:color="auto"/>
        <w:right w:val="none" w:sz="0" w:space="0" w:color="auto"/>
      </w:divBdr>
    </w:div>
    <w:div w:id="108206195">
      <w:bodyDiv w:val="1"/>
      <w:marLeft w:val="0"/>
      <w:marRight w:val="0"/>
      <w:marTop w:val="0"/>
      <w:marBottom w:val="0"/>
      <w:divBdr>
        <w:top w:val="none" w:sz="0" w:space="0" w:color="auto"/>
        <w:left w:val="none" w:sz="0" w:space="0" w:color="auto"/>
        <w:bottom w:val="none" w:sz="0" w:space="0" w:color="auto"/>
        <w:right w:val="none" w:sz="0" w:space="0" w:color="auto"/>
      </w:divBdr>
    </w:div>
    <w:div w:id="108281052">
      <w:bodyDiv w:val="1"/>
      <w:marLeft w:val="0"/>
      <w:marRight w:val="0"/>
      <w:marTop w:val="0"/>
      <w:marBottom w:val="0"/>
      <w:divBdr>
        <w:top w:val="none" w:sz="0" w:space="0" w:color="auto"/>
        <w:left w:val="none" w:sz="0" w:space="0" w:color="auto"/>
        <w:bottom w:val="none" w:sz="0" w:space="0" w:color="auto"/>
        <w:right w:val="none" w:sz="0" w:space="0" w:color="auto"/>
      </w:divBdr>
    </w:div>
    <w:div w:id="108622261">
      <w:bodyDiv w:val="1"/>
      <w:marLeft w:val="0"/>
      <w:marRight w:val="0"/>
      <w:marTop w:val="0"/>
      <w:marBottom w:val="0"/>
      <w:divBdr>
        <w:top w:val="none" w:sz="0" w:space="0" w:color="auto"/>
        <w:left w:val="none" w:sz="0" w:space="0" w:color="auto"/>
        <w:bottom w:val="none" w:sz="0" w:space="0" w:color="auto"/>
        <w:right w:val="none" w:sz="0" w:space="0" w:color="auto"/>
      </w:divBdr>
    </w:div>
    <w:div w:id="109015225">
      <w:bodyDiv w:val="1"/>
      <w:marLeft w:val="0"/>
      <w:marRight w:val="0"/>
      <w:marTop w:val="0"/>
      <w:marBottom w:val="0"/>
      <w:divBdr>
        <w:top w:val="none" w:sz="0" w:space="0" w:color="auto"/>
        <w:left w:val="none" w:sz="0" w:space="0" w:color="auto"/>
        <w:bottom w:val="none" w:sz="0" w:space="0" w:color="auto"/>
        <w:right w:val="none" w:sz="0" w:space="0" w:color="auto"/>
      </w:divBdr>
    </w:div>
    <w:div w:id="109053116">
      <w:bodyDiv w:val="1"/>
      <w:marLeft w:val="0"/>
      <w:marRight w:val="0"/>
      <w:marTop w:val="0"/>
      <w:marBottom w:val="0"/>
      <w:divBdr>
        <w:top w:val="none" w:sz="0" w:space="0" w:color="auto"/>
        <w:left w:val="none" w:sz="0" w:space="0" w:color="auto"/>
        <w:bottom w:val="none" w:sz="0" w:space="0" w:color="auto"/>
        <w:right w:val="none" w:sz="0" w:space="0" w:color="auto"/>
      </w:divBdr>
    </w:div>
    <w:div w:id="109591262">
      <w:bodyDiv w:val="1"/>
      <w:marLeft w:val="0"/>
      <w:marRight w:val="0"/>
      <w:marTop w:val="0"/>
      <w:marBottom w:val="0"/>
      <w:divBdr>
        <w:top w:val="none" w:sz="0" w:space="0" w:color="auto"/>
        <w:left w:val="none" w:sz="0" w:space="0" w:color="auto"/>
        <w:bottom w:val="none" w:sz="0" w:space="0" w:color="auto"/>
        <w:right w:val="none" w:sz="0" w:space="0" w:color="auto"/>
      </w:divBdr>
    </w:div>
    <w:div w:id="109786252">
      <w:bodyDiv w:val="1"/>
      <w:marLeft w:val="0"/>
      <w:marRight w:val="0"/>
      <w:marTop w:val="0"/>
      <w:marBottom w:val="0"/>
      <w:divBdr>
        <w:top w:val="none" w:sz="0" w:space="0" w:color="auto"/>
        <w:left w:val="none" w:sz="0" w:space="0" w:color="auto"/>
        <w:bottom w:val="none" w:sz="0" w:space="0" w:color="auto"/>
        <w:right w:val="none" w:sz="0" w:space="0" w:color="auto"/>
      </w:divBdr>
    </w:div>
    <w:div w:id="110175469">
      <w:bodyDiv w:val="1"/>
      <w:marLeft w:val="0"/>
      <w:marRight w:val="0"/>
      <w:marTop w:val="0"/>
      <w:marBottom w:val="0"/>
      <w:divBdr>
        <w:top w:val="none" w:sz="0" w:space="0" w:color="auto"/>
        <w:left w:val="none" w:sz="0" w:space="0" w:color="auto"/>
        <w:bottom w:val="none" w:sz="0" w:space="0" w:color="auto"/>
        <w:right w:val="none" w:sz="0" w:space="0" w:color="auto"/>
      </w:divBdr>
    </w:div>
    <w:div w:id="110828555">
      <w:bodyDiv w:val="1"/>
      <w:marLeft w:val="0"/>
      <w:marRight w:val="0"/>
      <w:marTop w:val="0"/>
      <w:marBottom w:val="0"/>
      <w:divBdr>
        <w:top w:val="none" w:sz="0" w:space="0" w:color="auto"/>
        <w:left w:val="none" w:sz="0" w:space="0" w:color="auto"/>
        <w:bottom w:val="none" w:sz="0" w:space="0" w:color="auto"/>
        <w:right w:val="none" w:sz="0" w:space="0" w:color="auto"/>
      </w:divBdr>
    </w:div>
    <w:div w:id="110831598">
      <w:bodyDiv w:val="1"/>
      <w:marLeft w:val="0"/>
      <w:marRight w:val="0"/>
      <w:marTop w:val="0"/>
      <w:marBottom w:val="0"/>
      <w:divBdr>
        <w:top w:val="none" w:sz="0" w:space="0" w:color="auto"/>
        <w:left w:val="none" w:sz="0" w:space="0" w:color="auto"/>
        <w:bottom w:val="none" w:sz="0" w:space="0" w:color="auto"/>
        <w:right w:val="none" w:sz="0" w:space="0" w:color="auto"/>
      </w:divBdr>
    </w:div>
    <w:div w:id="111367480">
      <w:bodyDiv w:val="1"/>
      <w:marLeft w:val="0"/>
      <w:marRight w:val="0"/>
      <w:marTop w:val="0"/>
      <w:marBottom w:val="0"/>
      <w:divBdr>
        <w:top w:val="none" w:sz="0" w:space="0" w:color="auto"/>
        <w:left w:val="none" w:sz="0" w:space="0" w:color="auto"/>
        <w:bottom w:val="none" w:sz="0" w:space="0" w:color="auto"/>
        <w:right w:val="none" w:sz="0" w:space="0" w:color="auto"/>
      </w:divBdr>
    </w:div>
    <w:div w:id="111946517">
      <w:bodyDiv w:val="1"/>
      <w:marLeft w:val="0"/>
      <w:marRight w:val="0"/>
      <w:marTop w:val="0"/>
      <w:marBottom w:val="0"/>
      <w:divBdr>
        <w:top w:val="none" w:sz="0" w:space="0" w:color="auto"/>
        <w:left w:val="none" w:sz="0" w:space="0" w:color="auto"/>
        <w:bottom w:val="none" w:sz="0" w:space="0" w:color="auto"/>
        <w:right w:val="none" w:sz="0" w:space="0" w:color="auto"/>
      </w:divBdr>
    </w:div>
    <w:div w:id="112671733">
      <w:bodyDiv w:val="1"/>
      <w:marLeft w:val="0"/>
      <w:marRight w:val="0"/>
      <w:marTop w:val="0"/>
      <w:marBottom w:val="0"/>
      <w:divBdr>
        <w:top w:val="none" w:sz="0" w:space="0" w:color="auto"/>
        <w:left w:val="none" w:sz="0" w:space="0" w:color="auto"/>
        <w:bottom w:val="none" w:sz="0" w:space="0" w:color="auto"/>
        <w:right w:val="none" w:sz="0" w:space="0" w:color="auto"/>
      </w:divBdr>
    </w:div>
    <w:div w:id="113208049">
      <w:bodyDiv w:val="1"/>
      <w:marLeft w:val="0"/>
      <w:marRight w:val="0"/>
      <w:marTop w:val="0"/>
      <w:marBottom w:val="0"/>
      <w:divBdr>
        <w:top w:val="none" w:sz="0" w:space="0" w:color="auto"/>
        <w:left w:val="none" w:sz="0" w:space="0" w:color="auto"/>
        <w:bottom w:val="none" w:sz="0" w:space="0" w:color="auto"/>
        <w:right w:val="none" w:sz="0" w:space="0" w:color="auto"/>
      </w:divBdr>
    </w:div>
    <w:div w:id="113326568">
      <w:bodyDiv w:val="1"/>
      <w:marLeft w:val="0"/>
      <w:marRight w:val="0"/>
      <w:marTop w:val="0"/>
      <w:marBottom w:val="0"/>
      <w:divBdr>
        <w:top w:val="none" w:sz="0" w:space="0" w:color="auto"/>
        <w:left w:val="none" w:sz="0" w:space="0" w:color="auto"/>
        <w:bottom w:val="none" w:sz="0" w:space="0" w:color="auto"/>
        <w:right w:val="none" w:sz="0" w:space="0" w:color="auto"/>
      </w:divBdr>
    </w:div>
    <w:div w:id="113528732">
      <w:bodyDiv w:val="1"/>
      <w:marLeft w:val="0"/>
      <w:marRight w:val="0"/>
      <w:marTop w:val="0"/>
      <w:marBottom w:val="0"/>
      <w:divBdr>
        <w:top w:val="none" w:sz="0" w:space="0" w:color="auto"/>
        <w:left w:val="none" w:sz="0" w:space="0" w:color="auto"/>
        <w:bottom w:val="none" w:sz="0" w:space="0" w:color="auto"/>
        <w:right w:val="none" w:sz="0" w:space="0" w:color="auto"/>
      </w:divBdr>
    </w:div>
    <w:div w:id="114368270">
      <w:bodyDiv w:val="1"/>
      <w:marLeft w:val="0"/>
      <w:marRight w:val="0"/>
      <w:marTop w:val="0"/>
      <w:marBottom w:val="0"/>
      <w:divBdr>
        <w:top w:val="none" w:sz="0" w:space="0" w:color="auto"/>
        <w:left w:val="none" w:sz="0" w:space="0" w:color="auto"/>
        <w:bottom w:val="none" w:sz="0" w:space="0" w:color="auto"/>
        <w:right w:val="none" w:sz="0" w:space="0" w:color="auto"/>
      </w:divBdr>
    </w:div>
    <w:div w:id="115411534">
      <w:bodyDiv w:val="1"/>
      <w:marLeft w:val="0"/>
      <w:marRight w:val="0"/>
      <w:marTop w:val="0"/>
      <w:marBottom w:val="0"/>
      <w:divBdr>
        <w:top w:val="none" w:sz="0" w:space="0" w:color="auto"/>
        <w:left w:val="none" w:sz="0" w:space="0" w:color="auto"/>
        <w:bottom w:val="none" w:sz="0" w:space="0" w:color="auto"/>
        <w:right w:val="none" w:sz="0" w:space="0" w:color="auto"/>
      </w:divBdr>
    </w:div>
    <w:div w:id="115611776">
      <w:bodyDiv w:val="1"/>
      <w:marLeft w:val="0"/>
      <w:marRight w:val="0"/>
      <w:marTop w:val="0"/>
      <w:marBottom w:val="0"/>
      <w:divBdr>
        <w:top w:val="none" w:sz="0" w:space="0" w:color="auto"/>
        <w:left w:val="none" w:sz="0" w:space="0" w:color="auto"/>
        <w:bottom w:val="none" w:sz="0" w:space="0" w:color="auto"/>
        <w:right w:val="none" w:sz="0" w:space="0" w:color="auto"/>
      </w:divBdr>
    </w:div>
    <w:div w:id="115679882">
      <w:bodyDiv w:val="1"/>
      <w:marLeft w:val="0"/>
      <w:marRight w:val="0"/>
      <w:marTop w:val="0"/>
      <w:marBottom w:val="0"/>
      <w:divBdr>
        <w:top w:val="none" w:sz="0" w:space="0" w:color="auto"/>
        <w:left w:val="none" w:sz="0" w:space="0" w:color="auto"/>
        <w:bottom w:val="none" w:sz="0" w:space="0" w:color="auto"/>
        <w:right w:val="none" w:sz="0" w:space="0" w:color="auto"/>
      </w:divBdr>
    </w:div>
    <w:div w:id="116022341">
      <w:bodyDiv w:val="1"/>
      <w:marLeft w:val="0"/>
      <w:marRight w:val="0"/>
      <w:marTop w:val="0"/>
      <w:marBottom w:val="0"/>
      <w:divBdr>
        <w:top w:val="none" w:sz="0" w:space="0" w:color="auto"/>
        <w:left w:val="none" w:sz="0" w:space="0" w:color="auto"/>
        <w:bottom w:val="none" w:sz="0" w:space="0" w:color="auto"/>
        <w:right w:val="none" w:sz="0" w:space="0" w:color="auto"/>
      </w:divBdr>
    </w:div>
    <w:div w:id="116146176">
      <w:bodyDiv w:val="1"/>
      <w:marLeft w:val="0"/>
      <w:marRight w:val="0"/>
      <w:marTop w:val="0"/>
      <w:marBottom w:val="0"/>
      <w:divBdr>
        <w:top w:val="none" w:sz="0" w:space="0" w:color="auto"/>
        <w:left w:val="none" w:sz="0" w:space="0" w:color="auto"/>
        <w:bottom w:val="none" w:sz="0" w:space="0" w:color="auto"/>
        <w:right w:val="none" w:sz="0" w:space="0" w:color="auto"/>
      </w:divBdr>
    </w:div>
    <w:div w:id="117189595">
      <w:bodyDiv w:val="1"/>
      <w:marLeft w:val="0"/>
      <w:marRight w:val="0"/>
      <w:marTop w:val="0"/>
      <w:marBottom w:val="0"/>
      <w:divBdr>
        <w:top w:val="none" w:sz="0" w:space="0" w:color="auto"/>
        <w:left w:val="none" w:sz="0" w:space="0" w:color="auto"/>
        <w:bottom w:val="none" w:sz="0" w:space="0" w:color="auto"/>
        <w:right w:val="none" w:sz="0" w:space="0" w:color="auto"/>
      </w:divBdr>
    </w:div>
    <w:div w:id="117649641">
      <w:bodyDiv w:val="1"/>
      <w:marLeft w:val="0"/>
      <w:marRight w:val="0"/>
      <w:marTop w:val="0"/>
      <w:marBottom w:val="0"/>
      <w:divBdr>
        <w:top w:val="none" w:sz="0" w:space="0" w:color="auto"/>
        <w:left w:val="none" w:sz="0" w:space="0" w:color="auto"/>
        <w:bottom w:val="none" w:sz="0" w:space="0" w:color="auto"/>
        <w:right w:val="none" w:sz="0" w:space="0" w:color="auto"/>
      </w:divBdr>
    </w:div>
    <w:div w:id="118185418">
      <w:bodyDiv w:val="1"/>
      <w:marLeft w:val="0"/>
      <w:marRight w:val="0"/>
      <w:marTop w:val="0"/>
      <w:marBottom w:val="0"/>
      <w:divBdr>
        <w:top w:val="none" w:sz="0" w:space="0" w:color="auto"/>
        <w:left w:val="none" w:sz="0" w:space="0" w:color="auto"/>
        <w:bottom w:val="none" w:sz="0" w:space="0" w:color="auto"/>
        <w:right w:val="none" w:sz="0" w:space="0" w:color="auto"/>
      </w:divBdr>
    </w:div>
    <w:div w:id="118651278">
      <w:bodyDiv w:val="1"/>
      <w:marLeft w:val="0"/>
      <w:marRight w:val="0"/>
      <w:marTop w:val="0"/>
      <w:marBottom w:val="0"/>
      <w:divBdr>
        <w:top w:val="none" w:sz="0" w:space="0" w:color="auto"/>
        <w:left w:val="none" w:sz="0" w:space="0" w:color="auto"/>
        <w:bottom w:val="none" w:sz="0" w:space="0" w:color="auto"/>
        <w:right w:val="none" w:sz="0" w:space="0" w:color="auto"/>
      </w:divBdr>
    </w:div>
    <w:div w:id="118764168">
      <w:bodyDiv w:val="1"/>
      <w:marLeft w:val="0"/>
      <w:marRight w:val="0"/>
      <w:marTop w:val="0"/>
      <w:marBottom w:val="0"/>
      <w:divBdr>
        <w:top w:val="none" w:sz="0" w:space="0" w:color="auto"/>
        <w:left w:val="none" w:sz="0" w:space="0" w:color="auto"/>
        <w:bottom w:val="none" w:sz="0" w:space="0" w:color="auto"/>
        <w:right w:val="none" w:sz="0" w:space="0" w:color="auto"/>
      </w:divBdr>
    </w:div>
    <w:div w:id="118768287">
      <w:bodyDiv w:val="1"/>
      <w:marLeft w:val="0"/>
      <w:marRight w:val="0"/>
      <w:marTop w:val="0"/>
      <w:marBottom w:val="0"/>
      <w:divBdr>
        <w:top w:val="none" w:sz="0" w:space="0" w:color="auto"/>
        <w:left w:val="none" w:sz="0" w:space="0" w:color="auto"/>
        <w:bottom w:val="none" w:sz="0" w:space="0" w:color="auto"/>
        <w:right w:val="none" w:sz="0" w:space="0" w:color="auto"/>
      </w:divBdr>
    </w:div>
    <w:div w:id="120080774">
      <w:bodyDiv w:val="1"/>
      <w:marLeft w:val="0"/>
      <w:marRight w:val="0"/>
      <w:marTop w:val="0"/>
      <w:marBottom w:val="0"/>
      <w:divBdr>
        <w:top w:val="none" w:sz="0" w:space="0" w:color="auto"/>
        <w:left w:val="none" w:sz="0" w:space="0" w:color="auto"/>
        <w:bottom w:val="none" w:sz="0" w:space="0" w:color="auto"/>
        <w:right w:val="none" w:sz="0" w:space="0" w:color="auto"/>
      </w:divBdr>
    </w:div>
    <w:div w:id="121459254">
      <w:bodyDiv w:val="1"/>
      <w:marLeft w:val="0"/>
      <w:marRight w:val="0"/>
      <w:marTop w:val="0"/>
      <w:marBottom w:val="0"/>
      <w:divBdr>
        <w:top w:val="none" w:sz="0" w:space="0" w:color="auto"/>
        <w:left w:val="none" w:sz="0" w:space="0" w:color="auto"/>
        <w:bottom w:val="none" w:sz="0" w:space="0" w:color="auto"/>
        <w:right w:val="none" w:sz="0" w:space="0" w:color="auto"/>
      </w:divBdr>
    </w:div>
    <w:div w:id="121771183">
      <w:bodyDiv w:val="1"/>
      <w:marLeft w:val="0"/>
      <w:marRight w:val="0"/>
      <w:marTop w:val="0"/>
      <w:marBottom w:val="0"/>
      <w:divBdr>
        <w:top w:val="none" w:sz="0" w:space="0" w:color="auto"/>
        <w:left w:val="none" w:sz="0" w:space="0" w:color="auto"/>
        <w:bottom w:val="none" w:sz="0" w:space="0" w:color="auto"/>
        <w:right w:val="none" w:sz="0" w:space="0" w:color="auto"/>
      </w:divBdr>
    </w:div>
    <w:div w:id="122163798">
      <w:bodyDiv w:val="1"/>
      <w:marLeft w:val="0"/>
      <w:marRight w:val="0"/>
      <w:marTop w:val="0"/>
      <w:marBottom w:val="0"/>
      <w:divBdr>
        <w:top w:val="none" w:sz="0" w:space="0" w:color="auto"/>
        <w:left w:val="none" w:sz="0" w:space="0" w:color="auto"/>
        <w:bottom w:val="none" w:sz="0" w:space="0" w:color="auto"/>
        <w:right w:val="none" w:sz="0" w:space="0" w:color="auto"/>
      </w:divBdr>
    </w:div>
    <w:div w:id="122233571">
      <w:bodyDiv w:val="1"/>
      <w:marLeft w:val="0"/>
      <w:marRight w:val="0"/>
      <w:marTop w:val="0"/>
      <w:marBottom w:val="0"/>
      <w:divBdr>
        <w:top w:val="none" w:sz="0" w:space="0" w:color="auto"/>
        <w:left w:val="none" w:sz="0" w:space="0" w:color="auto"/>
        <w:bottom w:val="none" w:sz="0" w:space="0" w:color="auto"/>
        <w:right w:val="none" w:sz="0" w:space="0" w:color="auto"/>
      </w:divBdr>
    </w:div>
    <w:div w:id="122311863">
      <w:bodyDiv w:val="1"/>
      <w:marLeft w:val="0"/>
      <w:marRight w:val="0"/>
      <w:marTop w:val="0"/>
      <w:marBottom w:val="0"/>
      <w:divBdr>
        <w:top w:val="none" w:sz="0" w:space="0" w:color="auto"/>
        <w:left w:val="none" w:sz="0" w:space="0" w:color="auto"/>
        <w:bottom w:val="none" w:sz="0" w:space="0" w:color="auto"/>
        <w:right w:val="none" w:sz="0" w:space="0" w:color="auto"/>
      </w:divBdr>
    </w:div>
    <w:div w:id="122425518">
      <w:bodyDiv w:val="1"/>
      <w:marLeft w:val="0"/>
      <w:marRight w:val="0"/>
      <w:marTop w:val="0"/>
      <w:marBottom w:val="0"/>
      <w:divBdr>
        <w:top w:val="none" w:sz="0" w:space="0" w:color="auto"/>
        <w:left w:val="none" w:sz="0" w:space="0" w:color="auto"/>
        <w:bottom w:val="none" w:sz="0" w:space="0" w:color="auto"/>
        <w:right w:val="none" w:sz="0" w:space="0" w:color="auto"/>
      </w:divBdr>
    </w:div>
    <w:div w:id="122692981">
      <w:bodyDiv w:val="1"/>
      <w:marLeft w:val="0"/>
      <w:marRight w:val="0"/>
      <w:marTop w:val="0"/>
      <w:marBottom w:val="0"/>
      <w:divBdr>
        <w:top w:val="none" w:sz="0" w:space="0" w:color="auto"/>
        <w:left w:val="none" w:sz="0" w:space="0" w:color="auto"/>
        <w:bottom w:val="none" w:sz="0" w:space="0" w:color="auto"/>
        <w:right w:val="none" w:sz="0" w:space="0" w:color="auto"/>
      </w:divBdr>
    </w:div>
    <w:div w:id="122770991">
      <w:bodyDiv w:val="1"/>
      <w:marLeft w:val="0"/>
      <w:marRight w:val="0"/>
      <w:marTop w:val="0"/>
      <w:marBottom w:val="0"/>
      <w:divBdr>
        <w:top w:val="none" w:sz="0" w:space="0" w:color="auto"/>
        <w:left w:val="none" w:sz="0" w:space="0" w:color="auto"/>
        <w:bottom w:val="none" w:sz="0" w:space="0" w:color="auto"/>
        <w:right w:val="none" w:sz="0" w:space="0" w:color="auto"/>
      </w:divBdr>
    </w:div>
    <w:div w:id="122773228">
      <w:bodyDiv w:val="1"/>
      <w:marLeft w:val="0"/>
      <w:marRight w:val="0"/>
      <w:marTop w:val="0"/>
      <w:marBottom w:val="0"/>
      <w:divBdr>
        <w:top w:val="none" w:sz="0" w:space="0" w:color="auto"/>
        <w:left w:val="none" w:sz="0" w:space="0" w:color="auto"/>
        <w:bottom w:val="none" w:sz="0" w:space="0" w:color="auto"/>
        <w:right w:val="none" w:sz="0" w:space="0" w:color="auto"/>
      </w:divBdr>
    </w:div>
    <w:div w:id="123429101">
      <w:bodyDiv w:val="1"/>
      <w:marLeft w:val="0"/>
      <w:marRight w:val="0"/>
      <w:marTop w:val="0"/>
      <w:marBottom w:val="0"/>
      <w:divBdr>
        <w:top w:val="none" w:sz="0" w:space="0" w:color="auto"/>
        <w:left w:val="none" w:sz="0" w:space="0" w:color="auto"/>
        <w:bottom w:val="none" w:sz="0" w:space="0" w:color="auto"/>
        <w:right w:val="none" w:sz="0" w:space="0" w:color="auto"/>
      </w:divBdr>
    </w:div>
    <w:div w:id="123737760">
      <w:bodyDiv w:val="1"/>
      <w:marLeft w:val="0"/>
      <w:marRight w:val="0"/>
      <w:marTop w:val="0"/>
      <w:marBottom w:val="0"/>
      <w:divBdr>
        <w:top w:val="none" w:sz="0" w:space="0" w:color="auto"/>
        <w:left w:val="none" w:sz="0" w:space="0" w:color="auto"/>
        <w:bottom w:val="none" w:sz="0" w:space="0" w:color="auto"/>
        <w:right w:val="none" w:sz="0" w:space="0" w:color="auto"/>
      </w:divBdr>
    </w:div>
    <w:div w:id="123813570">
      <w:bodyDiv w:val="1"/>
      <w:marLeft w:val="0"/>
      <w:marRight w:val="0"/>
      <w:marTop w:val="0"/>
      <w:marBottom w:val="0"/>
      <w:divBdr>
        <w:top w:val="none" w:sz="0" w:space="0" w:color="auto"/>
        <w:left w:val="none" w:sz="0" w:space="0" w:color="auto"/>
        <w:bottom w:val="none" w:sz="0" w:space="0" w:color="auto"/>
        <w:right w:val="none" w:sz="0" w:space="0" w:color="auto"/>
      </w:divBdr>
    </w:div>
    <w:div w:id="123887071">
      <w:bodyDiv w:val="1"/>
      <w:marLeft w:val="0"/>
      <w:marRight w:val="0"/>
      <w:marTop w:val="0"/>
      <w:marBottom w:val="0"/>
      <w:divBdr>
        <w:top w:val="none" w:sz="0" w:space="0" w:color="auto"/>
        <w:left w:val="none" w:sz="0" w:space="0" w:color="auto"/>
        <w:bottom w:val="none" w:sz="0" w:space="0" w:color="auto"/>
        <w:right w:val="none" w:sz="0" w:space="0" w:color="auto"/>
      </w:divBdr>
    </w:div>
    <w:div w:id="124664027">
      <w:bodyDiv w:val="1"/>
      <w:marLeft w:val="0"/>
      <w:marRight w:val="0"/>
      <w:marTop w:val="0"/>
      <w:marBottom w:val="0"/>
      <w:divBdr>
        <w:top w:val="none" w:sz="0" w:space="0" w:color="auto"/>
        <w:left w:val="none" w:sz="0" w:space="0" w:color="auto"/>
        <w:bottom w:val="none" w:sz="0" w:space="0" w:color="auto"/>
        <w:right w:val="none" w:sz="0" w:space="0" w:color="auto"/>
      </w:divBdr>
    </w:div>
    <w:div w:id="124979244">
      <w:bodyDiv w:val="1"/>
      <w:marLeft w:val="0"/>
      <w:marRight w:val="0"/>
      <w:marTop w:val="0"/>
      <w:marBottom w:val="0"/>
      <w:divBdr>
        <w:top w:val="none" w:sz="0" w:space="0" w:color="auto"/>
        <w:left w:val="none" w:sz="0" w:space="0" w:color="auto"/>
        <w:bottom w:val="none" w:sz="0" w:space="0" w:color="auto"/>
        <w:right w:val="none" w:sz="0" w:space="0" w:color="auto"/>
      </w:divBdr>
    </w:div>
    <w:div w:id="125395054">
      <w:bodyDiv w:val="1"/>
      <w:marLeft w:val="0"/>
      <w:marRight w:val="0"/>
      <w:marTop w:val="0"/>
      <w:marBottom w:val="0"/>
      <w:divBdr>
        <w:top w:val="none" w:sz="0" w:space="0" w:color="auto"/>
        <w:left w:val="none" w:sz="0" w:space="0" w:color="auto"/>
        <w:bottom w:val="none" w:sz="0" w:space="0" w:color="auto"/>
        <w:right w:val="none" w:sz="0" w:space="0" w:color="auto"/>
      </w:divBdr>
    </w:div>
    <w:div w:id="125897519">
      <w:bodyDiv w:val="1"/>
      <w:marLeft w:val="0"/>
      <w:marRight w:val="0"/>
      <w:marTop w:val="0"/>
      <w:marBottom w:val="0"/>
      <w:divBdr>
        <w:top w:val="none" w:sz="0" w:space="0" w:color="auto"/>
        <w:left w:val="none" w:sz="0" w:space="0" w:color="auto"/>
        <w:bottom w:val="none" w:sz="0" w:space="0" w:color="auto"/>
        <w:right w:val="none" w:sz="0" w:space="0" w:color="auto"/>
      </w:divBdr>
    </w:div>
    <w:div w:id="126046018">
      <w:bodyDiv w:val="1"/>
      <w:marLeft w:val="0"/>
      <w:marRight w:val="0"/>
      <w:marTop w:val="0"/>
      <w:marBottom w:val="0"/>
      <w:divBdr>
        <w:top w:val="none" w:sz="0" w:space="0" w:color="auto"/>
        <w:left w:val="none" w:sz="0" w:space="0" w:color="auto"/>
        <w:bottom w:val="none" w:sz="0" w:space="0" w:color="auto"/>
        <w:right w:val="none" w:sz="0" w:space="0" w:color="auto"/>
      </w:divBdr>
    </w:div>
    <w:div w:id="126289218">
      <w:bodyDiv w:val="1"/>
      <w:marLeft w:val="0"/>
      <w:marRight w:val="0"/>
      <w:marTop w:val="0"/>
      <w:marBottom w:val="0"/>
      <w:divBdr>
        <w:top w:val="none" w:sz="0" w:space="0" w:color="auto"/>
        <w:left w:val="none" w:sz="0" w:space="0" w:color="auto"/>
        <w:bottom w:val="none" w:sz="0" w:space="0" w:color="auto"/>
        <w:right w:val="none" w:sz="0" w:space="0" w:color="auto"/>
      </w:divBdr>
    </w:div>
    <w:div w:id="126313911">
      <w:bodyDiv w:val="1"/>
      <w:marLeft w:val="0"/>
      <w:marRight w:val="0"/>
      <w:marTop w:val="0"/>
      <w:marBottom w:val="0"/>
      <w:divBdr>
        <w:top w:val="none" w:sz="0" w:space="0" w:color="auto"/>
        <w:left w:val="none" w:sz="0" w:space="0" w:color="auto"/>
        <w:bottom w:val="none" w:sz="0" w:space="0" w:color="auto"/>
        <w:right w:val="none" w:sz="0" w:space="0" w:color="auto"/>
      </w:divBdr>
    </w:div>
    <w:div w:id="126320188">
      <w:bodyDiv w:val="1"/>
      <w:marLeft w:val="0"/>
      <w:marRight w:val="0"/>
      <w:marTop w:val="0"/>
      <w:marBottom w:val="0"/>
      <w:divBdr>
        <w:top w:val="none" w:sz="0" w:space="0" w:color="auto"/>
        <w:left w:val="none" w:sz="0" w:space="0" w:color="auto"/>
        <w:bottom w:val="none" w:sz="0" w:space="0" w:color="auto"/>
        <w:right w:val="none" w:sz="0" w:space="0" w:color="auto"/>
      </w:divBdr>
    </w:div>
    <w:div w:id="126360231">
      <w:bodyDiv w:val="1"/>
      <w:marLeft w:val="0"/>
      <w:marRight w:val="0"/>
      <w:marTop w:val="0"/>
      <w:marBottom w:val="0"/>
      <w:divBdr>
        <w:top w:val="none" w:sz="0" w:space="0" w:color="auto"/>
        <w:left w:val="none" w:sz="0" w:space="0" w:color="auto"/>
        <w:bottom w:val="none" w:sz="0" w:space="0" w:color="auto"/>
        <w:right w:val="none" w:sz="0" w:space="0" w:color="auto"/>
      </w:divBdr>
    </w:div>
    <w:div w:id="126972782">
      <w:bodyDiv w:val="1"/>
      <w:marLeft w:val="0"/>
      <w:marRight w:val="0"/>
      <w:marTop w:val="0"/>
      <w:marBottom w:val="0"/>
      <w:divBdr>
        <w:top w:val="none" w:sz="0" w:space="0" w:color="auto"/>
        <w:left w:val="none" w:sz="0" w:space="0" w:color="auto"/>
        <w:bottom w:val="none" w:sz="0" w:space="0" w:color="auto"/>
        <w:right w:val="none" w:sz="0" w:space="0" w:color="auto"/>
      </w:divBdr>
    </w:div>
    <w:div w:id="127171130">
      <w:bodyDiv w:val="1"/>
      <w:marLeft w:val="0"/>
      <w:marRight w:val="0"/>
      <w:marTop w:val="0"/>
      <w:marBottom w:val="0"/>
      <w:divBdr>
        <w:top w:val="none" w:sz="0" w:space="0" w:color="auto"/>
        <w:left w:val="none" w:sz="0" w:space="0" w:color="auto"/>
        <w:bottom w:val="none" w:sz="0" w:space="0" w:color="auto"/>
        <w:right w:val="none" w:sz="0" w:space="0" w:color="auto"/>
      </w:divBdr>
    </w:div>
    <w:div w:id="127212141">
      <w:bodyDiv w:val="1"/>
      <w:marLeft w:val="0"/>
      <w:marRight w:val="0"/>
      <w:marTop w:val="0"/>
      <w:marBottom w:val="0"/>
      <w:divBdr>
        <w:top w:val="none" w:sz="0" w:space="0" w:color="auto"/>
        <w:left w:val="none" w:sz="0" w:space="0" w:color="auto"/>
        <w:bottom w:val="none" w:sz="0" w:space="0" w:color="auto"/>
        <w:right w:val="none" w:sz="0" w:space="0" w:color="auto"/>
      </w:divBdr>
    </w:div>
    <w:div w:id="127625571">
      <w:bodyDiv w:val="1"/>
      <w:marLeft w:val="0"/>
      <w:marRight w:val="0"/>
      <w:marTop w:val="0"/>
      <w:marBottom w:val="0"/>
      <w:divBdr>
        <w:top w:val="none" w:sz="0" w:space="0" w:color="auto"/>
        <w:left w:val="none" w:sz="0" w:space="0" w:color="auto"/>
        <w:bottom w:val="none" w:sz="0" w:space="0" w:color="auto"/>
        <w:right w:val="none" w:sz="0" w:space="0" w:color="auto"/>
      </w:divBdr>
    </w:div>
    <w:div w:id="127631096">
      <w:bodyDiv w:val="1"/>
      <w:marLeft w:val="0"/>
      <w:marRight w:val="0"/>
      <w:marTop w:val="0"/>
      <w:marBottom w:val="0"/>
      <w:divBdr>
        <w:top w:val="none" w:sz="0" w:space="0" w:color="auto"/>
        <w:left w:val="none" w:sz="0" w:space="0" w:color="auto"/>
        <w:bottom w:val="none" w:sz="0" w:space="0" w:color="auto"/>
        <w:right w:val="none" w:sz="0" w:space="0" w:color="auto"/>
      </w:divBdr>
    </w:div>
    <w:div w:id="128985079">
      <w:bodyDiv w:val="1"/>
      <w:marLeft w:val="0"/>
      <w:marRight w:val="0"/>
      <w:marTop w:val="0"/>
      <w:marBottom w:val="0"/>
      <w:divBdr>
        <w:top w:val="none" w:sz="0" w:space="0" w:color="auto"/>
        <w:left w:val="none" w:sz="0" w:space="0" w:color="auto"/>
        <w:bottom w:val="none" w:sz="0" w:space="0" w:color="auto"/>
        <w:right w:val="none" w:sz="0" w:space="0" w:color="auto"/>
      </w:divBdr>
    </w:div>
    <w:div w:id="129398917">
      <w:bodyDiv w:val="1"/>
      <w:marLeft w:val="0"/>
      <w:marRight w:val="0"/>
      <w:marTop w:val="0"/>
      <w:marBottom w:val="0"/>
      <w:divBdr>
        <w:top w:val="none" w:sz="0" w:space="0" w:color="auto"/>
        <w:left w:val="none" w:sz="0" w:space="0" w:color="auto"/>
        <w:bottom w:val="none" w:sz="0" w:space="0" w:color="auto"/>
        <w:right w:val="none" w:sz="0" w:space="0" w:color="auto"/>
      </w:divBdr>
    </w:div>
    <w:div w:id="130367133">
      <w:bodyDiv w:val="1"/>
      <w:marLeft w:val="0"/>
      <w:marRight w:val="0"/>
      <w:marTop w:val="0"/>
      <w:marBottom w:val="0"/>
      <w:divBdr>
        <w:top w:val="none" w:sz="0" w:space="0" w:color="auto"/>
        <w:left w:val="none" w:sz="0" w:space="0" w:color="auto"/>
        <w:bottom w:val="none" w:sz="0" w:space="0" w:color="auto"/>
        <w:right w:val="none" w:sz="0" w:space="0" w:color="auto"/>
      </w:divBdr>
    </w:div>
    <w:div w:id="130749748">
      <w:bodyDiv w:val="1"/>
      <w:marLeft w:val="0"/>
      <w:marRight w:val="0"/>
      <w:marTop w:val="0"/>
      <w:marBottom w:val="0"/>
      <w:divBdr>
        <w:top w:val="none" w:sz="0" w:space="0" w:color="auto"/>
        <w:left w:val="none" w:sz="0" w:space="0" w:color="auto"/>
        <w:bottom w:val="none" w:sz="0" w:space="0" w:color="auto"/>
        <w:right w:val="none" w:sz="0" w:space="0" w:color="auto"/>
      </w:divBdr>
    </w:div>
    <w:div w:id="130900509">
      <w:bodyDiv w:val="1"/>
      <w:marLeft w:val="0"/>
      <w:marRight w:val="0"/>
      <w:marTop w:val="0"/>
      <w:marBottom w:val="0"/>
      <w:divBdr>
        <w:top w:val="none" w:sz="0" w:space="0" w:color="auto"/>
        <w:left w:val="none" w:sz="0" w:space="0" w:color="auto"/>
        <w:bottom w:val="none" w:sz="0" w:space="0" w:color="auto"/>
        <w:right w:val="none" w:sz="0" w:space="0" w:color="auto"/>
      </w:divBdr>
    </w:div>
    <w:div w:id="131220487">
      <w:bodyDiv w:val="1"/>
      <w:marLeft w:val="0"/>
      <w:marRight w:val="0"/>
      <w:marTop w:val="0"/>
      <w:marBottom w:val="0"/>
      <w:divBdr>
        <w:top w:val="none" w:sz="0" w:space="0" w:color="auto"/>
        <w:left w:val="none" w:sz="0" w:space="0" w:color="auto"/>
        <w:bottom w:val="none" w:sz="0" w:space="0" w:color="auto"/>
        <w:right w:val="none" w:sz="0" w:space="0" w:color="auto"/>
      </w:divBdr>
    </w:div>
    <w:div w:id="131413646">
      <w:bodyDiv w:val="1"/>
      <w:marLeft w:val="0"/>
      <w:marRight w:val="0"/>
      <w:marTop w:val="0"/>
      <w:marBottom w:val="0"/>
      <w:divBdr>
        <w:top w:val="none" w:sz="0" w:space="0" w:color="auto"/>
        <w:left w:val="none" w:sz="0" w:space="0" w:color="auto"/>
        <w:bottom w:val="none" w:sz="0" w:space="0" w:color="auto"/>
        <w:right w:val="none" w:sz="0" w:space="0" w:color="auto"/>
      </w:divBdr>
    </w:div>
    <w:div w:id="131487633">
      <w:bodyDiv w:val="1"/>
      <w:marLeft w:val="0"/>
      <w:marRight w:val="0"/>
      <w:marTop w:val="0"/>
      <w:marBottom w:val="0"/>
      <w:divBdr>
        <w:top w:val="none" w:sz="0" w:space="0" w:color="auto"/>
        <w:left w:val="none" w:sz="0" w:space="0" w:color="auto"/>
        <w:bottom w:val="none" w:sz="0" w:space="0" w:color="auto"/>
        <w:right w:val="none" w:sz="0" w:space="0" w:color="auto"/>
      </w:divBdr>
    </w:div>
    <w:div w:id="131555636">
      <w:bodyDiv w:val="1"/>
      <w:marLeft w:val="0"/>
      <w:marRight w:val="0"/>
      <w:marTop w:val="0"/>
      <w:marBottom w:val="0"/>
      <w:divBdr>
        <w:top w:val="none" w:sz="0" w:space="0" w:color="auto"/>
        <w:left w:val="none" w:sz="0" w:space="0" w:color="auto"/>
        <w:bottom w:val="none" w:sz="0" w:space="0" w:color="auto"/>
        <w:right w:val="none" w:sz="0" w:space="0" w:color="auto"/>
      </w:divBdr>
    </w:div>
    <w:div w:id="132407949">
      <w:bodyDiv w:val="1"/>
      <w:marLeft w:val="0"/>
      <w:marRight w:val="0"/>
      <w:marTop w:val="0"/>
      <w:marBottom w:val="0"/>
      <w:divBdr>
        <w:top w:val="none" w:sz="0" w:space="0" w:color="auto"/>
        <w:left w:val="none" w:sz="0" w:space="0" w:color="auto"/>
        <w:bottom w:val="none" w:sz="0" w:space="0" w:color="auto"/>
        <w:right w:val="none" w:sz="0" w:space="0" w:color="auto"/>
      </w:divBdr>
    </w:div>
    <w:div w:id="132791566">
      <w:bodyDiv w:val="1"/>
      <w:marLeft w:val="0"/>
      <w:marRight w:val="0"/>
      <w:marTop w:val="0"/>
      <w:marBottom w:val="0"/>
      <w:divBdr>
        <w:top w:val="none" w:sz="0" w:space="0" w:color="auto"/>
        <w:left w:val="none" w:sz="0" w:space="0" w:color="auto"/>
        <w:bottom w:val="none" w:sz="0" w:space="0" w:color="auto"/>
        <w:right w:val="none" w:sz="0" w:space="0" w:color="auto"/>
      </w:divBdr>
    </w:div>
    <w:div w:id="132868947">
      <w:bodyDiv w:val="1"/>
      <w:marLeft w:val="0"/>
      <w:marRight w:val="0"/>
      <w:marTop w:val="0"/>
      <w:marBottom w:val="0"/>
      <w:divBdr>
        <w:top w:val="none" w:sz="0" w:space="0" w:color="auto"/>
        <w:left w:val="none" w:sz="0" w:space="0" w:color="auto"/>
        <w:bottom w:val="none" w:sz="0" w:space="0" w:color="auto"/>
        <w:right w:val="none" w:sz="0" w:space="0" w:color="auto"/>
      </w:divBdr>
    </w:div>
    <w:div w:id="132873182">
      <w:bodyDiv w:val="1"/>
      <w:marLeft w:val="0"/>
      <w:marRight w:val="0"/>
      <w:marTop w:val="0"/>
      <w:marBottom w:val="0"/>
      <w:divBdr>
        <w:top w:val="none" w:sz="0" w:space="0" w:color="auto"/>
        <w:left w:val="none" w:sz="0" w:space="0" w:color="auto"/>
        <w:bottom w:val="none" w:sz="0" w:space="0" w:color="auto"/>
        <w:right w:val="none" w:sz="0" w:space="0" w:color="auto"/>
      </w:divBdr>
    </w:div>
    <w:div w:id="133186250">
      <w:bodyDiv w:val="1"/>
      <w:marLeft w:val="0"/>
      <w:marRight w:val="0"/>
      <w:marTop w:val="0"/>
      <w:marBottom w:val="0"/>
      <w:divBdr>
        <w:top w:val="none" w:sz="0" w:space="0" w:color="auto"/>
        <w:left w:val="none" w:sz="0" w:space="0" w:color="auto"/>
        <w:bottom w:val="none" w:sz="0" w:space="0" w:color="auto"/>
        <w:right w:val="none" w:sz="0" w:space="0" w:color="auto"/>
      </w:divBdr>
    </w:div>
    <w:div w:id="133376508">
      <w:bodyDiv w:val="1"/>
      <w:marLeft w:val="0"/>
      <w:marRight w:val="0"/>
      <w:marTop w:val="0"/>
      <w:marBottom w:val="0"/>
      <w:divBdr>
        <w:top w:val="none" w:sz="0" w:space="0" w:color="auto"/>
        <w:left w:val="none" w:sz="0" w:space="0" w:color="auto"/>
        <w:bottom w:val="none" w:sz="0" w:space="0" w:color="auto"/>
        <w:right w:val="none" w:sz="0" w:space="0" w:color="auto"/>
      </w:divBdr>
    </w:div>
    <w:div w:id="133453761">
      <w:bodyDiv w:val="1"/>
      <w:marLeft w:val="0"/>
      <w:marRight w:val="0"/>
      <w:marTop w:val="0"/>
      <w:marBottom w:val="0"/>
      <w:divBdr>
        <w:top w:val="none" w:sz="0" w:space="0" w:color="auto"/>
        <w:left w:val="none" w:sz="0" w:space="0" w:color="auto"/>
        <w:bottom w:val="none" w:sz="0" w:space="0" w:color="auto"/>
        <w:right w:val="none" w:sz="0" w:space="0" w:color="auto"/>
      </w:divBdr>
    </w:div>
    <w:div w:id="133715286">
      <w:bodyDiv w:val="1"/>
      <w:marLeft w:val="0"/>
      <w:marRight w:val="0"/>
      <w:marTop w:val="0"/>
      <w:marBottom w:val="0"/>
      <w:divBdr>
        <w:top w:val="none" w:sz="0" w:space="0" w:color="auto"/>
        <w:left w:val="none" w:sz="0" w:space="0" w:color="auto"/>
        <w:bottom w:val="none" w:sz="0" w:space="0" w:color="auto"/>
        <w:right w:val="none" w:sz="0" w:space="0" w:color="auto"/>
      </w:divBdr>
    </w:div>
    <w:div w:id="134421151">
      <w:bodyDiv w:val="1"/>
      <w:marLeft w:val="0"/>
      <w:marRight w:val="0"/>
      <w:marTop w:val="0"/>
      <w:marBottom w:val="0"/>
      <w:divBdr>
        <w:top w:val="none" w:sz="0" w:space="0" w:color="auto"/>
        <w:left w:val="none" w:sz="0" w:space="0" w:color="auto"/>
        <w:bottom w:val="none" w:sz="0" w:space="0" w:color="auto"/>
        <w:right w:val="none" w:sz="0" w:space="0" w:color="auto"/>
      </w:divBdr>
    </w:div>
    <w:div w:id="135075239">
      <w:bodyDiv w:val="1"/>
      <w:marLeft w:val="0"/>
      <w:marRight w:val="0"/>
      <w:marTop w:val="0"/>
      <w:marBottom w:val="0"/>
      <w:divBdr>
        <w:top w:val="none" w:sz="0" w:space="0" w:color="auto"/>
        <w:left w:val="none" w:sz="0" w:space="0" w:color="auto"/>
        <w:bottom w:val="none" w:sz="0" w:space="0" w:color="auto"/>
        <w:right w:val="none" w:sz="0" w:space="0" w:color="auto"/>
      </w:divBdr>
    </w:div>
    <w:div w:id="135270732">
      <w:bodyDiv w:val="1"/>
      <w:marLeft w:val="0"/>
      <w:marRight w:val="0"/>
      <w:marTop w:val="0"/>
      <w:marBottom w:val="0"/>
      <w:divBdr>
        <w:top w:val="none" w:sz="0" w:space="0" w:color="auto"/>
        <w:left w:val="none" w:sz="0" w:space="0" w:color="auto"/>
        <w:bottom w:val="none" w:sz="0" w:space="0" w:color="auto"/>
        <w:right w:val="none" w:sz="0" w:space="0" w:color="auto"/>
      </w:divBdr>
    </w:div>
    <w:div w:id="136725755">
      <w:bodyDiv w:val="1"/>
      <w:marLeft w:val="0"/>
      <w:marRight w:val="0"/>
      <w:marTop w:val="0"/>
      <w:marBottom w:val="0"/>
      <w:divBdr>
        <w:top w:val="none" w:sz="0" w:space="0" w:color="auto"/>
        <w:left w:val="none" w:sz="0" w:space="0" w:color="auto"/>
        <w:bottom w:val="none" w:sz="0" w:space="0" w:color="auto"/>
        <w:right w:val="none" w:sz="0" w:space="0" w:color="auto"/>
      </w:divBdr>
    </w:div>
    <w:div w:id="136846408">
      <w:bodyDiv w:val="1"/>
      <w:marLeft w:val="0"/>
      <w:marRight w:val="0"/>
      <w:marTop w:val="0"/>
      <w:marBottom w:val="0"/>
      <w:divBdr>
        <w:top w:val="none" w:sz="0" w:space="0" w:color="auto"/>
        <w:left w:val="none" w:sz="0" w:space="0" w:color="auto"/>
        <w:bottom w:val="none" w:sz="0" w:space="0" w:color="auto"/>
        <w:right w:val="none" w:sz="0" w:space="0" w:color="auto"/>
      </w:divBdr>
    </w:div>
    <w:div w:id="137187966">
      <w:bodyDiv w:val="1"/>
      <w:marLeft w:val="0"/>
      <w:marRight w:val="0"/>
      <w:marTop w:val="0"/>
      <w:marBottom w:val="0"/>
      <w:divBdr>
        <w:top w:val="none" w:sz="0" w:space="0" w:color="auto"/>
        <w:left w:val="none" w:sz="0" w:space="0" w:color="auto"/>
        <w:bottom w:val="none" w:sz="0" w:space="0" w:color="auto"/>
        <w:right w:val="none" w:sz="0" w:space="0" w:color="auto"/>
      </w:divBdr>
    </w:div>
    <w:div w:id="137379866">
      <w:bodyDiv w:val="1"/>
      <w:marLeft w:val="0"/>
      <w:marRight w:val="0"/>
      <w:marTop w:val="0"/>
      <w:marBottom w:val="0"/>
      <w:divBdr>
        <w:top w:val="none" w:sz="0" w:space="0" w:color="auto"/>
        <w:left w:val="none" w:sz="0" w:space="0" w:color="auto"/>
        <w:bottom w:val="none" w:sz="0" w:space="0" w:color="auto"/>
        <w:right w:val="none" w:sz="0" w:space="0" w:color="auto"/>
      </w:divBdr>
    </w:div>
    <w:div w:id="137695572">
      <w:bodyDiv w:val="1"/>
      <w:marLeft w:val="0"/>
      <w:marRight w:val="0"/>
      <w:marTop w:val="0"/>
      <w:marBottom w:val="0"/>
      <w:divBdr>
        <w:top w:val="none" w:sz="0" w:space="0" w:color="auto"/>
        <w:left w:val="none" w:sz="0" w:space="0" w:color="auto"/>
        <w:bottom w:val="none" w:sz="0" w:space="0" w:color="auto"/>
        <w:right w:val="none" w:sz="0" w:space="0" w:color="auto"/>
      </w:divBdr>
    </w:div>
    <w:div w:id="137771641">
      <w:bodyDiv w:val="1"/>
      <w:marLeft w:val="0"/>
      <w:marRight w:val="0"/>
      <w:marTop w:val="0"/>
      <w:marBottom w:val="0"/>
      <w:divBdr>
        <w:top w:val="none" w:sz="0" w:space="0" w:color="auto"/>
        <w:left w:val="none" w:sz="0" w:space="0" w:color="auto"/>
        <w:bottom w:val="none" w:sz="0" w:space="0" w:color="auto"/>
        <w:right w:val="none" w:sz="0" w:space="0" w:color="auto"/>
      </w:divBdr>
    </w:div>
    <w:div w:id="138378705">
      <w:bodyDiv w:val="1"/>
      <w:marLeft w:val="0"/>
      <w:marRight w:val="0"/>
      <w:marTop w:val="0"/>
      <w:marBottom w:val="0"/>
      <w:divBdr>
        <w:top w:val="none" w:sz="0" w:space="0" w:color="auto"/>
        <w:left w:val="none" w:sz="0" w:space="0" w:color="auto"/>
        <w:bottom w:val="none" w:sz="0" w:space="0" w:color="auto"/>
        <w:right w:val="none" w:sz="0" w:space="0" w:color="auto"/>
      </w:divBdr>
    </w:div>
    <w:div w:id="138960572">
      <w:bodyDiv w:val="1"/>
      <w:marLeft w:val="0"/>
      <w:marRight w:val="0"/>
      <w:marTop w:val="0"/>
      <w:marBottom w:val="0"/>
      <w:divBdr>
        <w:top w:val="none" w:sz="0" w:space="0" w:color="auto"/>
        <w:left w:val="none" w:sz="0" w:space="0" w:color="auto"/>
        <w:bottom w:val="none" w:sz="0" w:space="0" w:color="auto"/>
        <w:right w:val="none" w:sz="0" w:space="0" w:color="auto"/>
      </w:divBdr>
    </w:div>
    <w:div w:id="139007627">
      <w:bodyDiv w:val="1"/>
      <w:marLeft w:val="0"/>
      <w:marRight w:val="0"/>
      <w:marTop w:val="0"/>
      <w:marBottom w:val="0"/>
      <w:divBdr>
        <w:top w:val="none" w:sz="0" w:space="0" w:color="auto"/>
        <w:left w:val="none" w:sz="0" w:space="0" w:color="auto"/>
        <w:bottom w:val="none" w:sz="0" w:space="0" w:color="auto"/>
        <w:right w:val="none" w:sz="0" w:space="0" w:color="auto"/>
      </w:divBdr>
    </w:div>
    <w:div w:id="139228163">
      <w:bodyDiv w:val="1"/>
      <w:marLeft w:val="0"/>
      <w:marRight w:val="0"/>
      <w:marTop w:val="0"/>
      <w:marBottom w:val="0"/>
      <w:divBdr>
        <w:top w:val="none" w:sz="0" w:space="0" w:color="auto"/>
        <w:left w:val="none" w:sz="0" w:space="0" w:color="auto"/>
        <w:bottom w:val="none" w:sz="0" w:space="0" w:color="auto"/>
        <w:right w:val="none" w:sz="0" w:space="0" w:color="auto"/>
      </w:divBdr>
    </w:div>
    <w:div w:id="139274759">
      <w:bodyDiv w:val="1"/>
      <w:marLeft w:val="0"/>
      <w:marRight w:val="0"/>
      <w:marTop w:val="0"/>
      <w:marBottom w:val="0"/>
      <w:divBdr>
        <w:top w:val="none" w:sz="0" w:space="0" w:color="auto"/>
        <w:left w:val="none" w:sz="0" w:space="0" w:color="auto"/>
        <w:bottom w:val="none" w:sz="0" w:space="0" w:color="auto"/>
        <w:right w:val="none" w:sz="0" w:space="0" w:color="auto"/>
      </w:divBdr>
    </w:div>
    <w:div w:id="139275663">
      <w:bodyDiv w:val="1"/>
      <w:marLeft w:val="0"/>
      <w:marRight w:val="0"/>
      <w:marTop w:val="0"/>
      <w:marBottom w:val="0"/>
      <w:divBdr>
        <w:top w:val="none" w:sz="0" w:space="0" w:color="auto"/>
        <w:left w:val="none" w:sz="0" w:space="0" w:color="auto"/>
        <w:bottom w:val="none" w:sz="0" w:space="0" w:color="auto"/>
        <w:right w:val="none" w:sz="0" w:space="0" w:color="auto"/>
      </w:divBdr>
    </w:div>
    <w:div w:id="140730166">
      <w:bodyDiv w:val="1"/>
      <w:marLeft w:val="0"/>
      <w:marRight w:val="0"/>
      <w:marTop w:val="0"/>
      <w:marBottom w:val="0"/>
      <w:divBdr>
        <w:top w:val="none" w:sz="0" w:space="0" w:color="auto"/>
        <w:left w:val="none" w:sz="0" w:space="0" w:color="auto"/>
        <w:bottom w:val="none" w:sz="0" w:space="0" w:color="auto"/>
        <w:right w:val="none" w:sz="0" w:space="0" w:color="auto"/>
      </w:divBdr>
    </w:div>
    <w:div w:id="141045449">
      <w:bodyDiv w:val="1"/>
      <w:marLeft w:val="0"/>
      <w:marRight w:val="0"/>
      <w:marTop w:val="0"/>
      <w:marBottom w:val="0"/>
      <w:divBdr>
        <w:top w:val="none" w:sz="0" w:space="0" w:color="auto"/>
        <w:left w:val="none" w:sz="0" w:space="0" w:color="auto"/>
        <w:bottom w:val="none" w:sz="0" w:space="0" w:color="auto"/>
        <w:right w:val="none" w:sz="0" w:space="0" w:color="auto"/>
      </w:divBdr>
    </w:div>
    <w:div w:id="141119054">
      <w:bodyDiv w:val="1"/>
      <w:marLeft w:val="0"/>
      <w:marRight w:val="0"/>
      <w:marTop w:val="0"/>
      <w:marBottom w:val="0"/>
      <w:divBdr>
        <w:top w:val="none" w:sz="0" w:space="0" w:color="auto"/>
        <w:left w:val="none" w:sz="0" w:space="0" w:color="auto"/>
        <w:bottom w:val="none" w:sz="0" w:space="0" w:color="auto"/>
        <w:right w:val="none" w:sz="0" w:space="0" w:color="auto"/>
      </w:divBdr>
    </w:div>
    <w:div w:id="141582393">
      <w:bodyDiv w:val="1"/>
      <w:marLeft w:val="0"/>
      <w:marRight w:val="0"/>
      <w:marTop w:val="0"/>
      <w:marBottom w:val="0"/>
      <w:divBdr>
        <w:top w:val="none" w:sz="0" w:space="0" w:color="auto"/>
        <w:left w:val="none" w:sz="0" w:space="0" w:color="auto"/>
        <w:bottom w:val="none" w:sz="0" w:space="0" w:color="auto"/>
        <w:right w:val="none" w:sz="0" w:space="0" w:color="auto"/>
      </w:divBdr>
    </w:div>
    <w:div w:id="141968540">
      <w:bodyDiv w:val="1"/>
      <w:marLeft w:val="0"/>
      <w:marRight w:val="0"/>
      <w:marTop w:val="0"/>
      <w:marBottom w:val="0"/>
      <w:divBdr>
        <w:top w:val="none" w:sz="0" w:space="0" w:color="auto"/>
        <w:left w:val="none" w:sz="0" w:space="0" w:color="auto"/>
        <w:bottom w:val="none" w:sz="0" w:space="0" w:color="auto"/>
        <w:right w:val="none" w:sz="0" w:space="0" w:color="auto"/>
      </w:divBdr>
    </w:div>
    <w:div w:id="142937816">
      <w:bodyDiv w:val="1"/>
      <w:marLeft w:val="0"/>
      <w:marRight w:val="0"/>
      <w:marTop w:val="0"/>
      <w:marBottom w:val="0"/>
      <w:divBdr>
        <w:top w:val="none" w:sz="0" w:space="0" w:color="auto"/>
        <w:left w:val="none" w:sz="0" w:space="0" w:color="auto"/>
        <w:bottom w:val="none" w:sz="0" w:space="0" w:color="auto"/>
        <w:right w:val="none" w:sz="0" w:space="0" w:color="auto"/>
      </w:divBdr>
    </w:div>
    <w:div w:id="143159307">
      <w:bodyDiv w:val="1"/>
      <w:marLeft w:val="0"/>
      <w:marRight w:val="0"/>
      <w:marTop w:val="0"/>
      <w:marBottom w:val="0"/>
      <w:divBdr>
        <w:top w:val="none" w:sz="0" w:space="0" w:color="auto"/>
        <w:left w:val="none" w:sz="0" w:space="0" w:color="auto"/>
        <w:bottom w:val="none" w:sz="0" w:space="0" w:color="auto"/>
        <w:right w:val="none" w:sz="0" w:space="0" w:color="auto"/>
      </w:divBdr>
    </w:div>
    <w:div w:id="143208710">
      <w:bodyDiv w:val="1"/>
      <w:marLeft w:val="0"/>
      <w:marRight w:val="0"/>
      <w:marTop w:val="0"/>
      <w:marBottom w:val="0"/>
      <w:divBdr>
        <w:top w:val="none" w:sz="0" w:space="0" w:color="auto"/>
        <w:left w:val="none" w:sz="0" w:space="0" w:color="auto"/>
        <w:bottom w:val="none" w:sz="0" w:space="0" w:color="auto"/>
        <w:right w:val="none" w:sz="0" w:space="0" w:color="auto"/>
      </w:divBdr>
    </w:div>
    <w:div w:id="143552346">
      <w:bodyDiv w:val="1"/>
      <w:marLeft w:val="0"/>
      <w:marRight w:val="0"/>
      <w:marTop w:val="0"/>
      <w:marBottom w:val="0"/>
      <w:divBdr>
        <w:top w:val="none" w:sz="0" w:space="0" w:color="auto"/>
        <w:left w:val="none" w:sz="0" w:space="0" w:color="auto"/>
        <w:bottom w:val="none" w:sz="0" w:space="0" w:color="auto"/>
        <w:right w:val="none" w:sz="0" w:space="0" w:color="auto"/>
      </w:divBdr>
    </w:div>
    <w:div w:id="144050475">
      <w:bodyDiv w:val="1"/>
      <w:marLeft w:val="0"/>
      <w:marRight w:val="0"/>
      <w:marTop w:val="0"/>
      <w:marBottom w:val="0"/>
      <w:divBdr>
        <w:top w:val="none" w:sz="0" w:space="0" w:color="auto"/>
        <w:left w:val="none" w:sz="0" w:space="0" w:color="auto"/>
        <w:bottom w:val="none" w:sz="0" w:space="0" w:color="auto"/>
        <w:right w:val="none" w:sz="0" w:space="0" w:color="auto"/>
      </w:divBdr>
    </w:div>
    <w:div w:id="144705540">
      <w:bodyDiv w:val="1"/>
      <w:marLeft w:val="0"/>
      <w:marRight w:val="0"/>
      <w:marTop w:val="0"/>
      <w:marBottom w:val="0"/>
      <w:divBdr>
        <w:top w:val="none" w:sz="0" w:space="0" w:color="auto"/>
        <w:left w:val="none" w:sz="0" w:space="0" w:color="auto"/>
        <w:bottom w:val="none" w:sz="0" w:space="0" w:color="auto"/>
        <w:right w:val="none" w:sz="0" w:space="0" w:color="auto"/>
      </w:divBdr>
    </w:div>
    <w:div w:id="145359253">
      <w:bodyDiv w:val="1"/>
      <w:marLeft w:val="0"/>
      <w:marRight w:val="0"/>
      <w:marTop w:val="0"/>
      <w:marBottom w:val="0"/>
      <w:divBdr>
        <w:top w:val="none" w:sz="0" w:space="0" w:color="auto"/>
        <w:left w:val="none" w:sz="0" w:space="0" w:color="auto"/>
        <w:bottom w:val="none" w:sz="0" w:space="0" w:color="auto"/>
        <w:right w:val="none" w:sz="0" w:space="0" w:color="auto"/>
      </w:divBdr>
    </w:div>
    <w:div w:id="145360112">
      <w:bodyDiv w:val="1"/>
      <w:marLeft w:val="0"/>
      <w:marRight w:val="0"/>
      <w:marTop w:val="0"/>
      <w:marBottom w:val="0"/>
      <w:divBdr>
        <w:top w:val="none" w:sz="0" w:space="0" w:color="auto"/>
        <w:left w:val="none" w:sz="0" w:space="0" w:color="auto"/>
        <w:bottom w:val="none" w:sz="0" w:space="0" w:color="auto"/>
        <w:right w:val="none" w:sz="0" w:space="0" w:color="auto"/>
      </w:divBdr>
    </w:div>
    <w:div w:id="145905159">
      <w:bodyDiv w:val="1"/>
      <w:marLeft w:val="0"/>
      <w:marRight w:val="0"/>
      <w:marTop w:val="0"/>
      <w:marBottom w:val="0"/>
      <w:divBdr>
        <w:top w:val="none" w:sz="0" w:space="0" w:color="auto"/>
        <w:left w:val="none" w:sz="0" w:space="0" w:color="auto"/>
        <w:bottom w:val="none" w:sz="0" w:space="0" w:color="auto"/>
        <w:right w:val="none" w:sz="0" w:space="0" w:color="auto"/>
      </w:divBdr>
    </w:div>
    <w:div w:id="146022566">
      <w:bodyDiv w:val="1"/>
      <w:marLeft w:val="0"/>
      <w:marRight w:val="0"/>
      <w:marTop w:val="0"/>
      <w:marBottom w:val="0"/>
      <w:divBdr>
        <w:top w:val="none" w:sz="0" w:space="0" w:color="auto"/>
        <w:left w:val="none" w:sz="0" w:space="0" w:color="auto"/>
        <w:bottom w:val="none" w:sz="0" w:space="0" w:color="auto"/>
        <w:right w:val="none" w:sz="0" w:space="0" w:color="auto"/>
      </w:divBdr>
    </w:div>
    <w:div w:id="146366594">
      <w:bodyDiv w:val="1"/>
      <w:marLeft w:val="0"/>
      <w:marRight w:val="0"/>
      <w:marTop w:val="0"/>
      <w:marBottom w:val="0"/>
      <w:divBdr>
        <w:top w:val="none" w:sz="0" w:space="0" w:color="auto"/>
        <w:left w:val="none" w:sz="0" w:space="0" w:color="auto"/>
        <w:bottom w:val="none" w:sz="0" w:space="0" w:color="auto"/>
        <w:right w:val="none" w:sz="0" w:space="0" w:color="auto"/>
      </w:divBdr>
    </w:div>
    <w:div w:id="147014180">
      <w:bodyDiv w:val="1"/>
      <w:marLeft w:val="0"/>
      <w:marRight w:val="0"/>
      <w:marTop w:val="0"/>
      <w:marBottom w:val="0"/>
      <w:divBdr>
        <w:top w:val="none" w:sz="0" w:space="0" w:color="auto"/>
        <w:left w:val="none" w:sz="0" w:space="0" w:color="auto"/>
        <w:bottom w:val="none" w:sz="0" w:space="0" w:color="auto"/>
        <w:right w:val="none" w:sz="0" w:space="0" w:color="auto"/>
      </w:divBdr>
    </w:div>
    <w:div w:id="147019284">
      <w:bodyDiv w:val="1"/>
      <w:marLeft w:val="0"/>
      <w:marRight w:val="0"/>
      <w:marTop w:val="0"/>
      <w:marBottom w:val="0"/>
      <w:divBdr>
        <w:top w:val="none" w:sz="0" w:space="0" w:color="auto"/>
        <w:left w:val="none" w:sz="0" w:space="0" w:color="auto"/>
        <w:bottom w:val="none" w:sz="0" w:space="0" w:color="auto"/>
        <w:right w:val="none" w:sz="0" w:space="0" w:color="auto"/>
      </w:divBdr>
    </w:div>
    <w:div w:id="147791551">
      <w:bodyDiv w:val="1"/>
      <w:marLeft w:val="0"/>
      <w:marRight w:val="0"/>
      <w:marTop w:val="0"/>
      <w:marBottom w:val="0"/>
      <w:divBdr>
        <w:top w:val="none" w:sz="0" w:space="0" w:color="auto"/>
        <w:left w:val="none" w:sz="0" w:space="0" w:color="auto"/>
        <w:bottom w:val="none" w:sz="0" w:space="0" w:color="auto"/>
        <w:right w:val="none" w:sz="0" w:space="0" w:color="auto"/>
      </w:divBdr>
    </w:div>
    <w:div w:id="147938185">
      <w:bodyDiv w:val="1"/>
      <w:marLeft w:val="0"/>
      <w:marRight w:val="0"/>
      <w:marTop w:val="0"/>
      <w:marBottom w:val="0"/>
      <w:divBdr>
        <w:top w:val="none" w:sz="0" w:space="0" w:color="auto"/>
        <w:left w:val="none" w:sz="0" w:space="0" w:color="auto"/>
        <w:bottom w:val="none" w:sz="0" w:space="0" w:color="auto"/>
        <w:right w:val="none" w:sz="0" w:space="0" w:color="auto"/>
      </w:divBdr>
    </w:div>
    <w:div w:id="148060518">
      <w:bodyDiv w:val="1"/>
      <w:marLeft w:val="0"/>
      <w:marRight w:val="0"/>
      <w:marTop w:val="0"/>
      <w:marBottom w:val="0"/>
      <w:divBdr>
        <w:top w:val="none" w:sz="0" w:space="0" w:color="auto"/>
        <w:left w:val="none" w:sz="0" w:space="0" w:color="auto"/>
        <w:bottom w:val="none" w:sz="0" w:space="0" w:color="auto"/>
        <w:right w:val="none" w:sz="0" w:space="0" w:color="auto"/>
      </w:divBdr>
    </w:div>
    <w:div w:id="148064229">
      <w:bodyDiv w:val="1"/>
      <w:marLeft w:val="0"/>
      <w:marRight w:val="0"/>
      <w:marTop w:val="0"/>
      <w:marBottom w:val="0"/>
      <w:divBdr>
        <w:top w:val="none" w:sz="0" w:space="0" w:color="auto"/>
        <w:left w:val="none" w:sz="0" w:space="0" w:color="auto"/>
        <w:bottom w:val="none" w:sz="0" w:space="0" w:color="auto"/>
        <w:right w:val="none" w:sz="0" w:space="0" w:color="auto"/>
      </w:divBdr>
    </w:div>
    <w:div w:id="148602165">
      <w:bodyDiv w:val="1"/>
      <w:marLeft w:val="0"/>
      <w:marRight w:val="0"/>
      <w:marTop w:val="0"/>
      <w:marBottom w:val="0"/>
      <w:divBdr>
        <w:top w:val="none" w:sz="0" w:space="0" w:color="auto"/>
        <w:left w:val="none" w:sz="0" w:space="0" w:color="auto"/>
        <w:bottom w:val="none" w:sz="0" w:space="0" w:color="auto"/>
        <w:right w:val="none" w:sz="0" w:space="0" w:color="auto"/>
      </w:divBdr>
    </w:div>
    <w:div w:id="149106406">
      <w:bodyDiv w:val="1"/>
      <w:marLeft w:val="0"/>
      <w:marRight w:val="0"/>
      <w:marTop w:val="0"/>
      <w:marBottom w:val="0"/>
      <w:divBdr>
        <w:top w:val="none" w:sz="0" w:space="0" w:color="auto"/>
        <w:left w:val="none" w:sz="0" w:space="0" w:color="auto"/>
        <w:bottom w:val="none" w:sz="0" w:space="0" w:color="auto"/>
        <w:right w:val="none" w:sz="0" w:space="0" w:color="auto"/>
      </w:divBdr>
    </w:div>
    <w:div w:id="150293926">
      <w:bodyDiv w:val="1"/>
      <w:marLeft w:val="0"/>
      <w:marRight w:val="0"/>
      <w:marTop w:val="0"/>
      <w:marBottom w:val="0"/>
      <w:divBdr>
        <w:top w:val="none" w:sz="0" w:space="0" w:color="auto"/>
        <w:left w:val="none" w:sz="0" w:space="0" w:color="auto"/>
        <w:bottom w:val="none" w:sz="0" w:space="0" w:color="auto"/>
        <w:right w:val="none" w:sz="0" w:space="0" w:color="auto"/>
      </w:divBdr>
    </w:div>
    <w:div w:id="150752345">
      <w:bodyDiv w:val="1"/>
      <w:marLeft w:val="0"/>
      <w:marRight w:val="0"/>
      <w:marTop w:val="0"/>
      <w:marBottom w:val="0"/>
      <w:divBdr>
        <w:top w:val="none" w:sz="0" w:space="0" w:color="auto"/>
        <w:left w:val="none" w:sz="0" w:space="0" w:color="auto"/>
        <w:bottom w:val="none" w:sz="0" w:space="0" w:color="auto"/>
        <w:right w:val="none" w:sz="0" w:space="0" w:color="auto"/>
      </w:divBdr>
    </w:div>
    <w:div w:id="151063650">
      <w:bodyDiv w:val="1"/>
      <w:marLeft w:val="0"/>
      <w:marRight w:val="0"/>
      <w:marTop w:val="0"/>
      <w:marBottom w:val="0"/>
      <w:divBdr>
        <w:top w:val="none" w:sz="0" w:space="0" w:color="auto"/>
        <w:left w:val="none" w:sz="0" w:space="0" w:color="auto"/>
        <w:bottom w:val="none" w:sz="0" w:space="0" w:color="auto"/>
        <w:right w:val="none" w:sz="0" w:space="0" w:color="auto"/>
      </w:divBdr>
    </w:div>
    <w:div w:id="151415901">
      <w:bodyDiv w:val="1"/>
      <w:marLeft w:val="0"/>
      <w:marRight w:val="0"/>
      <w:marTop w:val="0"/>
      <w:marBottom w:val="0"/>
      <w:divBdr>
        <w:top w:val="none" w:sz="0" w:space="0" w:color="auto"/>
        <w:left w:val="none" w:sz="0" w:space="0" w:color="auto"/>
        <w:bottom w:val="none" w:sz="0" w:space="0" w:color="auto"/>
        <w:right w:val="none" w:sz="0" w:space="0" w:color="auto"/>
      </w:divBdr>
    </w:div>
    <w:div w:id="151484665">
      <w:bodyDiv w:val="1"/>
      <w:marLeft w:val="0"/>
      <w:marRight w:val="0"/>
      <w:marTop w:val="0"/>
      <w:marBottom w:val="0"/>
      <w:divBdr>
        <w:top w:val="none" w:sz="0" w:space="0" w:color="auto"/>
        <w:left w:val="none" w:sz="0" w:space="0" w:color="auto"/>
        <w:bottom w:val="none" w:sz="0" w:space="0" w:color="auto"/>
        <w:right w:val="none" w:sz="0" w:space="0" w:color="auto"/>
      </w:divBdr>
    </w:div>
    <w:div w:id="152071732">
      <w:bodyDiv w:val="1"/>
      <w:marLeft w:val="0"/>
      <w:marRight w:val="0"/>
      <w:marTop w:val="0"/>
      <w:marBottom w:val="0"/>
      <w:divBdr>
        <w:top w:val="none" w:sz="0" w:space="0" w:color="auto"/>
        <w:left w:val="none" w:sz="0" w:space="0" w:color="auto"/>
        <w:bottom w:val="none" w:sz="0" w:space="0" w:color="auto"/>
        <w:right w:val="none" w:sz="0" w:space="0" w:color="auto"/>
      </w:divBdr>
    </w:div>
    <w:div w:id="152379349">
      <w:bodyDiv w:val="1"/>
      <w:marLeft w:val="0"/>
      <w:marRight w:val="0"/>
      <w:marTop w:val="0"/>
      <w:marBottom w:val="0"/>
      <w:divBdr>
        <w:top w:val="none" w:sz="0" w:space="0" w:color="auto"/>
        <w:left w:val="none" w:sz="0" w:space="0" w:color="auto"/>
        <w:bottom w:val="none" w:sz="0" w:space="0" w:color="auto"/>
        <w:right w:val="none" w:sz="0" w:space="0" w:color="auto"/>
      </w:divBdr>
    </w:div>
    <w:div w:id="152528216">
      <w:bodyDiv w:val="1"/>
      <w:marLeft w:val="0"/>
      <w:marRight w:val="0"/>
      <w:marTop w:val="0"/>
      <w:marBottom w:val="0"/>
      <w:divBdr>
        <w:top w:val="none" w:sz="0" w:space="0" w:color="auto"/>
        <w:left w:val="none" w:sz="0" w:space="0" w:color="auto"/>
        <w:bottom w:val="none" w:sz="0" w:space="0" w:color="auto"/>
        <w:right w:val="none" w:sz="0" w:space="0" w:color="auto"/>
      </w:divBdr>
    </w:div>
    <w:div w:id="152599429">
      <w:bodyDiv w:val="1"/>
      <w:marLeft w:val="0"/>
      <w:marRight w:val="0"/>
      <w:marTop w:val="0"/>
      <w:marBottom w:val="0"/>
      <w:divBdr>
        <w:top w:val="none" w:sz="0" w:space="0" w:color="auto"/>
        <w:left w:val="none" w:sz="0" w:space="0" w:color="auto"/>
        <w:bottom w:val="none" w:sz="0" w:space="0" w:color="auto"/>
        <w:right w:val="none" w:sz="0" w:space="0" w:color="auto"/>
      </w:divBdr>
    </w:div>
    <w:div w:id="153111815">
      <w:bodyDiv w:val="1"/>
      <w:marLeft w:val="0"/>
      <w:marRight w:val="0"/>
      <w:marTop w:val="0"/>
      <w:marBottom w:val="0"/>
      <w:divBdr>
        <w:top w:val="none" w:sz="0" w:space="0" w:color="auto"/>
        <w:left w:val="none" w:sz="0" w:space="0" w:color="auto"/>
        <w:bottom w:val="none" w:sz="0" w:space="0" w:color="auto"/>
        <w:right w:val="none" w:sz="0" w:space="0" w:color="auto"/>
      </w:divBdr>
    </w:div>
    <w:div w:id="153181306">
      <w:bodyDiv w:val="1"/>
      <w:marLeft w:val="0"/>
      <w:marRight w:val="0"/>
      <w:marTop w:val="0"/>
      <w:marBottom w:val="0"/>
      <w:divBdr>
        <w:top w:val="none" w:sz="0" w:space="0" w:color="auto"/>
        <w:left w:val="none" w:sz="0" w:space="0" w:color="auto"/>
        <w:bottom w:val="none" w:sz="0" w:space="0" w:color="auto"/>
        <w:right w:val="none" w:sz="0" w:space="0" w:color="auto"/>
      </w:divBdr>
    </w:div>
    <w:div w:id="153297816">
      <w:bodyDiv w:val="1"/>
      <w:marLeft w:val="0"/>
      <w:marRight w:val="0"/>
      <w:marTop w:val="0"/>
      <w:marBottom w:val="0"/>
      <w:divBdr>
        <w:top w:val="none" w:sz="0" w:space="0" w:color="auto"/>
        <w:left w:val="none" w:sz="0" w:space="0" w:color="auto"/>
        <w:bottom w:val="none" w:sz="0" w:space="0" w:color="auto"/>
        <w:right w:val="none" w:sz="0" w:space="0" w:color="auto"/>
      </w:divBdr>
    </w:div>
    <w:div w:id="153685215">
      <w:bodyDiv w:val="1"/>
      <w:marLeft w:val="0"/>
      <w:marRight w:val="0"/>
      <w:marTop w:val="0"/>
      <w:marBottom w:val="0"/>
      <w:divBdr>
        <w:top w:val="none" w:sz="0" w:space="0" w:color="auto"/>
        <w:left w:val="none" w:sz="0" w:space="0" w:color="auto"/>
        <w:bottom w:val="none" w:sz="0" w:space="0" w:color="auto"/>
        <w:right w:val="none" w:sz="0" w:space="0" w:color="auto"/>
      </w:divBdr>
    </w:div>
    <w:div w:id="155998402">
      <w:bodyDiv w:val="1"/>
      <w:marLeft w:val="0"/>
      <w:marRight w:val="0"/>
      <w:marTop w:val="0"/>
      <w:marBottom w:val="0"/>
      <w:divBdr>
        <w:top w:val="none" w:sz="0" w:space="0" w:color="auto"/>
        <w:left w:val="none" w:sz="0" w:space="0" w:color="auto"/>
        <w:bottom w:val="none" w:sz="0" w:space="0" w:color="auto"/>
        <w:right w:val="none" w:sz="0" w:space="0" w:color="auto"/>
      </w:divBdr>
    </w:div>
    <w:div w:id="156264750">
      <w:bodyDiv w:val="1"/>
      <w:marLeft w:val="0"/>
      <w:marRight w:val="0"/>
      <w:marTop w:val="0"/>
      <w:marBottom w:val="0"/>
      <w:divBdr>
        <w:top w:val="none" w:sz="0" w:space="0" w:color="auto"/>
        <w:left w:val="none" w:sz="0" w:space="0" w:color="auto"/>
        <w:bottom w:val="none" w:sz="0" w:space="0" w:color="auto"/>
        <w:right w:val="none" w:sz="0" w:space="0" w:color="auto"/>
      </w:divBdr>
    </w:div>
    <w:div w:id="156501725">
      <w:bodyDiv w:val="1"/>
      <w:marLeft w:val="0"/>
      <w:marRight w:val="0"/>
      <w:marTop w:val="0"/>
      <w:marBottom w:val="0"/>
      <w:divBdr>
        <w:top w:val="none" w:sz="0" w:space="0" w:color="auto"/>
        <w:left w:val="none" w:sz="0" w:space="0" w:color="auto"/>
        <w:bottom w:val="none" w:sz="0" w:space="0" w:color="auto"/>
        <w:right w:val="none" w:sz="0" w:space="0" w:color="auto"/>
      </w:divBdr>
    </w:div>
    <w:div w:id="156580721">
      <w:bodyDiv w:val="1"/>
      <w:marLeft w:val="0"/>
      <w:marRight w:val="0"/>
      <w:marTop w:val="0"/>
      <w:marBottom w:val="0"/>
      <w:divBdr>
        <w:top w:val="none" w:sz="0" w:space="0" w:color="auto"/>
        <w:left w:val="none" w:sz="0" w:space="0" w:color="auto"/>
        <w:bottom w:val="none" w:sz="0" w:space="0" w:color="auto"/>
        <w:right w:val="none" w:sz="0" w:space="0" w:color="auto"/>
      </w:divBdr>
    </w:div>
    <w:div w:id="156698580">
      <w:bodyDiv w:val="1"/>
      <w:marLeft w:val="0"/>
      <w:marRight w:val="0"/>
      <w:marTop w:val="0"/>
      <w:marBottom w:val="0"/>
      <w:divBdr>
        <w:top w:val="none" w:sz="0" w:space="0" w:color="auto"/>
        <w:left w:val="none" w:sz="0" w:space="0" w:color="auto"/>
        <w:bottom w:val="none" w:sz="0" w:space="0" w:color="auto"/>
        <w:right w:val="none" w:sz="0" w:space="0" w:color="auto"/>
      </w:divBdr>
    </w:div>
    <w:div w:id="157425726">
      <w:bodyDiv w:val="1"/>
      <w:marLeft w:val="0"/>
      <w:marRight w:val="0"/>
      <w:marTop w:val="0"/>
      <w:marBottom w:val="0"/>
      <w:divBdr>
        <w:top w:val="none" w:sz="0" w:space="0" w:color="auto"/>
        <w:left w:val="none" w:sz="0" w:space="0" w:color="auto"/>
        <w:bottom w:val="none" w:sz="0" w:space="0" w:color="auto"/>
        <w:right w:val="none" w:sz="0" w:space="0" w:color="auto"/>
      </w:divBdr>
    </w:div>
    <w:div w:id="157580217">
      <w:bodyDiv w:val="1"/>
      <w:marLeft w:val="0"/>
      <w:marRight w:val="0"/>
      <w:marTop w:val="0"/>
      <w:marBottom w:val="0"/>
      <w:divBdr>
        <w:top w:val="none" w:sz="0" w:space="0" w:color="auto"/>
        <w:left w:val="none" w:sz="0" w:space="0" w:color="auto"/>
        <w:bottom w:val="none" w:sz="0" w:space="0" w:color="auto"/>
        <w:right w:val="none" w:sz="0" w:space="0" w:color="auto"/>
      </w:divBdr>
    </w:div>
    <w:div w:id="157695106">
      <w:bodyDiv w:val="1"/>
      <w:marLeft w:val="0"/>
      <w:marRight w:val="0"/>
      <w:marTop w:val="0"/>
      <w:marBottom w:val="0"/>
      <w:divBdr>
        <w:top w:val="none" w:sz="0" w:space="0" w:color="auto"/>
        <w:left w:val="none" w:sz="0" w:space="0" w:color="auto"/>
        <w:bottom w:val="none" w:sz="0" w:space="0" w:color="auto"/>
        <w:right w:val="none" w:sz="0" w:space="0" w:color="auto"/>
      </w:divBdr>
    </w:div>
    <w:div w:id="158038829">
      <w:bodyDiv w:val="1"/>
      <w:marLeft w:val="0"/>
      <w:marRight w:val="0"/>
      <w:marTop w:val="0"/>
      <w:marBottom w:val="0"/>
      <w:divBdr>
        <w:top w:val="none" w:sz="0" w:space="0" w:color="auto"/>
        <w:left w:val="none" w:sz="0" w:space="0" w:color="auto"/>
        <w:bottom w:val="none" w:sz="0" w:space="0" w:color="auto"/>
        <w:right w:val="none" w:sz="0" w:space="0" w:color="auto"/>
      </w:divBdr>
    </w:div>
    <w:div w:id="159079442">
      <w:bodyDiv w:val="1"/>
      <w:marLeft w:val="0"/>
      <w:marRight w:val="0"/>
      <w:marTop w:val="0"/>
      <w:marBottom w:val="0"/>
      <w:divBdr>
        <w:top w:val="none" w:sz="0" w:space="0" w:color="auto"/>
        <w:left w:val="none" w:sz="0" w:space="0" w:color="auto"/>
        <w:bottom w:val="none" w:sz="0" w:space="0" w:color="auto"/>
        <w:right w:val="none" w:sz="0" w:space="0" w:color="auto"/>
      </w:divBdr>
    </w:div>
    <w:div w:id="159472976">
      <w:bodyDiv w:val="1"/>
      <w:marLeft w:val="0"/>
      <w:marRight w:val="0"/>
      <w:marTop w:val="0"/>
      <w:marBottom w:val="0"/>
      <w:divBdr>
        <w:top w:val="none" w:sz="0" w:space="0" w:color="auto"/>
        <w:left w:val="none" w:sz="0" w:space="0" w:color="auto"/>
        <w:bottom w:val="none" w:sz="0" w:space="0" w:color="auto"/>
        <w:right w:val="none" w:sz="0" w:space="0" w:color="auto"/>
      </w:divBdr>
    </w:div>
    <w:div w:id="160703216">
      <w:bodyDiv w:val="1"/>
      <w:marLeft w:val="0"/>
      <w:marRight w:val="0"/>
      <w:marTop w:val="0"/>
      <w:marBottom w:val="0"/>
      <w:divBdr>
        <w:top w:val="none" w:sz="0" w:space="0" w:color="auto"/>
        <w:left w:val="none" w:sz="0" w:space="0" w:color="auto"/>
        <w:bottom w:val="none" w:sz="0" w:space="0" w:color="auto"/>
        <w:right w:val="none" w:sz="0" w:space="0" w:color="auto"/>
      </w:divBdr>
    </w:div>
    <w:div w:id="160778680">
      <w:bodyDiv w:val="1"/>
      <w:marLeft w:val="0"/>
      <w:marRight w:val="0"/>
      <w:marTop w:val="0"/>
      <w:marBottom w:val="0"/>
      <w:divBdr>
        <w:top w:val="none" w:sz="0" w:space="0" w:color="auto"/>
        <w:left w:val="none" w:sz="0" w:space="0" w:color="auto"/>
        <w:bottom w:val="none" w:sz="0" w:space="0" w:color="auto"/>
        <w:right w:val="none" w:sz="0" w:space="0" w:color="auto"/>
      </w:divBdr>
    </w:div>
    <w:div w:id="160901605">
      <w:bodyDiv w:val="1"/>
      <w:marLeft w:val="0"/>
      <w:marRight w:val="0"/>
      <w:marTop w:val="0"/>
      <w:marBottom w:val="0"/>
      <w:divBdr>
        <w:top w:val="none" w:sz="0" w:space="0" w:color="auto"/>
        <w:left w:val="none" w:sz="0" w:space="0" w:color="auto"/>
        <w:bottom w:val="none" w:sz="0" w:space="0" w:color="auto"/>
        <w:right w:val="none" w:sz="0" w:space="0" w:color="auto"/>
      </w:divBdr>
    </w:div>
    <w:div w:id="161624525">
      <w:bodyDiv w:val="1"/>
      <w:marLeft w:val="0"/>
      <w:marRight w:val="0"/>
      <w:marTop w:val="0"/>
      <w:marBottom w:val="0"/>
      <w:divBdr>
        <w:top w:val="none" w:sz="0" w:space="0" w:color="auto"/>
        <w:left w:val="none" w:sz="0" w:space="0" w:color="auto"/>
        <w:bottom w:val="none" w:sz="0" w:space="0" w:color="auto"/>
        <w:right w:val="none" w:sz="0" w:space="0" w:color="auto"/>
      </w:divBdr>
    </w:div>
    <w:div w:id="161707178">
      <w:bodyDiv w:val="1"/>
      <w:marLeft w:val="0"/>
      <w:marRight w:val="0"/>
      <w:marTop w:val="0"/>
      <w:marBottom w:val="0"/>
      <w:divBdr>
        <w:top w:val="none" w:sz="0" w:space="0" w:color="auto"/>
        <w:left w:val="none" w:sz="0" w:space="0" w:color="auto"/>
        <w:bottom w:val="none" w:sz="0" w:space="0" w:color="auto"/>
        <w:right w:val="none" w:sz="0" w:space="0" w:color="auto"/>
      </w:divBdr>
    </w:div>
    <w:div w:id="163132954">
      <w:bodyDiv w:val="1"/>
      <w:marLeft w:val="0"/>
      <w:marRight w:val="0"/>
      <w:marTop w:val="0"/>
      <w:marBottom w:val="0"/>
      <w:divBdr>
        <w:top w:val="none" w:sz="0" w:space="0" w:color="auto"/>
        <w:left w:val="none" w:sz="0" w:space="0" w:color="auto"/>
        <w:bottom w:val="none" w:sz="0" w:space="0" w:color="auto"/>
        <w:right w:val="none" w:sz="0" w:space="0" w:color="auto"/>
      </w:divBdr>
    </w:div>
    <w:div w:id="163517062">
      <w:bodyDiv w:val="1"/>
      <w:marLeft w:val="0"/>
      <w:marRight w:val="0"/>
      <w:marTop w:val="0"/>
      <w:marBottom w:val="0"/>
      <w:divBdr>
        <w:top w:val="none" w:sz="0" w:space="0" w:color="auto"/>
        <w:left w:val="none" w:sz="0" w:space="0" w:color="auto"/>
        <w:bottom w:val="none" w:sz="0" w:space="0" w:color="auto"/>
        <w:right w:val="none" w:sz="0" w:space="0" w:color="auto"/>
      </w:divBdr>
    </w:div>
    <w:div w:id="163713859">
      <w:bodyDiv w:val="1"/>
      <w:marLeft w:val="0"/>
      <w:marRight w:val="0"/>
      <w:marTop w:val="0"/>
      <w:marBottom w:val="0"/>
      <w:divBdr>
        <w:top w:val="none" w:sz="0" w:space="0" w:color="auto"/>
        <w:left w:val="none" w:sz="0" w:space="0" w:color="auto"/>
        <w:bottom w:val="none" w:sz="0" w:space="0" w:color="auto"/>
        <w:right w:val="none" w:sz="0" w:space="0" w:color="auto"/>
      </w:divBdr>
    </w:div>
    <w:div w:id="164248137">
      <w:bodyDiv w:val="1"/>
      <w:marLeft w:val="0"/>
      <w:marRight w:val="0"/>
      <w:marTop w:val="0"/>
      <w:marBottom w:val="0"/>
      <w:divBdr>
        <w:top w:val="none" w:sz="0" w:space="0" w:color="auto"/>
        <w:left w:val="none" w:sz="0" w:space="0" w:color="auto"/>
        <w:bottom w:val="none" w:sz="0" w:space="0" w:color="auto"/>
        <w:right w:val="none" w:sz="0" w:space="0" w:color="auto"/>
      </w:divBdr>
    </w:div>
    <w:div w:id="164249250">
      <w:bodyDiv w:val="1"/>
      <w:marLeft w:val="0"/>
      <w:marRight w:val="0"/>
      <w:marTop w:val="0"/>
      <w:marBottom w:val="0"/>
      <w:divBdr>
        <w:top w:val="none" w:sz="0" w:space="0" w:color="auto"/>
        <w:left w:val="none" w:sz="0" w:space="0" w:color="auto"/>
        <w:bottom w:val="none" w:sz="0" w:space="0" w:color="auto"/>
        <w:right w:val="none" w:sz="0" w:space="0" w:color="auto"/>
      </w:divBdr>
    </w:div>
    <w:div w:id="166334057">
      <w:bodyDiv w:val="1"/>
      <w:marLeft w:val="0"/>
      <w:marRight w:val="0"/>
      <w:marTop w:val="0"/>
      <w:marBottom w:val="0"/>
      <w:divBdr>
        <w:top w:val="none" w:sz="0" w:space="0" w:color="auto"/>
        <w:left w:val="none" w:sz="0" w:space="0" w:color="auto"/>
        <w:bottom w:val="none" w:sz="0" w:space="0" w:color="auto"/>
        <w:right w:val="none" w:sz="0" w:space="0" w:color="auto"/>
      </w:divBdr>
    </w:div>
    <w:div w:id="166405394">
      <w:bodyDiv w:val="1"/>
      <w:marLeft w:val="0"/>
      <w:marRight w:val="0"/>
      <w:marTop w:val="0"/>
      <w:marBottom w:val="0"/>
      <w:divBdr>
        <w:top w:val="none" w:sz="0" w:space="0" w:color="auto"/>
        <w:left w:val="none" w:sz="0" w:space="0" w:color="auto"/>
        <w:bottom w:val="none" w:sz="0" w:space="0" w:color="auto"/>
        <w:right w:val="none" w:sz="0" w:space="0" w:color="auto"/>
      </w:divBdr>
    </w:div>
    <w:div w:id="166527253">
      <w:bodyDiv w:val="1"/>
      <w:marLeft w:val="0"/>
      <w:marRight w:val="0"/>
      <w:marTop w:val="0"/>
      <w:marBottom w:val="0"/>
      <w:divBdr>
        <w:top w:val="none" w:sz="0" w:space="0" w:color="auto"/>
        <w:left w:val="none" w:sz="0" w:space="0" w:color="auto"/>
        <w:bottom w:val="none" w:sz="0" w:space="0" w:color="auto"/>
        <w:right w:val="none" w:sz="0" w:space="0" w:color="auto"/>
      </w:divBdr>
    </w:div>
    <w:div w:id="166865436">
      <w:bodyDiv w:val="1"/>
      <w:marLeft w:val="0"/>
      <w:marRight w:val="0"/>
      <w:marTop w:val="0"/>
      <w:marBottom w:val="0"/>
      <w:divBdr>
        <w:top w:val="none" w:sz="0" w:space="0" w:color="auto"/>
        <w:left w:val="none" w:sz="0" w:space="0" w:color="auto"/>
        <w:bottom w:val="none" w:sz="0" w:space="0" w:color="auto"/>
        <w:right w:val="none" w:sz="0" w:space="0" w:color="auto"/>
      </w:divBdr>
    </w:div>
    <w:div w:id="167211178">
      <w:bodyDiv w:val="1"/>
      <w:marLeft w:val="0"/>
      <w:marRight w:val="0"/>
      <w:marTop w:val="0"/>
      <w:marBottom w:val="0"/>
      <w:divBdr>
        <w:top w:val="none" w:sz="0" w:space="0" w:color="auto"/>
        <w:left w:val="none" w:sz="0" w:space="0" w:color="auto"/>
        <w:bottom w:val="none" w:sz="0" w:space="0" w:color="auto"/>
        <w:right w:val="none" w:sz="0" w:space="0" w:color="auto"/>
      </w:divBdr>
    </w:div>
    <w:div w:id="167790253">
      <w:bodyDiv w:val="1"/>
      <w:marLeft w:val="0"/>
      <w:marRight w:val="0"/>
      <w:marTop w:val="0"/>
      <w:marBottom w:val="0"/>
      <w:divBdr>
        <w:top w:val="none" w:sz="0" w:space="0" w:color="auto"/>
        <w:left w:val="none" w:sz="0" w:space="0" w:color="auto"/>
        <w:bottom w:val="none" w:sz="0" w:space="0" w:color="auto"/>
        <w:right w:val="none" w:sz="0" w:space="0" w:color="auto"/>
      </w:divBdr>
    </w:div>
    <w:div w:id="167984979">
      <w:bodyDiv w:val="1"/>
      <w:marLeft w:val="0"/>
      <w:marRight w:val="0"/>
      <w:marTop w:val="0"/>
      <w:marBottom w:val="0"/>
      <w:divBdr>
        <w:top w:val="none" w:sz="0" w:space="0" w:color="auto"/>
        <w:left w:val="none" w:sz="0" w:space="0" w:color="auto"/>
        <w:bottom w:val="none" w:sz="0" w:space="0" w:color="auto"/>
        <w:right w:val="none" w:sz="0" w:space="0" w:color="auto"/>
      </w:divBdr>
    </w:div>
    <w:div w:id="168064659">
      <w:bodyDiv w:val="1"/>
      <w:marLeft w:val="0"/>
      <w:marRight w:val="0"/>
      <w:marTop w:val="0"/>
      <w:marBottom w:val="0"/>
      <w:divBdr>
        <w:top w:val="none" w:sz="0" w:space="0" w:color="auto"/>
        <w:left w:val="none" w:sz="0" w:space="0" w:color="auto"/>
        <w:bottom w:val="none" w:sz="0" w:space="0" w:color="auto"/>
        <w:right w:val="none" w:sz="0" w:space="0" w:color="auto"/>
      </w:divBdr>
    </w:div>
    <w:div w:id="168641161">
      <w:bodyDiv w:val="1"/>
      <w:marLeft w:val="0"/>
      <w:marRight w:val="0"/>
      <w:marTop w:val="0"/>
      <w:marBottom w:val="0"/>
      <w:divBdr>
        <w:top w:val="none" w:sz="0" w:space="0" w:color="auto"/>
        <w:left w:val="none" w:sz="0" w:space="0" w:color="auto"/>
        <w:bottom w:val="none" w:sz="0" w:space="0" w:color="auto"/>
        <w:right w:val="none" w:sz="0" w:space="0" w:color="auto"/>
      </w:divBdr>
    </w:div>
    <w:div w:id="168981393">
      <w:bodyDiv w:val="1"/>
      <w:marLeft w:val="0"/>
      <w:marRight w:val="0"/>
      <w:marTop w:val="0"/>
      <w:marBottom w:val="0"/>
      <w:divBdr>
        <w:top w:val="none" w:sz="0" w:space="0" w:color="auto"/>
        <w:left w:val="none" w:sz="0" w:space="0" w:color="auto"/>
        <w:bottom w:val="none" w:sz="0" w:space="0" w:color="auto"/>
        <w:right w:val="none" w:sz="0" w:space="0" w:color="auto"/>
      </w:divBdr>
    </w:div>
    <w:div w:id="169150712">
      <w:bodyDiv w:val="1"/>
      <w:marLeft w:val="0"/>
      <w:marRight w:val="0"/>
      <w:marTop w:val="0"/>
      <w:marBottom w:val="0"/>
      <w:divBdr>
        <w:top w:val="none" w:sz="0" w:space="0" w:color="auto"/>
        <w:left w:val="none" w:sz="0" w:space="0" w:color="auto"/>
        <w:bottom w:val="none" w:sz="0" w:space="0" w:color="auto"/>
        <w:right w:val="none" w:sz="0" w:space="0" w:color="auto"/>
      </w:divBdr>
    </w:div>
    <w:div w:id="169569826">
      <w:bodyDiv w:val="1"/>
      <w:marLeft w:val="0"/>
      <w:marRight w:val="0"/>
      <w:marTop w:val="0"/>
      <w:marBottom w:val="0"/>
      <w:divBdr>
        <w:top w:val="none" w:sz="0" w:space="0" w:color="auto"/>
        <w:left w:val="none" w:sz="0" w:space="0" w:color="auto"/>
        <w:bottom w:val="none" w:sz="0" w:space="0" w:color="auto"/>
        <w:right w:val="none" w:sz="0" w:space="0" w:color="auto"/>
      </w:divBdr>
    </w:div>
    <w:div w:id="169609691">
      <w:bodyDiv w:val="1"/>
      <w:marLeft w:val="0"/>
      <w:marRight w:val="0"/>
      <w:marTop w:val="0"/>
      <w:marBottom w:val="0"/>
      <w:divBdr>
        <w:top w:val="none" w:sz="0" w:space="0" w:color="auto"/>
        <w:left w:val="none" w:sz="0" w:space="0" w:color="auto"/>
        <w:bottom w:val="none" w:sz="0" w:space="0" w:color="auto"/>
        <w:right w:val="none" w:sz="0" w:space="0" w:color="auto"/>
      </w:divBdr>
    </w:div>
    <w:div w:id="170069639">
      <w:bodyDiv w:val="1"/>
      <w:marLeft w:val="0"/>
      <w:marRight w:val="0"/>
      <w:marTop w:val="0"/>
      <w:marBottom w:val="0"/>
      <w:divBdr>
        <w:top w:val="none" w:sz="0" w:space="0" w:color="auto"/>
        <w:left w:val="none" w:sz="0" w:space="0" w:color="auto"/>
        <w:bottom w:val="none" w:sz="0" w:space="0" w:color="auto"/>
        <w:right w:val="none" w:sz="0" w:space="0" w:color="auto"/>
      </w:divBdr>
    </w:div>
    <w:div w:id="170292735">
      <w:bodyDiv w:val="1"/>
      <w:marLeft w:val="0"/>
      <w:marRight w:val="0"/>
      <w:marTop w:val="0"/>
      <w:marBottom w:val="0"/>
      <w:divBdr>
        <w:top w:val="none" w:sz="0" w:space="0" w:color="auto"/>
        <w:left w:val="none" w:sz="0" w:space="0" w:color="auto"/>
        <w:bottom w:val="none" w:sz="0" w:space="0" w:color="auto"/>
        <w:right w:val="none" w:sz="0" w:space="0" w:color="auto"/>
      </w:divBdr>
    </w:div>
    <w:div w:id="170998223">
      <w:bodyDiv w:val="1"/>
      <w:marLeft w:val="0"/>
      <w:marRight w:val="0"/>
      <w:marTop w:val="0"/>
      <w:marBottom w:val="0"/>
      <w:divBdr>
        <w:top w:val="none" w:sz="0" w:space="0" w:color="auto"/>
        <w:left w:val="none" w:sz="0" w:space="0" w:color="auto"/>
        <w:bottom w:val="none" w:sz="0" w:space="0" w:color="auto"/>
        <w:right w:val="none" w:sz="0" w:space="0" w:color="auto"/>
      </w:divBdr>
    </w:div>
    <w:div w:id="171459049">
      <w:bodyDiv w:val="1"/>
      <w:marLeft w:val="0"/>
      <w:marRight w:val="0"/>
      <w:marTop w:val="0"/>
      <w:marBottom w:val="0"/>
      <w:divBdr>
        <w:top w:val="none" w:sz="0" w:space="0" w:color="auto"/>
        <w:left w:val="none" w:sz="0" w:space="0" w:color="auto"/>
        <w:bottom w:val="none" w:sz="0" w:space="0" w:color="auto"/>
        <w:right w:val="none" w:sz="0" w:space="0" w:color="auto"/>
      </w:divBdr>
    </w:div>
    <w:div w:id="171574959">
      <w:bodyDiv w:val="1"/>
      <w:marLeft w:val="0"/>
      <w:marRight w:val="0"/>
      <w:marTop w:val="0"/>
      <w:marBottom w:val="0"/>
      <w:divBdr>
        <w:top w:val="none" w:sz="0" w:space="0" w:color="auto"/>
        <w:left w:val="none" w:sz="0" w:space="0" w:color="auto"/>
        <w:bottom w:val="none" w:sz="0" w:space="0" w:color="auto"/>
        <w:right w:val="none" w:sz="0" w:space="0" w:color="auto"/>
      </w:divBdr>
    </w:div>
    <w:div w:id="171575649">
      <w:bodyDiv w:val="1"/>
      <w:marLeft w:val="0"/>
      <w:marRight w:val="0"/>
      <w:marTop w:val="0"/>
      <w:marBottom w:val="0"/>
      <w:divBdr>
        <w:top w:val="none" w:sz="0" w:space="0" w:color="auto"/>
        <w:left w:val="none" w:sz="0" w:space="0" w:color="auto"/>
        <w:bottom w:val="none" w:sz="0" w:space="0" w:color="auto"/>
        <w:right w:val="none" w:sz="0" w:space="0" w:color="auto"/>
      </w:divBdr>
    </w:div>
    <w:div w:id="172112454">
      <w:bodyDiv w:val="1"/>
      <w:marLeft w:val="0"/>
      <w:marRight w:val="0"/>
      <w:marTop w:val="0"/>
      <w:marBottom w:val="0"/>
      <w:divBdr>
        <w:top w:val="none" w:sz="0" w:space="0" w:color="auto"/>
        <w:left w:val="none" w:sz="0" w:space="0" w:color="auto"/>
        <w:bottom w:val="none" w:sz="0" w:space="0" w:color="auto"/>
        <w:right w:val="none" w:sz="0" w:space="0" w:color="auto"/>
      </w:divBdr>
    </w:div>
    <w:div w:id="172191384">
      <w:bodyDiv w:val="1"/>
      <w:marLeft w:val="0"/>
      <w:marRight w:val="0"/>
      <w:marTop w:val="0"/>
      <w:marBottom w:val="0"/>
      <w:divBdr>
        <w:top w:val="none" w:sz="0" w:space="0" w:color="auto"/>
        <w:left w:val="none" w:sz="0" w:space="0" w:color="auto"/>
        <w:bottom w:val="none" w:sz="0" w:space="0" w:color="auto"/>
        <w:right w:val="none" w:sz="0" w:space="0" w:color="auto"/>
      </w:divBdr>
    </w:div>
    <w:div w:id="172844747">
      <w:bodyDiv w:val="1"/>
      <w:marLeft w:val="0"/>
      <w:marRight w:val="0"/>
      <w:marTop w:val="0"/>
      <w:marBottom w:val="0"/>
      <w:divBdr>
        <w:top w:val="none" w:sz="0" w:space="0" w:color="auto"/>
        <w:left w:val="none" w:sz="0" w:space="0" w:color="auto"/>
        <w:bottom w:val="none" w:sz="0" w:space="0" w:color="auto"/>
        <w:right w:val="none" w:sz="0" w:space="0" w:color="auto"/>
      </w:divBdr>
    </w:div>
    <w:div w:id="173227249">
      <w:bodyDiv w:val="1"/>
      <w:marLeft w:val="0"/>
      <w:marRight w:val="0"/>
      <w:marTop w:val="0"/>
      <w:marBottom w:val="0"/>
      <w:divBdr>
        <w:top w:val="none" w:sz="0" w:space="0" w:color="auto"/>
        <w:left w:val="none" w:sz="0" w:space="0" w:color="auto"/>
        <w:bottom w:val="none" w:sz="0" w:space="0" w:color="auto"/>
        <w:right w:val="none" w:sz="0" w:space="0" w:color="auto"/>
      </w:divBdr>
    </w:div>
    <w:div w:id="174074755">
      <w:bodyDiv w:val="1"/>
      <w:marLeft w:val="0"/>
      <w:marRight w:val="0"/>
      <w:marTop w:val="0"/>
      <w:marBottom w:val="0"/>
      <w:divBdr>
        <w:top w:val="none" w:sz="0" w:space="0" w:color="auto"/>
        <w:left w:val="none" w:sz="0" w:space="0" w:color="auto"/>
        <w:bottom w:val="none" w:sz="0" w:space="0" w:color="auto"/>
        <w:right w:val="none" w:sz="0" w:space="0" w:color="auto"/>
      </w:divBdr>
    </w:div>
    <w:div w:id="174462354">
      <w:bodyDiv w:val="1"/>
      <w:marLeft w:val="0"/>
      <w:marRight w:val="0"/>
      <w:marTop w:val="0"/>
      <w:marBottom w:val="0"/>
      <w:divBdr>
        <w:top w:val="none" w:sz="0" w:space="0" w:color="auto"/>
        <w:left w:val="none" w:sz="0" w:space="0" w:color="auto"/>
        <w:bottom w:val="none" w:sz="0" w:space="0" w:color="auto"/>
        <w:right w:val="none" w:sz="0" w:space="0" w:color="auto"/>
      </w:divBdr>
    </w:div>
    <w:div w:id="174730178">
      <w:bodyDiv w:val="1"/>
      <w:marLeft w:val="0"/>
      <w:marRight w:val="0"/>
      <w:marTop w:val="0"/>
      <w:marBottom w:val="0"/>
      <w:divBdr>
        <w:top w:val="none" w:sz="0" w:space="0" w:color="auto"/>
        <w:left w:val="none" w:sz="0" w:space="0" w:color="auto"/>
        <w:bottom w:val="none" w:sz="0" w:space="0" w:color="auto"/>
        <w:right w:val="none" w:sz="0" w:space="0" w:color="auto"/>
      </w:divBdr>
    </w:div>
    <w:div w:id="175387305">
      <w:bodyDiv w:val="1"/>
      <w:marLeft w:val="0"/>
      <w:marRight w:val="0"/>
      <w:marTop w:val="0"/>
      <w:marBottom w:val="0"/>
      <w:divBdr>
        <w:top w:val="none" w:sz="0" w:space="0" w:color="auto"/>
        <w:left w:val="none" w:sz="0" w:space="0" w:color="auto"/>
        <w:bottom w:val="none" w:sz="0" w:space="0" w:color="auto"/>
        <w:right w:val="none" w:sz="0" w:space="0" w:color="auto"/>
      </w:divBdr>
    </w:div>
    <w:div w:id="175846515">
      <w:bodyDiv w:val="1"/>
      <w:marLeft w:val="0"/>
      <w:marRight w:val="0"/>
      <w:marTop w:val="0"/>
      <w:marBottom w:val="0"/>
      <w:divBdr>
        <w:top w:val="none" w:sz="0" w:space="0" w:color="auto"/>
        <w:left w:val="none" w:sz="0" w:space="0" w:color="auto"/>
        <w:bottom w:val="none" w:sz="0" w:space="0" w:color="auto"/>
        <w:right w:val="none" w:sz="0" w:space="0" w:color="auto"/>
      </w:divBdr>
    </w:div>
    <w:div w:id="176310804">
      <w:bodyDiv w:val="1"/>
      <w:marLeft w:val="0"/>
      <w:marRight w:val="0"/>
      <w:marTop w:val="0"/>
      <w:marBottom w:val="0"/>
      <w:divBdr>
        <w:top w:val="none" w:sz="0" w:space="0" w:color="auto"/>
        <w:left w:val="none" w:sz="0" w:space="0" w:color="auto"/>
        <w:bottom w:val="none" w:sz="0" w:space="0" w:color="auto"/>
        <w:right w:val="none" w:sz="0" w:space="0" w:color="auto"/>
      </w:divBdr>
    </w:div>
    <w:div w:id="176501744">
      <w:bodyDiv w:val="1"/>
      <w:marLeft w:val="0"/>
      <w:marRight w:val="0"/>
      <w:marTop w:val="0"/>
      <w:marBottom w:val="0"/>
      <w:divBdr>
        <w:top w:val="none" w:sz="0" w:space="0" w:color="auto"/>
        <w:left w:val="none" w:sz="0" w:space="0" w:color="auto"/>
        <w:bottom w:val="none" w:sz="0" w:space="0" w:color="auto"/>
        <w:right w:val="none" w:sz="0" w:space="0" w:color="auto"/>
      </w:divBdr>
    </w:div>
    <w:div w:id="176695728">
      <w:bodyDiv w:val="1"/>
      <w:marLeft w:val="0"/>
      <w:marRight w:val="0"/>
      <w:marTop w:val="0"/>
      <w:marBottom w:val="0"/>
      <w:divBdr>
        <w:top w:val="none" w:sz="0" w:space="0" w:color="auto"/>
        <w:left w:val="none" w:sz="0" w:space="0" w:color="auto"/>
        <w:bottom w:val="none" w:sz="0" w:space="0" w:color="auto"/>
        <w:right w:val="none" w:sz="0" w:space="0" w:color="auto"/>
      </w:divBdr>
    </w:div>
    <w:div w:id="177041773">
      <w:bodyDiv w:val="1"/>
      <w:marLeft w:val="0"/>
      <w:marRight w:val="0"/>
      <w:marTop w:val="0"/>
      <w:marBottom w:val="0"/>
      <w:divBdr>
        <w:top w:val="none" w:sz="0" w:space="0" w:color="auto"/>
        <w:left w:val="none" w:sz="0" w:space="0" w:color="auto"/>
        <w:bottom w:val="none" w:sz="0" w:space="0" w:color="auto"/>
        <w:right w:val="none" w:sz="0" w:space="0" w:color="auto"/>
      </w:divBdr>
    </w:div>
    <w:div w:id="177162780">
      <w:bodyDiv w:val="1"/>
      <w:marLeft w:val="0"/>
      <w:marRight w:val="0"/>
      <w:marTop w:val="0"/>
      <w:marBottom w:val="0"/>
      <w:divBdr>
        <w:top w:val="none" w:sz="0" w:space="0" w:color="auto"/>
        <w:left w:val="none" w:sz="0" w:space="0" w:color="auto"/>
        <w:bottom w:val="none" w:sz="0" w:space="0" w:color="auto"/>
        <w:right w:val="none" w:sz="0" w:space="0" w:color="auto"/>
      </w:divBdr>
    </w:div>
    <w:div w:id="177278465">
      <w:bodyDiv w:val="1"/>
      <w:marLeft w:val="0"/>
      <w:marRight w:val="0"/>
      <w:marTop w:val="0"/>
      <w:marBottom w:val="0"/>
      <w:divBdr>
        <w:top w:val="none" w:sz="0" w:space="0" w:color="auto"/>
        <w:left w:val="none" w:sz="0" w:space="0" w:color="auto"/>
        <w:bottom w:val="none" w:sz="0" w:space="0" w:color="auto"/>
        <w:right w:val="none" w:sz="0" w:space="0" w:color="auto"/>
      </w:divBdr>
    </w:div>
    <w:div w:id="177621973">
      <w:bodyDiv w:val="1"/>
      <w:marLeft w:val="0"/>
      <w:marRight w:val="0"/>
      <w:marTop w:val="0"/>
      <w:marBottom w:val="0"/>
      <w:divBdr>
        <w:top w:val="none" w:sz="0" w:space="0" w:color="auto"/>
        <w:left w:val="none" w:sz="0" w:space="0" w:color="auto"/>
        <w:bottom w:val="none" w:sz="0" w:space="0" w:color="auto"/>
        <w:right w:val="none" w:sz="0" w:space="0" w:color="auto"/>
      </w:divBdr>
    </w:div>
    <w:div w:id="178810744">
      <w:bodyDiv w:val="1"/>
      <w:marLeft w:val="0"/>
      <w:marRight w:val="0"/>
      <w:marTop w:val="0"/>
      <w:marBottom w:val="0"/>
      <w:divBdr>
        <w:top w:val="none" w:sz="0" w:space="0" w:color="auto"/>
        <w:left w:val="none" w:sz="0" w:space="0" w:color="auto"/>
        <w:bottom w:val="none" w:sz="0" w:space="0" w:color="auto"/>
        <w:right w:val="none" w:sz="0" w:space="0" w:color="auto"/>
      </w:divBdr>
    </w:div>
    <w:div w:id="179321606">
      <w:bodyDiv w:val="1"/>
      <w:marLeft w:val="0"/>
      <w:marRight w:val="0"/>
      <w:marTop w:val="0"/>
      <w:marBottom w:val="0"/>
      <w:divBdr>
        <w:top w:val="none" w:sz="0" w:space="0" w:color="auto"/>
        <w:left w:val="none" w:sz="0" w:space="0" w:color="auto"/>
        <w:bottom w:val="none" w:sz="0" w:space="0" w:color="auto"/>
        <w:right w:val="none" w:sz="0" w:space="0" w:color="auto"/>
      </w:divBdr>
    </w:div>
    <w:div w:id="179661483">
      <w:bodyDiv w:val="1"/>
      <w:marLeft w:val="0"/>
      <w:marRight w:val="0"/>
      <w:marTop w:val="0"/>
      <w:marBottom w:val="0"/>
      <w:divBdr>
        <w:top w:val="none" w:sz="0" w:space="0" w:color="auto"/>
        <w:left w:val="none" w:sz="0" w:space="0" w:color="auto"/>
        <w:bottom w:val="none" w:sz="0" w:space="0" w:color="auto"/>
        <w:right w:val="none" w:sz="0" w:space="0" w:color="auto"/>
      </w:divBdr>
    </w:div>
    <w:div w:id="179710484">
      <w:bodyDiv w:val="1"/>
      <w:marLeft w:val="0"/>
      <w:marRight w:val="0"/>
      <w:marTop w:val="0"/>
      <w:marBottom w:val="0"/>
      <w:divBdr>
        <w:top w:val="none" w:sz="0" w:space="0" w:color="auto"/>
        <w:left w:val="none" w:sz="0" w:space="0" w:color="auto"/>
        <w:bottom w:val="none" w:sz="0" w:space="0" w:color="auto"/>
        <w:right w:val="none" w:sz="0" w:space="0" w:color="auto"/>
      </w:divBdr>
    </w:div>
    <w:div w:id="179853438">
      <w:bodyDiv w:val="1"/>
      <w:marLeft w:val="0"/>
      <w:marRight w:val="0"/>
      <w:marTop w:val="0"/>
      <w:marBottom w:val="0"/>
      <w:divBdr>
        <w:top w:val="none" w:sz="0" w:space="0" w:color="auto"/>
        <w:left w:val="none" w:sz="0" w:space="0" w:color="auto"/>
        <w:bottom w:val="none" w:sz="0" w:space="0" w:color="auto"/>
        <w:right w:val="none" w:sz="0" w:space="0" w:color="auto"/>
      </w:divBdr>
    </w:div>
    <w:div w:id="180634169">
      <w:bodyDiv w:val="1"/>
      <w:marLeft w:val="0"/>
      <w:marRight w:val="0"/>
      <w:marTop w:val="0"/>
      <w:marBottom w:val="0"/>
      <w:divBdr>
        <w:top w:val="none" w:sz="0" w:space="0" w:color="auto"/>
        <w:left w:val="none" w:sz="0" w:space="0" w:color="auto"/>
        <w:bottom w:val="none" w:sz="0" w:space="0" w:color="auto"/>
        <w:right w:val="none" w:sz="0" w:space="0" w:color="auto"/>
      </w:divBdr>
    </w:div>
    <w:div w:id="180825559">
      <w:bodyDiv w:val="1"/>
      <w:marLeft w:val="0"/>
      <w:marRight w:val="0"/>
      <w:marTop w:val="0"/>
      <w:marBottom w:val="0"/>
      <w:divBdr>
        <w:top w:val="none" w:sz="0" w:space="0" w:color="auto"/>
        <w:left w:val="none" w:sz="0" w:space="0" w:color="auto"/>
        <w:bottom w:val="none" w:sz="0" w:space="0" w:color="auto"/>
        <w:right w:val="none" w:sz="0" w:space="0" w:color="auto"/>
      </w:divBdr>
    </w:div>
    <w:div w:id="181823364">
      <w:bodyDiv w:val="1"/>
      <w:marLeft w:val="0"/>
      <w:marRight w:val="0"/>
      <w:marTop w:val="0"/>
      <w:marBottom w:val="0"/>
      <w:divBdr>
        <w:top w:val="none" w:sz="0" w:space="0" w:color="auto"/>
        <w:left w:val="none" w:sz="0" w:space="0" w:color="auto"/>
        <w:bottom w:val="none" w:sz="0" w:space="0" w:color="auto"/>
        <w:right w:val="none" w:sz="0" w:space="0" w:color="auto"/>
      </w:divBdr>
    </w:div>
    <w:div w:id="181936349">
      <w:bodyDiv w:val="1"/>
      <w:marLeft w:val="0"/>
      <w:marRight w:val="0"/>
      <w:marTop w:val="0"/>
      <w:marBottom w:val="0"/>
      <w:divBdr>
        <w:top w:val="none" w:sz="0" w:space="0" w:color="auto"/>
        <w:left w:val="none" w:sz="0" w:space="0" w:color="auto"/>
        <w:bottom w:val="none" w:sz="0" w:space="0" w:color="auto"/>
        <w:right w:val="none" w:sz="0" w:space="0" w:color="auto"/>
      </w:divBdr>
    </w:div>
    <w:div w:id="181938599">
      <w:bodyDiv w:val="1"/>
      <w:marLeft w:val="0"/>
      <w:marRight w:val="0"/>
      <w:marTop w:val="0"/>
      <w:marBottom w:val="0"/>
      <w:divBdr>
        <w:top w:val="none" w:sz="0" w:space="0" w:color="auto"/>
        <w:left w:val="none" w:sz="0" w:space="0" w:color="auto"/>
        <w:bottom w:val="none" w:sz="0" w:space="0" w:color="auto"/>
        <w:right w:val="none" w:sz="0" w:space="0" w:color="auto"/>
      </w:divBdr>
    </w:div>
    <w:div w:id="183322216">
      <w:bodyDiv w:val="1"/>
      <w:marLeft w:val="0"/>
      <w:marRight w:val="0"/>
      <w:marTop w:val="0"/>
      <w:marBottom w:val="0"/>
      <w:divBdr>
        <w:top w:val="none" w:sz="0" w:space="0" w:color="auto"/>
        <w:left w:val="none" w:sz="0" w:space="0" w:color="auto"/>
        <w:bottom w:val="none" w:sz="0" w:space="0" w:color="auto"/>
        <w:right w:val="none" w:sz="0" w:space="0" w:color="auto"/>
      </w:divBdr>
    </w:div>
    <w:div w:id="183446194">
      <w:bodyDiv w:val="1"/>
      <w:marLeft w:val="0"/>
      <w:marRight w:val="0"/>
      <w:marTop w:val="0"/>
      <w:marBottom w:val="0"/>
      <w:divBdr>
        <w:top w:val="none" w:sz="0" w:space="0" w:color="auto"/>
        <w:left w:val="none" w:sz="0" w:space="0" w:color="auto"/>
        <w:bottom w:val="none" w:sz="0" w:space="0" w:color="auto"/>
        <w:right w:val="none" w:sz="0" w:space="0" w:color="auto"/>
      </w:divBdr>
    </w:div>
    <w:div w:id="185414395">
      <w:bodyDiv w:val="1"/>
      <w:marLeft w:val="0"/>
      <w:marRight w:val="0"/>
      <w:marTop w:val="0"/>
      <w:marBottom w:val="0"/>
      <w:divBdr>
        <w:top w:val="none" w:sz="0" w:space="0" w:color="auto"/>
        <w:left w:val="none" w:sz="0" w:space="0" w:color="auto"/>
        <w:bottom w:val="none" w:sz="0" w:space="0" w:color="auto"/>
        <w:right w:val="none" w:sz="0" w:space="0" w:color="auto"/>
      </w:divBdr>
    </w:div>
    <w:div w:id="186070310">
      <w:bodyDiv w:val="1"/>
      <w:marLeft w:val="0"/>
      <w:marRight w:val="0"/>
      <w:marTop w:val="0"/>
      <w:marBottom w:val="0"/>
      <w:divBdr>
        <w:top w:val="none" w:sz="0" w:space="0" w:color="auto"/>
        <w:left w:val="none" w:sz="0" w:space="0" w:color="auto"/>
        <w:bottom w:val="none" w:sz="0" w:space="0" w:color="auto"/>
        <w:right w:val="none" w:sz="0" w:space="0" w:color="auto"/>
      </w:divBdr>
    </w:div>
    <w:div w:id="186145679">
      <w:bodyDiv w:val="1"/>
      <w:marLeft w:val="0"/>
      <w:marRight w:val="0"/>
      <w:marTop w:val="0"/>
      <w:marBottom w:val="0"/>
      <w:divBdr>
        <w:top w:val="none" w:sz="0" w:space="0" w:color="auto"/>
        <w:left w:val="none" w:sz="0" w:space="0" w:color="auto"/>
        <w:bottom w:val="none" w:sz="0" w:space="0" w:color="auto"/>
        <w:right w:val="none" w:sz="0" w:space="0" w:color="auto"/>
      </w:divBdr>
    </w:div>
    <w:div w:id="186531135">
      <w:bodyDiv w:val="1"/>
      <w:marLeft w:val="0"/>
      <w:marRight w:val="0"/>
      <w:marTop w:val="0"/>
      <w:marBottom w:val="0"/>
      <w:divBdr>
        <w:top w:val="none" w:sz="0" w:space="0" w:color="auto"/>
        <w:left w:val="none" w:sz="0" w:space="0" w:color="auto"/>
        <w:bottom w:val="none" w:sz="0" w:space="0" w:color="auto"/>
        <w:right w:val="none" w:sz="0" w:space="0" w:color="auto"/>
      </w:divBdr>
    </w:div>
    <w:div w:id="188032080">
      <w:bodyDiv w:val="1"/>
      <w:marLeft w:val="0"/>
      <w:marRight w:val="0"/>
      <w:marTop w:val="0"/>
      <w:marBottom w:val="0"/>
      <w:divBdr>
        <w:top w:val="none" w:sz="0" w:space="0" w:color="auto"/>
        <w:left w:val="none" w:sz="0" w:space="0" w:color="auto"/>
        <w:bottom w:val="none" w:sz="0" w:space="0" w:color="auto"/>
        <w:right w:val="none" w:sz="0" w:space="0" w:color="auto"/>
      </w:divBdr>
    </w:div>
    <w:div w:id="188492953">
      <w:bodyDiv w:val="1"/>
      <w:marLeft w:val="0"/>
      <w:marRight w:val="0"/>
      <w:marTop w:val="0"/>
      <w:marBottom w:val="0"/>
      <w:divBdr>
        <w:top w:val="none" w:sz="0" w:space="0" w:color="auto"/>
        <w:left w:val="none" w:sz="0" w:space="0" w:color="auto"/>
        <w:bottom w:val="none" w:sz="0" w:space="0" w:color="auto"/>
        <w:right w:val="none" w:sz="0" w:space="0" w:color="auto"/>
      </w:divBdr>
    </w:div>
    <w:div w:id="188876533">
      <w:bodyDiv w:val="1"/>
      <w:marLeft w:val="0"/>
      <w:marRight w:val="0"/>
      <w:marTop w:val="0"/>
      <w:marBottom w:val="0"/>
      <w:divBdr>
        <w:top w:val="none" w:sz="0" w:space="0" w:color="auto"/>
        <w:left w:val="none" w:sz="0" w:space="0" w:color="auto"/>
        <w:bottom w:val="none" w:sz="0" w:space="0" w:color="auto"/>
        <w:right w:val="none" w:sz="0" w:space="0" w:color="auto"/>
      </w:divBdr>
    </w:div>
    <w:div w:id="189613521">
      <w:bodyDiv w:val="1"/>
      <w:marLeft w:val="0"/>
      <w:marRight w:val="0"/>
      <w:marTop w:val="0"/>
      <w:marBottom w:val="0"/>
      <w:divBdr>
        <w:top w:val="none" w:sz="0" w:space="0" w:color="auto"/>
        <w:left w:val="none" w:sz="0" w:space="0" w:color="auto"/>
        <w:bottom w:val="none" w:sz="0" w:space="0" w:color="auto"/>
        <w:right w:val="none" w:sz="0" w:space="0" w:color="auto"/>
      </w:divBdr>
    </w:div>
    <w:div w:id="189726962">
      <w:bodyDiv w:val="1"/>
      <w:marLeft w:val="0"/>
      <w:marRight w:val="0"/>
      <w:marTop w:val="0"/>
      <w:marBottom w:val="0"/>
      <w:divBdr>
        <w:top w:val="none" w:sz="0" w:space="0" w:color="auto"/>
        <w:left w:val="none" w:sz="0" w:space="0" w:color="auto"/>
        <w:bottom w:val="none" w:sz="0" w:space="0" w:color="auto"/>
        <w:right w:val="none" w:sz="0" w:space="0" w:color="auto"/>
      </w:divBdr>
    </w:div>
    <w:div w:id="190263375">
      <w:bodyDiv w:val="1"/>
      <w:marLeft w:val="0"/>
      <w:marRight w:val="0"/>
      <w:marTop w:val="0"/>
      <w:marBottom w:val="0"/>
      <w:divBdr>
        <w:top w:val="none" w:sz="0" w:space="0" w:color="auto"/>
        <w:left w:val="none" w:sz="0" w:space="0" w:color="auto"/>
        <w:bottom w:val="none" w:sz="0" w:space="0" w:color="auto"/>
        <w:right w:val="none" w:sz="0" w:space="0" w:color="auto"/>
      </w:divBdr>
    </w:div>
    <w:div w:id="190268226">
      <w:bodyDiv w:val="1"/>
      <w:marLeft w:val="0"/>
      <w:marRight w:val="0"/>
      <w:marTop w:val="0"/>
      <w:marBottom w:val="0"/>
      <w:divBdr>
        <w:top w:val="none" w:sz="0" w:space="0" w:color="auto"/>
        <w:left w:val="none" w:sz="0" w:space="0" w:color="auto"/>
        <w:bottom w:val="none" w:sz="0" w:space="0" w:color="auto"/>
        <w:right w:val="none" w:sz="0" w:space="0" w:color="auto"/>
      </w:divBdr>
    </w:div>
    <w:div w:id="190343685">
      <w:bodyDiv w:val="1"/>
      <w:marLeft w:val="0"/>
      <w:marRight w:val="0"/>
      <w:marTop w:val="0"/>
      <w:marBottom w:val="0"/>
      <w:divBdr>
        <w:top w:val="none" w:sz="0" w:space="0" w:color="auto"/>
        <w:left w:val="none" w:sz="0" w:space="0" w:color="auto"/>
        <w:bottom w:val="none" w:sz="0" w:space="0" w:color="auto"/>
        <w:right w:val="none" w:sz="0" w:space="0" w:color="auto"/>
      </w:divBdr>
    </w:div>
    <w:div w:id="190579396">
      <w:bodyDiv w:val="1"/>
      <w:marLeft w:val="0"/>
      <w:marRight w:val="0"/>
      <w:marTop w:val="0"/>
      <w:marBottom w:val="0"/>
      <w:divBdr>
        <w:top w:val="none" w:sz="0" w:space="0" w:color="auto"/>
        <w:left w:val="none" w:sz="0" w:space="0" w:color="auto"/>
        <w:bottom w:val="none" w:sz="0" w:space="0" w:color="auto"/>
        <w:right w:val="none" w:sz="0" w:space="0" w:color="auto"/>
      </w:divBdr>
    </w:div>
    <w:div w:id="190723567">
      <w:bodyDiv w:val="1"/>
      <w:marLeft w:val="0"/>
      <w:marRight w:val="0"/>
      <w:marTop w:val="0"/>
      <w:marBottom w:val="0"/>
      <w:divBdr>
        <w:top w:val="none" w:sz="0" w:space="0" w:color="auto"/>
        <w:left w:val="none" w:sz="0" w:space="0" w:color="auto"/>
        <w:bottom w:val="none" w:sz="0" w:space="0" w:color="auto"/>
        <w:right w:val="none" w:sz="0" w:space="0" w:color="auto"/>
      </w:divBdr>
    </w:div>
    <w:div w:id="192772125">
      <w:bodyDiv w:val="1"/>
      <w:marLeft w:val="0"/>
      <w:marRight w:val="0"/>
      <w:marTop w:val="0"/>
      <w:marBottom w:val="0"/>
      <w:divBdr>
        <w:top w:val="none" w:sz="0" w:space="0" w:color="auto"/>
        <w:left w:val="none" w:sz="0" w:space="0" w:color="auto"/>
        <w:bottom w:val="none" w:sz="0" w:space="0" w:color="auto"/>
        <w:right w:val="none" w:sz="0" w:space="0" w:color="auto"/>
      </w:divBdr>
    </w:div>
    <w:div w:id="193078715">
      <w:bodyDiv w:val="1"/>
      <w:marLeft w:val="0"/>
      <w:marRight w:val="0"/>
      <w:marTop w:val="0"/>
      <w:marBottom w:val="0"/>
      <w:divBdr>
        <w:top w:val="none" w:sz="0" w:space="0" w:color="auto"/>
        <w:left w:val="none" w:sz="0" w:space="0" w:color="auto"/>
        <w:bottom w:val="none" w:sz="0" w:space="0" w:color="auto"/>
        <w:right w:val="none" w:sz="0" w:space="0" w:color="auto"/>
      </w:divBdr>
    </w:div>
    <w:div w:id="193079829">
      <w:bodyDiv w:val="1"/>
      <w:marLeft w:val="0"/>
      <w:marRight w:val="0"/>
      <w:marTop w:val="0"/>
      <w:marBottom w:val="0"/>
      <w:divBdr>
        <w:top w:val="none" w:sz="0" w:space="0" w:color="auto"/>
        <w:left w:val="none" w:sz="0" w:space="0" w:color="auto"/>
        <w:bottom w:val="none" w:sz="0" w:space="0" w:color="auto"/>
        <w:right w:val="none" w:sz="0" w:space="0" w:color="auto"/>
      </w:divBdr>
    </w:div>
    <w:div w:id="193155266">
      <w:bodyDiv w:val="1"/>
      <w:marLeft w:val="0"/>
      <w:marRight w:val="0"/>
      <w:marTop w:val="0"/>
      <w:marBottom w:val="0"/>
      <w:divBdr>
        <w:top w:val="none" w:sz="0" w:space="0" w:color="auto"/>
        <w:left w:val="none" w:sz="0" w:space="0" w:color="auto"/>
        <w:bottom w:val="none" w:sz="0" w:space="0" w:color="auto"/>
        <w:right w:val="none" w:sz="0" w:space="0" w:color="auto"/>
      </w:divBdr>
    </w:div>
    <w:div w:id="194004667">
      <w:bodyDiv w:val="1"/>
      <w:marLeft w:val="0"/>
      <w:marRight w:val="0"/>
      <w:marTop w:val="0"/>
      <w:marBottom w:val="0"/>
      <w:divBdr>
        <w:top w:val="none" w:sz="0" w:space="0" w:color="auto"/>
        <w:left w:val="none" w:sz="0" w:space="0" w:color="auto"/>
        <w:bottom w:val="none" w:sz="0" w:space="0" w:color="auto"/>
        <w:right w:val="none" w:sz="0" w:space="0" w:color="auto"/>
      </w:divBdr>
    </w:div>
    <w:div w:id="194969942">
      <w:bodyDiv w:val="1"/>
      <w:marLeft w:val="0"/>
      <w:marRight w:val="0"/>
      <w:marTop w:val="0"/>
      <w:marBottom w:val="0"/>
      <w:divBdr>
        <w:top w:val="none" w:sz="0" w:space="0" w:color="auto"/>
        <w:left w:val="none" w:sz="0" w:space="0" w:color="auto"/>
        <w:bottom w:val="none" w:sz="0" w:space="0" w:color="auto"/>
        <w:right w:val="none" w:sz="0" w:space="0" w:color="auto"/>
      </w:divBdr>
    </w:div>
    <w:div w:id="195116690">
      <w:bodyDiv w:val="1"/>
      <w:marLeft w:val="0"/>
      <w:marRight w:val="0"/>
      <w:marTop w:val="0"/>
      <w:marBottom w:val="0"/>
      <w:divBdr>
        <w:top w:val="none" w:sz="0" w:space="0" w:color="auto"/>
        <w:left w:val="none" w:sz="0" w:space="0" w:color="auto"/>
        <w:bottom w:val="none" w:sz="0" w:space="0" w:color="auto"/>
        <w:right w:val="none" w:sz="0" w:space="0" w:color="auto"/>
      </w:divBdr>
    </w:div>
    <w:div w:id="195971745">
      <w:bodyDiv w:val="1"/>
      <w:marLeft w:val="0"/>
      <w:marRight w:val="0"/>
      <w:marTop w:val="0"/>
      <w:marBottom w:val="0"/>
      <w:divBdr>
        <w:top w:val="none" w:sz="0" w:space="0" w:color="auto"/>
        <w:left w:val="none" w:sz="0" w:space="0" w:color="auto"/>
        <w:bottom w:val="none" w:sz="0" w:space="0" w:color="auto"/>
        <w:right w:val="none" w:sz="0" w:space="0" w:color="auto"/>
      </w:divBdr>
    </w:div>
    <w:div w:id="196428548">
      <w:bodyDiv w:val="1"/>
      <w:marLeft w:val="0"/>
      <w:marRight w:val="0"/>
      <w:marTop w:val="0"/>
      <w:marBottom w:val="0"/>
      <w:divBdr>
        <w:top w:val="none" w:sz="0" w:space="0" w:color="auto"/>
        <w:left w:val="none" w:sz="0" w:space="0" w:color="auto"/>
        <w:bottom w:val="none" w:sz="0" w:space="0" w:color="auto"/>
        <w:right w:val="none" w:sz="0" w:space="0" w:color="auto"/>
      </w:divBdr>
    </w:div>
    <w:div w:id="197814569">
      <w:bodyDiv w:val="1"/>
      <w:marLeft w:val="0"/>
      <w:marRight w:val="0"/>
      <w:marTop w:val="0"/>
      <w:marBottom w:val="0"/>
      <w:divBdr>
        <w:top w:val="none" w:sz="0" w:space="0" w:color="auto"/>
        <w:left w:val="none" w:sz="0" w:space="0" w:color="auto"/>
        <w:bottom w:val="none" w:sz="0" w:space="0" w:color="auto"/>
        <w:right w:val="none" w:sz="0" w:space="0" w:color="auto"/>
      </w:divBdr>
    </w:div>
    <w:div w:id="197857404">
      <w:bodyDiv w:val="1"/>
      <w:marLeft w:val="0"/>
      <w:marRight w:val="0"/>
      <w:marTop w:val="0"/>
      <w:marBottom w:val="0"/>
      <w:divBdr>
        <w:top w:val="none" w:sz="0" w:space="0" w:color="auto"/>
        <w:left w:val="none" w:sz="0" w:space="0" w:color="auto"/>
        <w:bottom w:val="none" w:sz="0" w:space="0" w:color="auto"/>
        <w:right w:val="none" w:sz="0" w:space="0" w:color="auto"/>
      </w:divBdr>
    </w:div>
    <w:div w:id="198015846">
      <w:bodyDiv w:val="1"/>
      <w:marLeft w:val="0"/>
      <w:marRight w:val="0"/>
      <w:marTop w:val="0"/>
      <w:marBottom w:val="0"/>
      <w:divBdr>
        <w:top w:val="none" w:sz="0" w:space="0" w:color="auto"/>
        <w:left w:val="none" w:sz="0" w:space="0" w:color="auto"/>
        <w:bottom w:val="none" w:sz="0" w:space="0" w:color="auto"/>
        <w:right w:val="none" w:sz="0" w:space="0" w:color="auto"/>
      </w:divBdr>
    </w:div>
    <w:div w:id="198130847">
      <w:bodyDiv w:val="1"/>
      <w:marLeft w:val="0"/>
      <w:marRight w:val="0"/>
      <w:marTop w:val="0"/>
      <w:marBottom w:val="0"/>
      <w:divBdr>
        <w:top w:val="none" w:sz="0" w:space="0" w:color="auto"/>
        <w:left w:val="none" w:sz="0" w:space="0" w:color="auto"/>
        <w:bottom w:val="none" w:sz="0" w:space="0" w:color="auto"/>
        <w:right w:val="none" w:sz="0" w:space="0" w:color="auto"/>
      </w:divBdr>
    </w:div>
    <w:div w:id="198670827">
      <w:bodyDiv w:val="1"/>
      <w:marLeft w:val="0"/>
      <w:marRight w:val="0"/>
      <w:marTop w:val="0"/>
      <w:marBottom w:val="0"/>
      <w:divBdr>
        <w:top w:val="none" w:sz="0" w:space="0" w:color="auto"/>
        <w:left w:val="none" w:sz="0" w:space="0" w:color="auto"/>
        <w:bottom w:val="none" w:sz="0" w:space="0" w:color="auto"/>
        <w:right w:val="none" w:sz="0" w:space="0" w:color="auto"/>
      </w:divBdr>
    </w:div>
    <w:div w:id="199589773">
      <w:bodyDiv w:val="1"/>
      <w:marLeft w:val="0"/>
      <w:marRight w:val="0"/>
      <w:marTop w:val="0"/>
      <w:marBottom w:val="0"/>
      <w:divBdr>
        <w:top w:val="none" w:sz="0" w:space="0" w:color="auto"/>
        <w:left w:val="none" w:sz="0" w:space="0" w:color="auto"/>
        <w:bottom w:val="none" w:sz="0" w:space="0" w:color="auto"/>
        <w:right w:val="none" w:sz="0" w:space="0" w:color="auto"/>
      </w:divBdr>
    </w:div>
    <w:div w:id="199629559">
      <w:bodyDiv w:val="1"/>
      <w:marLeft w:val="0"/>
      <w:marRight w:val="0"/>
      <w:marTop w:val="0"/>
      <w:marBottom w:val="0"/>
      <w:divBdr>
        <w:top w:val="none" w:sz="0" w:space="0" w:color="auto"/>
        <w:left w:val="none" w:sz="0" w:space="0" w:color="auto"/>
        <w:bottom w:val="none" w:sz="0" w:space="0" w:color="auto"/>
        <w:right w:val="none" w:sz="0" w:space="0" w:color="auto"/>
      </w:divBdr>
    </w:div>
    <w:div w:id="200172775">
      <w:bodyDiv w:val="1"/>
      <w:marLeft w:val="0"/>
      <w:marRight w:val="0"/>
      <w:marTop w:val="0"/>
      <w:marBottom w:val="0"/>
      <w:divBdr>
        <w:top w:val="none" w:sz="0" w:space="0" w:color="auto"/>
        <w:left w:val="none" w:sz="0" w:space="0" w:color="auto"/>
        <w:bottom w:val="none" w:sz="0" w:space="0" w:color="auto"/>
        <w:right w:val="none" w:sz="0" w:space="0" w:color="auto"/>
      </w:divBdr>
    </w:div>
    <w:div w:id="200216713">
      <w:bodyDiv w:val="1"/>
      <w:marLeft w:val="0"/>
      <w:marRight w:val="0"/>
      <w:marTop w:val="0"/>
      <w:marBottom w:val="0"/>
      <w:divBdr>
        <w:top w:val="none" w:sz="0" w:space="0" w:color="auto"/>
        <w:left w:val="none" w:sz="0" w:space="0" w:color="auto"/>
        <w:bottom w:val="none" w:sz="0" w:space="0" w:color="auto"/>
        <w:right w:val="none" w:sz="0" w:space="0" w:color="auto"/>
      </w:divBdr>
    </w:div>
    <w:div w:id="200287330">
      <w:bodyDiv w:val="1"/>
      <w:marLeft w:val="0"/>
      <w:marRight w:val="0"/>
      <w:marTop w:val="0"/>
      <w:marBottom w:val="0"/>
      <w:divBdr>
        <w:top w:val="none" w:sz="0" w:space="0" w:color="auto"/>
        <w:left w:val="none" w:sz="0" w:space="0" w:color="auto"/>
        <w:bottom w:val="none" w:sz="0" w:space="0" w:color="auto"/>
        <w:right w:val="none" w:sz="0" w:space="0" w:color="auto"/>
      </w:divBdr>
    </w:div>
    <w:div w:id="200409613">
      <w:bodyDiv w:val="1"/>
      <w:marLeft w:val="0"/>
      <w:marRight w:val="0"/>
      <w:marTop w:val="0"/>
      <w:marBottom w:val="0"/>
      <w:divBdr>
        <w:top w:val="none" w:sz="0" w:space="0" w:color="auto"/>
        <w:left w:val="none" w:sz="0" w:space="0" w:color="auto"/>
        <w:bottom w:val="none" w:sz="0" w:space="0" w:color="auto"/>
        <w:right w:val="none" w:sz="0" w:space="0" w:color="auto"/>
      </w:divBdr>
    </w:div>
    <w:div w:id="200745739">
      <w:bodyDiv w:val="1"/>
      <w:marLeft w:val="0"/>
      <w:marRight w:val="0"/>
      <w:marTop w:val="0"/>
      <w:marBottom w:val="0"/>
      <w:divBdr>
        <w:top w:val="none" w:sz="0" w:space="0" w:color="auto"/>
        <w:left w:val="none" w:sz="0" w:space="0" w:color="auto"/>
        <w:bottom w:val="none" w:sz="0" w:space="0" w:color="auto"/>
        <w:right w:val="none" w:sz="0" w:space="0" w:color="auto"/>
      </w:divBdr>
    </w:div>
    <w:div w:id="202014223">
      <w:bodyDiv w:val="1"/>
      <w:marLeft w:val="0"/>
      <w:marRight w:val="0"/>
      <w:marTop w:val="0"/>
      <w:marBottom w:val="0"/>
      <w:divBdr>
        <w:top w:val="none" w:sz="0" w:space="0" w:color="auto"/>
        <w:left w:val="none" w:sz="0" w:space="0" w:color="auto"/>
        <w:bottom w:val="none" w:sz="0" w:space="0" w:color="auto"/>
        <w:right w:val="none" w:sz="0" w:space="0" w:color="auto"/>
      </w:divBdr>
    </w:div>
    <w:div w:id="202063095">
      <w:bodyDiv w:val="1"/>
      <w:marLeft w:val="0"/>
      <w:marRight w:val="0"/>
      <w:marTop w:val="0"/>
      <w:marBottom w:val="0"/>
      <w:divBdr>
        <w:top w:val="none" w:sz="0" w:space="0" w:color="auto"/>
        <w:left w:val="none" w:sz="0" w:space="0" w:color="auto"/>
        <w:bottom w:val="none" w:sz="0" w:space="0" w:color="auto"/>
        <w:right w:val="none" w:sz="0" w:space="0" w:color="auto"/>
      </w:divBdr>
    </w:div>
    <w:div w:id="202865939">
      <w:bodyDiv w:val="1"/>
      <w:marLeft w:val="0"/>
      <w:marRight w:val="0"/>
      <w:marTop w:val="0"/>
      <w:marBottom w:val="0"/>
      <w:divBdr>
        <w:top w:val="none" w:sz="0" w:space="0" w:color="auto"/>
        <w:left w:val="none" w:sz="0" w:space="0" w:color="auto"/>
        <w:bottom w:val="none" w:sz="0" w:space="0" w:color="auto"/>
        <w:right w:val="none" w:sz="0" w:space="0" w:color="auto"/>
      </w:divBdr>
    </w:div>
    <w:div w:id="202906633">
      <w:bodyDiv w:val="1"/>
      <w:marLeft w:val="0"/>
      <w:marRight w:val="0"/>
      <w:marTop w:val="0"/>
      <w:marBottom w:val="0"/>
      <w:divBdr>
        <w:top w:val="none" w:sz="0" w:space="0" w:color="auto"/>
        <w:left w:val="none" w:sz="0" w:space="0" w:color="auto"/>
        <w:bottom w:val="none" w:sz="0" w:space="0" w:color="auto"/>
        <w:right w:val="none" w:sz="0" w:space="0" w:color="auto"/>
      </w:divBdr>
    </w:div>
    <w:div w:id="203060263">
      <w:bodyDiv w:val="1"/>
      <w:marLeft w:val="0"/>
      <w:marRight w:val="0"/>
      <w:marTop w:val="0"/>
      <w:marBottom w:val="0"/>
      <w:divBdr>
        <w:top w:val="none" w:sz="0" w:space="0" w:color="auto"/>
        <w:left w:val="none" w:sz="0" w:space="0" w:color="auto"/>
        <w:bottom w:val="none" w:sz="0" w:space="0" w:color="auto"/>
        <w:right w:val="none" w:sz="0" w:space="0" w:color="auto"/>
      </w:divBdr>
    </w:div>
    <w:div w:id="203443774">
      <w:bodyDiv w:val="1"/>
      <w:marLeft w:val="0"/>
      <w:marRight w:val="0"/>
      <w:marTop w:val="0"/>
      <w:marBottom w:val="0"/>
      <w:divBdr>
        <w:top w:val="none" w:sz="0" w:space="0" w:color="auto"/>
        <w:left w:val="none" w:sz="0" w:space="0" w:color="auto"/>
        <w:bottom w:val="none" w:sz="0" w:space="0" w:color="auto"/>
        <w:right w:val="none" w:sz="0" w:space="0" w:color="auto"/>
      </w:divBdr>
    </w:div>
    <w:div w:id="203644216">
      <w:bodyDiv w:val="1"/>
      <w:marLeft w:val="0"/>
      <w:marRight w:val="0"/>
      <w:marTop w:val="0"/>
      <w:marBottom w:val="0"/>
      <w:divBdr>
        <w:top w:val="none" w:sz="0" w:space="0" w:color="auto"/>
        <w:left w:val="none" w:sz="0" w:space="0" w:color="auto"/>
        <w:bottom w:val="none" w:sz="0" w:space="0" w:color="auto"/>
        <w:right w:val="none" w:sz="0" w:space="0" w:color="auto"/>
      </w:divBdr>
    </w:div>
    <w:div w:id="203715280">
      <w:bodyDiv w:val="1"/>
      <w:marLeft w:val="0"/>
      <w:marRight w:val="0"/>
      <w:marTop w:val="0"/>
      <w:marBottom w:val="0"/>
      <w:divBdr>
        <w:top w:val="none" w:sz="0" w:space="0" w:color="auto"/>
        <w:left w:val="none" w:sz="0" w:space="0" w:color="auto"/>
        <w:bottom w:val="none" w:sz="0" w:space="0" w:color="auto"/>
        <w:right w:val="none" w:sz="0" w:space="0" w:color="auto"/>
      </w:divBdr>
    </w:div>
    <w:div w:id="203754309">
      <w:bodyDiv w:val="1"/>
      <w:marLeft w:val="0"/>
      <w:marRight w:val="0"/>
      <w:marTop w:val="0"/>
      <w:marBottom w:val="0"/>
      <w:divBdr>
        <w:top w:val="none" w:sz="0" w:space="0" w:color="auto"/>
        <w:left w:val="none" w:sz="0" w:space="0" w:color="auto"/>
        <w:bottom w:val="none" w:sz="0" w:space="0" w:color="auto"/>
        <w:right w:val="none" w:sz="0" w:space="0" w:color="auto"/>
      </w:divBdr>
    </w:div>
    <w:div w:id="204677619">
      <w:bodyDiv w:val="1"/>
      <w:marLeft w:val="0"/>
      <w:marRight w:val="0"/>
      <w:marTop w:val="0"/>
      <w:marBottom w:val="0"/>
      <w:divBdr>
        <w:top w:val="none" w:sz="0" w:space="0" w:color="auto"/>
        <w:left w:val="none" w:sz="0" w:space="0" w:color="auto"/>
        <w:bottom w:val="none" w:sz="0" w:space="0" w:color="auto"/>
        <w:right w:val="none" w:sz="0" w:space="0" w:color="auto"/>
      </w:divBdr>
    </w:div>
    <w:div w:id="205217107">
      <w:bodyDiv w:val="1"/>
      <w:marLeft w:val="0"/>
      <w:marRight w:val="0"/>
      <w:marTop w:val="0"/>
      <w:marBottom w:val="0"/>
      <w:divBdr>
        <w:top w:val="none" w:sz="0" w:space="0" w:color="auto"/>
        <w:left w:val="none" w:sz="0" w:space="0" w:color="auto"/>
        <w:bottom w:val="none" w:sz="0" w:space="0" w:color="auto"/>
        <w:right w:val="none" w:sz="0" w:space="0" w:color="auto"/>
      </w:divBdr>
    </w:div>
    <w:div w:id="205340661">
      <w:bodyDiv w:val="1"/>
      <w:marLeft w:val="0"/>
      <w:marRight w:val="0"/>
      <w:marTop w:val="0"/>
      <w:marBottom w:val="0"/>
      <w:divBdr>
        <w:top w:val="none" w:sz="0" w:space="0" w:color="auto"/>
        <w:left w:val="none" w:sz="0" w:space="0" w:color="auto"/>
        <w:bottom w:val="none" w:sz="0" w:space="0" w:color="auto"/>
        <w:right w:val="none" w:sz="0" w:space="0" w:color="auto"/>
      </w:divBdr>
    </w:div>
    <w:div w:id="205457718">
      <w:bodyDiv w:val="1"/>
      <w:marLeft w:val="0"/>
      <w:marRight w:val="0"/>
      <w:marTop w:val="0"/>
      <w:marBottom w:val="0"/>
      <w:divBdr>
        <w:top w:val="none" w:sz="0" w:space="0" w:color="auto"/>
        <w:left w:val="none" w:sz="0" w:space="0" w:color="auto"/>
        <w:bottom w:val="none" w:sz="0" w:space="0" w:color="auto"/>
        <w:right w:val="none" w:sz="0" w:space="0" w:color="auto"/>
      </w:divBdr>
    </w:div>
    <w:div w:id="205719208">
      <w:bodyDiv w:val="1"/>
      <w:marLeft w:val="0"/>
      <w:marRight w:val="0"/>
      <w:marTop w:val="0"/>
      <w:marBottom w:val="0"/>
      <w:divBdr>
        <w:top w:val="none" w:sz="0" w:space="0" w:color="auto"/>
        <w:left w:val="none" w:sz="0" w:space="0" w:color="auto"/>
        <w:bottom w:val="none" w:sz="0" w:space="0" w:color="auto"/>
        <w:right w:val="none" w:sz="0" w:space="0" w:color="auto"/>
      </w:divBdr>
    </w:div>
    <w:div w:id="205721117">
      <w:bodyDiv w:val="1"/>
      <w:marLeft w:val="0"/>
      <w:marRight w:val="0"/>
      <w:marTop w:val="0"/>
      <w:marBottom w:val="0"/>
      <w:divBdr>
        <w:top w:val="none" w:sz="0" w:space="0" w:color="auto"/>
        <w:left w:val="none" w:sz="0" w:space="0" w:color="auto"/>
        <w:bottom w:val="none" w:sz="0" w:space="0" w:color="auto"/>
        <w:right w:val="none" w:sz="0" w:space="0" w:color="auto"/>
      </w:divBdr>
    </w:div>
    <w:div w:id="206141401">
      <w:bodyDiv w:val="1"/>
      <w:marLeft w:val="0"/>
      <w:marRight w:val="0"/>
      <w:marTop w:val="0"/>
      <w:marBottom w:val="0"/>
      <w:divBdr>
        <w:top w:val="none" w:sz="0" w:space="0" w:color="auto"/>
        <w:left w:val="none" w:sz="0" w:space="0" w:color="auto"/>
        <w:bottom w:val="none" w:sz="0" w:space="0" w:color="auto"/>
        <w:right w:val="none" w:sz="0" w:space="0" w:color="auto"/>
      </w:divBdr>
    </w:div>
    <w:div w:id="206141704">
      <w:bodyDiv w:val="1"/>
      <w:marLeft w:val="0"/>
      <w:marRight w:val="0"/>
      <w:marTop w:val="0"/>
      <w:marBottom w:val="0"/>
      <w:divBdr>
        <w:top w:val="none" w:sz="0" w:space="0" w:color="auto"/>
        <w:left w:val="none" w:sz="0" w:space="0" w:color="auto"/>
        <w:bottom w:val="none" w:sz="0" w:space="0" w:color="auto"/>
        <w:right w:val="none" w:sz="0" w:space="0" w:color="auto"/>
      </w:divBdr>
    </w:div>
    <w:div w:id="206142929">
      <w:bodyDiv w:val="1"/>
      <w:marLeft w:val="0"/>
      <w:marRight w:val="0"/>
      <w:marTop w:val="0"/>
      <w:marBottom w:val="0"/>
      <w:divBdr>
        <w:top w:val="none" w:sz="0" w:space="0" w:color="auto"/>
        <w:left w:val="none" w:sz="0" w:space="0" w:color="auto"/>
        <w:bottom w:val="none" w:sz="0" w:space="0" w:color="auto"/>
        <w:right w:val="none" w:sz="0" w:space="0" w:color="auto"/>
      </w:divBdr>
    </w:div>
    <w:div w:id="207230734">
      <w:bodyDiv w:val="1"/>
      <w:marLeft w:val="0"/>
      <w:marRight w:val="0"/>
      <w:marTop w:val="0"/>
      <w:marBottom w:val="0"/>
      <w:divBdr>
        <w:top w:val="none" w:sz="0" w:space="0" w:color="auto"/>
        <w:left w:val="none" w:sz="0" w:space="0" w:color="auto"/>
        <w:bottom w:val="none" w:sz="0" w:space="0" w:color="auto"/>
        <w:right w:val="none" w:sz="0" w:space="0" w:color="auto"/>
      </w:divBdr>
    </w:div>
    <w:div w:id="207256168">
      <w:bodyDiv w:val="1"/>
      <w:marLeft w:val="0"/>
      <w:marRight w:val="0"/>
      <w:marTop w:val="0"/>
      <w:marBottom w:val="0"/>
      <w:divBdr>
        <w:top w:val="none" w:sz="0" w:space="0" w:color="auto"/>
        <w:left w:val="none" w:sz="0" w:space="0" w:color="auto"/>
        <w:bottom w:val="none" w:sz="0" w:space="0" w:color="auto"/>
        <w:right w:val="none" w:sz="0" w:space="0" w:color="auto"/>
      </w:divBdr>
    </w:div>
    <w:div w:id="207448962">
      <w:bodyDiv w:val="1"/>
      <w:marLeft w:val="0"/>
      <w:marRight w:val="0"/>
      <w:marTop w:val="0"/>
      <w:marBottom w:val="0"/>
      <w:divBdr>
        <w:top w:val="none" w:sz="0" w:space="0" w:color="auto"/>
        <w:left w:val="none" w:sz="0" w:space="0" w:color="auto"/>
        <w:bottom w:val="none" w:sz="0" w:space="0" w:color="auto"/>
        <w:right w:val="none" w:sz="0" w:space="0" w:color="auto"/>
      </w:divBdr>
    </w:div>
    <w:div w:id="208298904">
      <w:bodyDiv w:val="1"/>
      <w:marLeft w:val="0"/>
      <w:marRight w:val="0"/>
      <w:marTop w:val="0"/>
      <w:marBottom w:val="0"/>
      <w:divBdr>
        <w:top w:val="none" w:sz="0" w:space="0" w:color="auto"/>
        <w:left w:val="none" w:sz="0" w:space="0" w:color="auto"/>
        <w:bottom w:val="none" w:sz="0" w:space="0" w:color="auto"/>
        <w:right w:val="none" w:sz="0" w:space="0" w:color="auto"/>
      </w:divBdr>
    </w:div>
    <w:div w:id="208416919">
      <w:bodyDiv w:val="1"/>
      <w:marLeft w:val="0"/>
      <w:marRight w:val="0"/>
      <w:marTop w:val="0"/>
      <w:marBottom w:val="0"/>
      <w:divBdr>
        <w:top w:val="none" w:sz="0" w:space="0" w:color="auto"/>
        <w:left w:val="none" w:sz="0" w:space="0" w:color="auto"/>
        <w:bottom w:val="none" w:sz="0" w:space="0" w:color="auto"/>
        <w:right w:val="none" w:sz="0" w:space="0" w:color="auto"/>
      </w:divBdr>
    </w:div>
    <w:div w:id="208880393">
      <w:bodyDiv w:val="1"/>
      <w:marLeft w:val="0"/>
      <w:marRight w:val="0"/>
      <w:marTop w:val="0"/>
      <w:marBottom w:val="0"/>
      <w:divBdr>
        <w:top w:val="none" w:sz="0" w:space="0" w:color="auto"/>
        <w:left w:val="none" w:sz="0" w:space="0" w:color="auto"/>
        <w:bottom w:val="none" w:sz="0" w:space="0" w:color="auto"/>
        <w:right w:val="none" w:sz="0" w:space="0" w:color="auto"/>
      </w:divBdr>
    </w:div>
    <w:div w:id="209074490">
      <w:bodyDiv w:val="1"/>
      <w:marLeft w:val="0"/>
      <w:marRight w:val="0"/>
      <w:marTop w:val="0"/>
      <w:marBottom w:val="0"/>
      <w:divBdr>
        <w:top w:val="none" w:sz="0" w:space="0" w:color="auto"/>
        <w:left w:val="none" w:sz="0" w:space="0" w:color="auto"/>
        <w:bottom w:val="none" w:sz="0" w:space="0" w:color="auto"/>
        <w:right w:val="none" w:sz="0" w:space="0" w:color="auto"/>
      </w:divBdr>
    </w:div>
    <w:div w:id="209154687">
      <w:bodyDiv w:val="1"/>
      <w:marLeft w:val="0"/>
      <w:marRight w:val="0"/>
      <w:marTop w:val="0"/>
      <w:marBottom w:val="0"/>
      <w:divBdr>
        <w:top w:val="none" w:sz="0" w:space="0" w:color="auto"/>
        <w:left w:val="none" w:sz="0" w:space="0" w:color="auto"/>
        <w:bottom w:val="none" w:sz="0" w:space="0" w:color="auto"/>
        <w:right w:val="none" w:sz="0" w:space="0" w:color="auto"/>
      </w:divBdr>
    </w:div>
    <w:div w:id="209223659">
      <w:bodyDiv w:val="1"/>
      <w:marLeft w:val="0"/>
      <w:marRight w:val="0"/>
      <w:marTop w:val="0"/>
      <w:marBottom w:val="0"/>
      <w:divBdr>
        <w:top w:val="none" w:sz="0" w:space="0" w:color="auto"/>
        <w:left w:val="none" w:sz="0" w:space="0" w:color="auto"/>
        <w:bottom w:val="none" w:sz="0" w:space="0" w:color="auto"/>
        <w:right w:val="none" w:sz="0" w:space="0" w:color="auto"/>
      </w:divBdr>
    </w:div>
    <w:div w:id="209612988">
      <w:bodyDiv w:val="1"/>
      <w:marLeft w:val="0"/>
      <w:marRight w:val="0"/>
      <w:marTop w:val="0"/>
      <w:marBottom w:val="0"/>
      <w:divBdr>
        <w:top w:val="none" w:sz="0" w:space="0" w:color="auto"/>
        <w:left w:val="none" w:sz="0" w:space="0" w:color="auto"/>
        <w:bottom w:val="none" w:sz="0" w:space="0" w:color="auto"/>
        <w:right w:val="none" w:sz="0" w:space="0" w:color="auto"/>
      </w:divBdr>
    </w:div>
    <w:div w:id="209652646">
      <w:bodyDiv w:val="1"/>
      <w:marLeft w:val="0"/>
      <w:marRight w:val="0"/>
      <w:marTop w:val="0"/>
      <w:marBottom w:val="0"/>
      <w:divBdr>
        <w:top w:val="none" w:sz="0" w:space="0" w:color="auto"/>
        <w:left w:val="none" w:sz="0" w:space="0" w:color="auto"/>
        <w:bottom w:val="none" w:sz="0" w:space="0" w:color="auto"/>
        <w:right w:val="none" w:sz="0" w:space="0" w:color="auto"/>
      </w:divBdr>
    </w:div>
    <w:div w:id="209923799">
      <w:bodyDiv w:val="1"/>
      <w:marLeft w:val="0"/>
      <w:marRight w:val="0"/>
      <w:marTop w:val="0"/>
      <w:marBottom w:val="0"/>
      <w:divBdr>
        <w:top w:val="none" w:sz="0" w:space="0" w:color="auto"/>
        <w:left w:val="none" w:sz="0" w:space="0" w:color="auto"/>
        <w:bottom w:val="none" w:sz="0" w:space="0" w:color="auto"/>
        <w:right w:val="none" w:sz="0" w:space="0" w:color="auto"/>
      </w:divBdr>
    </w:div>
    <w:div w:id="210508748">
      <w:bodyDiv w:val="1"/>
      <w:marLeft w:val="0"/>
      <w:marRight w:val="0"/>
      <w:marTop w:val="0"/>
      <w:marBottom w:val="0"/>
      <w:divBdr>
        <w:top w:val="none" w:sz="0" w:space="0" w:color="auto"/>
        <w:left w:val="none" w:sz="0" w:space="0" w:color="auto"/>
        <w:bottom w:val="none" w:sz="0" w:space="0" w:color="auto"/>
        <w:right w:val="none" w:sz="0" w:space="0" w:color="auto"/>
      </w:divBdr>
    </w:div>
    <w:div w:id="211045840">
      <w:bodyDiv w:val="1"/>
      <w:marLeft w:val="0"/>
      <w:marRight w:val="0"/>
      <w:marTop w:val="0"/>
      <w:marBottom w:val="0"/>
      <w:divBdr>
        <w:top w:val="none" w:sz="0" w:space="0" w:color="auto"/>
        <w:left w:val="none" w:sz="0" w:space="0" w:color="auto"/>
        <w:bottom w:val="none" w:sz="0" w:space="0" w:color="auto"/>
        <w:right w:val="none" w:sz="0" w:space="0" w:color="auto"/>
      </w:divBdr>
    </w:div>
    <w:div w:id="211112199">
      <w:bodyDiv w:val="1"/>
      <w:marLeft w:val="0"/>
      <w:marRight w:val="0"/>
      <w:marTop w:val="0"/>
      <w:marBottom w:val="0"/>
      <w:divBdr>
        <w:top w:val="none" w:sz="0" w:space="0" w:color="auto"/>
        <w:left w:val="none" w:sz="0" w:space="0" w:color="auto"/>
        <w:bottom w:val="none" w:sz="0" w:space="0" w:color="auto"/>
        <w:right w:val="none" w:sz="0" w:space="0" w:color="auto"/>
      </w:divBdr>
    </w:div>
    <w:div w:id="211236926">
      <w:bodyDiv w:val="1"/>
      <w:marLeft w:val="0"/>
      <w:marRight w:val="0"/>
      <w:marTop w:val="0"/>
      <w:marBottom w:val="0"/>
      <w:divBdr>
        <w:top w:val="none" w:sz="0" w:space="0" w:color="auto"/>
        <w:left w:val="none" w:sz="0" w:space="0" w:color="auto"/>
        <w:bottom w:val="none" w:sz="0" w:space="0" w:color="auto"/>
        <w:right w:val="none" w:sz="0" w:space="0" w:color="auto"/>
      </w:divBdr>
    </w:div>
    <w:div w:id="213196530">
      <w:bodyDiv w:val="1"/>
      <w:marLeft w:val="0"/>
      <w:marRight w:val="0"/>
      <w:marTop w:val="0"/>
      <w:marBottom w:val="0"/>
      <w:divBdr>
        <w:top w:val="none" w:sz="0" w:space="0" w:color="auto"/>
        <w:left w:val="none" w:sz="0" w:space="0" w:color="auto"/>
        <w:bottom w:val="none" w:sz="0" w:space="0" w:color="auto"/>
        <w:right w:val="none" w:sz="0" w:space="0" w:color="auto"/>
      </w:divBdr>
    </w:div>
    <w:div w:id="213351501">
      <w:bodyDiv w:val="1"/>
      <w:marLeft w:val="0"/>
      <w:marRight w:val="0"/>
      <w:marTop w:val="0"/>
      <w:marBottom w:val="0"/>
      <w:divBdr>
        <w:top w:val="none" w:sz="0" w:space="0" w:color="auto"/>
        <w:left w:val="none" w:sz="0" w:space="0" w:color="auto"/>
        <w:bottom w:val="none" w:sz="0" w:space="0" w:color="auto"/>
        <w:right w:val="none" w:sz="0" w:space="0" w:color="auto"/>
      </w:divBdr>
    </w:div>
    <w:div w:id="213852875">
      <w:bodyDiv w:val="1"/>
      <w:marLeft w:val="0"/>
      <w:marRight w:val="0"/>
      <w:marTop w:val="0"/>
      <w:marBottom w:val="0"/>
      <w:divBdr>
        <w:top w:val="none" w:sz="0" w:space="0" w:color="auto"/>
        <w:left w:val="none" w:sz="0" w:space="0" w:color="auto"/>
        <w:bottom w:val="none" w:sz="0" w:space="0" w:color="auto"/>
        <w:right w:val="none" w:sz="0" w:space="0" w:color="auto"/>
      </w:divBdr>
    </w:div>
    <w:div w:id="213977377">
      <w:bodyDiv w:val="1"/>
      <w:marLeft w:val="0"/>
      <w:marRight w:val="0"/>
      <w:marTop w:val="0"/>
      <w:marBottom w:val="0"/>
      <w:divBdr>
        <w:top w:val="none" w:sz="0" w:space="0" w:color="auto"/>
        <w:left w:val="none" w:sz="0" w:space="0" w:color="auto"/>
        <w:bottom w:val="none" w:sz="0" w:space="0" w:color="auto"/>
        <w:right w:val="none" w:sz="0" w:space="0" w:color="auto"/>
      </w:divBdr>
    </w:div>
    <w:div w:id="214050632">
      <w:bodyDiv w:val="1"/>
      <w:marLeft w:val="0"/>
      <w:marRight w:val="0"/>
      <w:marTop w:val="0"/>
      <w:marBottom w:val="0"/>
      <w:divBdr>
        <w:top w:val="none" w:sz="0" w:space="0" w:color="auto"/>
        <w:left w:val="none" w:sz="0" w:space="0" w:color="auto"/>
        <w:bottom w:val="none" w:sz="0" w:space="0" w:color="auto"/>
        <w:right w:val="none" w:sz="0" w:space="0" w:color="auto"/>
      </w:divBdr>
    </w:div>
    <w:div w:id="214390784">
      <w:bodyDiv w:val="1"/>
      <w:marLeft w:val="0"/>
      <w:marRight w:val="0"/>
      <w:marTop w:val="0"/>
      <w:marBottom w:val="0"/>
      <w:divBdr>
        <w:top w:val="none" w:sz="0" w:space="0" w:color="auto"/>
        <w:left w:val="none" w:sz="0" w:space="0" w:color="auto"/>
        <w:bottom w:val="none" w:sz="0" w:space="0" w:color="auto"/>
        <w:right w:val="none" w:sz="0" w:space="0" w:color="auto"/>
      </w:divBdr>
    </w:div>
    <w:div w:id="214852747">
      <w:bodyDiv w:val="1"/>
      <w:marLeft w:val="0"/>
      <w:marRight w:val="0"/>
      <w:marTop w:val="0"/>
      <w:marBottom w:val="0"/>
      <w:divBdr>
        <w:top w:val="none" w:sz="0" w:space="0" w:color="auto"/>
        <w:left w:val="none" w:sz="0" w:space="0" w:color="auto"/>
        <w:bottom w:val="none" w:sz="0" w:space="0" w:color="auto"/>
        <w:right w:val="none" w:sz="0" w:space="0" w:color="auto"/>
      </w:divBdr>
    </w:div>
    <w:div w:id="215047972">
      <w:bodyDiv w:val="1"/>
      <w:marLeft w:val="0"/>
      <w:marRight w:val="0"/>
      <w:marTop w:val="0"/>
      <w:marBottom w:val="0"/>
      <w:divBdr>
        <w:top w:val="none" w:sz="0" w:space="0" w:color="auto"/>
        <w:left w:val="none" w:sz="0" w:space="0" w:color="auto"/>
        <w:bottom w:val="none" w:sz="0" w:space="0" w:color="auto"/>
        <w:right w:val="none" w:sz="0" w:space="0" w:color="auto"/>
      </w:divBdr>
    </w:div>
    <w:div w:id="215169371">
      <w:bodyDiv w:val="1"/>
      <w:marLeft w:val="0"/>
      <w:marRight w:val="0"/>
      <w:marTop w:val="0"/>
      <w:marBottom w:val="0"/>
      <w:divBdr>
        <w:top w:val="none" w:sz="0" w:space="0" w:color="auto"/>
        <w:left w:val="none" w:sz="0" w:space="0" w:color="auto"/>
        <w:bottom w:val="none" w:sz="0" w:space="0" w:color="auto"/>
        <w:right w:val="none" w:sz="0" w:space="0" w:color="auto"/>
      </w:divBdr>
    </w:div>
    <w:div w:id="215312283">
      <w:bodyDiv w:val="1"/>
      <w:marLeft w:val="0"/>
      <w:marRight w:val="0"/>
      <w:marTop w:val="0"/>
      <w:marBottom w:val="0"/>
      <w:divBdr>
        <w:top w:val="none" w:sz="0" w:space="0" w:color="auto"/>
        <w:left w:val="none" w:sz="0" w:space="0" w:color="auto"/>
        <w:bottom w:val="none" w:sz="0" w:space="0" w:color="auto"/>
        <w:right w:val="none" w:sz="0" w:space="0" w:color="auto"/>
      </w:divBdr>
    </w:div>
    <w:div w:id="215747602">
      <w:bodyDiv w:val="1"/>
      <w:marLeft w:val="0"/>
      <w:marRight w:val="0"/>
      <w:marTop w:val="0"/>
      <w:marBottom w:val="0"/>
      <w:divBdr>
        <w:top w:val="none" w:sz="0" w:space="0" w:color="auto"/>
        <w:left w:val="none" w:sz="0" w:space="0" w:color="auto"/>
        <w:bottom w:val="none" w:sz="0" w:space="0" w:color="auto"/>
        <w:right w:val="none" w:sz="0" w:space="0" w:color="auto"/>
      </w:divBdr>
    </w:div>
    <w:div w:id="215748894">
      <w:bodyDiv w:val="1"/>
      <w:marLeft w:val="0"/>
      <w:marRight w:val="0"/>
      <w:marTop w:val="0"/>
      <w:marBottom w:val="0"/>
      <w:divBdr>
        <w:top w:val="none" w:sz="0" w:space="0" w:color="auto"/>
        <w:left w:val="none" w:sz="0" w:space="0" w:color="auto"/>
        <w:bottom w:val="none" w:sz="0" w:space="0" w:color="auto"/>
        <w:right w:val="none" w:sz="0" w:space="0" w:color="auto"/>
      </w:divBdr>
    </w:div>
    <w:div w:id="216167608">
      <w:bodyDiv w:val="1"/>
      <w:marLeft w:val="0"/>
      <w:marRight w:val="0"/>
      <w:marTop w:val="0"/>
      <w:marBottom w:val="0"/>
      <w:divBdr>
        <w:top w:val="none" w:sz="0" w:space="0" w:color="auto"/>
        <w:left w:val="none" w:sz="0" w:space="0" w:color="auto"/>
        <w:bottom w:val="none" w:sz="0" w:space="0" w:color="auto"/>
        <w:right w:val="none" w:sz="0" w:space="0" w:color="auto"/>
      </w:divBdr>
    </w:div>
    <w:div w:id="216479788">
      <w:bodyDiv w:val="1"/>
      <w:marLeft w:val="0"/>
      <w:marRight w:val="0"/>
      <w:marTop w:val="0"/>
      <w:marBottom w:val="0"/>
      <w:divBdr>
        <w:top w:val="none" w:sz="0" w:space="0" w:color="auto"/>
        <w:left w:val="none" w:sz="0" w:space="0" w:color="auto"/>
        <w:bottom w:val="none" w:sz="0" w:space="0" w:color="auto"/>
        <w:right w:val="none" w:sz="0" w:space="0" w:color="auto"/>
      </w:divBdr>
    </w:div>
    <w:div w:id="216741432">
      <w:bodyDiv w:val="1"/>
      <w:marLeft w:val="0"/>
      <w:marRight w:val="0"/>
      <w:marTop w:val="0"/>
      <w:marBottom w:val="0"/>
      <w:divBdr>
        <w:top w:val="none" w:sz="0" w:space="0" w:color="auto"/>
        <w:left w:val="none" w:sz="0" w:space="0" w:color="auto"/>
        <w:bottom w:val="none" w:sz="0" w:space="0" w:color="auto"/>
        <w:right w:val="none" w:sz="0" w:space="0" w:color="auto"/>
      </w:divBdr>
    </w:div>
    <w:div w:id="216943523">
      <w:bodyDiv w:val="1"/>
      <w:marLeft w:val="0"/>
      <w:marRight w:val="0"/>
      <w:marTop w:val="0"/>
      <w:marBottom w:val="0"/>
      <w:divBdr>
        <w:top w:val="none" w:sz="0" w:space="0" w:color="auto"/>
        <w:left w:val="none" w:sz="0" w:space="0" w:color="auto"/>
        <w:bottom w:val="none" w:sz="0" w:space="0" w:color="auto"/>
        <w:right w:val="none" w:sz="0" w:space="0" w:color="auto"/>
      </w:divBdr>
    </w:div>
    <w:div w:id="217664627">
      <w:bodyDiv w:val="1"/>
      <w:marLeft w:val="0"/>
      <w:marRight w:val="0"/>
      <w:marTop w:val="0"/>
      <w:marBottom w:val="0"/>
      <w:divBdr>
        <w:top w:val="none" w:sz="0" w:space="0" w:color="auto"/>
        <w:left w:val="none" w:sz="0" w:space="0" w:color="auto"/>
        <w:bottom w:val="none" w:sz="0" w:space="0" w:color="auto"/>
        <w:right w:val="none" w:sz="0" w:space="0" w:color="auto"/>
      </w:divBdr>
    </w:div>
    <w:div w:id="217789361">
      <w:bodyDiv w:val="1"/>
      <w:marLeft w:val="0"/>
      <w:marRight w:val="0"/>
      <w:marTop w:val="0"/>
      <w:marBottom w:val="0"/>
      <w:divBdr>
        <w:top w:val="none" w:sz="0" w:space="0" w:color="auto"/>
        <w:left w:val="none" w:sz="0" w:space="0" w:color="auto"/>
        <w:bottom w:val="none" w:sz="0" w:space="0" w:color="auto"/>
        <w:right w:val="none" w:sz="0" w:space="0" w:color="auto"/>
      </w:divBdr>
    </w:div>
    <w:div w:id="217907635">
      <w:bodyDiv w:val="1"/>
      <w:marLeft w:val="0"/>
      <w:marRight w:val="0"/>
      <w:marTop w:val="0"/>
      <w:marBottom w:val="0"/>
      <w:divBdr>
        <w:top w:val="none" w:sz="0" w:space="0" w:color="auto"/>
        <w:left w:val="none" w:sz="0" w:space="0" w:color="auto"/>
        <w:bottom w:val="none" w:sz="0" w:space="0" w:color="auto"/>
        <w:right w:val="none" w:sz="0" w:space="0" w:color="auto"/>
      </w:divBdr>
    </w:div>
    <w:div w:id="217978773">
      <w:bodyDiv w:val="1"/>
      <w:marLeft w:val="0"/>
      <w:marRight w:val="0"/>
      <w:marTop w:val="0"/>
      <w:marBottom w:val="0"/>
      <w:divBdr>
        <w:top w:val="none" w:sz="0" w:space="0" w:color="auto"/>
        <w:left w:val="none" w:sz="0" w:space="0" w:color="auto"/>
        <w:bottom w:val="none" w:sz="0" w:space="0" w:color="auto"/>
        <w:right w:val="none" w:sz="0" w:space="0" w:color="auto"/>
      </w:divBdr>
    </w:div>
    <w:div w:id="218715731">
      <w:bodyDiv w:val="1"/>
      <w:marLeft w:val="0"/>
      <w:marRight w:val="0"/>
      <w:marTop w:val="0"/>
      <w:marBottom w:val="0"/>
      <w:divBdr>
        <w:top w:val="none" w:sz="0" w:space="0" w:color="auto"/>
        <w:left w:val="none" w:sz="0" w:space="0" w:color="auto"/>
        <w:bottom w:val="none" w:sz="0" w:space="0" w:color="auto"/>
        <w:right w:val="none" w:sz="0" w:space="0" w:color="auto"/>
      </w:divBdr>
    </w:div>
    <w:div w:id="218785379">
      <w:bodyDiv w:val="1"/>
      <w:marLeft w:val="0"/>
      <w:marRight w:val="0"/>
      <w:marTop w:val="0"/>
      <w:marBottom w:val="0"/>
      <w:divBdr>
        <w:top w:val="none" w:sz="0" w:space="0" w:color="auto"/>
        <w:left w:val="none" w:sz="0" w:space="0" w:color="auto"/>
        <w:bottom w:val="none" w:sz="0" w:space="0" w:color="auto"/>
        <w:right w:val="none" w:sz="0" w:space="0" w:color="auto"/>
      </w:divBdr>
    </w:div>
    <w:div w:id="218833892">
      <w:bodyDiv w:val="1"/>
      <w:marLeft w:val="0"/>
      <w:marRight w:val="0"/>
      <w:marTop w:val="0"/>
      <w:marBottom w:val="0"/>
      <w:divBdr>
        <w:top w:val="none" w:sz="0" w:space="0" w:color="auto"/>
        <w:left w:val="none" w:sz="0" w:space="0" w:color="auto"/>
        <w:bottom w:val="none" w:sz="0" w:space="0" w:color="auto"/>
        <w:right w:val="none" w:sz="0" w:space="0" w:color="auto"/>
      </w:divBdr>
    </w:div>
    <w:div w:id="219023089">
      <w:bodyDiv w:val="1"/>
      <w:marLeft w:val="0"/>
      <w:marRight w:val="0"/>
      <w:marTop w:val="0"/>
      <w:marBottom w:val="0"/>
      <w:divBdr>
        <w:top w:val="none" w:sz="0" w:space="0" w:color="auto"/>
        <w:left w:val="none" w:sz="0" w:space="0" w:color="auto"/>
        <w:bottom w:val="none" w:sz="0" w:space="0" w:color="auto"/>
        <w:right w:val="none" w:sz="0" w:space="0" w:color="auto"/>
      </w:divBdr>
    </w:div>
    <w:div w:id="219295376">
      <w:bodyDiv w:val="1"/>
      <w:marLeft w:val="0"/>
      <w:marRight w:val="0"/>
      <w:marTop w:val="0"/>
      <w:marBottom w:val="0"/>
      <w:divBdr>
        <w:top w:val="none" w:sz="0" w:space="0" w:color="auto"/>
        <w:left w:val="none" w:sz="0" w:space="0" w:color="auto"/>
        <w:bottom w:val="none" w:sz="0" w:space="0" w:color="auto"/>
        <w:right w:val="none" w:sz="0" w:space="0" w:color="auto"/>
      </w:divBdr>
    </w:div>
    <w:div w:id="219489026">
      <w:bodyDiv w:val="1"/>
      <w:marLeft w:val="0"/>
      <w:marRight w:val="0"/>
      <w:marTop w:val="0"/>
      <w:marBottom w:val="0"/>
      <w:divBdr>
        <w:top w:val="none" w:sz="0" w:space="0" w:color="auto"/>
        <w:left w:val="none" w:sz="0" w:space="0" w:color="auto"/>
        <w:bottom w:val="none" w:sz="0" w:space="0" w:color="auto"/>
        <w:right w:val="none" w:sz="0" w:space="0" w:color="auto"/>
      </w:divBdr>
    </w:div>
    <w:div w:id="219678863">
      <w:bodyDiv w:val="1"/>
      <w:marLeft w:val="0"/>
      <w:marRight w:val="0"/>
      <w:marTop w:val="0"/>
      <w:marBottom w:val="0"/>
      <w:divBdr>
        <w:top w:val="none" w:sz="0" w:space="0" w:color="auto"/>
        <w:left w:val="none" w:sz="0" w:space="0" w:color="auto"/>
        <w:bottom w:val="none" w:sz="0" w:space="0" w:color="auto"/>
        <w:right w:val="none" w:sz="0" w:space="0" w:color="auto"/>
      </w:divBdr>
    </w:div>
    <w:div w:id="221212787">
      <w:bodyDiv w:val="1"/>
      <w:marLeft w:val="0"/>
      <w:marRight w:val="0"/>
      <w:marTop w:val="0"/>
      <w:marBottom w:val="0"/>
      <w:divBdr>
        <w:top w:val="none" w:sz="0" w:space="0" w:color="auto"/>
        <w:left w:val="none" w:sz="0" w:space="0" w:color="auto"/>
        <w:bottom w:val="none" w:sz="0" w:space="0" w:color="auto"/>
        <w:right w:val="none" w:sz="0" w:space="0" w:color="auto"/>
      </w:divBdr>
    </w:div>
    <w:div w:id="221864858">
      <w:bodyDiv w:val="1"/>
      <w:marLeft w:val="0"/>
      <w:marRight w:val="0"/>
      <w:marTop w:val="0"/>
      <w:marBottom w:val="0"/>
      <w:divBdr>
        <w:top w:val="none" w:sz="0" w:space="0" w:color="auto"/>
        <w:left w:val="none" w:sz="0" w:space="0" w:color="auto"/>
        <w:bottom w:val="none" w:sz="0" w:space="0" w:color="auto"/>
        <w:right w:val="none" w:sz="0" w:space="0" w:color="auto"/>
      </w:divBdr>
    </w:div>
    <w:div w:id="221988192">
      <w:bodyDiv w:val="1"/>
      <w:marLeft w:val="0"/>
      <w:marRight w:val="0"/>
      <w:marTop w:val="0"/>
      <w:marBottom w:val="0"/>
      <w:divBdr>
        <w:top w:val="none" w:sz="0" w:space="0" w:color="auto"/>
        <w:left w:val="none" w:sz="0" w:space="0" w:color="auto"/>
        <w:bottom w:val="none" w:sz="0" w:space="0" w:color="auto"/>
        <w:right w:val="none" w:sz="0" w:space="0" w:color="auto"/>
      </w:divBdr>
    </w:div>
    <w:div w:id="222839324">
      <w:bodyDiv w:val="1"/>
      <w:marLeft w:val="0"/>
      <w:marRight w:val="0"/>
      <w:marTop w:val="0"/>
      <w:marBottom w:val="0"/>
      <w:divBdr>
        <w:top w:val="none" w:sz="0" w:space="0" w:color="auto"/>
        <w:left w:val="none" w:sz="0" w:space="0" w:color="auto"/>
        <w:bottom w:val="none" w:sz="0" w:space="0" w:color="auto"/>
        <w:right w:val="none" w:sz="0" w:space="0" w:color="auto"/>
      </w:divBdr>
    </w:div>
    <w:div w:id="223220654">
      <w:bodyDiv w:val="1"/>
      <w:marLeft w:val="0"/>
      <w:marRight w:val="0"/>
      <w:marTop w:val="0"/>
      <w:marBottom w:val="0"/>
      <w:divBdr>
        <w:top w:val="none" w:sz="0" w:space="0" w:color="auto"/>
        <w:left w:val="none" w:sz="0" w:space="0" w:color="auto"/>
        <w:bottom w:val="none" w:sz="0" w:space="0" w:color="auto"/>
        <w:right w:val="none" w:sz="0" w:space="0" w:color="auto"/>
      </w:divBdr>
    </w:div>
    <w:div w:id="223685873">
      <w:bodyDiv w:val="1"/>
      <w:marLeft w:val="0"/>
      <w:marRight w:val="0"/>
      <w:marTop w:val="0"/>
      <w:marBottom w:val="0"/>
      <w:divBdr>
        <w:top w:val="none" w:sz="0" w:space="0" w:color="auto"/>
        <w:left w:val="none" w:sz="0" w:space="0" w:color="auto"/>
        <w:bottom w:val="none" w:sz="0" w:space="0" w:color="auto"/>
        <w:right w:val="none" w:sz="0" w:space="0" w:color="auto"/>
      </w:divBdr>
    </w:div>
    <w:div w:id="224028368">
      <w:bodyDiv w:val="1"/>
      <w:marLeft w:val="0"/>
      <w:marRight w:val="0"/>
      <w:marTop w:val="0"/>
      <w:marBottom w:val="0"/>
      <w:divBdr>
        <w:top w:val="none" w:sz="0" w:space="0" w:color="auto"/>
        <w:left w:val="none" w:sz="0" w:space="0" w:color="auto"/>
        <w:bottom w:val="none" w:sz="0" w:space="0" w:color="auto"/>
        <w:right w:val="none" w:sz="0" w:space="0" w:color="auto"/>
      </w:divBdr>
    </w:div>
    <w:div w:id="224415240">
      <w:bodyDiv w:val="1"/>
      <w:marLeft w:val="0"/>
      <w:marRight w:val="0"/>
      <w:marTop w:val="0"/>
      <w:marBottom w:val="0"/>
      <w:divBdr>
        <w:top w:val="none" w:sz="0" w:space="0" w:color="auto"/>
        <w:left w:val="none" w:sz="0" w:space="0" w:color="auto"/>
        <w:bottom w:val="none" w:sz="0" w:space="0" w:color="auto"/>
        <w:right w:val="none" w:sz="0" w:space="0" w:color="auto"/>
      </w:divBdr>
    </w:div>
    <w:div w:id="224877501">
      <w:bodyDiv w:val="1"/>
      <w:marLeft w:val="0"/>
      <w:marRight w:val="0"/>
      <w:marTop w:val="0"/>
      <w:marBottom w:val="0"/>
      <w:divBdr>
        <w:top w:val="none" w:sz="0" w:space="0" w:color="auto"/>
        <w:left w:val="none" w:sz="0" w:space="0" w:color="auto"/>
        <w:bottom w:val="none" w:sz="0" w:space="0" w:color="auto"/>
        <w:right w:val="none" w:sz="0" w:space="0" w:color="auto"/>
      </w:divBdr>
    </w:div>
    <w:div w:id="225532268">
      <w:bodyDiv w:val="1"/>
      <w:marLeft w:val="0"/>
      <w:marRight w:val="0"/>
      <w:marTop w:val="0"/>
      <w:marBottom w:val="0"/>
      <w:divBdr>
        <w:top w:val="none" w:sz="0" w:space="0" w:color="auto"/>
        <w:left w:val="none" w:sz="0" w:space="0" w:color="auto"/>
        <w:bottom w:val="none" w:sz="0" w:space="0" w:color="auto"/>
        <w:right w:val="none" w:sz="0" w:space="0" w:color="auto"/>
      </w:divBdr>
    </w:div>
    <w:div w:id="225730518">
      <w:bodyDiv w:val="1"/>
      <w:marLeft w:val="0"/>
      <w:marRight w:val="0"/>
      <w:marTop w:val="0"/>
      <w:marBottom w:val="0"/>
      <w:divBdr>
        <w:top w:val="none" w:sz="0" w:space="0" w:color="auto"/>
        <w:left w:val="none" w:sz="0" w:space="0" w:color="auto"/>
        <w:bottom w:val="none" w:sz="0" w:space="0" w:color="auto"/>
        <w:right w:val="none" w:sz="0" w:space="0" w:color="auto"/>
      </w:divBdr>
    </w:div>
    <w:div w:id="225990976">
      <w:bodyDiv w:val="1"/>
      <w:marLeft w:val="0"/>
      <w:marRight w:val="0"/>
      <w:marTop w:val="0"/>
      <w:marBottom w:val="0"/>
      <w:divBdr>
        <w:top w:val="none" w:sz="0" w:space="0" w:color="auto"/>
        <w:left w:val="none" w:sz="0" w:space="0" w:color="auto"/>
        <w:bottom w:val="none" w:sz="0" w:space="0" w:color="auto"/>
        <w:right w:val="none" w:sz="0" w:space="0" w:color="auto"/>
      </w:divBdr>
    </w:div>
    <w:div w:id="226185421">
      <w:bodyDiv w:val="1"/>
      <w:marLeft w:val="0"/>
      <w:marRight w:val="0"/>
      <w:marTop w:val="0"/>
      <w:marBottom w:val="0"/>
      <w:divBdr>
        <w:top w:val="none" w:sz="0" w:space="0" w:color="auto"/>
        <w:left w:val="none" w:sz="0" w:space="0" w:color="auto"/>
        <w:bottom w:val="none" w:sz="0" w:space="0" w:color="auto"/>
        <w:right w:val="none" w:sz="0" w:space="0" w:color="auto"/>
      </w:divBdr>
    </w:div>
    <w:div w:id="227108115">
      <w:bodyDiv w:val="1"/>
      <w:marLeft w:val="0"/>
      <w:marRight w:val="0"/>
      <w:marTop w:val="0"/>
      <w:marBottom w:val="0"/>
      <w:divBdr>
        <w:top w:val="none" w:sz="0" w:space="0" w:color="auto"/>
        <w:left w:val="none" w:sz="0" w:space="0" w:color="auto"/>
        <w:bottom w:val="none" w:sz="0" w:space="0" w:color="auto"/>
        <w:right w:val="none" w:sz="0" w:space="0" w:color="auto"/>
      </w:divBdr>
    </w:div>
    <w:div w:id="227226278">
      <w:bodyDiv w:val="1"/>
      <w:marLeft w:val="0"/>
      <w:marRight w:val="0"/>
      <w:marTop w:val="0"/>
      <w:marBottom w:val="0"/>
      <w:divBdr>
        <w:top w:val="none" w:sz="0" w:space="0" w:color="auto"/>
        <w:left w:val="none" w:sz="0" w:space="0" w:color="auto"/>
        <w:bottom w:val="none" w:sz="0" w:space="0" w:color="auto"/>
        <w:right w:val="none" w:sz="0" w:space="0" w:color="auto"/>
      </w:divBdr>
    </w:div>
    <w:div w:id="227570569">
      <w:bodyDiv w:val="1"/>
      <w:marLeft w:val="0"/>
      <w:marRight w:val="0"/>
      <w:marTop w:val="0"/>
      <w:marBottom w:val="0"/>
      <w:divBdr>
        <w:top w:val="none" w:sz="0" w:space="0" w:color="auto"/>
        <w:left w:val="none" w:sz="0" w:space="0" w:color="auto"/>
        <w:bottom w:val="none" w:sz="0" w:space="0" w:color="auto"/>
        <w:right w:val="none" w:sz="0" w:space="0" w:color="auto"/>
      </w:divBdr>
    </w:div>
    <w:div w:id="228002619">
      <w:bodyDiv w:val="1"/>
      <w:marLeft w:val="0"/>
      <w:marRight w:val="0"/>
      <w:marTop w:val="0"/>
      <w:marBottom w:val="0"/>
      <w:divBdr>
        <w:top w:val="none" w:sz="0" w:space="0" w:color="auto"/>
        <w:left w:val="none" w:sz="0" w:space="0" w:color="auto"/>
        <w:bottom w:val="none" w:sz="0" w:space="0" w:color="auto"/>
        <w:right w:val="none" w:sz="0" w:space="0" w:color="auto"/>
      </w:divBdr>
    </w:div>
    <w:div w:id="228611120">
      <w:bodyDiv w:val="1"/>
      <w:marLeft w:val="0"/>
      <w:marRight w:val="0"/>
      <w:marTop w:val="0"/>
      <w:marBottom w:val="0"/>
      <w:divBdr>
        <w:top w:val="none" w:sz="0" w:space="0" w:color="auto"/>
        <w:left w:val="none" w:sz="0" w:space="0" w:color="auto"/>
        <w:bottom w:val="none" w:sz="0" w:space="0" w:color="auto"/>
        <w:right w:val="none" w:sz="0" w:space="0" w:color="auto"/>
      </w:divBdr>
    </w:div>
    <w:div w:id="229930607">
      <w:bodyDiv w:val="1"/>
      <w:marLeft w:val="0"/>
      <w:marRight w:val="0"/>
      <w:marTop w:val="0"/>
      <w:marBottom w:val="0"/>
      <w:divBdr>
        <w:top w:val="none" w:sz="0" w:space="0" w:color="auto"/>
        <w:left w:val="none" w:sz="0" w:space="0" w:color="auto"/>
        <w:bottom w:val="none" w:sz="0" w:space="0" w:color="auto"/>
        <w:right w:val="none" w:sz="0" w:space="0" w:color="auto"/>
      </w:divBdr>
    </w:div>
    <w:div w:id="231351617">
      <w:bodyDiv w:val="1"/>
      <w:marLeft w:val="0"/>
      <w:marRight w:val="0"/>
      <w:marTop w:val="0"/>
      <w:marBottom w:val="0"/>
      <w:divBdr>
        <w:top w:val="none" w:sz="0" w:space="0" w:color="auto"/>
        <w:left w:val="none" w:sz="0" w:space="0" w:color="auto"/>
        <w:bottom w:val="none" w:sz="0" w:space="0" w:color="auto"/>
        <w:right w:val="none" w:sz="0" w:space="0" w:color="auto"/>
      </w:divBdr>
    </w:div>
    <w:div w:id="232275993">
      <w:bodyDiv w:val="1"/>
      <w:marLeft w:val="0"/>
      <w:marRight w:val="0"/>
      <w:marTop w:val="0"/>
      <w:marBottom w:val="0"/>
      <w:divBdr>
        <w:top w:val="none" w:sz="0" w:space="0" w:color="auto"/>
        <w:left w:val="none" w:sz="0" w:space="0" w:color="auto"/>
        <w:bottom w:val="none" w:sz="0" w:space="0" w:color="auto"/>
        <w:right w:val="none" w:sz="0" w:space="0" w:color="auto"/>
      </w:divBdr>
    </w:div>
    <w:div w:id="233399673">
      <w:bodyDiv w:val="1"/>
      <w:marLeft w:val="0"/>
      <w:marRight w:val="0"/>
      <w:marTop w:val="0"/>
      <w:marBottom w:val="0"/>
      <w:divBdr>
        <w:top w:val="none" w:sz="0" w:space="0" w:color="auto"/>
        <w:left w:val="none" w:sz="0" w:space="0" w:color="auto"/>
        <w:bottom w:val="none" w:sz="0" w:space="0" w:color="auto"/>
        <w:right w:val="none" w:sz="0" w:space="0" w:color="auto"/>
      </w:divBdr>
    </w:div>
    <w:div w:id="233902173">
      <w:bodyDiv w:val="1"/>
      <w:marLeft w:val="0"/>
      <w:marRight w:val="0"/>
      <w:marTop w:val="0"/>
      <w:marBottom w:val="0"/>
      <w:divBdr>
        <w:top w:val="none" w:sz="0" w:space="0" w:color="auto"/>
        <w:left w:val="none" w:sz="0" w:space="0" w:color="auto"/>
        <w:bottom w:val="none" w:sz="0" w:space="0" w:color="auto"/>
        <w:right w:val="none" w:sz="0" w:space="0" w:color="auto"/>
      </w:divBdr>
    </w:div>
    <w:div w:id="234047008">
      <w:bodyDiv w:val="1"/>
      <w:marLeft w:val="0"/>
      <w:marRight w:val="0"/>
      <w:marTop w:val="0"/>
      <w:marBottom w:val="0"/>
      <w:divBdr>
        <w:top w:val="none" w:sz="0" w:space="0" w:color="auto"/>
        <w:left w:val="none" w:sz="0" w:space="0" w:color="auto"/>
        <w:bottom w:val="none" w:sz="0" w:space="0" w:color="auto"/>
        <w:right w:val="none" w:sz="0" w:space="0" w:color="auto"/>
      </w:divBdr>
    </w:div>
    <w:div w:id="234239906">
      <w:bodyDiv w:val="1"/>
      <w:marLeft w:val="0"/>
      <w:marRight w:val="0"/>
      <w:marTop w:val="0"/>
      <w:marBottom w:val="0"/>
      <w:divBdr>
        <w:top w:val="none" w:sz="0" w:space="0" w:color="auto"/>
        <w:left w:val="none" w:sz="0" w:space="0" w:color="auto"/>
        <w:bottom w:val="none" w:sz="0" w:space="0" w:color="auto"/>
        <w:right w:val="none" w:sz="0" w:space="0" w:color="auto"/>
      </w:divBdr>
    </w:div>
    <w:div w:id="234248262">
      <w:bodyDiv w:val="1"/>
      <w:marLeft w:val="0"/>
      <w:marRight w:val="0"/>
      <w:marTop w:val="0"/>
      <w:marBottom w:val="0"/>
      <w:divBdr>
        <w:top w:val="none" w:sz="0" w:space="0" w:color="auto"/>
        <w:left w:val="none" w:sz="0" w:space="0" w:color="auto"/>
        <w:bottom w:val="none" w:sz="0" w:space="0" w:color="auto"/>
        <w:right w:val="none" w:sz="0" w:space="0" w:color="auto"/>
      </w:divBdr>
    </w:div>
    <w:div w:id="234364806">
      <w:bodyDiv w:val="1"/>
      <w:marLeft w:val="0"/>
      <w:marRight w:val="0"/>
      <w:marTop w:val="0"/>
      <w:marBottom w:val="0"/>
      <w:divBdr>
        <w:top w:val="none" w:sz="0" w:space="0" w:color="auto"/>
        <w:left w:val="none" w:sz="0" w:space="0" w:color="auto"/>
        <w:bottom w:val="none" w:sz="0" w:space="0" w:color="auto"/>
        <w:right w:val="none" w:sz="0" w:space="0" w:color="auto"/>
      </w:divBdr>
    </w:div>
    <w:div w:id="234703202">
      <w:bodyDiv w:val="1"/>
      <w:marLeft w:val="0"/>
      <w:marRight w:val="0"/>
      <w:marTop w:val="0"/>
      <w:marBottom w:val="0"/>
      <w:divBdr>
        <w:top w:val="none" w:sz="0" w:space="0" w:color="auto"/>
        <w:left w:val="none" w:sz="0" w:space="0" w:color="auto"/>
        <w:bottom w:val="none" w:sz="0" w:space="0" w:color="auto"/>
        <w:right w:val="none" w:sz="0" w:space="0" w:color="auto"/>
      </w:divBdr>
    </w:div>
    <w:div w:id="234898524">
      <w:bodyDiv w:val="1"/>
      <w:marLeft w:val="0"/>
      <w:marRight w:val="0"/>
      <w:marTop w:val="0"/>
      <w:marBottom w:val="0"/>
      <w:divBdr>
        <w:top w:val="none" w:sz="0" w:space="0" w:color="auto"/>
        <w:left w:val="none" w:sz="0" w:space="0" w:color="auto"/>
        <w:bottom w:val="none" w:sz="0" w:space="0" w:color="auto"/>
        <w:right w:val="none" w:sz="0" w:space="0" w:color="auto"/>
      </w:divBdr>
    </w:div>
    <w:div w:id="235363443">
      <w:bodyDiv w:val="1"/>
      <w:marLeft w:val="0"/>
      <w:marRight w:val="0"/>
      <w:marTop w:val="0"/>
      <w:marBottom w:val="0"/>
      <w:divBdr>
        <w:top w:val="none" w:sz="0" w:space="0" w:color="auto"/>
        <w:left w:val="none" w:sz="0" w:space="0" w:color="auto"/>
        <w:bottom w:val="none" w:sz="0" w:space="0" w:color="auto"/>
        <w:right w:val="none" w:sz="0" w:space="0" w:color="auto"/>
      </w:divBdr>
    </w:div>
    <w:div w:id="235633632">
      <w:bodyDiv w:val="1"/>
      <w:marLeft w:val="0"/>
      <w:marRight w:val="0"/>
      <w:marTop w:val="0"/>
      <w:marBottom w:val="0"/>
      <w:divBdr>
        <w:top w:val="none" w:sz="0" w:space="0" w:color="auto"/>
        <w:left w:val="none" w:sz="0" w:space="0" w:color="auto"/>
        <w:bottom w:val="none" w:sz="0" w:space="0" w:color="auto"/>
        <w:right w:val="none" w:sz="0" w:space="0" w:color="auto"/>
      </w:divBdr>
    </w:div>
    <w:div w:id="237331983">
      <w:bodyDiv w:val="1"/>
      <w:marLeft w:val="0"/>
      <w:marRight w:val="0"/>
      <w:marTop w:val="0"/>
      <w:marBottom w:val="0"/>
      <w:divBdr>
        <w:top w:val="none" w:sz="0" w:space="0" w:color="auto"/>
        <w:left w:val="none" w:sz="0" w:space="0" w:color="auto"/>
        <w:bottom w:val="none" w:sz="0" w:space="0" w:color="auto"/>
        <w:right w:val="none" w:sz="0" w:space="0" w:color="auto"/>
      </w:divBdr>
    </w:div>
    <w:div w:id="237636804">
      <w:bodyDiv w:val="1"/>
      <w:marLeft w:val="0"/>
      <w:marRight w:val="0"/>
      <w:marTop w:val="0"/>
      <w:marBottom w:val="0"/>
      <w:divBdr>
        <w:top w:val="none" w:sz="0" w:space="0" w:color="auto"/>
        <w:left w:val="none" w:sz="0" w:space="0" w:color="auto"/>
        <w:bottom w:val="none" w:sz="0" w:space="0" w:color="auto"/>
        <w:right w:val="none" w:sz="0" w:space="0" w:color="auto"/>
      </w:divBdr>
    </w:div>
    <w:div w:id="237640751">
      <w:bodyDiv w:val="1"/>
      <w:marLeft w:val="0"/>
      <w:marRight w:val="0"/>
      <w:marTop w:val="0"/>
      <w:marBottom w:val="0"/>
      <w:divBdr>
        <w:top w:val="none" w:sz="0" w:space="0" w:color="auto"/>
        <w:left w:val="none" w:sz="0" w:space="0" w:color="auto"/>
        <w:bottom w:val="none" w:sz="0" w:space="0" w:color="auto"/>
        <w:right w:val="none" w:sz="0" w:space="0" w:color="auto"/>
      </w:divBdr>
    </w:div>
    <w:div w:id="238097856">
      <w:bodyDiv w:val="1"/>
      <w:marLeft w:val="0"/>
      <w:marRight w:val="0"/>
      <w:marTop w:val="0"/>
      <w:marBottom w:val="0"/>
      <w:divBdr>
        <w:top w:val="none" w:sz="0" w:space="0" w:color="auto"/>
        <w:left w:val="none" w:sz="0" w:space="0" w:color="auto"/>
        <w:bottom w:val="none" w:sz="0" w:space="0" w:color="auto"/>
        <w:right w:val="none" w:sz="0" w:space="0" w:color="auto"/>
      </w:divBdr>
    </w:div>
    <w:div w:id="238291182">
      <w:bodyDiv w:val="1"/>
      <w:marLeft w:val="0"/>
      <w:marRight w:val="0"/>
      <w:marTop w:val="0"/>
      <w:marBottom w:val="0"/>
      <w:divBdr>
        <w:top w:val="none" w:sz="0" w:space="0" w:color="auto"/>
        <w:left w:val="none" w:sz="0" w:space="0" w:color="auto"/>
        <w:bottom w:val="none" w:sz="0" w:space="0" w:color="auto"/>
        <w:right w:val="none" w:sz="0" w:space="0" w:color="auto"/>
      </w:divBdr>
    </w:div>
    <w:div w:id="238714561">
      <w:bodyDiv w:val="1"/>
      <w:marLeft w:val="0"/>
      <w:marRight w:val="0"/>
      <w:marTop w:val="0"/>
      <w:marBottom w:val="0"/>
      <w:divBdr>
        <w:top w:val="none" w:sz="0" w:space="0" w:color="auto"/>
        <w:left w:val="none" w:sz="0" w:space="0" w:color="auto"/>
        <w:bottom w:val="none" w:sz="0" w:space="0" w:color="auto"/>
        <w:right w:val="none" w:sz="0" w:space="0" w:color="auto"/>
      </w:divBdr>
    </w:div>
    <w:div w:id="239364646">
      <w:bodyDiv w:val="1"/>
      <w:marLeft w:val="0"/>
      <w:marRight w:val="0"/>
      <w:marTop w:val="0"/>
      <w:marBottom w:val="0"/>
      <w:divBdr>
        <w:top w:val="none" w:sz="0" w:space="0" w:color="auto"/>
        <w:left w:val="none" w:sz="0" w:space="0" w:color="auto"/>
        <w:bottom w:val="none" w:sz="0" w:space="0" w:color="auto"/>
        <w:right w:val="none" w:sz="0" w:space="0" w:color="auto"/>
      </w:divBdr>
    </w:div>
    <w:div w:id="240415225">
      <w:bodyDiv w:val="1"/>
      <w:marLeft w:val="0"/>
      <w:marRight w:val="0"/>
      <w:marTop w:val="0"/>
      <w:marBottom w:val="0"/>
      <w:divBdr>
        <w:top w:val="none" w:sz="0" w:space="0" w:color="auto"/>
        <w:left w:val="none" w:sz="0" w:space="0" w:color="auto"/>
        <w:bottom w:val="none" w:sz="0" w:space="0" w:color="auto"/>
        <w:right w:val="none" w:sz="0" w:space="0" w:color="auto"/>
      </w:divBdr>
    </w:div>
    <w:div w:id="240525249">
      <w:bodyDiv w:val="1"/>
      <w:marLeft w:val="0"/>
      <w:marRight w:val="0"/>
      <w:marTop w:val="0"/>
      <w:marBottom w:val="0"/>
      <w:divBdr>
        <w:top w:val="none" w:sz="0" w:space="0" w:color="auto"/>
        <w:left w:val="none" w:sz="0" w:space="0" w:color="auto"/>
        <w:bottom w:val="none" w:sz="0" w:space="0" w:color="auto"/>
        <w:right w:val="none" w:sz="0" w:space="0" w:color="auto"/>
      </w:divBdr>
    </w:div>
    <w:div w:id="240867827">
      <w:bodyDiv w:val="1"/>
      <w:marLeft w:val="0"/>
      <w:marRight w:val="0"/>
      <w:marTop w:val="0"/>
      <w:marBottom w:val="0"/>
      <w:divBdr>
        <w:top w:val="none" w:sz="0" w:space="0" w:color="auto"/>
        <w:left w:val="none" w:sz="0" w:space="0" w:color="auto"/>
        <w:bottom w:val="none" w:sz="0" w:space="0" w:color="auto"/>
        <w:right w:val="none" w:sz="0" w:space="0" w:color="auto"/>
      </w:divBdr>
    </w:div>
    <w:div w:id="241061436">
      <w:bodyDiv w:val="1"/>
      <w:marLeft w:val="0"/>
      <w:marRight w:val="0"/>
      <w:marTop w:val="0"/>
      <w:marBottom w:val="0"/>
      <w:divBdr>
        <w:top w:val="none" w:sz="0" w:space="0" w:color="auto"/>
        <w:left w:val="none" w:sz="0" w:space="0" w:color="auto"/>
        <w:bottom w:val="none" w:sz="0" w:space="0" w:color="auto"/>
        <w:right w:val="none" w:sz="0" w:space="0" w:color="auto"/>
      </w:divBdr>
    </w:div>
    <w:div w:id="241066484">
      <w:bodyDiv w:val="1"/>
      <w:marLeft w:val="0"/>
      <w:marRight w:val="0"/>
      <w:marTop w:val="0"/>
      <w:marBottom w:val="0"/>
      <w:divBdr>
        <w:top w:val="none" w:sz="0" w:space="0" w:color="auto"/>
        <w:left w:val="none" w:sz="0" w:space="0" w:color="auto"/>
        <w:bottom w:val="none" w:sz="0" w:space="0" w:color="auto"/>
        <w:right w:val="none" w:sz="0" w:space="0" w:color="auto"/>
      </w:divBdr>
    </w:div>
    <w:div w:id="241261594">
      <w:bodyDiv w:val="1"/>
      <w:marLeft w:val="0"/>
      <w:marRight w:val="0"/>
      <w:marTop w:val="0"/>
      <w:marBottom w:val="0"/>
      <w:divBdr>
        <w:top w:val="none" w:sz="0" w:space="0" w:color="auto"/>
        <w:left w:val="none" w:sz="0" w:space="0" w:color="auto"/>
        <w:bottom w:val="none" w:sz="0" w:space="0" w:color="auto"/>
        <w:right w:val="none" w:sz="0" w:space="0" w:color="auto"/>
      </w:divBdr>
    </w:div>
    <w:div w:id="241379782">
      <w:bodyDiv w:val="1"/>
      <w:marLeft w:val="0"/>
      <w:marRight w:val="0"/>
      <w:marTop w:val="0"/>
      <w:marBottom w:val="0"/>
      <w:divBdr>
        <w:top w:val="none" w:sz="0" w:space="0" w:color="auto"/>
        <w:left w:val="none" w:sz="0" w:space="0" w:color="auto"/>
        <w:bottom w:val="none" w:sz="0" w:space="0" w:color="auto"/>
        <w:right w:val="none" w:sz="0" w:space="0" w:color="auto"/>
      </w:divBdr>
    </w:div>
    <w:div w:id="241911967">
      <w:bodyDiv w:val="1"/>
      <w:marLeft w:val="0"/>
      <w:marRight w:val="0"/>
      <w:marTop w:val="0"/>
      <w:marBottom w:val="0"/>
      <w:divBdr>
        <w:top w:val="none" w:sz="0" w:space="0" w:color="auto"/>
        <w:left w:val="none" w:sz="0" w:space="0" w:color="auto"/>
        <w:bottom w:val="none" w:sz="0" w:space="0" w:color="auto"/>
        <w:right w:val="none" w:sz="0" w:space="0" w:color="auto"/>
      </w:divBdr>
    </w:div>
    <w:div w:id="242110238">
      <w:bodyDiv w:val="1"/>
      <w:marLeft w:val="0"/>
      <w:marRight w:val="0"/>
      <w:marTop w:val="0"/>
      <w:marBottom w:val="0"/>
      <w:divBdr>
        <w:top w:val="none" w:sz="0" w:space="0" w:color="auto"/>
        <w:left w:val="none" w:sz="0" w:space="0" w:color="auto"/>
        <w:bottom w:val="none" w:sz="0" w:space="0" w:color="auto"/>
        <w:right w:val="none" w:sz="0" w:space="0" w:color="auto"/>
      </w:divBdr>
    </w:div>
    <w:div w:id="242179209">
      <w:bodyDiv w:val="1"/>
      <w:marLeft w:val="0"/>
      <w:marRight w:val="0"/>
      <w:marTop w:val="0"/>
      <w:marBottom w:val="0"/>
      <w:divBdr>
        <w:top w:val="none" w:sz="0" w:space="0" w:color="auto"/>
        <w:left w:val="none" w:sz="0" w:space="0" w:color="auto"/>
        <w:bottom w:val="none" w:sz="0" w:space="0" w:color="auto"/>
        <w:right w:val="none" w:sz="0" w:space="0" w:color="auto"/>
      </w:divBdr>
    </w:div>
    <w:div w:id="242303281">
      <w:bodyDiv w:val="1"/>
      <w:marLeft w:val="0"/>
      <w:marRight w:val="0"/>
      <w:marTop w:val="0"/>
      <w:marBottom w:val="0"/>
      <w:divBdr>
        <w:top w:val="none" w:sz="0" w:space="0" w:color="auto"/>
        <w:left w:val="none" w:sz="0" w:space="0" w:color="auto"/>
        <w:bottom w:val="none" w:sz="0" w:space="0" w:color="auto"/>
        <w:right w:val="none" w:sz="0" w:space="0" w:color="auto"/>
      </w:divBdr>
    </w:div>
    <w:div w:id="242421046">
      <w:bodyDiv w:val="1"/>
      <w:marLeft w:val="0"/>
      <w:marRight w:val="0"/>
      <w:marTop w:val="0"/>
      <w:marBottom w:val="0"/>
      <w:divBdr>
        <w:top w:val="none" w:sz="0" w:space="0" w:color="auto"/>
        <w:left w:val="none" w:sz="0" w:space="0" w:color="auto"/>
        <w:bottom w:val="none" w:sz="0" w:space="0" w:color="auto"/>
        <w:right w:val="none" w:sz="0" w:space="0" w:color="auto"/>
      </w:divBdr>
    </w:div>
    <w:div w:id="242491233">
      <w:bodyDiv w:val="1"/>
      <w:marLeft w:val="0"/>
      <w:marRight w:val="0"/>
      <w:marTop w:val="0"/>
      <w:marBottom w:val="0"/>
      <w:divBdr>
        <w:top w:val="none" w:sz="0" w:space="0" w:color="auto"/>
        <w:left w:val="none" w:sz="0" w:space="0" w:color="auto"/>
        <w:bottom w:val="none" w:sz="0" w:space="0" w:color="auto"/>
        <w:right w:val="none" w:sz="0" w:space="0" w:color="auto"/>
      </w:divBdr>
    </w:div>
    <w:div w:id="243078296">
      <w:bodyDiv w:val="1"/>
      <w:marLeft w:val="0"/>
      <w:marRight w:val="0"/>
      <w:marTop w:val="0"/>
      <w:marBottom w:val="0"/>
      <w:divBdr>
        <w:top w:val="none" w:sz="0" w:space="0" w:color="auto"/>
        <w:left w:val="none" w:sz="0" w:space="0" w:color="auto"/>
        <w:bottom w:val="none" w:sz="0" w:space="0" w:color="auto"/>
        <w:right w:val="none" w:sz="0" w:space="0" w:color="auto"/>
      </w:divBdr>
    </w:div>
    <w:div w:id="243301864">
      <w:bodyDiv w:val="1"/>
      <w:marLeft w:val="0"/>
      <w:marRight w:val="0"/>
      <w:marTop w:val="0"/>
      <w:marBottom w:val="0"/>
      <w:divBdr>
        <w:top w:val="none" w:sz="0" w:space="0" w:color="auto"/>
        <w:left w:val="none" w:sz="0" w:space="0" w:color="auto"/>
        <w:bottom w:val="none" w:sz="0" w:space="0" w:color="auto"/>
        <w:right w:val="none" w:sz="0" w:space="0" w:color="auto"/>
      </w:divBdr>
    </w:div>
    <w:div w:id="244068943">
      <w:bodyDiv w:val="1"/>
      <w:marLeft w:val="0"/>
      <w:marRight w:val="0"/>
      <w:marTop w:val="0"/>
      <w:marBottom w:val="0"/>
      <w:divBdr>
        <w:top w:val="none" w:sz="0" w:space="0" w:color="auto"/>
        <w:left w:val="none" w:sz="0" w:space="0" w:color="auto"/>
        <w:bottom w:val="none" w:sz="0" w:space="0" w:color="auto"/>
        <w:right w:val="none" w:sz="0" w:space="0" w:color="auto"/>
      </w:divBdr>
    </w:div>
    <w:div w:id="244193272">
      <w:bodyDiv w:val="1"/>
      <w:marLeft w:val="0"/>
      <w:marRight w:val="0"/>
      <w:marTop w:val="0"/>
      <w:marBottom w:val="0"/>
      <w:divBdr>
        <w:top w:val="none" w:sz="0" w:space="0" w:color="auto"/>
        <w:left w:val="none" w:sz="0" w:space="0" w:color="auto"/>
        <w:bottom w:val="none" w:sz="0" w:space="0" w:color="auto"/>
        <w:right w:val="none" w:sz="0" w:space="0" w:color="auto"/>
      </w:divBdr>
    </w:div>
    <w:div w:id="245193235">
      <w:bodyDiv w:val="1"/>
      <w:marLeft w:val="0"/>
      <w:marRight w:val="0"/>
      <w:marTop w:val="0"/>
      <w:marBottom w:val="0"/>
      <w:divBdr>
        <w:top w:val="none" w:sz="0" w:space="0" w:color="auto"/>
        <w:left w:val="none" w:sz="0" w:space="0" w:color="auto"/>
        <w:bottom w:val="none" w:sz="0" w:space="0" w:color="auto"/>
        <w:right w:val="none" w:sz="0" w:space="0" w:color="auto"/>
      </w:divBdr>
    </w:div>
    <w:div w:id="245313311">
      <w:bodyDiv w:val="1"/>
      <w:marLeft w:val="0"/>
      <w:marRight w:val="0"/>
      <w:marTop w:val="0"/>
      <w:marBottom w:val="0"/>
      <w:divBdr>
        <w:top w:val="none" w:sz="0" w:space="0" w:color="auto"/>
        <w:left w:val="none" w:sz="0" w:space="0" w:color="auto"/>
        <w:bottom w:val="none" w:sz="0" w:space="0" w:color="auto"/>
        <w:right w:val="none" w:sz="0" w:space="0" w:color="auto"/>
      </w:divBdr>
    </w:div>
    <w:div w:id="245725340">
      <w:bodyDiv w:val="1"/>
      <w:marLeft w:val="0"/>
      <w:marRight w:val="0"/>
      <w:marTop w:val="0"/>
      <w:marBottom w:val="0"/>
      <w:divBdr>
        <w:top w:val="none" w:sz="0" w:space="0" w:color="auto"/>
        <w:left w:val="none" w:sz="0" w:space="0" w:color="auto"/>
        <w:bottom w:val="none" w:sz="0" w:space="0" w:color="auto"/>
        <w:right w:val="none" w:sz="0" w:space="0" w:color="auto"/>
      </w:divBdr>
    </w:div>
    <w:div w:id="245766404">
      <w:bodyDiv w:val="1"/>
      <w:marLeft w:val="0"/>
      <w:marRight w:val="0"/>
      <w:marTop w:val="0"/>
      <w:marBottom w:val="0"/>
      <w:divBdr>
        <w:top w:val="none" w:sz="0" w:space="0" w:color="auto"/>
        <w:left w:val="none" w:sz="0" w:space="0" w:color="auto"/>
        <w:bottom w:val="none" w:sz="0" w:space="0" w:color="auto"/>
        <w:right w:val="none" w:sz="0" w:space="0" w:color="auto"/>
      </w:divBdr>
    </w:div>
    <w:div w:id="245842988">
      <w:bodyDiv w:val="1"/>
      <w:marLeft w:val="0"/>
      <w:marRight w:val="0"/>
      <w:marTop w:val="0"/>
      <w:marBottom w:val="0"/>
      <w:divBdr>
        <w:top w:val="none" w:sz="0" w:space="0" w:color="auto"/>
        <w:left w:val="none" w:sz="0" w:space="0" w:color="auto"/>
        <w:bottom w:val="none" w:sz="0" w:space="0" w:color="auto"/>
        <w:right w:val="none" w:sz="0" w:space="0" w:color="auto"/>
      </w:divBdr>
    </w:div>
    <w:div w:id="246041017">
      <w:bodyDiv w:val="1"/>
      <w:marLeft w:val="0"/>
      <w:marRight w:val="0"/>
      <w:marTop w:val="0"/>
      <w:marBottom w:val="0"/>
      <w:divBdr>
        <w:top w:val="none" w:sz="0" w:space="0" w:color="auto"/>
        <w:left w:val="none" w:sz="0" w:space="0" w:color="auto"/>
        <w:bottom w:val="none" w:sz="0" w:space="0" w:color="auto"/>
        <w:right w:val="none" w:sz="0" w:space="0" w:color="auto"/>
      </w:divBdr>
    </w:div>
    <w:div w:id="246229456">
      <w:bodyDiv w:val="1"/>
      <w:marLeft w:val="0"/>
      <w:marRight w:val="0"/>
      <w:marTop w:val="0"/>
      <w:marBottom w:val="0"/>
      <w:divBdr>
        <w:top w:val="none" w:sz="0" w:space="0" w:color="auto"/>
        <w:left w:val="none" w:sz="0" w:space="0" w:color="auto"/>
        <w:bottom w:val="none" w:sz="0" w:space="0" w:color="auto"/>
        <w:right w:val="none" w:sz="0" w:space="0" w:color="auto"/>
      </w:divBdr>
    </w:div>
    <w:div w:id="246310619">
      <w:bodyDiv w:val="1"/>
      <w:marLeft w:val="0"/>
      <w:marRight w:val="0"/>
      <w:marTop w:val="0"/>
      <w:marBottom w:val="0"/>
      <w:divBdr>
        <w:top w:val="none" w:sz="0" w:space="0" w:color="auto"/>
        <w:left w:val="none" w:sz="0" w:space="0" w:color="auto"/>
        <w:bottom w:val="none" w:sz="0" w:space="0" w:color="auto"/>
        <w:right w:val="none" w:sz="0" w:space="0" w:color="auto"/>
      </w:divBdr>
    </w:div>
    <w:div w:id="247232526">
      <w:bodyDiv w:val="1"/>
      <w:marLeft w:val="0"/>
      <w:marRight w:val="0"/>
      <w:marTop w:val="0"/>
      <w:marBottom w:val="0"/>
      <w:divBdr>
        <w:top w:val="none" w:sz="0" w:space="0" w:color="auto"/>
        <w:left w:val="none" w:sz="0" w:space="0" w:color="auto"/>
        <w:bottom w:val="none" w:sz="0" w:space="0" w:color="auto"/>
        <w:right w:val="none" w:sz="0" w:space="0" w:color="auto"/>
      </w:divBdr>
    </w:div>
    <w:div w:id="247734413">
      <w:bodyDiv w:val="1"/>
      <w:marLeft w:val="0"/>
      <w:marRight w:val="0"/>
      <w:marTop w:val="0"/>
      <w:marBottom w:val="0"/>
      <w:divBdr>
        <w:top w:val="none" w:sz="0" w:space="0" w:color="auto"/>
        <w:left w:val="none" w:sz="0" w:space="0" w:color="auto"/>
        <w:bottom w:val="none" w:sz="0" w:space="0" w:color="auto"/>
        <w:right w:val="none" w:sz="0" w:space="0" w:color="auto"/>
      </w:divBdr>
    </w:div>
    <w:div w:id="247884315">
      <w:bodyDiv w:val="1"/>
      <w:marLeft w:val="0"/>
      <w:marRight w:val="0"/>
      <w:marTop w:val="0"/>
      <w:marBottom w:val="0"/>
      <w:divBdr>
        <w:top w:val="none" w:sz="0" w:space="0" w:color="auto"/>
        <w:left w:val="none" w:sz="0" w:space="0" w:color="auto"/>
        <w:bottom w:val="none" w:sz="0" w:space="0" w:color="auto"/>
        <w:right w:val="none" w:sz="0" w:space="0" w:color="auto"/>
      </w:divBdr>
    </w:div>
    <w:div w:id="248002879">
      <w:bodyDiv w:val="1"/>
      <w:marLeft w:val="0"/>
      <w:marRight w:val="0"/>
      <w:marTop w:val="0"/>
      <w:marBottom w:val="0"/>
      <w:divBdr>
        <w:top w:val="none" w:sz="0" w:space="0" w:color="auto"/>
        <w:left w:val="none" w:sz="0" w:space="0" w:color="auto"/>
        <w:bottom w:val="none" w:sz="0" w:space="0" w:color="auto"/>
        <w:right w:val="none" w:sz="0" w:space="0" w:color="auto"/>
      </w:divBdr>
    </w:div>
    <w:div w:id="248580750">
      <w:bodyDiv w:val="1"/>
      <w:marLeft w:val="0"/>
      <w:marRight w:val="0"/>
      <w:marTop w:val="0"/>
      <w:marBottom w:val="0"/>
      <w:divBdr>
        <w:top w:val="none" w:sz="0" w:space="0" w:color="auto"/>
        <w:left w:val="none" w:sz="0" w:space="0" w:color="auto"/>
        <w:bottom w:val="none" w:sz="0" w:space="0" w:color="auto"/>
        <w:right w:val="none" w:sz="0" w:space="0" w:color="auto"/>
      </w:divBdr>
    </w:div>
    <w:div w:id="249123875">
      <w:bodyDiv w:val="1"/>
      <w:marLeft w:val="0"/>
      <w:marRight w:val="0"/>
      <w:marTop w:val="0"/>
      <w:marBottom w:val="0"/>
      <w:divBdr>
        <w:top w:val="none" w:sz="0" w:space="0" w:color="auto"/>
        <w:left w:val="none" w:sz="0" w:space="0" w:color="auto"/>
        <w:bottom w:val="none" w:sz="0" w:space="0" w:color="auto"/>
        <w:right w:val="none" w:sz="0" w:space="0" w:color="auto"/>
      </w:divBdr>
    </w:div>
    <w:div w:id="249895717">
      <w:bodyDiv w:val="1"/>
      <w:marLeft w:val="0"/>
      <w:marRight w:val="0"/>
      <w:marTop w:val="0"/>
      <w:marBottom w:val="0"/>
      <w:divBdr>
        <w:top w:val="none" w:sz="0" w:space="0" w:color="auto"/>
        <w:left w:val="none" w:sz="0" w:space="0" w:color="auto"/>
        <w:bottom w:val="none" w:sz="0" w:space="0" w:color="auto"/>
        <w:right w:val="none" w:sz="0" w:space="0" w:color="auto"/>
      </w:divBdr>
    </w:div>
    <w:div w:id="249971990">
      <w:bodyDiv w:val="1"/>
      <w:marLeft w:val="0"/>
      <w:marRight w:val="0"/>
      <w:marTop w:val="0"/>
      <w:marBottom w:val="0"/>
      <w:divBdr>
        <w:top w:val="none" w:sz="0" w:space="0" w:color="auto"/>
        <w:left w:val="none" w:sz="0" w:space="0" w:color="auto"/>
        <w:bottom w:val="none" w:sz="0" w:space="0" w:color="auto"/>
        <w:right w:val="none" w:sz="0" w:space="0" w:color="auto"/>
      </w:divBdr>
    </w:div>
    <w:div w:id="250162174">
      <w:bodyDiv w:val="1"/>
      <w:marLeft w:val="0"/>
      <w:marRight w:val="0"/>
      <w:marTop w:val="0"/>
      <w:marBottom w:val="0"/>
      <w:divBdr>
        <w:top w:val="none" w:sz="0" w:space="0" w:color="auto"/>
        <w:left w:val="none" w:sz="0" w:space="0" w:color="auto"/>
        <w:bottom w:val="none" w:sz="0" w:space="0" w:color="auto"/>
        <w:right w:val="none" w:sz="0" w:space="0" w:color="auto"/>
      </w:divBdr>
    </w:div>
    <w:div w:id="250742890">
      <w:bodyDiv w:val="1"/>
      <w:marLeft w:val="0"/>
      <w:marRight w:val="0"/>
      <w:marTop w:val="0"/>
      <w:marBottom w:val="0"/>
      <w:divBdr>
        <w:top w:val="none" w:sz="0" w:space="0" w:color="auto"/>
        <w:left w:val="none" w:sz="0" w:space="0" w:color="auto"/>
        <w:bottom w:val="none" w:sz="0" w:space="0" w:color="auto"/>
        <w:right w:val="none" w:sz="0" w:space="0" w:color="auto"/>
      </w:divBdr>
    </w:div>
    <w:div w:id="250744360">
      <w:bodyDiv w:val="1"/>
      <w:marLeft w:val="0"/>
      <w:marRight w:val="0"/>
      <w:marTop w:val="0"/>
      <w:marBottom w:val="0"/>
      <w:divBdr>
        <w:top w:val="none" w:sz="0" w:space="0" w:color="auto"/>
        <w:left w:val="none" w:sz="0" w:space="0" w:color="auto"/>
        <w:bottom w:val="none" w:sz="0" w:space="0" w:color="auto"/>
        <w:right w:val="none" w:sz="0" w:space="0" w:color="auto"/>
      </w:divBdr>
    </w:div>
    <w:div w:id="250746503">
      <w:bodyDiv w:val="1"/>
      <w:marLeft w:val="0"/>
      <w:marRight w:val="0"/>
      <w:marTop w:val="0"/>
      <w:marBottom w:val="0"/>
      <w:divBdr>
        <w:top w:val="none" w:sz="0" w:space="0" w:color="auto"/>
        <w:left w:val="none" w:sz="0" w:space="0" w:color="auto"/>
        <w:bottom w:val="none" w:sz="0" w:space="0" w:color="auto"/>
        <w:right w:val="none" w:sz="0" w:space="0" w:color="auto"/>
      </w:divBdr>
    </w:div>
    <w:div w:id="251277965">
      <w:bodyDiv w:val="1"/>
      <w:marLeft w:val="0"/>
      <w:marRight w:val="0"/>
      <w:marTop w:val="0"/>
      <w:marBottom w:val="0"/>
      <w:divBdr>
        <w:top w:val="none" w:sz="0" w:space="0" w:color="auto"/>
        <w:left w:val="none" w:sz="0" w:space="0" w:color="auto"/>
        <w:bottom w:val="none" w:sz="0" w:space="0" w:color="auto"/>
        <w:right w:val="none" w:sz="0" w:space="0" w:color="auto"/>
      </w:divBdr>
    </w:div>
    <w:div w:id="251475618">
      <w:bodyDiv w:val="1"/>
      <w:marLeft w:val="0"/>
      <w:marRight w:val="0"/>
      <w:marTop w:val="0"/>
      <w:marBottom w:val="0"/>
      <w:divBdr>
        <w:top w:val="none" w:sz="0" w:space="0" w:color="auto"/>
        <w:left w:val="none" w:sz="0" w:space="0" w:color="auto"/>
        <w:bottom w:val="none" w:sz="0" w:space="0" w:color="auto"/>
        <w:right w:val="none" w:sz="0" w:space="0" w:color="auto"/>
      </w:divBdr>
    </w:div>
    <w:div w:id="251477486">
      <w:bodyDiv w:val="1"/>
      <w:marLeft w:val="0"/>
      <w:marRight w:val="0"/>
      <w:marTop w:val="0"/>
      <w:marBottom w:val="0"/>
      <w:divBdr>
        <w:top w:val="none" w:sz="0" w:space="0" w:color="auto"/>
        <w:left w:val="none" w:sz="0" w:space="0" w:color="auto"/>
        <w:bottom w:val="none" w:sz="0" w:space="0" w:color="auto"/>
        <w:right w:val="none" w:sz="0" w:space="0" w:color="auto"/>
      </w:divBdr>
    </w:div>
    <w:div w:id="251672161">
      <w:bodyDiv w:val="1"/>
      <w:marLeft w:val="0"/>
      <w:marRight w:val="0"/>
      <w:marTop w:val="0"/>
      <w:marBottom w:val="0"/>
      <w:divBdr>
        <w:top w:val="none" w:sz="0" w:space="0" w:color="auto"/>
        <w:left w:val="none" w:sz="0" w:space="0" w:color="auto"/>
        <w:bottom w:val="none" w:sz="0" w:space="0" w:color="auto"/>
        <w:right w:val="none" w:sz="0" w:space="0" w:color="auto"/>
      </w:divBdr>
    </w:div>
    <w:div w:id="251746510">
      <w:bodyDiv w:val="1"/>
      <w:marLeft w:val="0"/>
      <w:marRight w:val="0"/>
      <w:marTop w:val="0"/>
      <w:marBottom w:val="0"/>
      <w:divBdr>
        <w:top w:val="none" w:sz="0" w:space="0" w:color="auto"/>
        <w:left w:val="none" w:sz="0" w:space="0" w:color="auto"/>
        <w:bottom w:val="none" w:sz="0" w:space="0" w:color="auto"/>
        <w:right w:val="none" w:sz="0" w:space="0" w:color="auto"/>
      </w:divBdr>
    </w:div>
    <w:div w:id="251816539">
      <w:bodyDiv w:val="1"/>
      <w:marLeft w:val="0"/>
      <w:marRight w:val="0"/>
      <w:marTop w:val="0"/>
      <w:marBottom w:val="0"/>
      <w:divBdr>
        <w:top w:val="none" w:sz="0" w:space="0" w:color="auto"/>
        <w:left w:val="none" w:sz="0" w:space="0" w:color="auto"/>
        <w:bottom w:val="none" w:sz="0" w:space="0" w:color="auto"/>
        <w:right w:val="none" w:sz="0" w:space="0" w:color="auto"/>
      </w:divBdr>
    </w:div>
    <w:div w:id="252054052">
      <w:bodyDiv w:val="1"/>
      <w:marLeft w:val="0"/>
      <w:marRight w:val="0"/>
      <w:marTop w:val="0"/>
      <w:marBottom w:val="0"/>
      <w:divBdr>
        <w:top w:val="none" w:sz="0" w:space="0" w:color="auto"/>
        <w:left w:val="none" w:sz="0" w:space="0" w:color="auto"/>
        <w:bottom w:val="none" w:sz="0" w:space="0" w:color="auto"/>
        <w:right w:val="none" w:sz="0" w:space="0" w:color="auto"/>
      </w:divBdr>
    </w:div>
    <w:div w:id="252321148">
      <w:bodyDiv w:val="1"/>
      <w:marLeft w:val="0"/>
      <w:marRight w:val="0"/>
      <w:marTop w:val="0"/>
      <w:marBottom w:val="0"/>
      <w:divBdr>
        <w:top w:val="none" w:sz="0" w:space="0" w:color="auto"/>
        <w:left w:val="none" w:sz="0" w:space="0" w:color="auto"/>
        <w:bottom w:val="none" w:sz="0" w:space="0" w:color="auto"/>
        <w:right w:val="none" w:sz="0" w:space="0" w:color="auto"/>
      </w:divBdr>
    </w:div>
    <w:div w:id="253826157">
      <w:bodyDiv w:val="1"/>
      <w:marLeft w:val="0"/>
      <w:marRight w:val="0"/>
      <w:marTop w:val="0"/>
      <w:marBottom w:val="0"/>
      <w:divBdr>
        <w:top w:val="none" w:sz="0" w:space="0" w:color="auto"/>
        <w:left w:val="none" w:sz="0" w:space="0" w:color="auto"/>
        <w:bottom w:val="none" w:sz="0" w:space="0" w:color="auto"/>
        <w:right w:val="none" w:sz="0" w:space="0" w:color="auto"/>
      </w:divBdr>
    </w:div>
    <w:div w:id="254050093">
      <w:bodyDiv w:val="1"/>
      <w:marLeft w:val="0"/>
      <w:marRight w:val="0"/>
      <w:marTop w:val="0"/>
      <w:marBottom w:val="0"/>
      <w:divBdr>
        <w:top w:val="none" w:sz="0" w:space="0" w:color="auto"/>
        <w:left w:val="none" w:sz="0" w:space="0" w:color="auto"/>
        <w:bottom w:val="none" w:sz="0" w:space="0" w:color="auto"/>
        <w:right w:val="none" w:sz="0" w:space="0" w:color="auto"/>
      </w:divBdr>
    </w:div>
    <w:div w:id="254214964">
      <w:bodyDiv w:val="1"/>
      <w:marLeft w:val="0"/>
      <w:marRight w:val="0"/>
      <w:marTop w:val="0"/>
      <w:marBottom w:val="0"/>
      <w:divBdr>
        <w:top w:val="none" w:sz="0" w:space="0" w:color="auto"/>
        <w:left w:val="none" w:sz="0" w:space="0" w:color="auto"/>
        <w:bottom w:val="none" w:sz="0" w:space="0" w:color="auto"/>
        <w:right w:val="none" w:sz="0" w:space="0" w:color="auto"/>
      </w:divBdr>
    </w:div>
    <w:div w:id="254291964">
      <w:bodyDiv w:val="1"/>
      <w:marLeft w:val="0"/>
      <w:marRight w:val="0"/>
      <w:marTop w:val="0"/>
      <w:marBottom w:val="0"/>
      <w:divBdr>
        <w:top w:val="none" w:sz="0" w:space="0" w:color="auto"/>
        <w:left w:val="none" w:sz="0" w:space="0" w:color="auto"/>
        <w:bottom w:val="none" w:sz="0" w:space="0" w:color="auto"/>
        <w:right w:val="none" w:sz="0" w:space="0" w:color="auto"/>
      </w:divBdr>
    </w:div>
    <w:div w:id="254411337">
      <w:bodyDiv w:val="1"/>
      <w:marLeft w:val="0"/>
      <w:marRight w:val="0"/>
      <w:marTop w:val="0"/>
      <w:marBottom w:val="0"/>
      <w:divBdr>
        <w:top w:val="none" w:sz="0" w:space="0" w:color="auto"/>
        <w:left w:val="none" w:sz="0" w:space="0" w:color="auto"/>
        <w:bottom w:val="none" w:sz="0" w:space="0" w:color="auto"/>
        <w:right w:val="none" w:sz="0" w:space="0" w:color="auto"/>
      </w:divBdr>
    </w:div>
    <w:div w:id="254480702">
      <w:bodyDiv w:val="1"/>
      <w:marLeft w:val="0"/>
      <w:marRight w:val="0"/>
      <w:marTop w:val="0"/>
      <w:marBottom w:val="0"/>
      <w:divBdr>
        <w:top w:val="none" w:sz="0" w:space="0" w:color="auto"/>
        <w:left w:val="none" w:sz="0" w:space="0" w:color="auto"/>
        <w:bottom w:val="none" w:sz="0" w:space="0" w:color="auto"/>
        <w:right w:val="none" w:sz="0" w:space="0" w:color="auto"/>
      </w:divBdr>
    </w:div>
    <w:div w:id="254940560">
      <w:bodyDiv w:val="1"/>
      <w:marLeft w:val="0"/>
      <w:marRight w:val="0"/>
      <w:marTop w:val="0"/>
      <w:marBottom w:val="0"/>
      <w:divBdr>
        <w:top w:val="none" w:sz="0" w:space="0" w:color="auto"/>
        <w:left w:val="none" w:sz="0" w:space="0" w:color="auto"/>
        <w:bottom w:val="none" w:sz="0" w:space="0" w:color="auto"/>
        <w:right w:val="none" w:sz="0" w:space="0" w:color="auto"/>
      </w:divBdr>
    </w:div>
    <w:div w:id="256133581">
      <w:bodyDiv w:val="1"/>
      <w:marLeft w:val="0"/>
      <w:marRight w:val="0"/>
      <w:marTop w:val="0"/>
      <w:marBottom w:val="0"/>
      <w:divBdr>
        <w:top w:val="none" w:sz="0" w:space="0" w:color="auto"/>
        <w:left w:val="none" w:sz="0" w:space="0" w:color="auto"/>
        <w:bottom w:val="none" w:sz="0" w:space="0" w:color="auto"/>
        <w:right w:val="none" w:sz="0" w:space="0" w:color="auto"/>
      </w:divBdr>
    </w:div>
    <w:div w:id="256182588">
      <w:bodyDiv w:val="1"/>
      <w:marLeft w:val="0"/>
      <w:marRight w:val="0"/>
      <w:marTop w:val="0"/>
      <w:marBottom w:val="0"/>
      <w:divBdr>
        <w:top w:val="none" w:sz="0" w:space="0" w:color="auto"/>
        <w:left w:val="none" w:sz="0" w:space="0" w:color="auto"/>
        <w:bottom w:val="none" w:sz="0" w:space="0" w:color="auto"/>
        <w:right w:val="none" w:sz="0" w:space="0" w:color="auto"/>
      </w:divBdr>
    </w:div>
    <w:div w:id="256985074">
      <w:bodyDiv w:val="1"/>
      <w:marLeft w:val="0"/>
      <w:marRight w:val="0"/>
      <w:marTop w:val="0"/>
      <w:marBottom w:val="0"/>
      <w:divBdr>
        <w:top w:val="none" w:sz="0" w:space="0" w:color="auto"/>
        <w:left w:val="none" w:sz="0" w:space="0" w:color="auto"/>
        <w:bottom w:val="none" w:sz="0" w:space="0" w:color="auto"/>
        <w:right w:val="none" w:sz="0" w:space="0" w:color="auto"/>
      </w:divBdr>
    </w:div>
    <w:div w:id="256989039">
      <w:bodyDiv w:val="1"/>
      <w:marLeft w:val="0"/>
      <w:marRight w:val="0"/>
      <w:marTop w:val="0"/>
      <w:marBottom w:val="0"/>
      <w:divBdr>
        <w:top w:val="none" w:sz="0" w:space="0" w:color="auto"/>
        <w:left w:val="none" w:sz="0" w:space="0" w:color="auto"/>
        <w:bottom w:val="none" w:sz="0" w:space="0" w:color="auto"/>
        <w:right w:val="none" w:sz="0" w:space="0" w:color="auto"/>
      </w:divBdr>
    </w:div>
    <w:div w:id="257374419">
      <w:bodyDiv w:val="1"/>
      <w:marLeft w:val="0"/>
      <w:marRight w:val="0"/>
      <w:marTop w:val="0"/>
      <w:marBottom w:val="0"/>
      <w:divBdr>
        <w:top w:val="none" w:sz="0" w:space="0" w:color="auto"/>
        <w:left w:val="none" w:sz="0" w:space="0" w:color="auto"/>
        <w:bottom w:val="none" w:sz="0" w:space="0" w:color="auto"/>
        <w:right w:val="none" w:sz="0" w:space="0" w:color="auto"/>
      </w:divBdr>
    </w:div>
    <w:div w:id="257493454">
      <w:bodyDiv w:val="1"/>
      <w:marLeft w:val="0"/>
      <w:marRight w:val="0"/>
      <w:marTop w:val="0"/>
      <w:marBottom w:val="0"/>
      <w:divBdr>
        <w:top w:val="none" w:sz="0" w:space="0" w:color="auto"/>
        <w:left w:val="none" w:sz="0" w:space="0" w:color="auto"/>
        <w:bottom w:val="none" w:sz="0" w:space="0" w:color="auto"/>
        <w:right w:val="none" w:sz="0" w:space="0" w:color="auto"/>
      </w:divBdr>
    </w:div>
    <w:div w:id="257835576">
      <w:bodyDiv w:val="1"/>
      <w:marLeft w:val="0"/>
      <w:marRight w:val="0"/>
      <w:marTop w:val="0"/>
      <w:marBottom w:val="0"/>
      <w:divBdr>
        <w:top w:val="none" w:sz="0" w:space="0" w:color="auto"/>
        <w:left w:val="none" w:sz="0" w:space="0" w:color="auto"/>
        <w:bottom w:val="none" w:sz="0" w:space="0" w:color="auto"/>
        <w:right w:val="none" w:sz="0" w:space="0" w:color="auto"/>
      </w:divBdr>
    </w:div>
    <w:div w:id="257913479">
      <w:bodyDiv w:val="1"/>
      <w:marLeft w:val="0"/>
      <w:marRight w:val="0"/>
      <w:marTop w:val="0"/>
      <w:marBottom w:val="0"/>
      <w:divBdr>
        <w:top w:val="none" w:sz="0" w:space="0" w:color="auto"/>
        <w:left w:val="none" w:sz="0" w:space="0" w:color="auto"/>
        <w:bottom w:val="none" w:sz="0" w:space="0" w:color="auto"/>
        <w:right w:val="none" w:sz="0" w:space="0" w:color="auto"/>
      </w:divBdr>
    </w:div>
    <w:div w:id="257954404">
      <w:bodyDiv w:val="1"/>
      <w:marLeft w:val="0"/>
      <w:marRight w:val="0"/>
      <w:marTop w:val="0"/>
      <w:marBottom w:val="0"/>
      <w:divBdr>
        <w:top w:val="none" w:sz="0" w:space="0" w:color="auto"/>
        <w:left w:val="none" w:sz="0" w:space="0" w:color="auto"/>
        <w:bottom w:val="none" w:sz="0" w:space="0" w:color="auto"/>
        <w:right w:val="none" w:sz="0" w:space="0" w:color="auto"/>
      </w:divBdr>
    </w:div>
    <w:div w:id="258023872">
      <w:bodyDiv w:val="1"/>
      <w:marLeft w:val="0"/>
      <w:marRight w:val="0"/>
      <w:marTop w:val="0"/>
      <w:marBottom w:val="0"/>
      <w:divBdr>
        <w:top w:val="none" w:sz="0" w:space="0" w:color="auto"/>
        <w:left w:val="none" w:sz="0" w:space="0" w:color="auto"/>
        <w:bottom w:val="none" w:sz="0" w:space="0" w:color="auto"/>
        <w:right w:val="none" w:sz="0" w:space="0" w:color="auto"/>
      </w:divBdr>
    </w:div>
    <w:div w:id="258026845">
      <w:bodyDiv w:val="1"/>
      <w:marLeft w:val="0"/>
      <w:marRight w:val="0"/>
      <w:marTop w:val="0"/>
      <w:marBottom w:val="0"/>
      <w:divBdr>
        <w:top w:val="none" w:sz="0" w:space="0" w:color="auto"/>
        <w:left w:val="none" w:sz="0" w:space="0" w:color="auto"/>
        <w:bottom w:val="none" w:sz="0" w:space="0" w:color="auto"/>
        <w:right w:val="none" w:sz="0" w:space="0" w:color="auto"/>
      </w:divBdr>
    </w:div>
    <w:div w:id="258409105">
      <w:bodyDiv w:val="1"/>
      <w:marLeft w:val="0"/>
      <w:marRight w:val="0"/>
      <w:marTop w:val="0"/>
      <w:marBottom w:val="0"/>
      <w:divBdr>
        <w:top w:val="none" w:sz="0" w:space="0" w:color="auto"/>
        <w:left w:val="none" w:sz="0" w:space="0" w:color="auto"/>
        <w:bottom w:val="none" w:sz="0" w:space="0" w:color="auto"/>
        <w:right w:val="none" w:sz="0" w:space="0" w:color="auto"/>
      </w:divBdr>
    </w:div>
    <w:div w:id="258485240">
      <w:bodyDiv w:val="1"/>
      <w:marLeft w:val="0"/>
      <w:marRight w:val="0"/>
      <w:marTop w:val="0"/>
      <w:marBottom w:val="0"/>
      <w:divBdr>
        <w:top w:val="none" w:sz="0" w:space="0" w:color="auto"/>
        <w:left w:val="none" w:sz="0" w:space="0" w:color="auto"/>
        <w:bottom w:val="none" w:sz="0" w:space="0" w:color="auto"/>
        <w:right w:val="none" w:sz="0" w:space="0" w:color="auto"/>
      </w:divBdr>
    </w:div>
    <w:div w:id="258561539">
      <w:bodyDiv w:val="1"/>
      <w:marLeft w:val="0"/>
      <w:marRight w:val="0"/>
      <w:marTop w:val="0"/>
      <w:marBottom w:val="0"/>
      <w:divBdr>
        <w:top w:val="none" w:sz="0" w:space="0" w:color="auto"/>
        <w:left w:val="none" w:sz="0" w:space="0" w:color="auto"/>
        <w:bottom w:val="none" w:sz="0" w:space="0" w:color="auto"/>
        <w:right w:val="none" w:sz="0" w:space="0" w:color="auto"/>
      </w:divBdr>
    </w:div>
    <w:div w:id="259605937">
      <w:bodyDiv w:val="1"/>
      <w:marLeft w:val="0"/>
      <w:marRight w:val="0"/>
      <w:marTop w:val="0"/>
      <w:marBottom w:val="0"/>
      <w:divBdr>
        <w:top w:val="none" w:sz="0" w:space="0" w:color="auto"/>
        <w:left w:val="none" w:sz="0" w:space="0" w:color="auto"/>
        <w:bottom w:val="none" w:sz="0" w:space="0" w:color="auto"/>
        <w:right w:val="none" w:sz="0" w:space="0" w:color="auto"/>
      </w:divBdr>
    </w:div>
    <w:div w:id="260261497">
      <w:bodyDiv w:val="1"/>
      <w:marLeft w:val="0"/>
      <w:marRight w:val="0"/>
      <w:marTop w:val="0"/>
      <w:marBottom w:val="0"/>
      <w:divBdr>
        <w:top w:val="none" w:sz="0" w:space="0" w:color="auto"/>
        <w:left w:val="none" w:sz="0" w:space="0" w:color="auto"/>
        <w:bottom w:val="none" w:sz="0" w:space="0" w:color="auto"/>
        <w:right w:val="none" w:sz="0" w:space="0" w:color="auto"/>
      </w:divBdr>
    </w:div>
    <w:div w:id="260534220">
      <w:bodyDiv w:val="1"/>
      <w:marLeft w:val="0"/>
      <w:marRight w:val="0"/>
      <w:marTop w:val="0"/>
      <w:marBottom w:val="0"/>
      <w:divBdr>
        <w:top w:val="none" w:sz="0" w:space="0" w:color="auto"/>
        <w:left w:val="none" w:sz="0" w:space="0" w:color="auto"/>
        <w:bottom w:val="none" w:sz="0" w:space="0" w:color="auto"/>
        <w:right w:val="none" w:sz="0" w:space="0" w:color="auto"/>
      </w:divBdr>
    </w:div>
    <w:div w:id="261380933">
      <w:bodyDiv w:val="1"/>
      <w:marLeft w:val="0"/>
      <w:marRight w:val="0"/>
      <w:marTop w:val="0"/>
      <w:marBottom w:val="0"/>
      <w:divBdr>
        <w:top w:val="none" w:sz="0" w:space="0" w:color="auto"/>
        <w:left w:val="none" w:sz="0" w:space="0" w:color="auto"/>
        <w:bottom w:val="none" w:sz="0" w:space="0" w:color="auto"/>
        <w:right w:val="none" w:sz="0" w:space="0" w:color="auto"/>
      </w:divBdr>
    </w:div>
    <w:div w:id="262154213">
      <w:bodyDiv w:val="1"/>
      <w:marLeft w:val="0"/>
      <w:marRight w:val="0"/>
      <w:marTop w:val="0"/>
      <w:marBottom w:val="0"/>
      <w:divBdr>
        <w:top w:val="none" w:sz="0" w:space="0" w:color="auto"/>
        <w:left w:val="none" w:sz="0" w:space="0" w:color="auto"/>
        <w:bottom w:val="none" w:sz="0" w:space="0" w:color="auto"/>
        <w:right w:val="none" w:sz="0" w:space="0" w:color="auto"/>
      </w:divBdr>
    </w:div>
    <w:div w:id="262953784">
      <w:bodyDiv w:val="1"/>
      <w:marLeft w:val="0"/>
      <w:marRight w:val="0"/>
      <w:marTop w:val="0"/>
      <w:marBottom w:val="0"/>
      <w:divBdr>
        <w:top w:val="none" w:sz="0" w:space="0" w:color="auto"/>
        <w:left w:val="none" w:sz="0" w:space="0" w:color="auto"/>
        <w:bottom w:val="none" w:sz="0" w:space="0" w:color="auto"/>
        <w:right w:val="none" w:sz="0" w:space="0" w:color="auto"/>
      </w:divBdr>
    </w:div>
    <w:div w:id="263618358">
      <w:bodyDiv w:val="1"/>
      <w:marLeft w:val="0"/>
      <w:marRight w:val="0"/>
      <w:marTop w:val="0"/>
      <w:marBottom w:val="0"/>
      <w:divBdr>
        <w:top w:val="none" w:sz="0" w:space="0" w:color="auto"/>
        <w:left w:val="none" w:sz="0" w:space="0" w:color="auto"/>
        <w:bottom w:val="none" w:sz="0" w:space="0" w:color="auto"/>
        <w:right w:val="none" w:sz="0" w:space="0" w:color="auto"/>
      </w:divBdr>
    </w:div>
    <w:div w:id="263852318">
      <w:bodyDiv w:val="1"/>
      <w:marLeft w:val="0"/>
      <w:marRight w:val="0"/>
      <w:marTop w:val="0"/>
      <w:marBottom w:val="0"/>
      <w:divBdr>
        <w:top w:val="none" w:sz="0" w:space="0" w:color="auto"/>
        <w:left w:val="none" w:sz="0" w:space="0" w:color="auto"/>
        <w:bottom w:val="none" w:sz="0" w:space="0" w:color="auto"/>
        <w:right w:val="none" w:sz="0" w:space="0" w:color="auto"/>
      </w:divBdr>
    </w:div>
    <w:div w:id="263995331">
      <w:bodyDiv w:val="1"/>
      <w:marLeft w:val="0"/>
      <w:marRight w:val="0"/>
      <w:marTop w:val="0"/>
      <w:marBottom w:val="0"/>
      <w:divBdr>
        <w:top w:val="none" w:sz="0" w:space="0" w:color="auto"/>
        <w:left w:val="none" w:sz="0" w:space="0" w:color="auto"/>
        <w:bottom w:val="none" w:sz="0" w:space="0" w:color="auto"/>
        <w:right w:val="none" w:sz="0" w:space="0" w:color="auto"/>
      </w:divBdr>
    </w:div>
    <w:div w:id="264192211">
      <w:bodyDiv w:val="1"/>
      <w:marLeft w:val="0"/>
      <w:marRight w:val="0"/>
      <w:marTop w:val="0"/>
      <w:marBottom w:val="0"/>
      <w:divBdr>
        <w:top w:val="none" w:sz="0" w:space="0" w:color="auto"/>
        <w:left w:val="none" w:sz="0" w:space="0" w:color="auto"/>
        <w:bottom w:val="none" w:sz="0" w:space="0" w:color="auto"/>
        <w:right w:val="none" w:sz="0" w:space="0" w:color="auto"/>
      </w:divBdr>
    </w:div>
    <w:div w:id="264193622">
      <w:bodyDiv w:val="1"/>
      <w:marLeft w:val="0"/>
      <w:marRight w:val="0"/>
      <w:marTop w:val="0"/>
      <w:marBottom w:val="0"/>
      <w:divBdr>
        <w:top w:val="none" w:sz="0" w:space="0" w:color="auto"/>
        <w:left w:val="none" w:sz="0" w:space="0" w:color="auto"/>
        <w:bottom w:val="none" w:sz="0" w:space="0" w:color="auto"/>
        <w:right w:val="none" w:sz="0" w:space="0" w:color="auto"/>
      </w:divBdr>
    </w:div>
    <w:div w:id="265382437">
      <w:bodyDiv w:val="1"/>
      <w:marLeft w:val="0"/>
      <w:marRight w:val="0"/>
      <w:marTop w:val="0"/>
      <w:marBottom w:val="0"/>
      <w:divBdr>
        <w:top w:val="none" w:sz="0" w:space="0" w:color="auto"/>
        <w:left w:val="none" w:sz="0" w:space="0" w:color="auto"/>
        <w:bottom w:val="none" w:sz="0" w:space="0" w:color="auto"/>
        <w:right w:val="none" w:sz="0" w:space="0" w:color="auto"/>
      </w:divBdr>
    </w:div>
    <w:div w:id="265432214">
      <w:bodyDiv w:val="1"/>
      <w:marLeft w:val="0"/>
      <w:marRight w:val="0"/>
      <w:marTop w:val="0"/>
      <w:marBottom w:val="0"/>
      <w:divBdr>
        <w:top w:val="none" w:sz="0" w:space="0" w:color="auto"/>
        <w:left w:val="none" w:sz="0" w:space="0" w:color="auto"/>
        <w:bottom w:val="none" w:sz="0" w:space="0" w:color="auto"/>
        <w:right w:val="none" w:sz="0" w:space="0" w:color="auto"/>
      </w:divBdr>
    </w:div>
    <w:div w:id="265968443">
      <w:bodyDiv w:val="1"/>
      <w:marLeft w:val="0"/>
      <w:marRight w:val="0"/>
      <w:marTop w:val="0"/>
      <w:marBottom w:val="0"/>
      <w:divBdr>
        <w:top w:val="none" w:sz="0" w:space="0" w:color="auto"/>
        <w:left w:val="none" w:sz="0" w:space="0" w:color="auto"/>
        <w:bottom w:val="none" w:sz="0" w:space="0" w:color="auto"/>
        <w:right w:val="none" w:sz="0" w:space="0" w:color="auto"/>
      </w:divBdr>
    </w:div>
    <w:div w:id="266037545">
      <w:bodyDiv w:val="1"/>
      <w:marLeft w:val="0"/>
      <w:marRight w:val="0"/>
      <w:marTop w:val="0"/>
      <w:marBottom w:val="0"/>
      <w:divBdr>
        <w:top w:val="none" w:sz="0" w:space="0" w:color="auto"/>
        <w:left w:val="none" w:sz="0" w:space="0" w:color="auto"/>
        <w:bottom w:val="none" w:sz="0" w:space="0" w:color="auto"/>
        <w:right w:val="none" w:sz="0" w:space="0" w:color="auto"/>
      </w:divBdr>
    </w:div>
    <w:div w:id="266499942">
      <w:bodyDiv w:val="1"/>
      <w:marLeft w:val="0"/>
      <w:marRight w:val="0"/>
      <w:marTop w:val="0"/>
      <w:marBottom w:val="0"/>
      <w:divBdr>
        <w:top w:val="none" w:sz="0" w:space="0" w:color="auto"/>
        <w:left w:val="none" w:sz="0" w:space="0" w:color="auto"/>
        <w:bottom w:val="none" w:sz="0" w:space="0" w:color="auto"/>
        <w:right w:val="none" w:sz="0" w:space="0" w:color="auto"/>
      </w:divBdr>
    </w:div>
    <w:div w:id="267004374">
      <w:bodyDiv w:val="1"/>
      <w:marLeft w:val="0"/>
      <w:marRight w:val="0"/>
      <w:marTop w:val="0"/>
      <w:marBottom w:val="0"/>
      <w:divBdr>
        <w:top w:val="none" w:sz="0" w:space="0" w:color="auto"/>
        <w:left w:val="none" w:sz="0" w:space="0" w:color="auto"/>
        <w:bottom w:val="none" w:sz="0" w:space="0" w:color="auto"/>
        <w:right w:val="none" w:sz="0" w:space="0" w:color="auto"/>
      </w:divBdr>
    </w:div>
    <w:div w:id="267196942">
      <w:bodyDiv w:val="1"/>
      <w:marLeft w:val="0"/>
      <w:marRight w:val="0"/>
      <w:marTop w:val="0"/>
      <w:marBottom w:val="0"/>
      <w:divBdr>
        <w:top w:val="none" w:sz="0" w:space="0" w:color="auto"/>
        <w:left w:val="none" w:sz="0" w:space="0" w:color="auto"/>
        <w:bottom w:val="none" w:sz="0" w:space="0" w:color="auto"/>
        <w:right w:val="none" w:sz="0" w:space="0" w:color="auto"/>
      </w:divBdr>
    </w:div>
    <w:div w:id="267201004">
      <w:bodyDiv w:val="1"/>
      <w:marLeft w:val="0"/>
      <w:marRight w:val="0"/>
      <w:marTop w:val="0"/>
      <w:marBottom w:val="0"/>
      <w:divBdr>
        <w:top w:val="none" w:sz="0" w:space="0" w:color="auto"/>
        <w:left w:val="none" w:sz="0" w:space="0" w:color="auto"/>
        <w:bottom w:val="none" w:sz="0" w:space="0" w:color="auto"/>
        <w:right w:val="none" w:sz="0" w:space="0" w:color="auto"/>
      </w:divBdr>
    </w:div>
    <w:div w:id="268240650">
      <w:bodyDiv w:val="1"/>
      <w:marLeft w:val="0"/>
      <w:marRight w:val="0"/>
      <w:marTop w:val="0"/>
      <w:marBottom w:val="0"/>
      <w:divBdr>
        <w:top w:val="none" w:sz="0" w:space="0" w:color="auto"/>
        <w:left w:val="none" w:sz="0" w:space="0" w:color="auto"/>
        <w:bottom w:val="none" w:sz="0" w:space="0" w:color="auto"/>
        <w:right w:val="none" w:sz="0" w:space="0" w:color="auto"/>
      </w:divBdr>
    </w:div>
    <w:div w:id="268897455">
      <w:bodyDiv w:val="1"/>
      <w:marLeft w:val="0"/>
      <w:marRight w:val="0"/>
      <w:marTop w:val="0"/>
      <w:marBottom w:val="0"/>
      <w:divBdr>
        <w:top w:val="none" w:sz="0" w:space="0" w:color="auto"/>
        <w:left w:val="none" w:sz="0" w:space="0" w:color="auto"/>
        <w:bottom w:val="none" w:sz="0" w:space="0" w:color="auto"/>
        <w:right w:val="none" w:sz="0" w:space="0" w:color="auto"/>
      </w:divBdr>
    </w:div>
    <w:div w:id="269123483">
      <w:bodyDiv w:val="1"/>
      <w:marLeft w:val="0"/>
      <w:marRight w:val="0"/>
      <w:marTop w:val="0"/>
      <w:marBottom w:val="0"/>
      <w:divBdr>
        <w:top w:val="none" w:sz="0" w:space="0" w:color="auto"/>
        <w:left w:val="none" w:sz="0" w:space="0" w:color="auto"/>
        <w:bottom w:val="none" w:sz="0" w:space="0" w:color="auto"/>
        <w:right w:val="none" w:sz="0" w:space="0" w:color="auto"/>
      </w:divBdr>
    </w:div>
    <w:div w:id="269164874">
      <w:bodyDiv w:val="1"/>
      <w:marLeft w:val="0"/>
      <w:marRight w:val="0"/>
      <w:marTop w:val="0"/>
      <w:marBottom w:val="0"/>
      <w:divBdr>
        <w:top w:val="none" w:sz="0" w:space="0" w:color="auto"/>
        <w:left w:val="none" w:sz="0" w:space="0" w:color="auto"/>
        <w:bottom w:val="none" w:sz="0" w:space="0" w:color="auto"/>
        <w:right w:val="none" w:sz="0" w:space="0" w:color="auto"/>
      </w:divBdr>
    </w:div>
    <w:div w:id="269896519">
      <w:bodyDiv w:val="1"/>
      <w:marLeft w:val="0"/>
      <w:marRight w:val="0"/>
      <w:marTop w:val="0"/>
      <w:marBottom w:val="0"/>
      <w:divBdr>
        <w:top w:val="none" w:sz="0" w:space="0" w:color="auto"/>
        <w:left w:val="none" w:sz="0" w:space="0" w:color="auto"/>
        <w:bottom w:val="none" w:sz="0" w:space="0" w:color="auto"/>
        <w:right w:val="none" w:sz="0" w:space="0" w:color="auto"/>
      </w:divBdr>
    </w:div>
    <w:div w:id="270281290">
      <w:bodyDiv w:val="1"/>
      <w:marLeft w:val="0"/>
      <w:marRight w:val="0"/>
      <w:marTop w:val="0"/>
      <w:marBottom w:val="0"/>
      <w:divBdr>
        <w:top w:val="none" w:sz="0" w:space="0" w:color="auto"/>
        <w:left w:val="none" w:sz="0" w:space="0" w:color="auto"/>
        <w:bottom w:val="none" w:sz="0" w:space="0" w:color="auto"/>
        <w:right w:val="none" w:sz="0" w:space="0" w:color="auto"/>
      </w:divBdr>
    </w:div>
    <w:div w:id="270473809">
      <w:bodyDiv w:val="1"/>
      <w:marLeft w:val="0"/>
      <w:marRight w:val="0"/>
      <w:marTop w:val="0"/>
      <w:marBottom w:val="0"/>
      <w:divBdr>
        <w:top w:val="none" w:sz="0" w:space="0" w:color="auto"/>
        <w:left w:val="none" w:sz="0" w:space="0" w:color="auto"/>
        <w:bottom w:val="none" w:sz="0" w:space="0" w:color="auto"/>
        <w:right w:val="none" w:sz="0" w:space="0" w:color="auto"/>
      </w:divBdr>
    </w:div>
    <w:div w:id="270557586">
      <w:bodyDiv w:val="1"/>
      <w:marLeft w:val="0"/>
      <w:marRight w:val="0"/>
      <w:marTop w:val="0"/>
      <w:marBottom w:val="0"/>
      <w:divBdr>
        <w:top w:val="none" w:sz="0" w:space="0" w:color="auto"/>
        <w:left w:val="none" w:sz="0" w:space="0" w:color="auto"/>
        <w:bottom w:val="none" w:sz="0" w:space="0" w:color="auto"/>
        <w:right w:val="none" w:sz="0" w:space="0" w:color="auto"/>
      </w:divBdr>
    </w:div>
    <w:div w:id="271011562">
      <w:bodyDiv w:val="1"/>
      <w:marLeft w:val="0"/>
      <w:marRight w:val="0"/>
      <w:marTop w:val="0"/>
      <w:marBottom w:val="0"/>
      <w:divBdr>
        <w:top w:val="none" w:sz="0" w:space="0" w:color="auto"/>
        <w:left w:val="none" w:sz="0" w:space="0" w:color="auto"/>
        <w:bottom w:val="none" w:sz="0" w:space="0" w:color="auto"/>
        <w:right w:val="none" w:sz="0" w:space="0" w:color="auto"/>
      </w:divBdr>
    </w:div>
    <w:div w:id="271086672">
      <w:bodyDiv w:val="1"/>
      <w:marLeft w:val="0"/>
      <w:marRight w:val="0"/>
      <w:marTop w:val="0"/>
      <w:marBottom w:val="0"/>
      <w:divBdr>
        <w:top w:val="none" w:sz="0" w:space="0" w:color="auto"/>
        <w:left w:val="none" w:sz="0" w:space="0" w:color="auto"/>
        <w:bottom w:val="none" w:sz="0" w:space="0" w:color="auto"/>
        <w:right w:val="none" w:sz="0" w:space="0" w:color="auto"/>
      </w:divBdr>
    </w:div>
    <w:div w:id="271671044">
      <w:bodyDiv w:val="1"/>
      <w:marLeft w:val="0"/>
      <w:marRight w:val="0"/>
      <w:marTop w:val="0"/>
      <w:marBottom w:val="0"/>
      <w:divBdr>
        <w:top w:val="none" w:sz="0" w:space="0" w:color="auto"/>
        <w:left w:val="none" w:sz="0" w:space="0" w:color="auto"/>
        <w:bottom w:val="none" w:sz="0" w:space="0" w:color="auto"/>
        <w:right w:val="none" w:sz="0" w:space="0" w:color="auto"/>
      </w:divBdr>
    </w:div>
    <w:div w:id="271978874">
      <w:bodyDiv w:val="1"/>
      <w:marLeft w:val="0"/>
      <w:marRight w:val="0"/>
      <w:marTop w:val="0"/>
      <w:marBottom w:val="0"/>
      <w:divBdr>
        <w:top w:val="none" w:sz="0" w:space="0" w:color="auto"/>
        <w:left w:val="none" w:sz="0" w:space="0" w:color="auto"/>
        <w:bottom w:val="none" w:sz="0" w:space="0" w:color="auto"/>
        <w:right w:val="none" w:sz="0" w:space="0" w:color="auto"/>
      </w:divBdr>
    </w:div>
    <w:div w:id="272202478">
      <w:bodyDiv w:val="1"/>
      <w:marLeft w:val="0"/>
      <w:marRight w:val="0"/>
      <w:marTop w:val="0"/>
      <w:marBottom w:val="0"/>
      <w:divBdr>
        <w:top w:val="none" w:sz="0" w:space="0" w:color="auto"/>
        <w:left w:val="none" w:sz="0" w:space="0" w:color="auto"/>
        <w:bottom w:val="none" w:sz="0" w:space="0" w:color="auto"/>
        <w:right w:val="none" w:sz="0" w:space="0" w:color="auto"/>
      </w:divBdr>
    </w:div>
    <w:div w:id="272253165">
      <w:bodyDiv w:val="1"/>
      <w:marLeft w:val="0"/>
      <w:marRight w:val="0"/>
      <w:marTop w:val="0"/>
      <w:marBottom w:val="0"/>
      <w:divBdr>
        <w:top w:val="none" w:sz="0" w:space="0" w:color="auto"/>
        <w:left w:val="none" w:sz="0" w:space="0" w:color="auto"/>
        <w:bottom w:val="none" w:sz="0" w:space="0" w:color="auto"/>
        <w:right w:val="none" w:sz="0" w:space="0" w:color="auto"/>
      </w:divBdr>
    </w:div>
    <w:div w:id="272976006">
      <w:bodyDiv w:val="1"/>
      <w:marLeft w:val="0"/>
      <w:marRight w:val="0"/>
      <w:marTop w:val="0"/>
      <w:marBottom w:val="0"/>
      <w:divBdr>
        <w:top w:val="none" w:sz="0" w:space="0" w:color="auto"/>
        <w:left w:val="none" w:sz="0" w:space="0" w:color="auto"/>
        <w:bottom w:val="none" w:sz="0" w:space="0" w:color="auto"/>
        <w:right w:val="none" w:sz="0" w:space="0" w:color="auto"/>
      </w:divBdr>
    </w:div>
    <w:div w:id="273944088">
      <w:bodyDiv w:val="1"/>
      <w:marLeft w:val="0"/>
      <w:marRight w:val="0"/>
      <w:marTop w:val="0"/>
      <w:marBottom w:val="0"/>
      <w:divBdr>
        <w:top w:val="none" w:sz="0" w:space="0" w:color="auto"/>
        <w:left w:val="none" w:sz="0" w:space="0" w:color="auto"/>
        <w:bottom w:val="none" w:sz="0" w:space="0" w:color="auto"/>
        <w:right w:val="none" w:sz="0" w:space="0" w:color="auto"/>
      </w:divBdr>
    </w:div>
    <w:div w:id="274101898">
      <w:bodyDiv w:val="1"/>
      <w:marLeft w:val="0"/>
      <w:marRight w:val="0"/>
      <w:marTop w:val="0"/>
      <w:marBottom w:val="0"/>
      <w:divBdr>
        <w:top w:val="none" w:sz="0" w:space="0" w:color="auto"/>
        <w:left w:val="none" w:sz="0" w:space="0" w:color="auto"/>
        <w:bottom w:val="none" w:sz="0" w:space="0" w:color="auto"/>
        <w:right w:val="none" w:sz="0" w:space="0" w:color="auto"/>
      </w:divBdr>
    </w:div>
    <w:div w:id="274141927">
      <w:bodyDiv w:val="1"/>
      <w:marLeft w:val="0"/>
      <w:marRight w:val="0"/>
      <w:marTop w:val="0"/>
      <w:marBottom w:val="0"/>
      <w:divBdr>
        <w:top w:val="none" w:sz="0" w:space="0" w:color="auto"/>
        <w:left w:val="none" w:sz="0" w:space="0" w:color="auto"/>
        <w:bottom w:val="none" w:sz="0" w:space="0" w:color="auto"/>
        <w:right w:val="none" w:sz="0" w:space="0" w:color="auto"/>
      </w:divBdr>
    </w:div>
    <w:div w:id="274480123">
      <w:bodyDiv w:val="1"/>
      <w:marLeft w:val="0"/>
      <w:marRight w:val="0"/>
      <w:marTop w:val="0"/>
      <w:marBottom w:val="0"/>
      <w:divBdr>
        <w:top w:val="none" w:sz="0" w:space="0" w:color="auto"/>
        <w:left w:val="none" w:sz="0" w:space="0" w:color="auto"/>
        <w:bottom w:val="none" w:sz="0" w:space="0" w:color="auto"/>
        <w:right w:val="none" w:sz="0" w:space="0" w:color="auto"/>
      </w:divBdr>
    </w:div>
    <w:div w:id="274480839">
      <w:bodyDiv w:val="1"/>
      <w:marLeft w:val="0"/>
      <w:marRight w:val="0"/>
      <w:marTop w:val="0"/>
      <w:marBottom w:val="0"/>
      <w:divBdr>
        <w:top w:val="none" w:sz="0" w:space="0" w:color="auto"/>
        <w:left w:val="none" w:sz="0" w:space="0" w:color="auto"/>
        <w:bottom w:val="none" w:sz="0" w:space="0" w:color="auto"/>
        <w:right w:val="none" w:sz="0" w:space="0" w:color="auto"/>
      </w:divBdr>
    </w:div>
    <w:div w:id="274748611">
      <w:bodyDiv w:val="1"/>
      <w:marLeft w:val="0"/>
      <w:marRight w:val="0"/>
      <w:marTop w:val="0"/>
      <w:marBottom w:val="0"/>
      <w:divBdr>
        <w:top w:val="none" w:sz="0" w:space="0" w:color="auto"/>
        <w:left w:val="none" w:sz="0" w:space="0" w:color="auto"/>
        <w:bottom w:val="none" w:sz="0" w:space="0" w:color="auto"/>
        <w:right w:val="none" w:sz="0" w:space="0" w:color="auto"/>
      </w:divBdr>
    </w:div>
    <w:div w:id="275187031">
      <w:bodyDiv w:val="1"/>
      <w:marLeft w:val="0"/>
      <w:marRight w:val="0"/>
      <w:marTop w:val="0"/>
      <w:marBottom w:val="0"/>
      <w:divBdr>
        <w:top w:val="none" w:sz="0" w:space="0" w:color="auto"/>
        <w:left w:val="none" w:sz="0" w:space="0" w:color="auto"/>
        <w:bottom w:val="none" w:sz="0" w:space="0" w:color="auto"/>
        <w:right w:val="none" w:sz="0" w:space="0" w:color="auto"/>
      </w:divBdr>
    </w:div>
    <w:div w:id="275449043">
      <w:bodyDiv w:val="1"/>
      <w:marLeft w:val="0"/>
      <w:marRight w:val="0"/>
      <w:marTop w:val="0"/>
      <w:marBottom w:val="0"/>
      <w:divBdr>
        <w:top w:val="none" w:sz="0" w:space="0" w:color="auto"/>
        <w:left w:val="none" w:sz="0" w:space="0" w:color="auto"/>
        <w:bottom w:val="none" w:sz="0" w:space="0" w:color="auto"/>
        <w:right w:val="none" w:sz="0" w:space="0" w:color="auto"/>
      </w:divBdr>
    </w:div>
    <w:div w:id="275523309">
      <w:bodyDiv w:val="1"/>
      <w:marLeft w:val="0"/>
      <w:marRight w:val="0"/>
      <w:marTop w:val="0"/>
      <w:marBottom w:val="0"/>
      <w:divBdr>
        <w:top w:val="none" w:sz="0" w:space="0" w:color="auto"/>
        <w:left w:val="none" w:sz="0" w:space="0" w:color="auto"/>
        <w:bottom w:val="none" w:sz="0" w:space="0" w:color="auto"/>
        <w:right w:val="none" w:sz="0" w:space="0" w:color="auto"/>
      </w:divBdr>
    </w:div>
    <w:div w:id="275529369">
      <w:bodyDiv w:val="1"/>
      <w:marLeft w:val="0"/>
      <w:marRight w:val="0"/>
      <w:marTop w:val="0"/>
      <w:marBottom w:val="0"/>
      <w:divBdr>
        <w:top w:val="none" w:sz="0" w:space="0" w:color="auto"/>
        <w:left w:val="none" w:sz="0" w:space="0" w:color="auto"/>
        <w:bottom w:val="none" w:sz="0" w:space="0" w:color="auto"/>
        <w:right w:val="none" w:sz="0" w:space="0" w:color="auto"/>
      </w:divBdr>
    </w:div>
    <w:div w:id="276135790">
      <w:bodyDiv w:val="1"/>
      <w:marLeft w:val="0"/>
      <w:marRight w:val="0"/>
      <w:marTop w:val="0"/>
      <w:marBottom w:val="0"/>
      <w:divBdr>
        <w:top w:val="none" w:sz="0" w:space="0" w:color="auto"/>
        <w:left w:val="none" w:sz="0" w:space="0" w:color="auto"/>
        <w:bottom w:val="none" w:sz="0" w:space="0" w:color="auto"/>
        <w:right w:val="none" w:sz="0" w:space="0" w:color="auto"/>
      </w:divBdr>
    </w:div>
    <w:div w:id="276567450">
      <w:bodyDiv w:val="1"/>
      <w:marLeft w:val="0"/>
      <w:marRight w:val="0"/>
      <w:marTop w:val="0"/>
      <w:marBottom w:val="0"/>
      <w:divBdr>
        <w:top w:val="none" w:sz="0" w:space="0" w:color="auto"/>
        <w:left w:val="none" w:sz="0" w:space="0" w:color="auto"/>
        <w:bottom w:val="none" w:sz="0" w:space="0" w:color="auto"/>
        <w:right w:val="none" w:sz="0" w:space="0" w:color="auto"/>
      </w:divBdr>
    </w:div>
    <w:div w:id="276638858">
      <w:bodyDiv w:val="1"/>
      <w:marLeft w:val="0"/>
      <w:marRight w:val="0"/>
      <w:marTop w:val="0"/>
      <w:marBottom w:val="0"/>
      <w:divBdr>
        <w:top w:val="none" w:sz="0" w:space="0" w:color="auto"/>
        <w:left w:val="none" w:sz="0" w:space="0" w:color="auto"/>
        <w:bottom w:val="none" w:sz="0" w:space="0" w:color="auto"/>
        <w:right w:val="none" w:sz="0" w:space="0" w:color="auto"/>
      </w:divBdr>
    </w:div>
    <w:div w:id="276841122">
      <w:bodyDiv w:val="1"/>
      <w:marLeft w:val="0"/>
      <w:marRight w:val="0"/>
      <w:marTop w:val="0"/>
      <w:marBottom w:val="0"/>
      <w:divBdr>
        <w:top w:val="none" w:sz="0" w:space="0" w:color="auto"/>
        <w:left w:val="none" w:sz="0" w:space="0" w:color="auto"/>
        <w:bottom w:val="none" w:sz="0" w:space="0" w:color="auto"/>
        <w:right w:val="none" w:sz="0" w:space="0" w:color="auto"/>
      </w:divBdr>
    </w:div>
    <w:div w:id="276986268">
      <w:bodyDiv w:val="1"/>
      <w:marLeft w:val="0"/>
      <w:marRight w:val="0"/>
      <w:marTop w:val="0"/>
      <w:marBottom w:val="0"/>
      <w:divBdr>
        <w:top w:val="none" w:sz="0" w:space="0" w:color="auto"/>
        <w:left w:val="none" w:sz="0" w:space="0" w:color="auto"/>
        <w:bottom w:val="none" w:sz="0" w:space="0" w:color="auto"/>
        <w:right w:val="none" w:sz="0" w:space="0" w:color="auto"/>
      </w:divBdr>
    </w:div>
    <w:div w:id="277104379">
      <w:bodyDiv w:val="1"/>
      <w:marLeft w:val="0"/>
      <w:marRight w:val="0"/>
      <w:marTop w:val="0"/>
      <w:marBottom w:val="0"/>
      <w:divBdr>
        <w:top w:val="none" w:sz="0" w:space="0" w:color="auto"/>
        <w:left w:val="none" w:sz="0" w:space="0" w:color="auto"/>
        <w:bottom w:val="none" w:sz="0" w:space="0" w:color="auto"/>
        <w:right w:val="none" w:sz="0" w:space="0" w:color="auto"/>
      </w:divBdr>
    </w:div>
    <w:div w:id="277416035">
      <w:bodyDiv w:val="1"/>
      <w:marLeft w:val="0"/>
      <w:marRight w:val="0"/>
      <w:marTop w:val="0"/>
      <w:marBottom w:val="0"/>
      <w:divBdr>
        <w:top w:val="none" w:sz="0" w:space="0" w:color="auto"/>
        <w:left w:val="none" w:sz="0" w:space="0" w:color="auto"/>
        <w:bottom w:val="none" w:sz="0" w:space="0" w:color="auto"/>
        <w:right w:val="none" w:sz="0" w:space="0" w:color="auto"/>
      </w:divBdr>
    </w:div>
    <w:div w:id="277758855">
      <w:bodyDiv w:val="1"/>
      <w:marLeft w:val="0"/>
      <w:marRight w:val="0"/>
      <w:marTop w:val="0"/>
      <w:marBottom w:val="0"/>
      <w:divBdr>
        <w:top w:val="none" w:sz="0" w:space="0" w:color="auto"/>
        <w:left w:val="none" w:sz="0" w:space="0" w:color="auto"/>
        <w:bottom w:val="none" w:sz="0" w:space="0" w:color="auto"/>
        <w:right w:val="none" w:sz="0" w:space="0" w:color="auto"/>
      </w:divBdr>
    </w:div>
    <w:div w:id="278224426">
      <w:bodyDiv w:val="1"/>
      <w:marLeft w:val="0"/>
      <w:marRight w:val="0"/>
      <w:marTop w:val="0"/>
      <w:marBottom w:val="0"/>
      <w:divBdr>
        <w:top w:val="none" w:sz="0" w:space="0" w:color="auto"/>
        <w:left w:val="none" w:sz="0" w:space="0" w:color="auto"/>
        <w:bottom w:val="none" w:sz="0" w:space="0" w:color="auto"/>
        <w:right w:val="none" w:sz="0" w:space="0" w:color="auto"/>
      </w:divBdr>
    </w:div>
    <w:div w:id="278413835">
      <w:bodyDiv w:val="1"/>
      <w:marLeft w:val="0"/>
      <w:marRight w:val="0"/>
      <w:marTop w:val="0"/>
      <w:marBottom w:val="0"/>
      <w:divBdr>
        <w:top w:val="none" w:sz="0" w:space="0" w:color="auto"/>
        <w:left w:val="none" w:sz="0" w:space="0" w:color="auto"/>
        <w:bottom w:val="none" w:sz="0" w:space="0" w:color="auto"/>
        <w:right w:val="none" w:sz="0" w:space="0" w:color="auto"/>
      </w:divBdr>
    </w:div>
    <w:div w:id="279410570">
      <w:bodyDiv w:val="1"/>
      <w:marLeft w:val="0"/>
      <w:marRight w:val="0"/>
      <w:marTop w:val="0"/>
      <w:marBottom w:val="0"/>
      <w:divBdr>
        <w:top w:val="none" w:sz="0" w:space="0" w:color="auto"/>
        <w:left w:val="none" w:sz="0" w:space="0" w:color="auto"/>
        <w:bottom w:val="none" w:sz="0" w:space="0" w:color="auto"/>
        <w:right w:val="none" w:sz="0" w:space="0" w:color="auto"/>
      </w:divBdr>
    </w:div>
    <w:div w:id="279646559">
      <w:bodyDiv w:val="1"/>
      <w:marLeft w:val="0"/>
      <w:marRight w:val="0"/>
      <w:marTop w:val="0"/>
      <w:marBottom w:val="0"/>
      <w:divBdr>
        <w:top w:val="none" w:sz="0" w:space="0" w:color="auto"/>
        <w:left w:val="none" w:sz="0" w:space="0" w:color="auto"/>
        <w:bottom w:val="none" w:sz="0" w:space="0" w:color="auto"/>
        <w:right w:val="none" w:sz="0" w:space="0" w:color="auto"/>
      </w:divBdr>
    </w:div>
    <w:div w:id="279647904">
      <w:bodyDiv w:val="1"/>
      <w:marLeft w:val="0"/>
      <w:marRight w:val="0"/>
      <w:marTop w:val="0"/>
      <w:marBottom w:val="0"/>
      <w:divBdr>
        <w:top w:val="none" w:sz="0" w:space="0" w:color="auto"/>
        <w:left w:val="none" w:sz="0" w:space="0" w:color="auto"/>
        <w:bottom w:val="none" w:sz="0" w:space="0" w:color="auto"/>
        <w:right w:val="none" w:sz="0" w:space="0" w:color="auto"/>
      </w:divBdr>
    </w:div>
    <w:div w:id="279650607">
      <w:bodyDiv w:val="1"/>
      <w:marLeft w:val="0"/>
      <w:marRight w:val="0"/>
      <w:marTop w:val="0"/>
      <w:marBottom w:val="0"/>
      <w:divBdr>
        <w:top w:val="none" w:sz="0" w:space="0" w:color="auto"/>
        <w:left w:val="none" w:sz="0" w:space="0" w:color="auto"/>
        <w:bottom w:val="none" w:sz="0" w:space="0" w:color="auto"/>
        <w:right w:val="none" w:sz="0" w:space="0" w:color="auto"/>
      </w:divBdr>
    </w:div>
    <w:div w:id="280066587">
      <w:bodyDiv w:val="1"/>
      <w:marLeft w:val="0"/>
      <w:marRight w:val="0"/>
      <w:marTop w:val="0"/>
      <w:marBottom w:val="0"/>
      <w:divBdr>
        <w:top w:val="none" w:sz="0" w:space="0" w:color="auto"/>
        <w:left w:val="none" w:sz="0" w:space="0" w:color="auto"/>
        <w:bottom w:val="none" w:sz="0" w:space="0" w:color="auto"/>
        <w:right w:val="none" w:sz="0" w:space="0" w:color="auto"/>
      </w:divBdr>
    </w:div>
    <w:div w:id="280184427">
      <w:bodyDiv w:val="1"/>
      <w:marLeft w:val="0"/>
      <w:marRight w:val="0"/>
      <w:marTop w:val="0"/>
      <w:marBottom w:val="0"/>
      <w:divBdr>
        <w:top w:val="none" w:sz="0" w:space="0" w:color="auto"/>
        <w:left w:val="none" w:sz="0" w:space="0" w:color="auto"/>
        <w:bottom w:val="none" w:sz="0" w:space="0" w:color="auto"/>
        <w:right w:val="none" w:sz="0" w:space="0" w:color="auto"/>
      </w:divBdr>
    </w:div>
    <w:div w:id="280501738">
      <w:bodyDiv w:val="1"/>
      <w:marLeft w:val="0"/>
      <w:marRight w:val="0"/>
      <w:marTop w:val="0"/>
      <w:marBottom w:val="0"/>
      <w:divBdr>
        <w:top w:val="none" w:sz="0" w:space="0" w:color="auto"/>
        <w:left w:val="none" w:sz="0" w:space="0" w:color="auto"/>
        <w:bottom w:val="none" w:sz="0" w:space="0" w:color="auto"/>
        <w:right w:val="none" w:sz="0" w:space="0" w:color="auto"/>
      </w:divBdr>
    </w:div>
    <w:div w:id="280696391">
      <w:bodyDiv w:val="1"/>
      <w:marLeft w:val="0"/>
      <w:marRight w:val="0"/>
      <w:marTop w:val="0"/>
      <w:marBottom w:val="0"/>
      <w:divBdr>
        <w:top w:val="none" w:sz="0" w:space="0" w:color="auto"/>
        <w:left w:val="none" w:sz="0" w:space="0" w:color="auto"/>
        <w:bottom w:val="none" w:sz="0" w:space="0" w:color="auto"/>
        <w:right w:val="none" w:sz="0" w:space="0" w:color="auto"/>
      </w:divBdr>
    </w:div>
    <w:div w:id="280890638">
      <w:bodyDiv w:val="1"/>
      <w:marLeft w:val="0"/>
      <w:marRight w:val="0"/>
      <w:marTop w:val="0"/>
      <w:marBottom w:val="0"/>
      <w:divBdr>
        <w:top w:val="none" w:sz="0" w:space="0" w:color="auto"/>
        <w:left w:val="none" w:sz="0" w:space="0" w:color="auto"/>
        <w:bottom w:val="none" w:sz="0" w:space="0" w:color="auto"/>
        <w:right w:val="none" w:sz="0" w:space="0" w:color="auto"/>
      </w:divBdr>
    </w:div>
    <w:div w:id="281150537">
      <w:bodyDiv w:val="1"/>
      <w:marLeft w:val="0"/>
      <w:marRight w:val="0"/>
      <w:marTop w:val="0"/>
      <w:marBottom w:val="0"/>
      <w:divBdr>
        <w:top w:val="none" w:sz="0" w:space="0" w:color="auto"/>
        <w:left w:val="none" w:sz="0" w:space="0" w:color="auto"/>
        <w:bottom w:val="none" w:sz="0" w:space="0" w:color="auto"/>
        <w:right w:val="none" w:sz="0" w:space="0" w:color="auto"/>
      </w:divBdr>
    </w:div>
    <w:div w:id="281497280">
      <w:bodyDiv w:val="1"/>
      <w:marLeft w:val="0"/>
      <w:marRight w:val="0"/>
      <w:marTop w:val="0"/>
      <w:marBottom w:val="0"/>
      <w:divBdr>
        <w:top w:val="none" w:sz="0" w:space="0" w:color="auto"/>
        <w:left w:val="none" w:sz="0" w:space="0" w:color="auto"/>
        <w:bottom w:val="none" w:sz="0" w:space="0" w:color="auto"/>
        <w:right w:val="none" w:sz="0" w:space="0" w:color="auto"/>
      </w:divBdr>
    </w:div>
    <w:div w:id="281621489">
      <w:bodyDiv w:val="1"/>
      <w:marLeft w:val="0"/>
      <w:marRight w:val="0"/>
      <w:marTop w:val="0"/>
      <w:marBottom w:val="0"/>
      <w:divBdr>
        <w:top w:val="none" w:sz="0" w:space="0" w:color="auto"/>
        <w:left w:val="none" w:sz="0" w:space="0" w:color="auto"/>
        <w:bottom w:val="none" w:sz="0" w:space="0" w:color="auto"/>
        <w:right w:val="none" w:sz="0" w:space="0" w:color="auto"/>
      </w:divBdr>
    </w:div>
    <w:div w:id="281771346">
      <w:bodyDiv w:val="1"/>
      <w:marLeft w:val="0"/>
      <w:marRight w:val="0"/>
      <w:marTop w:val="0"/>
      <w:marBottom w:val="0"/>
      <w:divBdr>
        <w:top w:val="none" w:sz="0" w:space="0" w:color="auto"/>
        <w:left w:val="none" w:sz="0" w:space="0" w:color="auto"/>
        <w:bottom w:val="none" w:sz="0" w:space="0" w:color="auto"/>
        <w:right w:val="none" w:sz="0" w:space="0" w:color="auto"/>
      </w:divBdr>
    </w:div>
    <w:div w:id="281884596">
      <w:bodyDiv w:val="1"/>
      <w:marLeft w:val="0"/>
      <w:marRight w:val="0"/>
      <w:marTop w:val="0"/>
      <w:marBottom w:val="0"/>
      <w:divBdr>
        <w:top w:val="none" w:sz="0" w:space="0" w:color="auto"/>
        <w:left w:val="none" w:sz="0" w:space="0" w:color="auto"/>
        <w:bottom w:val="none" w:sz="0" w:space="0" w:color="auto"/>
        <w:right w:val="none" w:sz="0" w:space="0" w:color="auto"/>
      </w:divBdr>
    </w:div>
    <w:div w:id="282001584">
      <w:bodyDiv w:val="1"/>
      <w:marLeft w:val="0"/>
      <w:marRight w:val="0"/>
      <w:marTop w:val="0"/>
      <w:marBottom w:val="0"/>
      <w:divBdr>
        <w:top w:val="none" w:sz="0" w:space="0" w:color="auto"/>
        <w:left w:val="none" w:sz="0" w:space="0" w:color="auto"/>
        <w:bottom w:val="none" w:sz="0" w:space="0" w:color="auto"/>
        <w:right w:val="none" w:sz="0" w:space="0" w:color="auto"/>
      </w:divBdr>
    </w:div>
    <w:div w:id="282032572">
      <w:bodyDiv w:val="1"/>
      <w:marLeft w:val="0"/>
      <w:marRight w:val="0"/>
      <w:marTop w:val="0"/>
      <w:marBottom w:val="0"/>
      <w:divBdr>
        <w:top w:val="none" w:sz="0" w:space="0" w:color="auto"/>
        <w:left w:val="none" w:sz="0" w:space="0" w:color="auto"/>
        <w:bottom w:val="none" w:sz="0" w:space="0" w:color="auto"/>
        <w:right w:val="none" w:sz="0" w:space="0" w:color="auto"/>
      </w:divBdr>
    </w:div>
    <w:div w:id="282613475">
      <w:bodyDiv w:val="1"/>
      <w:marLeft w:val="0"/>
      <w:marRight w:val="0"/>
      <w:marTop w:val="0"/>
      <w:marBottom w:val="0"/>
      <w:divBdr>
        <w:top w:val="none" w:sz="0" w:space="0" w:color="auto"/>
        <w:left w:val="none" w:sz="0" w:space="0" w:color="auto"/>
        <w:bottom w:val="none" w:sz="0" w:space="0" w:color="auto"/>
        <w:right w:val="none" w:sz="0" w:space="0" w:color="auto"/>
      </w:divBdr>
    </w:div>
    <w:div w:id="282616667">
      <w:bodyDiv w:val="1"/>
      <w:marLeft w:val="0"/>
      <w:marRight w:val="0"/>
      <w:marTop w:val="0"/>
      <w:marBottom w:val="0"/>
      <w:divBdr>
        <w:top w:val="none" w:sz="0" w:space="0" w:color="auto"/>
        <w:left w:val="none" w:sz="0" w:space="0" w:color="auto"/>
        <w:bottom w:val="none" w:sz="0" w:space="0" w:color="auto"/>
        <w:right w:val="none" w:sz="0" w:space="0" w:color="auto"/>
      </w:divBdr>
    </w:div>
    <w:div w:id="283394280">
      <w:bodyDiv w:val="1"/>
      <w:marLeft w:val="0"/>
      <w:marRight w:val="0"/>
      <w:marTop w:val="0"/>
      <w:marBottom w:val="0"/>
      <w:divBdr>
        <w:top w:val="none" w:sz="0" w:space="0" w:color="auto"/>
        <w:left w:val="none" w:sz="0" w:space="0" w:color="auto"/>
        <w:bottom w:val="none" w:sz="0" w:space="0" w:color="auto"/>
        <w:right w:val="none" w:sz="0" w:space="0" w:color="auto"/>
      </w:divBdr>
    </w:div>
    <w:div w:id="284318185">
      <w:bodyDiv w:val="1"/>
      <w:marLeft w:val="0"/>
      <w:marRight w:val="0"/>
      <w:marTop w:val="0"/>
      <w:marBottom w:val="0"/>
      <w:divBdr>
        <w:top w:val="none" w:sz="0" w:space="0" w:color="auto"/>
        <w:left w:val="none" w:sz="0" w:space="0" w:color="auto"/>
        <w:bottom w:val="none" w:sz="0" w:space="0" w:color="auto"/>
        <w:right w:val="none" w:sz="0" w:space="0" w:color="auto"/>
      </w:divBdr>
    </w:div>
    <w:div w:id="285817281">
      <w:bodyDiv w:val="1"/>
      <w:marLeft w:val="0"/>
      <w:marRight w:val="0"/>
      <w:marTop w:val="0"/>
      <w:marBottom w:val="0"/>
      <w:divBdr>
        <w:top w:val="none" w:sz="0" w:space="0" w:color="auto"/>
        <w:left w:val="none" w:sz="0" w:space="0" w:color="auto"/>
        <w:bottom w:val="none" w:sz="0" w:space="0" w:color="auto"/>
        <w:right w:val="none" w:sz="0" w:space="0" w:color="auto"/>
      </w:divBdr>
    </w:div>
    <w:div w:id="285820667">
      <w:bodyDiv w:val="1"/>
      <w:marLeft w:val="0"/>
      <w:marRight w:val="0"/>
      <w:marTop w:val="0"/>
      <w:marBottom w:val="0"/>
      <w:divBdr>
        <w:top w:val="none" w:sz="0" w:space="0" w:color="auto"/>
        <w:left w:val="none" w:sz="0" w:space="0" w:color="auto"/>
        <w:bottom w:val="none" w:sz="0" w:space="0" w:color="auto"/>
        <w:right w:val="none" w:sz="0" w:space="0" w:color="auto"/>
      </w:divBdr>
    </w:div>
    <w:div w:id="286010498">
      <w:bodyDiv w:val="1"/>
      <w:marLeft w:val="0"/>
      <w:marRight w:val="0"/>
      <w:marTop w:val="0"/>
      <w:marBottom w:val="0"/>
      <w:divBdr>
        <w:top w:val="none" w:sz="0" w:space="0" w:color="auto"/>
        <w:left w:val="none" w:sz="0" w:space="0" w:color="auto"/>
        <w:bottom w:val="none" w:sz="0" w:space="0" w:color="auto"/>
        <w:right w:val="none" w:sz="0" w:space="0" w:color="auto"/>
      </w:divBdr>
    </w:div>
    <w:div w:id="286160882">
      <w:bodyDiv w:val="1"/>
      <w:marLeft w:val="0"/>
      <w:marRight w:val="0"/>
      <w:marTop w:val="0"/>
      <w:marBottom w:val="0"/>
      <w:divBdr>
        <w:top w:val="none" w:sz="0" w:space="0" w:color="auto"/>
        <w:left w:val="none" w:sz="0" w:space="0" w:color="auto"/>
        <w:bottom w:val="none" w:sz="0" w:space="0" w:color="auto"/>
        <w:right w:val="none" w:sz="0" w:space="0" w:color="auto"/>
      </w:divBdr>
    </w:div>
    <w:div w:id="286358234">
      <w:bodyDiv w:val="1"/>
      <w:marLeft w:val="0"/>
      <w:marRight w:val="0"/>
      <w:marTop w:val="0"/>
      <w:marBottom w:val="0"/>
      <w:divBdr>
        <w:top w:val="none" w:sz="0" w:space="0" w:color="auto"/>
        <w:left w:val="none" w:sz="0" w:space="0" w:color="auto"/>
        <w:bottom w:val="none" w:sz="0" w:space="0" w:color="auto"/>
        <w:right w:val="none" w:sz="0" w:space="0" w:color="auto"/>
      </w:divBdr>
    </w:div>
    <w:div w:id="286401515">
      <w:bodyDiv w:val="1"/>
      <w:marLeft w:val="0"/>
      <w:marRight w:val="0"/>
      <w:marTop w:val="0"/>
      <w:marBottom w:val="0"/>
      <w:divBdr>
        <w:top w:val="none" w:sz="0" w:space="0" w:color="auto"/>
        <w:left w:val="none" w:sz="0" w:space="0" w:color="auto"/>
        <w:bottom w:val="none" w:sz="0" w:space="0" w:color="auto"/>
        <w:right w:val="none" w:sz="0" w:space="0" w:color="auto"/>
      </w:divBdr>
    </w:div>
    <w:div w:id="286664923">
      <w:bodyDiv w:val="1"/>
      <w:marLeft w:val="0"/>
      <w:marRight w:val="0"/>
      <w:marTop w:val="0"/>
      <w:marBottom w:val="0"/>
      <w:divBdr>
        <w:top w:val="none" w:sz="0" w:space="0" w:color="auto"/>
        <w:left w:val="none" w:sz="0" w:space="0" w:color="auto"/>
        <w:bottom w:val="none" w:sz="0" w:space="0" w:color="auto"/>
        <w:right w:val="none" w:sz="0" w:space="0" w:color="auto"/>
      </w:divBdr>
    </w:div>
    <w:div w:id="286737201">
      <w:bodyDiv w:val="1"/>
      <w:marLeft w:val="0"/>
      <w:marRight w:val="0"/>
      <w:marTop w:val="0"/>
      <w:marBottom w:val="0"/>
      <w:divBdr>
        <w:top w:val="none" w:sz="0" w:space="0" w:color="auto"/>
        <w:left w:val="none" w:sz="0" w:space="0" w:color="auto"/>
        <w:bottom w:val="none" w:sz="0" w:space="0" w:color="auto"/>
        <w:right w:val="none" w:sz="0" w:space="0" w:color="auto"/>
      </w:divBdr>
    </w:div>
    <w:div w:id="286862722">
      <w:bodyDiv w:val="1"/>
      <w:marLeft w:val="0"/>
      <w:marRight w:val="0"/>
      <w:marTop w:val="0"/>
      <w:marBottom w:val="0"/>
      <w:divBdr>
        <w:top w:val="none" w:sz="0" w:space="0" w:color="auto"/>
        <w:left w:val="none" w:sz="0" w:space="0" w:color="auto"/>
        <w:bottom w:val="none" w:sz="0" w:space="0" w:color="auto"/>
        <w:right w:val="none" w:sz="0" w:space="0" w:color="auto"/>
      </w:divBdr>
    </w:div>
    <w:div w:id="287200009">
      <w:bodyDiv w:val="1"/>
      <w:marLeft w:val="0"/>
      <w:marRight w:val="0"/>
      <w:marTop w:val="0"/>
      <w:marBottom w:val="0"/>
      <w:divBdr>
        <w:top w:val="none" w:sz="0" w:space="0" w:color="auto"/>
        <w:left w:val="none" w:sz="0" w:space="0" w:color="auto"/>
        <w:bottom w:val="none" w:sz="0" w:space="0" w:color="auto"/>
        <w:right w:val="none" w:sz="0" w:space="0" w:color="auto"/>
      </w:divBdr>
    </w:div>
    <w:div w:id="287316176">
      <w:bodyDiv w:val="1"/>
      <w:marLeft w:val="0"/>
      <w:marRight w:val="0"/>
      <w:marTop w:val="0"/>
      <w:marBottom w:val="0"/>
      <w:divBdr>
        <w:top w:val="none" w:sz="0" w:space="0" w:color="auto"/>
        <w:left w:val="none" w:sz="0" w:space="0" w:color="auto"/>
        <w:bottom w:val="none" w:sz="0" w:space="0" w:color="auto"/>
        <w:right w:val="none" w:sz="0" w:space="0" w:color="auto"/>
      </w:divBdr>
    </w:div>
    <w:div w:id="287663325">
      <w:bodyDiv w:val="1"/>
      <w:marLeft w:val="0"/>
      <w:marRight w:val="0"/>
      <w:marTop w:val="0"/>
      <w:marBottom w:val="0"/>
      <w:divBdr>
        <w:top w:val="none" w:sz="0" w:space="0" w:color="auto"/>
        <w:left w:val="none" w:sz="0" w:space="0" w:color="auto"/>
        <w:bottom w:val="none" w:sz="0" w:space="0" w:color="auto"/>
        <w:right w:val="none" w:sz="0" w:space="0" w:color="auto"/>
      </w:divBdr>
    </w:div>
    <w:div w:id="287856147">
      <w:bodyDiv w:val="1"/>
      <w:marLeft w:val="0"/>
      <w:marRight w:val="0"/>
      <w:marTop w:val="0"/>
      <w:marBottom w:val="0"/>
      <w:divBdr>
        <w:top w:val="none" w:sz="0" w:space="0" w:color="auto"/>
        <w:left w:val="none" w:sz="0" w:space="0" w:color="auto"/>
        <w:bottom w:val="none" w:sz="0" w:space="0" w:color="auto"/>
        <w:right w:val="none" w:sz="0" w:space="0" w:color="auto"/>
      </w:divBdr>
    </w:div>
    <w:div w:id="287978198">
      <w:bodyDiv w:val="1"/>
      <w:marLeft w:val="0"/>
      <w:marRight w:val="0"/>
      <w:marTop w:val="0"/>
      <w:marBottom w:val="0"/>
      <w:divBdr>
        <w:top w:val="none" w:sz="0" w:space="0" w:color="auto"/>
        <w:left w:val="none" w:sz="0" w:space="0" w:color="auto"/>
        <w:bottom w:val="none" w:sz="0" w:space="0" w:color="auto"/>
        <w:right w:val="none" w:sz="0" w:space="0" w:color="auto"/>
      </w:divBdr>
    </w:div>
    <w:div w:id="288820775">
      <w:bodyDiv w:val="1"/>
      <w:marLeft w:val="0"/>
      <w:marRight w:val="0"/>
      <w:marTop w:val="0"/>
      <w:marBottom w:val="0"/>
      <w:divBdr>
        <w:top w:val="none" w:sz="0" w:space="0" w:color="auto"/>
        <w:left w:val="none" w:sz="0" w:space="0" w:color="auto"/>
        <w:bottom w:val="none" w:sz="0" w:space="0" w:color="auto"/>
        <w:right w:val="none" w:sz="0" w:space="0" w:color="auto"/>
      </w:divBdr>
    </w:div>
    <w:div w:id="288974167">
      <w:bodyDiv w:val="1"/>
      <w:marLeft w:val="0"/>
      <w:marRight w:val="0"/>
      <w:marTop w:val="0"/>
      <w:marBottom w:val="0"/>
      <w:divBdr>
        <w:top w:val="none" w:sz="0" w:space="0" w:color="auto"/>
        <w:left w:val="none" w:sz="0" w:space="0" w:color="auto"/>
        <w:bottom w:val="none" w:sz="0" w:space="0" w:color="auto"/>
        <w:right w:val="none" w:sz="0" w:space="0" w:color="auto"/>
      </w:divBdr>
    </w:div>
    <w:div w:id="289868687">
      <w:bodyDiv w:val="1"/>
      <w:marLeft w:val="0"/>
      <w:marRight w:val="0"/>
      <w:marTop w:val="0"/>
      <w:marBottom w:val="0"/>
      <w:divBdr>
        <w:top w:val="none" w:sz="0" w:space="0" w:color="auto"/>
        <w:left w:val="none" w:sz="0" w:space="0" w:color="auto"/>
        <w:bottom w:val="none" w:sz="0" w:space="0" w:color="auto"/>
        <w:right w:val="none" w:sz="0" w:space="0" w:color="auto"/>
      </w:divBdr>
    </w:div>
    <w:div w:id="289942769">
      <w:bodyDiv w:val="1"/>
      <w:marLeft w:val="0"/>
      <w:marRight w:val="0"/>
      <w:marTop w:val="0"/>
      <w:marBottom w:val="0"/>
      <w:divBdr>
        <w:top w:val="none" w:sz="0" w:space="0" w:color="auto"/>
        <w:left w:val="none" w:sz="0" w:space="0" w:color="auto"/>
        <w:bottom w:val="none" w:sz="0" w:space="0" w:color="auto"/>
        <w:right w:val="none" w:sz="0" w:space="0" w:color="auto"/>
      </w:divBdr>
    </w:div>
    <w:div w:id="290330536">
      <w:bodyDiv w:val="1"/>
      <w:marLeft w:val="0"/>
      <w:marRight w:val="0"/>
      <w:marTop w:val="0"/>
      <w:marBottom w:val="0"/>
      <w:divBdr>
        <w:top w:val="none" w:sz="0" w:space="0" w:color="auto"/>
        <w:left w:val="none" w:sz="0" w:space="0" w:color="auto"/>
        <w:bottom w:val="none" w:sz="0" w:space="0" w:color="auto"/>
        <w:right w:val="none" w:sz="0" w:space="0" w:color="auto"/>
      </w:divBdr>
    </w:div>
    <w:div w:id="291061612">
      <w:bodyDiv w:val="1"/>
      <w:marLeft w:val="0"/>
      <w:marRight w:val="0"/>
      <w:marTop w:val="0"/>
      <w:marBottom w:val="0"/>
      <w:divBdr>
        <w:top w:val="none" w:sz="0" w:space="0" w:color="auto"/>
        <w:left w:val="none" w:sz="0" w:space="0" w:color="auto"/>
        <w:bottom w:val="none" w:sz="0" w:space="0" w:color="auto"/>
        <w:right w:val="none" w:sz="0" w:space="0" w:color="auto"/>
      </w:divBdr>
    </w:div>
    <w:div w:id="291331846">
      <w:bodyDiv w:val="1"/>
      <w:marLeft w:val="0"/>
      <w:marRight w:val="0"/>
      <w:marTop w:val="0"/>
      <w:marBottom w:val="0"/>
      <w:divBdr>
        <w:top w:val="none" w:sz="0" w:space="0" w:color="auto"/>
        <w:left w:val="none" w:sz="0" w:space="0" w:color="auto"/>
        <w:bottom w:val="none" w:sz="0" w:space="0" w:color="auto"/>
        <w:right w:val="none" w:sz="0" w:space="0" w:color="auto"/>
      </w:divBdr>
    </w:div>
    <w:div w:id="291375454">
      <w:bodyDiv w:val="1"/>
      <w:marLeft w:val="0"/>
      <w:marRight w:val="0"/>
      <w:marTop w:val="0"/>
      <w:marBottom w:val="0"/>
      <w:divBdr>
        <w:top w:val="none" w:sz="0" w:space="0" w:color="auto"/>
        <w:left w:val="none" w:sz="0" w:space="0" w:color="auto"/>
        <w:bottom w:val="none" w:sz="0" w:space="0" w:color="auto"/>
        <w:right w:val="none" w:sz="0" w:space="0" w:color="auto"/>
      </w:divBdr>
    </w:div>
    <w:div w:id="291712612">
      <w:bodyDiv w:val="1"/>
      <w:marLeft w:val="0"/>
      <w:marRight w:val="0"/>
      <w:marTop w:val="0"/>
      <w:marBottom w:val="0"/>
      <w:divBdr>
        <w:top w:val="none" w:sz="0" w:space="0" w:color="auto"/>
        <w:left w:val="none" w:sz="0" w:space="0" w:color="auto"/>
        <w:bottom w:val="none" w:sz="0" w:space="0" w:color="auto"/>
        <w:right w:val="none" w:sz="0" w:space="0" w:color="auto"/>
      </w:divBdr>
    </w:div>
    <w:div w:id="292097140">
      <w:bodyDiv w:val="1"/>
      <w:marLeft w:val="0"/>
      <w:marRight w:val="0"/>
      <w:marTop w:val="0"/>
      <w:marBottom w:val="0"/>
      <w:divBdr>
        <w:top w:val="none" w:sz="0" w:space="0" w:color="auto"/>
        <w:left w:val="none" w:sz="0" w:space="0" w:color="auto"/>
        <w:bottom w:val="none" w:sz="0" w:space="0" w:color="auto"/>
        <w:right w:val="none" w:sz="0" w:space="0" w:color="auto"/>
      </w:divBdr>
    </w:div>
    <w:div w:id="292372411">
      <w:bodyDiv w:val="1"/>
      <w:marLeft w:val="0"/>
      <w:marRight w:val="0"/>
      <w:marTop w:val="0"/>
      <w:marBottom w:val="0"/>
      <w:divBdr>
        <w:top w:val="none" w:sz="0" w:space="0" w:color="auto"/>
        <w:left w:val="none" w:sz="0" w:space="0" w:color="auto"/>
        <w:bottom w:val="none" w:sz="0" w:space="0" w:color="auto"/>
        <w:right w:val="none" w:sz="0" w:space="0" w:color="auto"/>
      </w:divBdr>
    </w:div>
    <w:div w:id="292638753">
      <w:bodyDiv w:val="1"/>
      <w:marLeft w:val="0"/>
      <w:marRight w:val="0"/>
      <w:marTop w:val="0"/>
      <w:marBottom w:val="0"/>
      <w:divBdr>
        <w:top w:val="none" w:sz="0" w:space="0" w:color="auto"/>
        <w:left w:val="none" w:sz="0" w:space="0" w:color="auto"/>
        <w:bottom w:val="none" w:sz="0" w:space="0" w:color="auto"/>
        <w:right w:val="none" w:sz="0" w:space="0" w:color="auto"/>
      </w:divBdr>
    </w:div>
    <w:div w:id="292831696">
      <w:bodyDiv w:val="1"/>
      <w:marLeft w:val="0"/>
      <w:marRight w:val="0"/>
      <w:marTop w:val="0"/>
      <w:marBottom w:val="0"/>
      <w:divBdr>
        <w:top w:val="none" w:sz="0" w:space="0" w:color="auto"/>
        <w:left w:val="none" w:sz="0" w:space="0" w:color="auto"/>
        <w:bottom w:val="none" w:sz="0" w:space="0" w:color="auto"/>
        <w:right w:val="none" w:sz="0" w:space="0" w:color="auto"/>
      </w:divBdr>
    </w:div>
    <w:div w:id="293102436">
      <w:bodyDiv w:val="1"/>
      <w:marLeft w:val="0"/>
      <w:marRight w:val="0"/>
      <w:marTop w:val="0"/>
      <w:marBottom w:val="0"/>
      <w:divBdr>
        <w:top w:val="none" w:sz="0" w:space="0" w:color="auto"/>
        <w:left w:val="none" w:sz="0" w:space="0" w:color="auto"/>
        <w:bottom w:val="none" w:sz="0" w:space="0" w:color="auto"/>
        <w:right w:val="none" w:sz="0" w:space="0" w:color="auto"/>
      </w:divBdr>
    </w:div>
    <w:div w:id="293829709">
      <w:bodyDiv w:val="1"/>
      <w:marLeft w:val="0"/>
      <w:marRight w:val="0"/>
      <w:marTop w:val="0"/>
      <w:marBottom w:val="0"/>
      <w:divBdr>
        <w:top w:val="none" w:sz="0" w:space="0" w:color="auto"/>
        <w:left w:val="none" w:sz="0" w:space="0" w:color="auto"/>
        <w:bottom w:val="none" w:sz="0" w:space="0" w:color="auto"/>
        <w:right w:val="none" w:sz="0" w:space="0" w:color="auto"/>
      </w:divBdr>
    </w:div>
    <w:div w:id="294020142">
      <w:bodyDiv w:val="1"/>
      <w:marLeft w:val="0"/>
      <w:marRight w:val="0"/>
      <w:marTop w:val="0"/>
      <w:marBottom w:val="0"/>
      <w:divBdr>
        <w:top w:val="none" w:sz="0" w:space="0" w:color="auto"/>
        <w:left w:val="none" w:sz="0" w:space="0" w:color="auto"/>
        <w:bottom w:val="none" w:sz="0" w:space="0" w:color="auto"/>
        <w:right w:val="none" w:sz="0" w:space="0" w:color="auto"/>
      </w:divBdr>
    </w:div>
    <w:div w:id="294798544">
      <w:bodyDiv w:val="1"/>
      <w:marLeft w:val="0"/>
      <w:marRight w:val="0"/>
      <w:marTop w:val="0"/>
      <w:marBottom w:val="0"/>
      <w:divBdr>
        <w:top w:val="none" w:sz="0" w:space="0" w:color="auto"/>
        <w:left w:val="none" w:sz="0" w:space="0" w:color="auto"/>
        <w:bottom w:val="none" w:sz="0" w:space="0" w:color="auto"/>
        <w:right w:val="none" w:sz="0" w:space="0" w:color="auto"/>
      </w:divBdr>
    </w:div>
    <w:div w:id="295112836">
      <w:bodyDiv w:val="1"/>
      <w:marLeft w:val="0"/>
      <w:marRight w:val="0"/>
      <w:marTop w:val="0"/>
      <w:marBottom w:val="0"/>
      <w:divBdr>
        <w:top w:val="none" w:sz="0" w:space="0" w:color="auto"/>
        <w:left w:val="none" w:sz="0" w:space="0" w:color="auto"/>
        <w:bottom w:val="none" w:sz="0" w:space="0" w:color="auto"/>
        <w:right w:val="none" w:sz="0" w:space="0" w:color="auto"/>
      </w:divBdr>
    </w:div>
    <w:div w:id="295332616">
      <w:bodyDiv w:val="1"/>
      <w:marLeft w:val="0"/>
      <w:marRight w:val="0"/>
      <w:marTop w:val="0"/>
      <w:marBottom w:val="0"/>
      <w:divBdr>
        <w:top w:val="none" w:sz="0" w:space="0" w:color="auto"/>
        <w:left w:val="none" w:sz="0" w:space="0" w:color="auto"/>
        <w:bottom w:val="none" w:sz="0" w:space="0" w:color="auto"/>
        <w:right w:val="none" w:sz="0" w:space="0" w:color="auto"/>
      </w:divBdr>
    </w:div>
    <w:div w:id="295334417">
      <w:bodyDiv w:val="1"/>
      <w:marLeft w:val="0"/>
      <w:marRight w:val="0"/>
      <w:marTop w:val="0"/>
      <w:marBottom w:val="0"/>
      <w:divBdr>
        <w:top w:val="none" w:sz="0" w:space="0" w:color="auto"/>
        <w:left w:val="none" w:sz="0" w:space="0" w:color="auto"/>
        <w:bottom w:val="none" w:sz="0" w:space="0" w:color="auto"/>
        <w:right w:val="none" w:sz="0" w:space="0" w:color="auto"/>
      </w:divBdr>
    </w:div>
    <w:div w:id="295567742">
      <w:bodyDiv w:val="1"/>
      <w:marLeft w:val="0"/>
      <w:marRight w:val="0"/>
      <w:marTop w:val="0"/>
      <w:marBottom w:val="0"/>
      <w:divBdr>
        <w:top w:val="none" w:sz="0" w:space="0" w:color="auto"/>
        <w:left w:val="none" w:sz="0" w:space="0" w:color="auto"/>
        <w:bottom w:val="none" w:sz="0" w:space="0" w:color="auto"/>
        <w:right w:val="none" w:sz="0" w:space="0" w:color="auto"/>
      </w:divBdr>
    </w:div>
    <w:div w:id="295719977">
      <w:bodyDiv w:val="1"/>
      <w:marLeft w:val="0"/>
      <w:marRight w:val="0"/>
      <w:marTop w:val="0"/>
      <w:marBottom w:val="0"/>
      <w:divBdr>
        <w:top w:val="none" w:sz="0" w:space="0" w:color="auto"/>
        <w:left w:val="none" w:sz="0" w:space="0" w:color="auto"/>
        <w:bottom w:val="none" w:sz="0" w:space="0" w:color="auto"/>
        <w:right w:val="none" w:sz="0" w:space="0" w:color="auto"/>
      </w:divBdr>
    </w:div>
    <w:div w:id="296229142">
      <w:bodyDiv w:val="1"/>
      <w:marLeft w:val="0"/>
      <w:marRight w:val="0"/>
      <w:marTop w:val="0"/>
      <w:marBottom w:val="0"/>
      <w:divBdr>
        <w:top w:val="none" w:sz="0" w:space="0" w:color="auto"/>
        <w:left w:val="none" w:sz="0" w:space="0" w:color="auto"/>
        <w:bottom w:val="none" w:sz="0" w:space="0" w:color="auto"/>
        <w:right w:val="none" w:sz="0" w:space="0" w:color="auto"/>
      </w:divBdr>
    </w:div>
    <w:div w:id="296494446">
      <w:bodyDiv w:val="1"/>
      <w:marLeft w:val="0"/>
      <w:marRight w:val="0"/>
      <w:marTop w:val="0"/>
      <w:marBottom w:val="0"/>
      <w:divBdr>
        <w:top w:val="none" w:sz="0" w:space="0" w:color="auto"/>
        <w:left w:val="none" w:sz="0" w:space="0" w:color="auto"/>
        <w:bottom w:val="none" w:sz="0" w:space="0" w:color="auto"/>
        <w:right w:val="none" w:sz="0" w:space="0" w:color="auto"/>
      </w:divBdr>
    </w:div>
    <w:div w:id="297029747">
      <w:bodyDiv w:val="1"/>
      <w:marLeft w:val="0"/>
      <w:marRight w:val="0"/>
      <w:marTop w:val="0"/>
      <w:marBottom w:val="0"/>
      <w:divBdr>
        <w:top w:val="none" w:sz="0" w:space="0" w:color="auto"/>
        <w:left w:val="none" w:sz="0" w:space="0" w:color="auto"/>
        <w:bottom w:val="none" w:sz="0" w:space="0" w:color="auto"/>
        <w:right w:val="none" w:sz="0" w:space="0" w:color="auto"/>
      </w:divBdr>
    </w:div>
    <w:div w:id="297565094">
      <w:bodyDiv w:val="1"/>
      <w:marLeft w:val="0"/>
      <w:marRight w:val="0"/>
      <w:marTop w:val="0"/>
      <w:marBottom w:val="0"/>
      <w:divBdr>
        <w:top w:val="none" w:sz="0" w:space="0" w:color="auto"/>
        <w:left w:val="none" w:sz="0" w:space="0" w:color="auto"/>
        <w:bottom w:val="none" w:sz="0" w:space="0" w:color="auto"/>
        <w:right w:val="none" w:sz="0" w:space="0" w:color="auto"/>
      </w:divBdr>
    </w:div>
    <w:div w:id="297759009">
      <w:bodyDiv w:val="1"/>
      <w:marLeft w:val="0"/>
      <w:marRight w:val="0"/>
      <w:marTop w:val="0"/>
      <w:marBottom w:val="0"/>
      <w:divBdr>
        <w:top w:val="none" w:sz="0" w:space="0" w:color="auto"/>
        <w:left w:val="none" w:sz="0" w:space="0" w:color="auto"/>
        <w:bottom w:val="none" w:sz="0" w:space="0" w:color="auto"/>
        <w:right w:val="none" w:sz="0" w:space="0" w:color="auto"/>
      </w:divBdr>
    </w:div>
    <w:div w:id="298724946">
      <w:bodyDiv w:val="1"/>
      <w:marLeft w:val="0"/>
      <w:marRight w:val="0"/>
      <w:marTop w:val="0"/>
      <w:marBottom w:val="0"/>
      <w:divBdr>
        <w:top w:val="none" w:sz="0" w:space="0" w:color="auto"/>
        <w:left w:val="none" w:sz="0" w:space="0" w:color="auto"/>
        <w:bottom w:val="none" w:sz="0" w:space="0" w:color="auto"/>
        <w:right w:val="none" w:sz="0" w:space="0" w:color="auto"/>
      </w:divBdr>
    </w:div>
    <w:div w:id="300500724">
      <w:bodyDiv w:val="1"/>
      <w:marLeft w:val="0"/>
      <w:marRight w:val="0"/>
      <w:marTop w:val="0"/>
      <w:marBottom w:val="0"/>
      <w:divBdr>
        <w:top w:val="none" w:sz="0" w:space="0" w:color="auto"/>
        <w:left w:val="none" w:sz="0" w:space="0" w:color="auto"/>
        <w:bottom w:val="none" w:sz="0" w:space="0" w:color="auto"/>
        <w:right w:val="none" w:sz="0" w:space="0" w:color="auto"/>
      </w:divBdr>
    </w:div>
    <w:div w:id="300698057">
      <w:bodyDiv w:val="1"/>
      <w:marLeft w:val="0"/>
      <w:marRight w:val="0"/>
      <w:marTop w:val="0"/>
      <w:marBottom w:val="0"/>
      <w:divBdr>
        <w:top w:val="none" w:sz="0" w:space="0" w:color="auto"/>
        <w:left w:val="none" w:sz="0" w:space="0" w:color="auto"/>
        <w:bottom w:val="none" w:sz="0" w:space="0" w:color="auto"/>
        <w:right w:val="none" w:sz="0" w:space="0" w:color="auto"/>
      </w:divBdr>
    </w:div>
    <w:div w:id="301036982">
      <w:bodyDiv w:val="1"/>
      <w:marLeft w:val="0"/>
      <w:marRight w:val="0"/>
      <w:marTop w:val="0"/>
      <w:marBottom w:val="0"/>
      <w:divBdr>
        <w:top w:val="none" w:sz="0" w:space="0" w:color="auto"/>
        <w:left w:val="none" w:sz="0" w:space="0" w:color="auto"/>
        <w:bottom w:val="none" w:sz="0" w:space="0" w:color="auto"/>
        <w:right w:val="none" w:sz="0" w:space="0" w:color="auto"/>
      </w:divBdr>
    </w:div>
    <w:div w:id="301278044">
      <w:bodyDiv w:val="1"/>
      <w:marLeft w:val="0"/>
      <w:marRight w:val="0"/>
      <w:marTop w:val="0"/>
      <w:marBottom w:val="0"/>
      <w:divBdr>
        <w:top w:val="none" w:sz="0" w:space="0" w:color="auto"/>
        <w:left w:val="none" w:sz="0" w:space="0" w:color="auto"/>
        <w:bottom w:val="none" w:sz="0" w:space="0" w:color="auto"/>
        <w:right w:val="none" w:sz="0" w:space="0" w:color="auto"/>
      </w:divBdr>
    </w:div>
    <w:div w:id="301348092">
      <w:bodyDiv w:val="1"/>
      <w:marLeft w:val="0"/>
      <w:marRight w:val="0"/>
      <w:marTop w:val="0"/>
      <w:marBottom w:val="0"/>
      <w:divBdr>
        <w:top w:val="none" w:sz="0" w:space="0" w:color="auto"/>
        <w:left w:val="none" w:sz="0" w:space="0" w:color="auto"/>
        <w:bottom w:val="none" w:sz="0" w:space="0" w:color="auto"/>
        <w:right w:val="none" w:sz="0" w:space="0" w:color="auto"/>
      </w:divBdr>
    </w:div>
    <w:div w:id="301353695">
      <w:bodyDiv w:val="1"/>
      <w:marLeft w:val="0"/>
      <w:marRight w:val="0"/>
      <w:marTop w:val="0"/>
      <w:marBottom w:val="0"/>
      <w:divBdr>
        <w:top w:val="none" w:sz="0" w:space="0" w:color="auto"/>
        <w:left w:val="none" w:sz="0" w:space="0" w:color="auto"/>
        <w:bottom w:val="none" w:sz="0" w:space="0" w:color="auto"/>
        <w:right w:val="none" w:sz="0" w:space="0" w:color="auto"/>
      </w:divBdr>
    </w:div>
    <w:div w:id="301496875">
      <w:bodyDiv w:val="1"/>
      <w:marLeft w:val="0"/>
      <w:marRight w:val="0"/>
      <w:marTop w:val="0"/>
      <w:marBottom w:val="0"/>
      <w:divBdr>
        <w:top w:val="none" w:sz="0" w:space="0" w:color="auto"/>
        <w:left w:val="none" w:sz="0" w:space="0" w:color="auto"/>
        <w:bottom w:val="none" w:sz="0" w:space="0" w:color="auto"/>
        <w:right w:val="none" w:sz="0" w:space="0" w:color="auto"/>
      </w:divBdr>
    </w:div>
    <w:div w:id="301547586">
      <w:bodyDiv w:val="1"/>
      <w:marLeft w:val="0"/>
      <w:marRight w:val="0"/>
      <w:marTop w:val="0"/>
      <w:marBottom w:val="0"/>
      <w:divBdr>
        <w:top w:val="none" w:sz="0" w:space="0" w:color="auto"/>
        <w:left w:val="none" w:sz="0" w:space="0" w:color="auto"/>
        <w:bottom w:val="none" w:sz="0" w:space="0" w:color="auto"/>
        <w:right w:val="none" w:sz="0" w:space="0" w:color="auto"/>
      </w:divBdr>
    </w:div>
    <w:div w:id="301665291">
      <w:bodyDiv w:val="1"/>
      <w:marLeft w:val="0"/>
      <w:marRight w:val="0"/>
      <w:marTop w:val="0"/>
      <w:marBottom w:val="0"/>
      <w:divBdr>
        <w:top w:val="none" w:sz="0" w:space="0" w:color="auto"/>
        <w:left w:val="none" w:sz="0" w:space="0" w:color="auto"/>
        <w:bottom w:val="none" w:sz="0" w:space="0" w:color="auto"/>
        <w:right w:val="none" w:sz="0" w:space="0" w:color="auto"/>
      </w:divBdr>
    </w:div>
    <w:div w:id="302010104">
      <w:bodyDiv w:val="1"/>
      <w:marLeft w:val="0"/>
      <w:marRight w:val="0"/>
      <w:marTop w:val="0"/>
      <w:marBottom w:val="0"/>
      <w:divBdr>
        <w:top w:val="none" w:sz="0" w:space="0" w:color="auto"/>
        <w:left w:val="none" w:sz="0" w:space="0" w:color="auto"/>
        <w:bottom w:val="none" w:sz="0" w:space="0" w:color="auto"/>
        <w:right w:val="none" w:sz="0" w:space="0" w:color="auto"/>
      </w:divBdr>
    </w:div>
    <w:div w:id="303315050">
      <w:bodyDiv w:val="1"/>
      <w:marLeft w:val="0"/>
      <w:marRight w:val="0"/>
      <w:marTop w:val="0"/>
      <w:marBottom w:val="0"/>
      <w:divBdr>
        <w:top w:val="none" w:sz="0" w:space="0" w:color="auto"/>
        <w:left w:val="none" w:sz="0" w:space="0" w:color="auto"/>
        <w:bottom w:val="none" w:sz="0" w:space="0" w:color="auto"/>
        <w:right w:val="none" w:sz="0" w:space="0" w:color="auto"/>
      </w:divBdr>
    </w:div>
    <w:div w:id="303856459">
      <w:bodyDiv w:val="1"/>
      <w:marLeft w:val="0"/>
      <w:marRight w:val="0"/>
      <w:marTop w:val="0"/>
      <w:marBottom w:val="0"/>
      <w:divBdr>
        <w:top w:val="none" w:sz="0" w:space="0" w:color="auto"/>
        <w:left w:val="none" w:sz="0" w:space="0" w:color="auto"/>
        <w:bottom w:val="none" w:sz="0" w:space="0" w:color="auto"/>
        <w:right w:val="none" w:sz="0" w:space="0" w:color="auto"/>
      </w:divBdr>
    </w:div>
    <w:div w:id="304703278">
      <w:bodyDiv w:val="1"/>
      <w:marLeft w:val="0"/>
      <w:marRight w:val="0"/>
      <w:marTop w:val="0"/>
      <w:marBottom w:val="0"/>
      <w:divBdr>
        <w:top w:val="none" w:sz="0" w:space="0" w:color="auto"/>
        <w:left w:val="none" w:sz="0" w:space="0" w:color="auto"/>
        <w:bottom w:val="none" w:sz="0" w:space="0" w:color="auto"/>
        <w:right w:val="none" w:sz="0" w:space="0" w:color="auto"/>
      </w:divBdr>
    </w:div>
    <w:div w:id="305091193">
      <w:bodyDiv w:val="1"/>
      <w:marLeft w:val="0"/>
      <w:marRight w:val="0"/>
      <w:marTop w:val="0"/>
      <w:marBottom w:val="0"/>
      <w:divBdr>
        <w:top w:val="none" w:sz="0" w:space="0" w:color="auto"/>
        <w:left w:val="none" w:sz="0" w:space="0" w:color="auto"/>
        <w:bottom w:val="none" w:sz="0" w:space="0" w:color="auto"/>
        <w:right w:val="none" w:sz="0" w:space="0" w:color="auto"/>
      </w:divBdr>
    </w:div>
    <w:div w:id="305279182">
      <w:bodyDiv w:val="1"/>
      <w:marLeft w:val="0"/>
      <w:marRight w:val="0"/>
      <w:marTop w:val="0"/>
      <w:marBottom w:val="0"/>
      <w:divBdr>
        <w:top w:val="none" w:sz="0" w:space="0" w:color="auto"/>
        <w:left w:val="none" w:sz="0" w:space="0" w:color="auto"/>
        <w:bottom w:val="none" w:sz="0" w:space="0" w:color="auto"/>
        <w:right w:val="none" w:sz="0" w:space="0" w:color="auto"/>
      </w:divBdr>
    </w:div>
    <w:div w:id="305361010">
      <w:bodyDiv w:val="1"/>
      <w:marLeft w:val="0"/>
      <w:marRight w:val="0"/>
      <w:marTop w:val="0"/>
      <w:marBottom w:val="0"/>
      <w:divBdr>
        <w:top w:val="none" w:sz="0" w:space="0" w:color="auto"/>
        <w:left w:val="none" w:sz="0" w:space="0" w:color="auto"/>
        <w:bottom w:val="none" w:sz="0" w:space="0" w:color="auto"/>
        <w:right w:val="none" w:sz="0" w:space="0" w:color="auto"/>
      </w:divBdr>
    </w:div>
    <w:div w:id="305622622">
      <w:bodyDiv w:val="1"/>
      <w:marLeft w:val="0"/>
      <w:marRight w:val="0"/>
      <w:marTop w:val="0"/>
      <w:marBottom w:val="0"/>
      <w:divBdr>
        <w:top w:val="none" w:sz="0" w:space="0" w:color="auto"/>
        <w:left w:val="none" w:sz="0" w:space="0" w:color="auto"/>
        <w:bottom w:val="none" w:sz="0" w:space="0" w:color="auto"/>
        <w:right w:val="none" w:sz="0" w:space="0" w:color="auto"/>
      </w:divBdr>
    </w:div>
    <w:div w:id="306788231">
      <w:bodyDiv w:val="1"/>
      <w:marLeft w:val="0"/>
      <w:marRight w:val="0"/>
      <w:marTop w:val="0"/>
      <w:marBottom w:val="0"/>
      <w:divBdr>
        <w:top w:val="none" w:sz="0" w:space="0" w:color="auto"/>
        <w:left w:val="none" w:sz="0" w:space="0" w:color="auto"/>
        <w:bottom w:val="none" w:sz="0" w:space="0" w:color="auto"/>
        <w:right w:val="none" w:sz="0" w:space="0" w:color="auto"/>
      </w:divBdr>
    </w:div>
    <w:div w:id="306859386">
      <w:bodyDiv w:val="1"/>
      <w:marLeft w:val="0"/>
      <w:marRight w:val="0"/>
      <w:marTop w:val="0"/>
      <w:marBottom w:val="0"/>
      <w:divBdr>
        <w:top w:val="none" w:sz="0" w:space="0" w:color="auto"/>
        <w:left w:val="none" w:sz="0" w:space="0" w:color="auto"/>
        <w:bottom w:val="none" w:sz="0" w:space="0" w:color="auto"/>
        <w:right w:val="none" w:sz="0" w:space="0" w:color="auto"/>
      </w:divBdr>
    </w:div>
    <w:div w:id="307245552">
      <w:bodyDiv w:val="1"/>
      <w:marLeft w:val="0"/>
      <w:marRight w:val="0"/>
      <w:marTop w:val="0"/>
      <w:marBottom w:val="0"/>
      <w:divBdr>
        <w:top w:val="none" w:sz="0" w:space="0" w:color="auto"/>
        <w:left w:val="none" w:sz="0" w:space="0" w:color="auto"/>
        <w:bottom w:val="none" w:sz="0" w:space="0" w:color="auto"/>
        <w:right w:val="none" w:sz="0" w:space="0" w:color="auto"/>
      </w:divBdr>
    </w:div>
    <w:div w:id="307516357">
      <w:bodyDiv w:val="1"/>
      <w:marLeft w:val="0"/>
      <w:marRight w:val="0"/>
      <w:marTop w:val="0"/>
      <w:marBottom w:val="0"/>
      <w:divBdr>
        <w:top w:val="none" w:sz="0" w:space="0" w:color="auto"/>
        <w:left w:val="none" w:sz="0" w:space="0" w:color="auto"/>
        <w:bottom w:val="none" w:sz="0" w:space="0" w:color="auto"/>
        <w:right w:val="none" w:sz="0" w:space="0" w:color="auto"/>
      </w:divBdr>
    </w:div>
    <w:div w:id="307712111">
      <w:bodyDiv w:val="1"/>
      <w:marLeft w:val="0"/>
      <w:marRight w:val="0"/>
      <w:marTop w:val="0"/>
      <w:marBottom w:val="0"/>
      <w:divBdr>
        <w:top w:val="none" w:sz="0" w:space="0" w:color="auto"/>
        <w:left w:val="none" w:sz="0" w:space="0" w:color="auto"/>
        <w:bottom w:val="none" w:sz="0" w:space="0" w:color="auto"/>
        <w:right w:val="none" w:sz="0" w:space="0" w:color="auto"/>
      </w:divBdr>
    </w:div>
    <w:div w:id="308441148">
      <w:bodyDiv w:val="1"/>
      <w:marLeft w:val="0"/>
      <w:marRight w:val="0"/>
      <w:marTop w:val="0"/>
      <w:marBottom w:val="0"/>
      <w:divBdr>
        <w:top w:val="none" w:sz="0" w:space="0" w:color="auto"/>
        <w:left w:val="none" w:sz="0" w:space="0" w:color="auto"/>
        <w:bottom w:val="none" w:sz="0" w:space="0" w:color="auto"/>
        <w:right w:val="none" w:sz="0" w:space="0" w:color="auto"/>
      </w:divBdr>
    </w:div>
    <w:div w:id="308873498">
      <w:bodyDiv w:val="1"/>
      <w:marLeft w:val="0"/>
      <w:marRight w:val="0"/>
      <w:marTop w:val="0"/>
      <w:marBottom w:val="0"/>
      <w:divBdr>
        <w:top w:val="none" w:sz="0" w:space="0" w:color="auto"/>
        <w:left w:val="none" w:sz="0" w:space="0" w:color="auto"/>
        <w:bottom w:val="none" w:sz="0" w:space="0" w:color="auto"/>
        <w:right w:val="none" w:sz="0" w:space="0" w:color="auto"/>
      </w:divBdr>
    </w:div>
    <w:div w:id="309142417">
      <w:bodyDiv w:val="1"/>
      <w:marLeft w:val="0"/>
      <w:marRight w:val="0"/>
      <w:marTop w:val="0"/>
      <w:marBottom w:val="0"/>
      <w:divBdr>
        <w:top w:val="none" w:sz="0" w:space="0" w:color="auto"/>
        <w:left w:val="none" w:sz="0" w:space="0" w:color="auto"/>
        <w:bottom w:val="none" w:sz="0" w:space="0" w:color="auto"/>
        <w:right w:val="none" w:sz="0" w:space="0" w:color="auto"/>
      </w:divBdr>
    </w:div>
    <w:div w:id="309402243">
      <w:bodyDiv w:val="1"/>
      <w:marLeft w:val="0"/>
      <w:marRight w:val="0"/>
      <w:marTop w:val="0"/>
      <w:marBottom w:val="0"/>
      <w:divBdr>
        <w:top w:val="none" w:sz="0" w:space="0" w:color="auto"/>
        <w:left w:val="none" w:sz="0" w:space="0" w:color="auto"/>
        <w:bottom w:val="none" w:sz="0" w:space="0" w:color="auto"/>
        <w:right w:val="none" w:sz="0" w:space="0" w:color="auto"/>
      </w:divBdr>
    </w:div>
    <w:div w:id="309402725">
      <w:bodyDiv w:val="1"/>
      <w:marLeft w:val="0"/>
      <w:marRight w:val="0"/>
      <w:marTop w:val="0"/>
      <w:marBottom w:val="0"/>
      <w:divBdr>
        <w:top w:val="none" w:sz="0" w:space="0" w:color="auto"/>
        <w:left w:val="none" w:sz="0" w:space="0" w:color="auto"/>
        <w:bottom w:val="none" w:sz="0" w:space="0" w:color="auto"/>
        <w:right w:val="none" w:sz="0" w:space="0" w:color="auto"/>
      </w:divBdr>
    </w:div>
    <w:div w:id="309795418">
      <w:bodyDiv w:val="1"/>
      <w:marLeft w:val="0"/>
      <w:marRight w:val="0"/>
      <w:marTop w:val="0"/>
      <w:marBottom w:val="0"/>
      <w:divBdr>
        <w:top w:val="none" w:sz="0" w:space="0" w:color="auto"/>
        <w:left w:val="none" w:sz="0" w:space="0" w:color="auto"/>
        <w:bottom w:val="none" w:sz="0" w:space="0" w:color="auto"/>
        <w:right w:val="none" w:sz="0" w:space="0" w:color="auto"/>
      </w:divBdr>
    </w:div>
    <w:div w:id="310141646">
      <w:bodyDiv w:val="1"/>
      <w:marLeft w:val="0"/>
      <w:marRight w:val="0"/>
      <w:marTop w:val="0"/>
      <w:marBottom w:val="0"/>
      <w:divBdr>
        <w:top w:val="none" w:sz="0" w:space="0" w:color="auto"/>
        <w:left w:val="none" w:sz="0" w:space="0" w:color="auto"/>
        <w:bottom w:val="none" w:sz="0" w:space="0" w:color="auto"/>
        <w:right w:val="none" w:sz="0" w:space="0" w:color="auto"/>
      </w:divBdr>
    </w:div>
    <w:div w:id="310789076">
      <w:bodyDiv w:val="1"/>
      <w:marLeft w:val="0"/>
      <w:marRight w:val="0"/>
      <w:marTop w:val="0"/>
      <w:marBottom w:val="0"/>
      <w:divBdr>
        <w:top w:val="none" w:sz="0" w:space="0" w:color="auto"/>
        <w:left w:val="none" w:sz="0" w:space="0" w:color="auto"/>
        <w:bottom w:val="none" w:sz="0" w:space="0" w:color="auto"/>
        <w:right w:val="none" w:sz="0" w:space="0" w:color="auto"/>
      </w:divBdr>
    </w:div>
    <w:div w:id="311569442">
      <w:bodyDiv w:val="1"/>
      <w:marLeft w:val="0"/>
      <w:marRight w:val="0"/>
      <w:marTop w:val="0"/>
      <w:marBottom w:val="0"/>
      <w:divBdr>
        <w:top w:val="none" w:sz="0" w:space="0" w:color="auto"/>
        <w:left w:val="none" w:sz="0" w:space="0" w:color="auto"/>
        <w:bottom w:val="none" w:sz="0" w:space="0" w:color="auto"/>
        <w:right w:val="none" w:sz="0" w:space="0" w:color="auto"/>
      </w:divBdr>
    </w:div>
    <w:div w:id="312684878">
      <w:bodyDiv w:val="1"/>
      <w:marLeft w:val="0"/>
      <w:marRight w:val="0"/>
      <w:marTop w:val="0"/>
      <w:marBottom w:val="0"/>
      <w:divBdr>
        <w:top w:val="none" w:sz="0" w:space="0" w:color="auto"/>
        <w:left w:val="none" w:sz="0" w:space="0" w:color="auto"/>
        <w:bottom w:val="none" w:sz="0" w:space="0" w:color="auto"/>
        <w:right w:val="none" w:sz="0" w:space="0" w:color="auto"/>
      </w:divBdr>
    </w:div>
    <w:div w:id="314529096">
      <w:bodyDiv w:val="1"/>
      <w:marLeft w:val="0"/>
      <w:marRight w:val="0"/>
      <w:marTop w:val="0"/>
      <w:marBottom w:val="0"/>
      <w:divBdr>
        <w:top w:val="none" w:sz="0" w:space="0" w:color="auto"/>
        <w:left w:val="none" w:sz="0" w:space="0" w:color="auto"/>
        <w:bottom w:val="none" w:sz="0" w:space="0" w:color="auto"/>
        <w:right w:val="none" w:sz="0" w:space="0" w:color="auto"/>
      </w:divBdr>
    </w:div>
    <w:div w:id="314653343">
      <w:bodyDiv w:val="1"/>
      <w:marLeft w:val="0"/>
      <w:marRight w:val="0"/>
      <w:marTop w:val="0"/>
      <w:marBottom w:val="0"/>
      <w:divBdr>
        <w:top w:val="none" w:sz="0" w:space="0" w:color="auto"/>
        <w:left w:val="none" w:sz="0" w:space="0" w:color="auto"/>
        <w:bottom w:val="none" w:sz="0" w:space="0" w:color="auto"/>
        <w:right w:val="none" w:sz="0" w:space="0" w:color="auto"/>
      </w:divBdr>
    </w:div>
    <w:div w:id="314920417">
      <w:bodyDiv w:val="1"/>
      <w:marLeft w:val="0"/>
      <w:marRight w:val="0"/>
      <w:marTop w:val="0"/>
      <w:marBottom w:val="0"/>
      <w:divBdr>
        <w:top w:val="none" w:sz="0" w:space="0" w:color="auto"/>
        <w:left w:val="none" w:sz="0" w:space="0" w:color="auto"/>
        <w:bottom w:val="none" w:sz="0" w:space="0" w:color="auto"/>
        <w:right w:val="none" w:sz="0" w:space="0" w:color="auto"/>
      </w:divBdr>
    </w:div>
    <w:div w:id="315111299">
      <w:bodyDiv w:val="1"/>
      <w:marLeft w:val="0"/>
      <w:marRight w:val="0"/>
      <w:marTop w:val="0"/>
      <w:marBottom w:val="0"/>
      <w:divBdr>
        <w:top w:val="none" w:sz="0" w:space="0" w:color="auto"/>
        <w:left w:val="none" w:sz="0" w:space="0" w:color="auto"/>
        <w:bottom w:val="none" w:sz="0" w:space="0" w:color="auto"/>
        <w:right w:val="none" w:sz="0" w:space="0" w:color="auto"/>
      </w:divBdr>
    </w:div>
    <w:div w:id="315500739">
      <w:bodyDiv w:val="1"/>
      <w:marLeft w:val="0"/>
      <w:marRight w:val="0"/>
      <w:marTop w:val="0"/>
      <w:marBottom w:val="0"/>
      <w:divBdr>
        <w:top w:val="none" w:sz="0" w:space="0" w:color="auto"/>
        <w:left w:val="none" w:sz="0" w:space="0" w:color="auto"/>
        <w:bottom w:val="none" w:sz="0" w:space="0" w:color="auto"/>
        <w:right w:val="none" w:sz="0" w:space="0" w:color="auto"/>
      </w:divBdr>
    </w:div>
    <w:div w:id="316424695">
      <w:bodyDiv w:val="1"/>
      <w:marLeft w:val="0"/>
      <w:marRight w:val="0"/>
      <w:marTop w:val="0"/>
      <w:marBottom w:val="0"/>
      <w:divBdr>
        <w:top w:val="none" w:sz="0" w:space="0" w:color="auto"/>
        <w:left w:val="none" w:sz="0" w:space="0" w:color="auto"/>
        <w:bottom w:val="none" w:sz="0" w:space="0" w:color="auto"/>
        <w:right w:val="none" w:sz="0" w:space="0" w:color="auto"/>
      </w:divBdr>
    </w:div>
    <w:div w:id="316766731">
      <w:bodyDiv w:val="1"/>
      <w:marLeft w:val="0"/>
      <w:marRight w:val="0"/>
      <w:marTop w:val="0"/>
      <w:marBottom w:val="0"/>
      <w:divBdr>
        <w:top w:val="none" w:sz="0" w:space="0" w:color="auto"/>
        <w:left w:val="none" w:sz="0" w:space="0" w:color="auto"/>
        <w:bottom w:val="none" w:sz="0" w:space="0" w:color="auto"/>
        <w:right w:val="none" w:sz="0" w:space="0" w:color="auto"/>
      </w:divBdr>
    </w:div>
    <w:div w:id="317265468">
      <w:bodyDiv w:val="1"/>
      <w:marLeft w:val="0"/>
      <w:marRight w:val="0"/>
      <w:marTop w:val="0"/>
      <w:marBottom w:val="0"/>
      <w:divBdr>
        <w:top w:val="none" w:sz="0" w:space="0" w:color="auto"/>
        <w:left w:val="none" w:sz="0" w:space="0" w:color="auto"/>
        <w:bottom w:val="none" w:sz="0" w:space="0" w:color="auto"/>
        <w:right w:val="none" w:sz="0" w:space="0" w:color="auto"/>
      </w:divBdr>
    </w:div>
    <w:div w:id="317538371">
      <w:bodyDiv w:val="1"/>
      <w:marLeft w:val="0"/>
      <w:marRight w:val="0"/>
      <w:marTop w:val="0"/>
      <w:marBottom w:val="0"/>
      <w:divBdr>
        <w:top w:val="none" w:sz="0" w:space="0" w:color="auto"/>
        <w:left w:val="none" w:sz="0" w:space="0" w:color="auto"/>
        <w:bottom w:val="none" w:sz="0" w:space="0" w:color="auto"/>
        <w:right w:val="none" w:sz="0" w:space="0" w:color="auto"/>
      </w:divBdr>
    </w:div>
    <w:div w:id="319231856">
      <w:bodyDiv w:val="1"/>
      <w:marLeft w:val="0"/>
      <w:marRight w:val="0"/>
      <w:marTop w:val="0"/>
      <w:marBottom w:val="0"/>
      <w:divBdr>
        <w:top w:val="none" w:sz="0" w:space="0" w:color="auto"/>
        <w:left w:val="none" w:sz="0" w:space="0" w:color="auto"/>
        <w:bottom w:val="none" w:sz="0" w:space="0" w:color="auto"/>
        <w:right w:val="none" w:sz="0" w:space="0" w:color="auto"/>
      </w:divBdr>
    </w:div>
    <w:div w:id="319698175">
      <w:bodyDiv w:val="1"/>
      <w:marLeft w:val="0"/>
      <w:marRight w:val="0"/>
      <w:marTop w:val="0"/>
      <w:marBottom w:val="0"/>
      <w:divBdr>
        <w:top w:val="none" w:sz="0" w:space="0" w:color="auto"/>
        <w:left w:val="none" w:sz="0" w:space="0" w:color="auto"/>
        <w:bottom w:val="none" w:sz="0" w:space="0" w:color="auto"/>
        <w:right w:val="none" w:sz="0" w:space="0" w:color="auto"/>
      </w:divBdr>
    </w:div>
    <w:div w:id="319966513">
      <w:bodyDiv w:val="1"/>
      <w:marLeft w:val="0"/>
      <w:marRight w:val="0"/>
      <w:marTop w:val="0"/>
      <w:marBottom w:val="0"/>
      <w:divBdr>
        <w:top w:val="none" w:sz="0" w:space="0" w:color="auto"/>
        <w:left w:val="none" w:sz="0" w:space="0" w:color="auto"/>
        <w:bottom w:val="none" w:sz="0" w:space="0" w:color="auto"/>
        <w:right w:val="none" w:sz="0" w:space="0" w:color="auto"/>
      </w:divBdr>
    </w:div>
    <w:div w:id="320473216">
      <w:bodyDiv w:val="1"/>
      <w:marLeft w:val="0"/>
      <w:marRight w:val="0"/>
      <w:marTop w:val="0"/>
      <w:marBottom w:val="0"/>
      <w:divBdr>
        <w:top w:val="none" w:sz="0" w:space="0" w:color="auto"/>
        <w:left w:val="none" w:sz="0" w:space="0" w:color="auto"/>
        <w:bottom w:val="none" w:sz="0" w:space="0" w:color="auto"/>
        <w:right w:val="none" w:sz="0" w:space="0" w:color="auto"/>
      </w:divBdr>
    </w:div>
    <w:div w:id="320621573">
      <w:bodyDiv w:val="1"/>
      <w:marLeft w:val="0"/>
      <w:marRight w:val="0"/>
      <w:marTop w:val="0"/>
      <w:marBottom w:val="0"/>
      <w:divBdr>
        <w:top w:val="none" w:sz="0" w:space="0" w:color="auto"/>
        <w:left w:val="none" w:sz="0" w:space="0" w:color="auto"/>
        <w:bottom w:val="none" w:sz="0" w:space="0" w:color="auto"/>
        <w:right w:val="none" w:sz="0" w:space="0" w:color="auto"/>
      </w:divBdr>
    </w:div>
    <w:div w:id="320741336">
      <w:bodyDiv w:val="1"/>
      <w:marLeft w:val="0"/>
      <w:marRight w:val="0"/>
      <w:marTop w:val="0"/>
      <w:marBottom w:val="0"/>
      <w:divBdr>
        <w:top w:val="none" w:sz="0" w:space="0" w:color="auto"/>
        <w:left w:val="none" w:sz="0" w:space="0" w:color="auto"/>
        <w:bottom w:val="none" w:sz="0" w:space="0" w:color="auto"/>
        <w:right w:val="none" w:sz="0" w:space="0" w:color="auto"/>
      </w:divBdr>
    </w:div>
    <w:div w:id="320888909">
      <w:bodyDiv w:val="1"/>
      <w:marLeft w:val="0"/>
      <w:marRight w:val="0"/>
      <w:marTop w:val="0"/>
      <w:marBottom w:val="0"/>
      <w:divBdr>
        <w:top w:val="none" w:sz="0" w:space="0" w:color="auto"/>
        <w:left w:val="none" w:sz="0" w:space="0" w:color="auto"/>
        <w:bottom w:val="none" w:sz="0" w:space="0" w:color="auto"/>
        <w:right w:val="none" w:sz="0" w:space="0" w:color="auto"/>
      </w:divBdr>
    </w:div>
    <w:div w:id="321278080">
      <w:bodyDiv w:val="1"/>
      <w:marLeft w:val="0"/>
      <w:marRight w:val="0"/>
      <w:marTop w:val="0"/>
      <w:marBottom w:val="0"/>
      <w:divBdr>
        <w:top w:val="none" w:sz="0" w:space="0" w:color="auto"/>
        <w:left w:val="none" w:sz="0" w:space="0" w:color="auto"/>
        <w:bottom w:val="none" w:sz="0" w:space="0" w:color="auto"/>
        <w:right w:val="none" w:sz="0" w:space="0" w:color="auto"/>
      </w:divBdr>
    </w:div>
    <w:div w:id="321545562">
      <w:bodyDiv w:val="1"/>
      <w:marLeft w:val="0"/>
      <w:marRight w:val="0"/>
      <w:marTop w:val="0"/>
      <w:marBottom w:val="0"/>
      <w:divBdr>
        <w:top w:val="none" w:sz="0" w:space="0" w:color="auto"/>
        <w:left w:val="none" w:sz="0" w:space="0" w:color="auto"/>
        <w:bottom w:val="none" w:sz="0" w:space="0" w:color="auto"/>
        <w:right w:val="none" w:sz="0" w:space="0" w:color="auto"/>
      </w:divBdr>
    </w:div>
    <w:div w:id="321659731">
      <w:bodyDiv w:val="1"/>
      <w:marLeft w:val="0"/>
      <w:marRight w:val="0"/>
      <w:marTop w:val="0"/>
      <w:marBottom w:val="0"/>
      <w:divBdr>
        <w:top w:val="none" w:sz="0" w:space="0" w:color="auto"/>
        <w:left w:val="none" w:sz="0" w:space="0" w:color="auto"/>
        <w:bottom w:val="none" w:sz="0" w:space="0" w:color="auto"/>
        <w:right w:val="none" w:sz="0" w:space="0" w:color="auto"/>
      </w:divBdr>
    </w:div>
    <w:div w:id="322205896">
      <w:bodyDiv w:val="1"/>
      <w:marLeft w:val="0"/>
      <w:marRight w:val="0"/>
      <w:marTop w:val="0"/>
      <w:marBottom w:val="0"/>
      <w:divBdr>
        <w:top w:val="none" w:sz="0" w:space="0" w:color="auto"/>
        <w:left w:val="none" w:sz="0" w:space="0" w:color="auto"/>
        <w:bottom w:val="none" w:sz="0" w:space="0" w:color="auto"/>
        <w:right w:val="none" w:sz="0" w:space="0" w:color="auto"/>
      </w:divBdr>
    </w:div>
    <w:div w:id="322245010">
      <w:bodyDiv w:val="1"/>
      <w:marLeft w:val="0"/>
      <w:marRight w:val="0"/>
      <w:marTop w:val="0"/>
      <w:marBottom w:val="0"/>
      <w:divBdr>
        <w:top w:val="none" w:sz="0" w:space="0" w:color="auto"/>
        <w:left w:val="none" w:sz="0" w:space="0" w:color="auto"/>
        <w:bottom w:val="none" w:sz="0" w:space="0" w:color="auto"/>
        <w:right w:val="none" w:sz="0" w:space="0" w:color="auto"/>
      </w:divBdr>
    </w:div>
    <w:div w:id="322781598">
      <w:bodyDiv w:val="1"/>
      <w:marLeft w:val="0"/>
      <w:marRight w:val="0"/>
      <w:marTop w:val="0"/>
      <w:marBottom w:val="0"/>
      <w:divBdr>
        <w:top w:val="none" w:sz="0" w:space="0" w:color="auto"/>
        <w:left w:val="none" w:sz="0" w:space="0" w:color="auto"/>
        <w:bottom w:val="none" w:sz="0" w:space="0" w:color="auto"/>
        <w:right w:val="none" w:sz="0" w:space="0" w:color="auto"/>
      </w:divBdr>
    </w:div>
    <w:div w:id="322858322">
      <w:bodyDiv w:val="1"/>
      <w:marLeft w:val="0"/>
      <w:marRight w:val="0"/>
      <w:marTop w:val="0"/>
      <w:marBottom w:val="0"/>
      <w:divBdr>
        <w:top w:val="none" w:sz="0" w:space="0" w:color="auto"/>
        <w:left w:val="none" w:sz="0" w:space="0" w:color="auto"/>
        <w:bottom w:val="none" w:sz="0" w:space="0" w:color="auto"/>
        <w:right w:val="none" w:sz="0" w:space="0" w:color="auto"/>
      </w:divBdr>
    </w:div>
    <w:div w:id="323823438">
      <w:bodyDiv w:val="1"/>
      <w:marLeft w:val="0"/>
      <w:marRight w:val="0"/>
      <w:marTop w:val="0"/>
      <w:marBottom w:val="0"/>
      <w:divBdr>
        <w:top w:val="none" w:sz="0" w:space="0" w:color="auto"/>
        <w:left w:val="none" w:sz="0" w:space="0" w:color="auto"/>
        <w:bottom w:val="none" w:sz="0" w:space="0" w:color="auto"/>
        <w:right w:val="none" w:sz="0" w:space="0" w:color="auto"/>
      </w:divBdr>
    </w:div>
    <w:div w:id="324013602">
      <w:bodyDiv w:val="1"/>
      <w:marLeft w:val="0"/>
      <w:marRight w:val="0"/>
      <w:marTop w:val="0"/>
      <w:marBottom w:val="0"/>
      <w:divBdr>
        <w:top w:val="none" w:sz="0" w:space="0" w:color="auto"/>
        <w:left w:val="none" w:sz="0" w:space="0" w:color="auto"/>
        <w:bottom w:val="none" w:sz="0" w:space="0" w:color="auto"/>
        <w:right w:val="none" w:sz="0" w:space="0" w:color="auto"/>
      </w:divBdr>
    </w:div>
    <w:div w:id="324091334">
      <w:bodyDiv w:val="1"/>
      <w:marLeft w:val="0"/>
      <w:marRight w:val="0"/>
      <w:marTop w:val="0"/>
      <w:marBottom w:val="0"/>
      <w:divBdr>
        <w:top w:val="none" w:sz="0" w:space="0" w:color="auto"/>
        <w:left w:val="none" w:sz="0" w:space="0" w:color="auto"/>
        <w:bottom w:val="none" w:sz="0" w:space="0" w:color="auto"/>
        <w:right w:val="none" w:sz="0" w:space="0" w:color="auto"/>
      </w:divBdr>
    </w:div>
    <w:div w:id="324431196">
      <w:bodyDiv w:val="1"/>
      <w:marLeft w:val="0"/>
      <w:marRight w:val="0"/>
      <w:marTop w:val="0"/>
      <w:marBottom w:val="0"/>
      <w:divBdr>
        <w:top w:val="none" w:sz="0" w:space="0" w:color="auto"/>
        <w:left w:val="none" w:sz="0" w:space="0" w:color="auto"/>
        <w:bottom w:val="none" w:sz="0" w:space="0" w:color="auto"/>
        <w:right w:val="none" w:sz="0" w:space="0" w:color="auto"/>
      </w:divBdr>
    </w:div>
    <w:div w:id="324551910">
      <w:bodyDiv w:val="1"/>
      <w:marLeft w:val="0"/>
      <w:marRight w:val="0"/>
      <w:marTop w:val="0"/>
      <w:marBottom w:val="0"/>
      <w:divBdr>
        <w:top w:val="none" w:sz="0" w:space="0" w:color="auto"/>
        <w:left w:val="none" w:sz="0" w:space="0" w:color="auto"/>
        <w:bottom w:val="none" w:sz="0" w:space="0" w:color="auto"/>
        <w:right w:val="none" w:sz="0" w:space="0" w:color="auto"/>
      </w:divBdr>
    </w:div>
    <w:div w:id="325206303">
      <w:bodyDiv w:val="1"/>
      <w:marLeft w:val="0"/>
      <w:marRight w:val="0"/>
      <w:marTop w:val="0"/>
      <w:marBottom w:val="0"/>
      <w:divBdr>
        <w:top w:val="none" w:sz="0" w:space="0" w:color="auto"/>
        <w:left w:val="none" w:sz="0" w:space="0" w:color="auto"/>
        <w:bottom w:val="none" w:sz="0" w:space="0" w:color="auto"/>
        <w:right w:val="none" w:sz="0" w:space="0" w:color="auto"/>
      </w:divBdr>
    </w:div>
    <w:div w:id="325669543">
      <w:bodyDiv w:val="1"/>
      <w:marLeft w:val="0"/>
      <w:marRight w:val="0"/>
      <w:marTop w:val="0"/>
      <w:marBottom w:val="0"/>
      <w:divBdr>
        <w:top w:val="none" w:sz="0" w:space="0" w:color="auto"/>
        <w:left w:val="none" w:sz="0" w:space="0" w:color="auto"/>
        <w:bottom w:val="none" w:sz="0" w:space="0" w:color="auto"/>
        <w:right w:val="none" w:sz="0" w:space="0" w:color="auto"/>
      </w:divBdr>
    </w:div>
    <w:div w:id="326400686">
      <w:bodyDiv w:val="1"/>
      <w:marLeft w:val="0"/>
      <w:marRight w:val="0"/>
      <w:marTop w:val="0"/>
      <w:marBottom w:val="0"/>
      <w:divBdr>
        <w:top w:val="none" w:sz="0" w:space="0" w:color="auto"/>
        <w:left w:val="none" w:sz="0" w:space="0" w:color="auto"/>
        <w:bottom w:val="none" w:sz="0" w:space="0" w:color="auto"/>
        <w:right w:val="none" w:sz="0" w:space="0" w:color="auto"/>
      </w:divBdr>
    </w:div>
    <w:div w:id="326709487">
      <w:bodyDiv w:val="1"/>
      <w:marLeft w:val="0"/>
      <w:marRight w:val="0"/>
      <w:marTop w:val="0"/>
      <w:marBottom w:val="0"/>
      <w:divBdr>
        <w:top w:val="none" w:sz="0" w:space="0" w:color="auto"/>
        <w:left w:val="none" w:sz="0" w:space="0" w:color="auto"/>
        <w:bottom w:val="none" w:sz="0" w:space="0" w:color="auto"/>
        <w:right w:val="none" w:sz="0" w:space="0" w:color="auto"/>
      </w:divBdr>
    </w:div>
    <w:div w:id="328213615">
      <w:bodyDiv w:val="1"/>
      <w:marLeft w:val="0"/>
      <w:marRight w:val="0"/>
      <w:marTop w:val="0"/>
      <w:marBottom w:val="0"/>
      <w:divBdr>
        <w:top w:val="none" w:sz="0" w:space="0" w:color="auto"/>
        <w:left w:val="none" w:sz="0" w:space="0" w:color="auto"/>
        <w:bottom w:val="none" w:sz="0" w:space="0" w:color="auto"/>
        <w:right w:val="none" w:sz="0" w:space="0" w:color="auto"/>
      </w:divBdr>
    </w:div>
    <w:div w:id="329019119">
      <w:bodyDiv w:val="1"/>
      <w:marLeft w:val="0"/>
      <w:marRight w:val="0"/>
      <w:marTop w:val="0"/>
      <w:marBottom w:val="0"/>
      <w:divBdr>
        <w:top w:val="none" w:sz="0" w:space="0" w:color="auto"/>
        <w:left w:val="none" w:sz="0" w:space="0" w:color="auto"/>
        <w:bottom w:val="none" w:sz="0" w:space="0" w:color="auto"/>
        <w:right w:val="none" w:sz="0" w:space="0" w:color="auto"/>
      </w:divBdr>
    </w:div>
    <w:div w:id="329254073">
      <w:bodyDiv w:val="1"/>
      <w:marLeft w:val="0"/>
      <w:marRight w:val="0"/>
      <w:marTop w:val="0"/>
      <w:marBottom w:val="0"/>
      <w:divBdr>
        <w:top w:val="none" w:sz="0" w:space="0" w:color="auto"/>
        <w:left w:val="none" w:sz="0" w:space="0" w:color="auto"/>
        <w:bottom w:val="none" w:sz="0" w:space="0" w:color="auto"/>
        <w:right w:val="none" w:sz="0" w:space="0" w:color="auto"/>
      </w:divBdr>
    </w:div>
    <w:div w:id="329872135">
      <w:bodyDiv w:val="1"/>
      <w:marLeft w:val="0"/>
      <w:marRight w:val="0"/>
      <w:marTop w:val="0"/>
      <w:marBottom w:val="0"/>
      <w:divBdr>
        <w:top w:val="none" w:sz="0" w:space="0" w:color="auto"/>
        <w:left w:val="none" w:sz="0" w:space="0" w:color="auto"/>
        <w:bottom w:val="none" w:sz="0" w:space="0" w:color="auto"/>
        <w:right w:val="none" w:sz="0" w:space="0" w:color="auto"/>
      </w:divBdr>
    </w:div>
    <w:div w:id="330252862">
      <w:bodyDiv w:val="1"/>
      <w:marLeft w:val="0"/>
      <w:marRight w:val="0"/>
      <w:marTop w:val="0"/>
      <w:marBottom w:val="0"/>
      <w:divBdr>
        <w:top w:val="none" w:sz="0" w:space="0" w:color="auto"/>
        <w:left w:val="none" w:sz="0" w:space="0" w:color="auto"/>
        <w:bottom w:val="none" w:sz="0" w:space="0" w:color="auto"/>
        <w:right w:val="none" w:sz="0" w:space="0" w:color="auto"/>
      </w:divBdr>
    </w:div>
    <w:div w:id="330370868">
      <w:bodyDiv w:val="1"/>
      <w:marLeft w:val="0"/>
      <w:marRight w:val="0"/>
      <w:marTop w:val="0"/>
      <w:marBottom w:val="0"/>
      <w:divBdr>
        <w:top w:val="none" w:sz="0" w:space="0" w:color="auto"/>
        <w:left w:val="none" w:sz="0" w:space="0" w:color="auto"/>
        <w:bottom w:val="none" w:sz="0" w:space="0" w:color="auto"/>
        <w:right w:val="none" w:sz="0" w:space="0" w:color="auto"/>
      </w:divBdr>
    </w:div>
    <w:div w:id="330374205">
      <w:bodyDiv w:val="1"/>
      <w:marLeft w:val="0"/>
      <w:marRight w:val="0"/>
      <w:marTop w:val="0"/>
      <w:marBottom w:val="0"/>
      <w:divBdr>
        <w:top w:val="none" w:sz="0" w:space="0" w:color="auto"/>
        <w:left w:val="none" w:sz="0" w:space="0" w:color="auto"/>
        <w:bottom w:val="none" w:sz="0" w:space="0" w:color="auto"/>
        <w:right w:val="none" w:sz="0" w:space="0" w:color="auto"/>
      </w:divBdr>
    </w:div>
    <w:div w:id="330790037">
      <w:bodyDiv w:val="1"/>
      <w:marLeft w:val="0"/>
      <w:marRight w:val="0"/>
      <w:marTop w:val="0"/>
      <w:marBottom w:val="0"/>
      <w:divBdr>
        <w:top w:val="none" w:sz="0" w:space="0" w:color="auto"/>
        <w:left w:val="none" w:sz="0" w:space="0" w:color="auto"/>
        <w:bottom w:val="none" w:sz="0" w:space="0" w:color="auto"/>
        <w:right w:val="none" w:sz="0" w:space="0" w:color="auto"/>
      </w:divBdr>
    </w:div>
    <w:div w:id="330916731">
      <w:bodyDiv w:val="1"/>
      <w:marLeft w:val="0"/>
      <w:marRight w:val="0"/>
      <w:marTop w:val="0"/>
      <w:marBottom w:val="0"/>
      <w:divBdr>
        <w:top w:val="none" w:sz="0" w:space="0" w:color="auto"/>
        <w:left w:val="none" w:sz="0" w:space="0" w:color="auto"/>
        <w:bottom w:val="none" w:sz="0" w:space="0" w:color="auto"/>
        <w:right w:val="none" w:sz="0" w:space="0" w:color="auto"/>
      </w:divBdr>
    </w:div>
    <w:div w:id="331179502">
      <w:bodyDiv w:val="1"/>
      <w:marLeft w:val="0"/>
      <w:marRight w:val="0"/>
      <w:marTop w:val="0"/>
      <w:marBottom w:val="0"/>
      <w:divBdr>
        <w:top w:val="none" w:sz="0" w:space="0" w:color="auto"/>
        <w:left w:val="none" w:sz="0" w:space="0" w:color="auto"/>
        <w:bottom w:val="none" w:sz="0" w:space="0" w:color="auto"/>
        <w:right w:val="none" w:sz="0" w:space="0" w:color="auto"/>
      </w:divBdr>
    </w:div>
    <w:div w:id="331224845">
      <w:bodyDiv w:val="1"/>
      <w:marLeft w:val="0"/>
      <w:marRight w:val="0"/>
      <w:marTop w:val="0"/>
      <w:marBottom w:val="0"/>
      <w:divBdr>
        <w:top w:val="none" w:sz="0" w:space="0" w:color="auto"/>
        <w:left w:val="none" w:sz="0" w:space="0" w:color="auto"/>
        <w:bottom w:val="none" w:sz="0" w:space="0" w:color="auto"/>
        <w:right w:val="none" w:sz="0" w:space="0" w:color="auto"/>
      </w:divBdr>
    </w:div>
    <w:div w:id="331494211">
      <w:bodyDiv w:val="1"/>
      <w:marLeft w:val="0"/>
      <w:marRight w:val="0"/>
      <w:marTop w:val="0"/>
      <w:marBottom w:val="0"/>
      <w:divBdr>
        <w:top w:val="none" w:sz="0" w:space="0" w:color="auto"/>
        <w:left w:val="none" w:sz="0" w:space="0" w:color="auto"/>
        <w:bottom w:val="none" w:sz="0" w:space="0" w:color="auto"/>
        <w:right w:val="none" w:sz="0" w:space="0" w:color="auto"/>
      </w:divBdr>
    </w:div>
    <w:div w:id="332030129">
      <w:bodyDiv w:val="1"/>
      <w:marLeft w:val="0"/>
      <w:marRight w:val="0"/>
      <w:marTop w:val="0"/>
      <w:marBottom w:val="0"/>
      <w:divBdr>
        <w:top w:val="none" w:sz="0" w:space="0" w:color="auto"/>
        <w:left w:val="none" w:sz="0" w:space="0" w:color="auto"/>
        <w:bottom w:val="none" w:sz="0" w:space="0" w:color="auto"/>
        <w:right w:val="none" w:sz="0" w:space="0" w:color="auto"/>
      </w:divBdr>
    </w:div>
    <w:div w:id="332412229">
      <w:bodyDiv w:val="1"/>
      <w:marLeft w:val="0"/>
      <w:marRight w:val="0"/>
      <w:marTop w:val="0"/>
      <w:marBottom w:val="0"/>
      <w:divBdr>
        <w:top w:val="none" w:sz="0" w:space="0" w:color="auto"/>
        <w:left w:val="none" w:sz="0" w:space="0" w:color="auto"/>
        <w:bottom w:val="none" w:sz="0" w:space="0" w:color="auto"/>
        <w:right w:val="none" w:sz="0" w:space="0" w:color="auto"/>
      </w:divBdr>
    </w:div>
    <w:div w:id="332880070">
      <w:bodyDiv w:val="1"/>
      <w:marLeft w:val="0"/>
      <w:marRight w:val="0"/>
      <w:marTop w:val="0"/>
      <w:marBottom w:val="0"/>
      <w:divBdr>
        <w:top w:val="none" w:sz="0" w:space="0" w:color="auto"/>
        <w:left w:val="none" w:sz="0" w:space="0" w:color="auto"/>
        <w:bottom w:val="none" w:sz="0" w:space="0" w:color="auto"/>
        <w:right w:val="none" w:sz="0" w:space="0" w:color="auto"/>
      </w:divBdr>
    </w:div>
    <w:div w:id="332991861">
      <w:bodyDiv w:val="1"/>
      <w:marLeft w:val="0"/>
      <w:marRight w:val="0"/>
      <w:marTop w:val="0"/>
      <w:marBottom w:val="0"/>
      <w:divBdr>
        <w:top w:val="none" w:sz="0" w:space="0" w:color="auto"/>
        <w:left w:val="none" w:sz="0" w:space="0" w:color="auto"/>
        <w:bottom w:val="none" w:sz="0" w:space="0" w:color="auto"/>
        <w:right w:val="none" w:sz="0" w:space="0" w:color="auto"/>
      </w:divBdr>
    </w:div>
    <w:div w:id="333382741">
      <w:bodyDiv w:val="1"/>
      <w:marLeft w:val="0"/>
      <w:marRight w:val="0"/>
      <w:marTop w:val="0"/>
      <w:marBottom w:val="0"/>
      <w:divBdr>
        <w:top w:val="none" w:sz="0" w:space="0" w:color="auto"/>
        <w:left w:val="none" w:sz="0" w:space="0" w:color="auto"/>
        <w:bottom w:val="none" w:sz="0" w:space="0" w:color="auto"/>
        <w:right w:val="none" w:sz="0" w:space="0" w:color="auto"/>
      </w:divBdr>
    </w:div>
    <w:div w:id="333840602">
      <w:bodyDiv w:val="1"/>
      <w:marLeft w:val="0"/>
      <w:marRight w:val="0"/>
      <w:marTop w:val="0"/>
      <w:marBottom w:val="0"/>
      <w:divBdr>
        <w:top w:val="none" w:sz="0" w:space="0" w:color="auto"/>
        <w:left w:val="none" w:sz="0" w:space="0" w:color="auto"/>
        <w:bottom w:val="none" w:sz="0" w:space="0" w:color="auto"/>
        <w:right w:val="none" w:sz="0" w:space="0" w:color="auto"/>
      </w:divBdr>
    </w:div>
    <w:div w:id="335036172">
      <w:bodyDiv w:val="1"/>
      <w:marLeft w:val="0"/>
      <w:marRight w:val="0"/>
      <w:marTop w:val="0"/>
      <w:marBottom w:val="0"/>
      <w:divBdr>
        <w:top w:val="none" w:sz="0" w:space="0" w:color="auto"/>
        <w:left w:val="none" w:sz="0" w:space="0" w:color="auto"/>
        <w:bottom w:val="none" w:sz="0" w:space="0" w:color="auto"/>
        <w:right w:val="none" w:sz="0" w:space="0" w:color="auto"/>
      </w:divBdr>
    </w:div>
    <w:div w:id="336157755">
      <w:bodyDiv w:val="1"/>
      <w:marLeft w:val="0"/>
      <w:marRight w:val="0"/>
      <w:marTop w:val="0"/>
      <w:marBottom w:val="0"/>
      <w:divBdr>
        <w:top w:val="none" w:sz="0" w:space="0" w:color="auto"/>
        <w:left w:val="none" w:sz="0" w:space="0" w:color="auto"/>
        <w:bottom w:val="none" w:sz="0" w:space="0" w:color="auto"/>
        <w:right w:val="none" w:sz="0" w:space="0" w:color="auto"/>
      </w:divBdr>
    </w:div>
    <w:div w:id="336231044">
      <w:bodyDiv w:val="1"/>
      <w:marLeft w:val="0"/>
      <w:marRight w:val="0"/>
      <w:marTop w:val="0"/>
      <w:marBottom w:val="0"/>
      <w:divBdr>
        <w:top w:val="none" w:sz="0" w:space="0" w:color="auto"/>
        <w:left w:val="none" w:sz="0" w:space="0" w:color="auto"/>
        <w:bottom w:val="none" w:sz="0" w:space="0" w:color="auto"/>
        <w:right w:val="none" w:sz="0" w:space="0" w:color="auto"/>
      </w:divBdr>
    </w:div>
    <w:div w:id="336688205">
      <w:bodyDiv w:val="1"/>
      <w:marLeft w:val="0"/>
      <w:marRight w:val="0"/>
      <w:marTop w:val="0"/>
      <w:marBottom w:val="0"/>
      <w:divBdr>
        <w:top w:val="none" w:sz="0" w:space="0" w:color="auto"/>
        <w:left w:val="none" w:sz="0" w:space="0" w:color="auto"/>
        <w:bottom w:val="none" w:sz="0" w:space="0" w:color="auto"/>
        <w:right w:val="none" w:sz="0" w:space="0" w:color="auto"/>
      </w:divBdr>
    </w:div>
    <w:div w:id="336807420">
      <w:bodyDiv w:val="1"/>
      <w:marLeft w:val="0"/>
      <w:marRight w:val="0"/>
      <w:marTop w:val="0"/>
      <w:marBottom w:val="0"/>
      <w:divBdr>
        <w:top w:val="none" w:sz="0" w:space="0" w:color="auto"/>
        <w:left w:val="none" w:sz="0" w:space="0" w:color="auto"/>
        <w:bottom w:val="none" w:sz="0" w:space="0" w:color="auto"/>
        <w:right w:val="none" w:sz="0" w:space="0" w:color="auto"/>
      </w:divBdr>
    </w:div>
    <w:div w:id="337075026">
      <w:bodyDiv w:val="1"/>
      <w:marLeft w:val="0"/>
      <w:marRight w:val="0"/>
      <w:marTop w:val="0"/>
      <w:marBottom w:val="0"/>
      <w:divBdr>
        <w:top w:val="none" w:sz="0" w:space="0" w:color="auto"/>
        <w:left w:val="none" w:sz="0" w:space="0" w:color="auto"/>
        <w:bottom w:val="none" w:sz="0" w:space="0" w:color="auto"/>
        <w:right w:val="none" w:sz="0" w:space="0" w:color="auto"/>
      </w:divBdr>
    </w:div>
    <w:div w:id="338581818">
      <w:bodyDiv w:val="1"/>
      <w:marLeft w:val="0"/>
      <w:marRight w:val="0"/>
      <w:marTop w:val="0"/>
      <w:marBottom w:val="0"/>
      <w:divBdr>
        <w:top w:val="none" w:sz="0" w:space="0" w:color="auto"/>
        <w:left w:val="none" w:sz="0" w:space="0" w:color="auto"/>
        <w:bottom w:val="none" w:sz="0" w:space="0" w:color="auto"/>
        <w:right w:val="none" w:sz="0" w:space="0" w:color="auto"/>
      </w:divBdr>
    </w:div>
    <w:div w:id="338582448">
      <w:bodyDiv w:val="1"/>
      <w:marLeft w:val="0"/>
      <w:marRight w:val="0"/>
      <w:marTop w:val="0"/>
      <w:marBottom w:val="0"/>
      <w:divBdr>
        <w:top w:val="none" w:sz="0" w:space="0" w:color="auto"/>
        <w:left w:val="none" w:sz="0" w:space="0" w:color="auto"/>
        <w:bottom w:val="none" w:sz="0" w:space="0" w:color="auto"/>
        <w:right w:val="none" w:sz="0" w:space="0" w:color="auto"/>
      </w:divBdr>
    </w:div>
    <w:div w:id="338823444">
      <w:bodyDiv w:val="1"/>
      <w:marLeft w:val="0"/>
      <w:marRight w:val="0"/>
      <w:marTop w:val="0"/>
      <w:marBottom w:val="0"/>
      <w:divBdr>
        <w:top w:val="none" w:sz="0" w:space="0" w:color="auto"/>
        <w:left w:val="none" w:sz="0" w:space="0" w:color="auto"/>
        <w:bottom w:val="none" w:sz="0" w:space="0" w:color="auto"/>
        <w:right w:val="none" w:sz="0" w:space="0" w:color="auto"/>
      </w:divBdr>
    </w:div>
    <w:div w:id="338966420">
      <w:bodyDiv w:val="1"/>
      <w:marLeft w:val="0"/>
      <w:marRight w:val="0"/>
      <w:marTop w:val="0"/>
      <w:marBottom w:val="0"/>
      <w:divBdr>
        <w:top w:val="none" w:sz="0" w:space="0" w:color="auto"/>
        <w:left w:val="none" w:sz="0" w:space="0" w:color="auto"/>
        <w:bottom w:val="none" w:sz="0" w:space="0" w:color="auto"/>
        <w:right w:val="none" w:sz="0" w:space="0" w:color="auto"/>
      </w:divBdr>
    </w:div>
    <w:div w:id="339894553">
      <w:bodyDiv w:val="1"/>
      <w:marLeft w:val="0"/>
      <w:marRight w:val="0"/>
      <w:marTop w:val="0"/>
      <w:marBottom w:val="0"/>
      <w:divBdr>
        <w:top w:val="none" w:sz="0" w:space="0" w:color="auto"/>
        <w:left w:val="none" w:sz="0" w:space="0" w:color="auto"/>
        <w:bottom w:val="none" w:sz="0" w:space="0" w:color="auto"/>
        <w:right w:val="none" w:sz="0" w:space="0" w:color="auto"/>
      </w:divBdr>
    </w:div>
    <w:div w:id="340089357">
      <w:bodyDiv w:val="1"/>
      <w:marLeft w:val="0"/>
      <w:marRight w:val="0"/>
      <w:marTop w:val="0"/>
      <w:marBottom w:val="0"/>
      <w:divBdr>
        <w:top w:val="none" w:sz="0" w:space="0" w:color="auto"/>
        <w:left w:val="none" w:sz="0" w:space="0" w:color="auto"/>
        <w:bottom w:val="none" w:sz="0" w:space="0" w:color="auto"/>
        <w:right w:val="none" w:sz="0" w:space="0" w:color="auto"/>
      </w:divBdr>
    </w:div>
    <w:div w:id="340396085">
      <w:bodyDiv w:val="1"/>
      <w:marLeft w:val="0"/>
      <w:marRight w:val="0"/>
      <w:marTop w:val="0"/>
      <w:marBottom w:val="0"/>
      <w:divBdr>
        <w:top w:val="none" w:sz="0" w:space="0" w:color="auto"/>
        <w:left w:val="none" w:sz="0" w:space="0" w:color="auto"/>
        <w:bottom w:val="none" w:sz="0" w:space="0" w:color="auto"/>
        <w:right w:val="none" w:sz="0" w:space="0" w:color="auto"/>
      </w:divBdr>
    </w:div>
    <w:div w:id="340474533">
      <w:bodyDiv w:val="1"/>
      <w:marLeft w:val="0"/>
      <w:marRight w:val="0"/>
      <w:marTop w:val="0"/>
      <w:marBottom w:val="0"/>
      <w:divBdr>
        <w:top w:val="none" w:sz="0" w:space="0" w:color="auto"/>
        <w:left w:val="none" w:sz="0" w:space="0" w:color="auto"/>
        <w:bottom w:val="none" w:sz="0" w:space="0" w:color="auto"/>
        <w:right w:val="none" w:sz="0" w:space="0" w:color="auto"/>
      </w:divBdr>
    </w:div>
    <w:div w:id="340595597">
      <w:bodyDiv w:val="1"/>
      <w:marLeft w:val="0"/>
      <w:marRight w:val="0"/>
      <w:marTop w:val="0"/>
      <w:marBottom w:val="0"/>
      <w:divBdr>
        <w:top w:val="none" w:sz="0" w:space="0" w:color="auto"/>
        <w:left w:val="none" w:sz="0" w:space="0" w:color="auto"/>
        <w:bottom w:val="none" w:sz="0" w:space="0" w:color="auto"/>
        <w:right w:val="none" w:sz="0" w:space="0" w:color="auto"/>
      </w:divBdr>
    </w:div>
    <w:div w:id="340813968">
      <w:bodyDiv w:val="1"/>
      <w:marLeft w:val="0"/>
      <w:marRight w:val="0"/>
      <w:marTop w:val="0"/>
      <w:marBottom w:val="0"/>
      <w:divBdr>
        <w:top w:val="none" w:sz="0" w:space="0" w:color="auto"/>
        <w:left w:val="none" w:sz="0" w:space="0" w:color="auto"/>
        <w:bottom w:val="none" w:sz="0" w:space="0" w:color="auto"/>
        <w:right w:val="none" w:sz="0" w:space="0" w:color="auto"/>
      </w:divBdr>
    </w:div>
    <w:div w:id="341511979">
      <w:bodyDiv w:val="1"/>
      <w:marLeft w:val="0"/>
      <w:marRight w:val="0"/>
      <w:marTop w:val="0"/>
      <w:marBottom w:val="0"/>
      <w:divBdr>
        <w:top w:val="none" w:sz="0" w:space="0" w:color="auto"/>
        <w:left w:val="none" w:sz="0" w:space="0" w:color="auto"/>
        <w:bottom w:val="none" w:sz="0" w:space="0" w:color="auto"/>
        <w:right w:val="none" w:sz="0" w:space="0" w:color="auto"/>
      </w:divBdr>
    </w:div>
    <w:div w:id="341786212">
      <w:bodyDiv w:val="1"/>
      <w:marLeft w:val="0"/>
      <w:marRight w:val="0"/>
      <w:marTop w:val="0"/>
      <w:marBottom w:val="0"/>
      <w:divBdr>
        <w:top w:val="none" w:sz="0" w:space="0" w:color="auto"/>
        <w:left w:val="none" w:sz="0" w:space="0" w:color="auto"/>
        <w:bottom w:val="none" w:sz="0" w:space="0" w:color="auto"/>
        <w:right w:val="none" w:sz="0" w:space="0" w:color="auto"/>
      </w:divBdr>
    </w:div>
    <w:div w:id="341902394">
      <w:bodyDiv w:val="1"/>
      <w:marLeft w:val="0"/>
      <w:marRight w:val="0"/>
      <w:marTop w:val="0"/>
      <w:marBottom w:val="0"/>
      <w:divBdr>
        <w:top w:val="none" w:sz="0" w:space="0" w:color="auto"/>
        <w:left w:val="none" w:sz="0" w:space="0" w:color="auto"/>
        <w:bottom w:val="none" w:sz="0" w:space="0" w:color="auto"/>
        <w:right w:val="none" w:sz="0" w:space="0" w:color="auto"/>
      </w:divBdr>
    </w:div>
    <w:div w:id="342708021">
      <w:bodyDiv w:val="1"/>
      <w:marLeft w:val="0"/>
      <w:marRight w:val="0"/>
      <w:marTop w:val="0"/>
      <w:marBottom w:val="0"/>
      <w:divBdr>
        <w:top w:val="none" w:sz="0" w:space="0" w:color="auto"/>
        <w:left w:val="none" w:sz="0" w:space="0" w:color="auto"/>
        <w:bottom w:val="none" w:sz="0" w:space="0" w:color="auto"/>
        <w:right w:val="none" w:sz="0" w:space="0" w:color="auto"/>
      </w:divBdr>
    </w:div>
    <w:div w:id="342899074">
      <w:bodyDiv w:val="1"/>
      <w:marLeft w:val="0"/>
      <w:marRight w:val="0"/>
      <w:marTop w:val="0"/>
      <w:marBottom w:val="0"/>
      <w:divBdr>
        <w:top w:val="none" w:sz="0" w:space="0" w:color="auto"/>
        <w:left w:val="none" w:sz="0" w:space="0" w:color="auto"/>
        <w:bottom w:val="none" w:sz="0" w:space="0" w:color="auto"/>
        <w:right w:val="none" w:sz="0" w:space="0" w:color="auto"/>
      </w:divBdr>
    </w:div>
    <w:div w:id="343553991">
      <w:bodyDiv w:val="1"/>
      <w:marLeft w:val="0"/>
      <w:marRight w:val="0"/>
      <w:marTop w:val="0"/>
      <w:marBottom w:val="0"/>
      <w:divBdr>
        <w:top w:val="none" w:sz="0" w:space="0" w:color="auto"/>
        <w:left w:val="none" w:sz="0" w:space="0" w:color="auto"/>
        <w:bottom w:val="none" w:sz="0" w:space="0" w:color="auto"/>
        <w:right w:val="none" w:sz="0" w:space="0" w:color="auto"/>
      </w:divBdr>
    </w:div>
    <w:div w:id="343630487">
      <w:bodyDiv w:val="1"/>
      <w:marLeft w:val="0"/>
      <w:marRight w:val="0"/>
      <w:marTop w:val="0"/>
      <w:marBottom w:val="0"/>
      <w:divBdr>
        <w:top w:val="none" w:sz="0" w:space="0" w:color="auto"/>
        <w:left w:val="none" w:sz="0" w:space="0" w:color="auto"/>
        <w:bottom w:val="none" w:sz="0" w:space="0" w:color="auto"/>
        <w:right w:val="none" w:sz="0" w:space="0" w:color="auto"/>
      </w:divBdr>
    </w:div>
    <w:div w:id="343823381">
      <w:bodyDiv w:val="1"/>
      <w:marLeft w:val="0"/>
      <w:marRight w:val="0"/>
      <w:marTop w:val="0"/>
      <w:marBottom w:val="0"/>
      <w:divBdr>
        <w:top w:val="none" w:sz="0" w:space="0" w:color="auto"/>
        <w:left w:val="none" w:sz="0" w:space="0" w:color="auto"/>
        <w:bottom w:val="none" w:sz="0" w:space="0" w:color="auto"/>
        <w:right w:val="none" w:sz="0" w:space="0" w:color="auto"/>
      </w:divBdr>
    </w:div>
    <w:div w:id="344329031">
      <w:bodyDiv w:val="1"/>
      <w:marLeft w:val="0"/>
      <w:marRight w:val="0"/>
      <w:marTop w:val="0"/>
      <w:marBottom w:val="0"/>
      <w:divBdr>
        <w:top w:val="none" w:sz="0" w:space="0" w:color="auto"/>
        <w:left w:val="none" w:sz="0" w:space="0" w:color="auto"/>
        <w:bottom w:val="none" w:sz="0" w:space="0" w:color="auto"/>
        <w:right w:val="none" w:sz="0" w:space="0" w:color="auto"/>
      </w:divBdr>
    </w:div>
    <w:div w:id="346175592">
      <w:bodyDiv w:val="1"/>
      <w:marLeft w:val="0"/>
      <w:marRight w:val="0"/>
      <w:marTop w:val="0"/>
      <w:marBottom w:val="0"/>
      <w:divBdr>
        <w:top w:val="none" w:sz="0" w:space="0" w:color="auto"/>
        <w:left w:val="none" w:sz="0" w:space="0" w:color="auto"/>
        <w:bottom w:val="none" w:sz="0" w:space="0" w:color="auto"/>
        <w:right w:val="none" w:sz="0" w:space="0" w:color="auto"/>
      </w:divBdr>
    </w:div>
    <w:div w:id="347100450">
      <w:bodyDiv w:val="1"/>
      <w:marLeft w:val="0"/>
      <w:marRight w:val="0"/>
      <w:marTop w:val="0"/>
      <w:marBottom w:val="0"/>
      <w:divBdr>
        <w:top w:val="none" w:sz="0" w:space="0" w:color="auto"/>
        <w:left w:val="none" w:sz="0" w:space="0" w:color="auto"/>
        <w:bottom w:val="none" w:sz="0" w:space="0" w:color="auto"/>
        <w:right w:val="none" w:sz="0" w:space="0" w:color="auto"/>
      </w:divBdr>
    </w:div>
    <w:div w:id="347216413">
      <w:bodyDiv w:val="1"/>
      <w:marLeft w:val="0"/>
      <w:marRight w:val="0"/>
      <w:marTop w:val="0"/>
      <w:marBottom w:val="0"/>
      <w:divBdr>
        <w:top w:val="none" w:sz="0" w:space="0" w:color="auto"/>
        <w:left w:val="none" w:sz="0" w:space="0" w:color="auto"/>
        <w:bottom w:val="none" w:sz="0" w:space="0" w:color="auto"/>
        <w:right w:val="none" w:sz="0" w:space="0" w:color="auto"/>
      </w:divBdr>
    </w:div>
    <w:div w:id="347800706">
      <w:bodyDiv w:val="1"/>
      <w:marLeft w:val="0"/>
      <w:marRight w:val="0"/>
      <w:marTop w:val="0"/>
      <w:marBottom w:val="0"/>
      <w:divBdr>
        <w:top w:val="none" w:sz="0" w:space="0" w:color="auto"/>
        <w:left w:val="none" w:sz="0" w:space="0" w:color="auto"/>
        <w:bottom w:val="none" w:sz="0" w:space="0" w:color="auto"/>
        <w:right w:val="none" w:sz="0" w:space="0" w:color="auto"/>
      </w:divBdr>
    </w:div>
    <w:div w:id="348215969">
      <w:bodyDiv w:val="1"/>
      <w:marLeft w:val="0"/>
      <w:marRight w:val="0"/>
      <w:marTop w:val="0"/>
      <w:marBottom w:val="0"/>
      <w:divBdr>
        <w:top w:val="none" w:sz="0" w:space="0" w:color="auto"/>
        <w:left w:val="none" w:sz="0" w:space="0" w:color="auto"/>
        <w:bottom w:val="none" w:sz="0" w:space="0" w:color="auto"/>
        <w:right w:val="none" w:sz="0" w:space="0" w:color="auto"/>
      </w:divBdr>
    </w:div>
    <w:div w:id="348872037">
      <w:bodyDiv w:val="1"/>
      <w:marLeft w:val="0"/>
      <w:marRight w:val="0"/>
      <w:marTop w:val="0"/>
      <w:marBottom w:val="0"/>
      <w:divBdr>
        <w:top w:val="none" w:sz="0" w:space="0" w:color="auto"/>
        <w:left w:val="none" w:sz="0" w:space="0" w:color="auto"/>
        <w:bottom w:val="none" w:sz="0" w:space="0" w:color="auto"/>
        <w:right w:val="none" w:sz="0" w:space="0" w:color="auto"/>
      </w:divBdr>
    </w:div>
    <w:div w:id="348987338">
      <w:bodyDiv w:val="1"/>
      <w:marLeft w:val="0"/>
      <w:marRight w:val="0"/>
      <w:marTop w:val="0"/>
      <w:marBottom w:val="0"/>
      <w:divBdr>
        <w:top w:val="none" w:sz="0" w:space="0" w:color="auto"/>
        <w:left w:val="none" w:sz="0" w:space="0" w:color="auto"/>
        <w:bottom w:val="none" w:sz="0" w:space="0" w:color="auto"/>
        <w:right w:val="none" w:sz="0" w:space="0" w:color="auto"/>
      </w:divBdr>
    </w:div>
    <w:div w:id="349182755">
      <w:bodyDiv w:val="1"/>
      <w:marLeft w:val="0"/>
      <w:marRight w:val="0"/>
      <w:marTop w:val="0"/>
      <w:marBottom w:val="0"/>
      <w:divBdr>
        <w:top w:val="none" w:sz="0" w:space="0" w:color="auto"/>
        <w:left w:val="none" w:sz="0" w:space="0" w:color="auto"/>
        <w:bottom w:val="none" w:sz="0" w:space="0" w:color="auto"/>
        <w:right w:val="none" w:sz="0" w:space="0" w:color="auto"/>
      </w:divBdr>
    </w:div>
    <w:div w:id="349916806">
      <w:bodyDiv w:val="1"/>
      <w:marLeft w:val="0"/>
      <w:marRight w:val="0"/>
      <w:marTop w:val="0"/>
      <w:marBottom w:val="0"/>
      <w:divBdr>
        <w:top w:val="none" w:sz="0" w:space="0" w:color="auto"/>
        <w:left w:val="none" w:sz="0" w:space="0" w:color="auto"/>
        <w:bottom w:val="none" w:sz="0" w:space="0" w:color="auto"/>
        <w:right w:val="none" w:sz="0" w:space="0" w:color="auto"/>
      </w:divBdr>
    </w:div>
    <w:div w:id="350256580">
      <w:bodyDiv w:val="1"/>
      <w:marLeft w:val="0"/>
      <w:marRight w:val="0"/>
      <w:marTop w:val="0"/>
      <w:marBottom w:val="0"/>
      <w:divBdr>
        <w:top w:val="none" w:sz="0" w:space="0" w:color="auto"/>
        <w:left w:val="none" w:sz="0" w:space="0" w:color="auto"/>
        <w:bottom w:val="none" w:sz="0" w:space="0" w:color="auto"/>
        <w:right w:val="none" w:sz="0" w:space="0" w:color="auto"/>
      </w:divBdr>
    </w:div>
    <w:div w:id="350646555">
      <w:bodyDiv w:val="1"/>
      <w:marLeft w:val="0"/>
      <w:marRight w:val="0"/>
      <w:marTop w:val="0"/>
      <w:marBottom w:val="0"/>
      <w:divBdr>
        <w:top w:val="none" w:sz="0" w:space="0" w:color="auto"/>
        <w:left w:val="none" w:sz="0" w:space="0" w:color="auto"/>
        <w:bottom w:val="none" w:sz="0" w:space="0" w:color="auto"/>
        <w:right w:val="none" w:sz="0" w:space="0" w:color="auto"/>
      </w:divBdr>
    </w:div>
    <w:div w:id="351685965">
      <w:bodyDiv w:val="1"/>
      <w:marLeft w:val="0"/>
      <w:marRight w:val="0"/>
      <w:marTop w:val="0"/>
      <w:marBottom w:val="0"/>
      <w:divBdr>
        <w:top w:val="none" w:sz="0" w:space="0" w:color="auto"/>
        <w:left w:val="none" w:sz="0" w:space="0" w:color="auto"/>
        <w:bottom w:val="none" w:sz="0" w:space="0" w:color="auto"/>
        <w:right w:val="none" w:sz="0" w:space="0" w:color="auto"/>
      </w:divBdr>
    </w:div>
    <w:div w:id="351686493">
      <w:bodyDiv w:val="1"/>
      <w:marLeft w:val="0"/>
      <w:marRight w:val="0"/>
      <w:marTop w:val="0"/>
      <w:marBottom w:val="0"/>
      <w:divBdr>
        <w:top w:val="none" w:sz="0" w:space="0" w:color="auto"/>
        <w:left w:val="none" w:sz="0" w:space="0" w:color="auto"/>
        <w:bottom w:val="none" w:sz="0" w:space="0" w:color="auto"/>
        <w:right w:val="none" w:sz="0" w:space="0" w:color="auto"/>
      </w:divBdr>
    </w:div>
    <w:div w:id="352344174">
      <w:bodyDiv w:val="1"/>
      <w:marLeft w:val="0"/>
      <w:marRight w:val="0"/>
      <w:marTop w:val="0"/>
      <w:marBottom w:val="0"/>
      <w:divBdr>
        <w:top w:val="none" w:sz="0" w:space="0" w:color="auto"/>
        <w:left w:val="none" w:sz="0" w:space="0" w:color="auto"/>
        <w:bottom w:val="none" w:sz="0" w:space="0" w:color="auto"/>
        <w:right w:val="none" w:sz="0" w:space="0" w:color="auto"/>
      </w:divBdr>
    </w:div>
    <w:div w:id="352845920">
      <w:bodyDiv w:val="1"/>
      <w:marLeft w:val="0"/>
      <w:marRight w:val="0"/>
      <w:marTop w:val="0"/>
      <w:marBottom w:val="0"/>
      <w:divBdr>
        <w:top w:val="none" w:sz="0" w:space="0" w:color="auto"/>
        <w:left w:val="none" w:sz="0" w:space="0" w:color="auto"/>
        <w:bottom w:val="none" w:sz="0" w:space="0" w:color="auto"/>
        <w:right w:val="none" w:sz="0" w:space="0" w:color="auto"/>
      </w:divBdr>
    </w:div>
    <w:div w:id="353314037">
      <w:bodyDiv w:val="1"/>
      <w:marLeft w:val="0"/>
      <w:marRight w:val="0"/>
      <w:marTop w:val="0"/>
      <w:marBottom w:val="0"/>
      <w:divBdr>
        <w:top w:val="none" w:sz="0" w:space="0" w:color="auto"/>
        <w:left w:val="none" w:sz="0" w:space="0" w:color="auto"/>
        <w:bottom w:val="none" w:sz="0" w:space="0" w:color="auto"/>
        <w:right w:val="none" w:sz="0" w:space="0" w:color="auto"/>
      </w:divBdr>
    </w:div>
    <w:div w:id="353842372">
      <w:bodyDiv w:val="1"/>
      <w:marLeft w:val="0"/>
      <w:marRight w:val="0"/>
      <w:marTop w:val="0"/>
      <w:marBottom w:val="0"/>
      <w:divBdr>
        <w:top w:val="none" w:sz="0" w:space="0" w:color="auto"/>
        <w:left w:val="none" w:sz="0" w:space="0" w:color="auto"/>
        <w:bottom w:val="none" w:sz="0" w:space="0" w:color="auto"/>
        <w:right w:val="none" w:sz="0" w:space="0" w:color="auto"/>
      </w:divBdr>
    </w:div>
    <w:div w:id="353962995">
      <w:bodyDiv w:val="1"/>
      <w:marLeft w:val="0"/>
      <w:marRight w:val="0"/>
      <w:marTop w:val="0"/>
      <w:marBottom w:val="0"/>
      <w:divBdr>
        <w:top w:val="none" w:sz="0" w:space="0" w:color="auto"/>
        <w:left w:val="none" w:sz="0" w:space="0" w:color="auto"/>
        <w:bottom w:val="none" w:sz="0" w:space="0" w:color="auto"/>
        <w:right w:val="none" w:sz="0" w:space="0" w:color="auto"/>
      </w:divBdr>
    </w:div>
    <w:div w:id="353963421">
      <w:bodyDiv w:val="1"/>
      <w:marLeft w:val="0"/>
      <w:marRight w:val="0"/>
      <w:marTop w:val="0"/>
      <w:marBottom w:val="0"/>
      <w:divBdr>
        <w:top w:val="none" w:sz="0" w:space="0" w:color="auto"/>
        <w:left w:val="none" w:sz="0" w:space="0" w:color="auto"/>
        <w:bottom w:val="none" w:sz="0" w:space="0" w:color="auto"/>
        <w:right w:val="none" w:sz="0" w:space="0" w:color="auto"/>
      </w:divBdr>
    </w:div>
    <w:div w:id="354040124">
      <w:bodyDiv w:val="1"/>
      <w:marLeft w:val="0"/>
      <w:marRight w:val="0"/>
      <w:marTop w:val="0"/>
      <w:marBottom w:val="0"/>
      <w:divBdr>
        <w:top w:val="none" w:sz="0" w:space="0" w:color="auto"/>
        <w:left w:val="none" w:sz="0" w:space="0" w:color="auto"/>
        <w:bottom w:val="none" w:sz="0" w:space="0" w:color="auto"/>
        <w:right w:val="none" w:sz="0" w:space="0" w:color="auto"/>
      </w:divBdr>
    </w:div>
    <w:div w:id="354187744">
      <w:bodyDiv w:val="1"/>
      <w:marLeft w:val="0"/>
      <w:marRight w:val="0"/>
      <w:marTop w:val="0"/>
      <w:marBottom w:val="0"/>
      <w:divBdr>
        <w:top w:val="none" w:sz="0" w:space="0" w:color="auto"/>
        <w:left w:val="none" w:sz="0" w:space="0" w:color="auto"/>
        <w:bottom w:val="none" w:sz="0" w:space="0" w:color="auto"/>
        <w:right w:val="none" w:sz="0" w:space="0" w:color="auto"/>
      </w:divBdr>
    </w:div>
    <w:div w:id="354229773">
      <w:bodyDiv w:val="1"/>
      <w:marLeft w:val="0"/>
      <w:marRight w:val="0"/>
      <w:marTop w:val="0"/>
      <w:marBottom w:val="0"/>
      <w:divBdr>
        <w:top w:val="none" w:sz="0" w:space="0" w:color="auto"/>
        <w:left w:val="none" w:sz="0" w:space="0" w:color="auto"/>
        <w:bottom w:val="none" w:sz="0" w:space="0" w:color="auto"/>
        <w:right w:val="none" w:sz="0" w:space="0" w:color="auto"/>
      </w:divBdr>
    </w:div>
    <w:div w:id="354229943">
      <w:bodyDiv w:val="1"/>
      <w:marLeft w:val="0"/>
      <w:marRight w:val="0"/>
      <w:marTop w:val="0"/>
      <w:marBottom w:val="0"/>
      <w:divBdr>
        <w:top w:val="none" w:sz="0" w:space="0" w:color="auto"/>
        <w:left w:val="none" w:sz="0" w:space="0" w:color="auto"/>
        <w:bottom w:val="none" w:sz="0" w:space="0" w:color="auto"/>
        <w:right w:val="none" w:sz="0" w:space="0" w:color="auto"/>
      </w:divBdr>
    </w:div>
    <w:div w:id="354623689">
      <w:bodyDiv w:val="1"/>
      <w:marLeft w:val="0"/>
      <w:marRight w:val="0"/>
      <w:marTop w:val="0"/>
      <w:marBottom w:val="0"/>
      <w:divBdr>
        <w:top w:val="none" w:sz="0" w:space="0" w:color="auto"/>
        <w:left w:val="none" w:sz="0" w:space="0" w:color="auto"/>
        <w:bottom w:val="none" w:sz="0" w:space="0" w:color="auto"/>
        <w:right w:val="none" w:sz="0" w:space="0" w:color="auto"/>
      </w:divBdr>
    </w:div>
    <w:div w:id="354767299">
      <w:bodyDiv w:val="1"/>
      <w:marLeft w:val="0"/>
      <w:marRight w:val="0"/>
      <w:marTop w:val="0"/>
      <w:marBottom w:val="0"/>
      <w:divBdr>
        <w:top w:val="none" w:sz="0" w:space="0" w:color="auto"/>
        <w:left w:val="none" w:sz="0" w:space="0" w:color="auto"/>
        <w:bottom w:val="none" w:sz="0" w:space="0" w:color="auto"/>
        <w:right w:val="none" w:sz="0" w:space="0" w:color="auto"/>
      </w:divBdr>
    </w:div>
    <w:div w:id="354888696">
      <w:bodyDiv w:val="1"/>
      <w:marLeft w:val="0"/>
      <w:marRight w:val="0"/>
      <w:marTop w:val="0"/>
      <w:marBottom w:val="0"/>
      <w:divBdr>
        <w:top w:val="none" w:sz="0" w:space="0" w:color="auto"/>
        <w:left w:val="none" w:sz="0" w:space="0" w:color="auto"/>
        <w:bottom w:val="none" w:sz="0" w:space="0" w:color="auto"/>
        <w:right w:val="none" w:sz="0" w:space="0" w:color="auto"/>
      </w:divBdr>
    </w:div>
    <w:div w:id="355154060">
      <w:bodyDiv w:val="1"/>
      <w:marLeft w:val="0"/>
      <w:marRight w:val="0"/>
      <w:marTop w:val="0"/>
      <w:marBottom w:val="0"/>
      <w:divBdr>
        <w:top w:val="none" w:sz="0" w:space="0" w:color="auto"/>
        <w:left w:val="none" w:sz="0" w:space="0" w:color="auto"/>
        <w:bottom w:val="none" w:sz="0" w:space="0" w:color="auto"/>
        <w:right w:val="none" w:sz="0" w:space="0" w:color="auto"/>
      </w:divBdr>
    </w:div>
    <w:div w:id="355618604">
      <w:bodyDiv w:val="1"/>
      <w:marLeft w:val="0"/>
      <w:marRight w:val="0"/>
      <w:marTop w:val="0"/>
      <w:marBottom w:val="0"/>
      <w:divBdr>
        <w:top w:val="none" w:sz="0" w:space="0" w:color="auto"/>
        <w:left w:val="none" w:sz="0" w:space="0" w:color="auto"/>
        <w:bottom w:val="none" w:sz="0" w:space="0" w:color="auto"/>
        <w:right w:val="none" w:sz="0" w:space="0" w:color="auto"/>
      </w:divBdr>
    </w:div>
    <w:div w:id="355693711">
      <w:bodyDiv w:val="1"/>
      <w:marLeft w:val="0"/>
      <w:marRight w:val="0"/>
      <w:marTop w:val="0"/>
      <w:marBottom w:val="0"/>
      <w:divBdr>
        <w:top w:val="none" w:sz="0" w:space="0" w:color="auto"/>
        <w:left w:val="none" w:sz="0" w:space="0" w:color="auto"/>
        <w:bottom w:val="none" w:sz="0" w:space="0" w:color="auto"/>
        <w:right w:val="none" w:sz="0" w:space="0" w:color="auto"/>
      </w:divBdr>
    </w:div>
    <w:div w:id="355695685">
      <w:bodyDiv w:val="1"/>
      <w:marLeft w:val="0"/>
      <w:marRight w:val="0"/>
      <w:marTop w:val="0"/>
      <w:marBottom w:val="0"/>
      <w:divBdr>
        <w:top w:val="none" w:sz="0" w:space="0" w:color="auto"/>
        <w:left w:val="none" w:sz="0" w:space="0" w:color="auto"/>
        <w:bottom w:val="none" w:sz="0" w:space="0" w:color="auto"/>
        <w:right w:val="none" w:sz="0" w:space="0" w:color="auto"/>
      </w:divBdr>
    </w:div>
    <w:div w:id="355934444">
      <w:bodyDiv w:val="1"/>
      <w:marLeft w:val="0"/>
      <w:marRight w:val="0"/>
      <w:marTop w:val="0"/>
      <w:marBottom w:val="0"/>
      <w:divBdr>
        <w:top w:val="none" w:sz="0" w:space="0" w:color="auto"/>
        <w:left w:val="none" w:sz="0" w:space="0" w:color="auto"/>
        <w:bottom w:val="none" w:sz="0" w:space="0" w:color="auto"/>
        <w:right w:val="none" w:sz="0" w:space="0" w:color="auto"/>
      </w:divBdr>
    </w:div>
    <w:div w:id="356346687">
      <w:bodyDiv w:val="1"/>
      <w:marLeft w:val="0"/>
      <w:marRight w:val="0"/>
      <w:marTop w:val="0"/>
      <w:marBottom w:val="0"/>
      <w:divBdr>
        <w:top w:val="none" w:sz="0" w:space="0" w:color="auto"/>
        <w:left w:val="none" w:sz="0" w:space="0" w:color="auto"/>
        <w:bottom w:val="none" w:sz="0" w:space="0" w:color="auto"/>
        <w:right w:val="none" w:sz="0" w:space="0" w:color="auto"/>
      </w:divBdr>
    </w:div>
    <w:div w:id="356347203">
      <w:bodyDiv w:val="1"/>
      <w:marLeft w:val="0"/>
      <w:marRight w:val="0"/>
      <w:marTop w:val="0"/>
      <w:marBottom w:val="0"/>
      <w:divBdr>
        <w:top w:val="none" w:sz="0" w:space="0" w:color="auto"/>
        <w:left w:val="none" w:sz="0" w:space="0" w:color="auto"/>
        <w:bottom w:val="none" w:sz="0" w:space="0" w:color="auto"/>
        <w:right w:val="none" w:sz="0" w:space="0" w:color="auto"/>
      </w:divBdr>
    </w:div>
    <w:div w:id="357583350">
      <w:bodyDiv w:val="1"/>
      <w:marLeft w:val="0"/>
      <w:marRight w:val="0"/>
      <w:marTop w:val="0"/>
      <w:marBottom w:val="0"/>
      <w:divBdr>
        <w:top w:val="none" w:sz="0" w:space="0" w:color="auto"/>
        <w:left w:val="none" w:sz="0" w:space="0" w:color="auto"/>
        <w:bottom w:val="none" w:sz="0" w:space="0" w:color="auto"/>
        <w:right w:val="none" w:sz="0" w:space="0" w:color="auto"/>
      </w:divBdr>
    </w:div>
    <w:div w:id="357783531">
      <w:bodyDiv w:val="1"/>
      <w:marLeft w:val="0"/>
      <w:marRight w:val="0"/>
      <w:marTop w:val="0"/>
      <w:marBottom w:val="0"/>
      <w:divBdr>
        <w:top w:val="none" w:sz="0" w:space="0" w:color="auto"/>
        <w:left w:val="none" w:sz="0" w:space="0" w:color="auto"/>
        <w:bottom w:val="none" w:sz="0" w:space="0" w:color="auto"/>
        <w:right w:val="none" w:sz="0" w:space="0" w:color="auto"/>
      </w:divBdr>
    </w:div>
    <w:div w:id="358511841">
      <w:bodyDiv w:val="1"/>
      <w:marLeft w:val="0"/>
      <w:marRight w:val="0"/>
      <w:marTop w:val="0"/>
      <w:marBottom w:val="0"/>
      <w:divBdr>
        <w:top w:val="none" w:sz="0" w:space="0" w:color="auto"/>
        <w:left w:val="none" w:sz="0" w:space="0" w:color="auto"/>
        <w:bottom w:val="none" w:sz="0" w:space="0" w:color="auto"/>
        <w:right w:val="none" w:sz="0" w:space="0" w:color="auto"/>
      </w:divBdr>
    </w:div>
    <w:div w:id="359208137">
      <w:bodyDiv w:val="1"/>
      <w:marLeft w:val="0"/>
      <w:marRight w:val="0"/>
      <w:marTop w:val="0"/>
      <w:marBottom w:val="0"/>
      <w:divBdr>
        <w:top w:val="none" w:sz="0" w:space="0" w:color="auto"/>
        <w:left w:val="none" w:sz="0" w:space="0" w:color="auto"/>
        <w:bottom w:val="none" w:sz="0" w:space="0" w:color="auto"/>
        <w:right w:val="none" w:sz="0" w:space="0" w:color="auto"/>
      </w:divBdr>
    </w:div>
    <w:div w:id="359622843">
      <w:bodyDiv w:val="1"/>
      <w:marLeft w:val="0"/>
      <w:marRight w:val="0"/>
      <w:marTop w:val="0"/>
      <w:marBottom w:val="0"/>
      <w:divBdr>
        <w:top w:val="none" w:sz="0" w:space="0" w:color="auto"/>
        <w:left w:val="none" w:sz="0" w:space="0" w:color="auto"/>
        <w:bottom w:val="none" w:sz="0" w:space="0" w:color="auto"/>
        <w:right w:val="none" w:sz="0" w:space="0" w:color="auto"/>
      </w:divBdr>
    </w:div>
    <w:div w:id="359674137">
      <w:bodyDiv w:val="1"/>
      <w:marLeft w:val="0"/>
      <w:marRight w:val="0"/>
      <w:marTop w:val="0"/>
      <w:marBottom w:val="0"/>
      <w:divBdr>
        <w:top w:val="none" w:sz="0" w:space="0" w:color="auto"/>
        <w:left w:val="none" w:sz="0" w:space="0" w:color="auto"/>
        <w:bottom w:val="none" w:sz="0" w:space="0" w:color="auto"/>
        <w:right w:val="none" w:sz="0" w:space="0" w:color="auto"/>
      </w:divBdr>
    </w:div>
    <w:div w:id="360009849">
      <w:bodyDiv w:val="1"/>
      <w:marLeft w:val="0"/>
      <w:marRight w:val="0"/>
      <w:marTop w:val="0"/>
      <w:marBottom w:val="0"/>
      <w:divBdr>
        <w:top w:val="none" w:sz="0" w:space="0" w:color="auto"/>
        <w:left w:val="none" w:sz="0" w:space="0" w:color="auto"/>
        <w:bottom w:val="none" w:sz="0" w:space="0" w:color="auto"/>
        <w:right w:val="none" w:sz="0" w:space="0" w:color="auto"/>
      </w:divBdr>
    </w:div>
    <w:div w:id="360209123">
      <w:bodyDiv w:val="1"/>
      <w:marLeft w:val="0"/>
      <w:marRight w:val="0"/>
      <w:marTop w:val="0"/>
      <w:marBottom w:val="0"/>
      <w:divBdr>
        <w:top w:val="none" w:sz="0" w:space="0" w:color="auto"/>
        <w:left w:val="none" w:sz="0" w:space="0" w:color="auto"/>
        <w:bottom w:val="none" w:sz="0" w:space="0" w:color="auto"/>
        <w:right w:val="none" w:sz="0" w:space="0" w:color="auto"/>
      </w:divBdr>
    </w:div>
    <w:div w:id="360667730">
      <w:bodyDiv w:val="1"/>
      <w:marLeft w:val="0"/>
      <w:marRight w:val="0"/>
      <w:marTop w:val="0"/>
      <w:marBottom w:val="0"/>
      <w:divBdr>
        <w:top w:val="none" w:sz="0" w:space="0" w:color="auto"/>
        <w:left w:val="none" w:sz="0" w:space="0" w:color="auto"/>
        <w:bottom w:val="none" w:sz="0" w:space="0" w:color="auto"/>
        <w:right w:val="none" w:sz="0" w:space="0" w:color="auto"/>
      </w:divBdr>
    </w:div>
    <w:div w:id="361057002">
      <w:bodyDiv w:val="1"/>
      <w:marLeft w:val="0"/>
      <w:marRight w:val="0"/>
      <w:marTop w:val="0"/>
      <w:marBottom w:val="0"/>
      <w:divBdr>
        <w:top w:val="none" w:sz="0" w:space="0" w:color="auto"/>
        <w:left w:val="none" w:sz="0" w:space="0" w:color="auto"/>
        <w:bottom w:val="none" w:sz="0" w:space="0" w:color="auto"/>
        <w:right w:val="none" w:sz="0" w:space="0" w:color="auto"/>
      </w:divBdr>
    </w:div>
    <w:div w:id="361712188">
      <w:bodyDiv w:val="1"/>
      <w:marLeft w:val="0"/>
      <w:marRight w:val="0"/>
      <w:marTop w:val="0"/>
      <w:marBottom w:val="0"/>
      <w:divBdr>
        <w:top w:val="none" w:sz="0" w:space="0" w:color="auto"/>
        <w:left w:val="none" w:sz="0" w:space="0" w:color="auto"/>
        <w:bottom w:val="none" w:sz="0" w:space="0" w:color="auto"/>
        <w:right w:val="none" w:sz="0" w:space="0" w:color="auto"/>
      </w:divBdr>
    </w:div>
    <w:div w:id="362487494">
      <w:bodyDiv w:val="1"/>
      <w:marLeft w:val="0"/>
      <w:marRight w:val="0"/>
      <w:marTop w:val="0"/>
      <w:marBottom w:val="0"/>
      <w:divBdr>
        <w:top w:val="none" w:sz="0" w:space="0" w:color="auto"/>
        <w:left w:val="none" w:sz="0" w:space="0" w:color="auto"/>
        <w:bottom w:val="none" w:sz="0" w:space="0" w:color="auto"/>
        <w:right w:val="none" w:sz="0" w:space="0" w:color="auto"/>
      </w:divBdr>
    </w:div>
    <w:div w:id="362638418">
      <w:bodyDiv w:val="1"/>
      <w:marLeft w:val="0"/>
      <w:marRight w:val="0"/>
      <w:marTop w:val="0"/>
      <w:marBottom w:val="0"/>
      <w:divBdr>
        <w:top w:val="none" w:sz="0" w:space="0" w:color="auto"/>
        <w:left w:val="none" w:sz="0" w:space="0" w:color="auto"/>
        <w:bottom w:val="none" w:sz="0" w:space="0" w:color="auto"/>
        <w:right w:val="none" w:sz="0" w:space="0" w:color="auto"/>
      </w:divBdr>
    </w:div>
    <w:div w:id="362945550">
      <w:bodyDiv w:val="1"/>
      <w:marLeft w:val="0"/>
      <w:marRight w:val="0"/>
      <w:marTop w:val="0"/>
      <w:marBottom w:val="0"/>
      <w:divBdr>
        <w:top w:val="none" w:sz="0" w:space="0" w:color="auto"/>
        <w:left w:val="none" w:sz="0" w:space="0" w:color="auto"/>
        <w:bottom w:val="none" w:sz="0" w:space="0" w:color="auto"/>
        <w:right w:val="none" w:sz="0" w:space="0" w:color="auto"/>
      </w:divBdr>
    </w:div>
    <w:div w:id="363363157">
      <w:bodyDiv w:val="1"/>
      <w:marLeft w:val="0"/>
      <w:marRight w:val="0"/>
      <w:marTop w:val="0"/>
      <w:marBottom w:val="0"/>
      <w:divBdr>
        <w:top w:val="none" w:sz="0" w:space="0" w:color="auto"/>
        <w:left w:val="none" w:sz="0" w:space="0" w:color="auto"/>
        <w:bottom w:val="none" w:sz="0" w:space="0" w:color="auto"/>
        <w:right w:val="none" w:sz="0" w:space="0" w:color="auto"/>
      </w:divBdr>
    </w:div>
    <w:div w:id="363748184">
      <w:bodyDiv w:val="1"/>
      <w:marLeft w:val="0"/>
      <w:marRight w:val="0"/>
      <w:marTop w:val="0"/>
      <w:marBottom w:val="0"/>
      <w:divBdr>
        <w:top w:val="none" w:sz="0" w:space="0" w:color="auto"/>
        <w:left w:val="none" w:sz="0" w:space="0" w:color="auto"/>
        <w:bottom w:val="none" w:sz="0" w:space="0" w:color="auto"/>
        <w:right w:val="none" w:sz="0" w:space="0" w:color="auto"/>
      </w:divBdr>
    </w:div>
    <w:div w:id="363946039">
      <w:bodyDiv w:val="1"/>
      <w:marLeft w:val="0"/>
      <w:marRight w:val="0"/>
      <w:marTop w:val="0"/>
      <w:marBottom w:val="0"/>
      <w:divBdr>
        <w:top w:val="none" w:sz="0" w:space="0" w:color="auto"/>
        <w:left w:val="none" w:sz="0" w:space="0" w:color="auto"/>
        <w:bottom w:val="none" w:sz="0" w:space="0" w:color="auto"/>
        <w:right w:val="none" w:sz="0" w:space="0" w:color="auto"/>
      </w:divBdr>
    </w:div>
    <w:div w:id="364209904">
      <w:bodyDiv w:val="1"/>
      <w:marLeft w:val="0"/>
      <w:marRight w:val="0"/>
      <w:marTop w:val="0"/>
      <w:marBottom w:val="0"/>
      <w:divBdr>
        <w:top w:val="none" w:sz="0" w:space="0" w:color="auto"/>
        <w:left w:val="none" w:sz="0" w:space="0" w:color="auto"/>
        <w:bottom w:val="none" w:sz="0" w:space="0" w:color="auto"/>
        <w:right w:val="none" w:sz="0" w:space="0" w:color="auto"/>
      </w:divBdr>
    </w:div>
    <w:div w:id="365494963">
      <w:bodyDiv w:val="1"/>
      <w:marLeft w:val="0"/>
      <w:marRight w:val="0"/>
      <w:marTop w:val="0"/>
      <w:marBottom w:val="0"/>
      <w:divBdr>
        <w:top w:val="none" w:sz="0" w:space="0" w:color="auto"/>
        <w:left w:val="none" w:sz="0" w:space="0" w:color="auto"/>
        <w:bottom w:val="none" w:sz="0" w:space="0" w:color="auto"/>
        <w:right w:val="none" w:sz="0" w:space="0" w:color="auto"/>
      </w:divBdr>
    </w:div>
    <w:div w:id="365761732">
      <w:bodyDiv w:val="1"/>
      <w:marLeft w:val="0"/>
      <w:marRight w:val="0"/>
      <w:marTop w:val="0"/>
      <w:marBottom w:val="0"/>
      <w:divBdr>
        <w:top w:val="none" w:sz="0" w:space="0" w:color="auto"/>
        <w:left w:val="none" w:sz="0" w:space="0" w:color="auto"/>
        <w:bottom w:val="none" w:sz="0" w:space="0" w:color="auto"/>
        <w:right w:val="none" w:sz="0" w:space="0" w:color="auto"/>
      </w:divBdr>
    </w:div>
    <w:div w:id="366028400">
      <w:bodyDiv w:val="1"/>
      <w:marLeft w:val="0"/>
      <w:marRight w:val="0"/>
      <w:marTop w:val="0"/>
      <w:marBottom w:val="0"/>
      <w:divBdr>
        <w:top w:val="none" w:sz="0" w:space="0" w:color="auto"/>
        <w:left w:val="none" w:sz="0" w:space="0" w:color="auto"/>
        <w:bottom w:val="none" w:sz="0" w:space="0" w:color="auto"/>
        <w:right w:val="none" w:sz="0" w:space="0" w:color="auto"/>
      </w:divBdr>
    </w:div>
    <w:div w:id="366225881">
      <w:bodyDiv w:val="1"/>
      <w:marLeft w:val="0"/>
      <w:marRight w:val="0"/>
      <w:marTop w:val="0"/>
      <w:marBottom w:val="0"/>
      <w:divBdr>
        <w:top w:val="none" w:sz="0" w:space="0" w:color="auto"/>
        <w:left w:val="none" w:sz="0" w:space="0" w:color="auto"/>
        <w:bottom w:val="none" w:sz="0" w:space="0" w:color="auto"/>
        <w:right w:val="none" w:sz="0" w:space="0" w:color="auto"/>
      </w:divBdr>
    </w:div>
    <w:div w:id="366372234">
      <w:bodyDiv w:val="1"/>
      <w:marLeft w:val="0"/>
      <w:marRight w:val="0"/>
      <w:marTop w:val="0"/>
      <w:marBottom w:val="0"/>
      <w:divBdr>
        <w:top w:val="none" w:sz="0" w:space="0" w:color="auto"/>
        <w:left w:val="none" w:sz="0" w:space="0" w:color="auto"/>
        <w:bottom w:val="none" w:sz="0" w:space="0" w:color="auto"/>
        <w:right w:val="none" w:sz="0" w:space="0" w:color="auto"/>
      </w:divBdr>
    </w:div>
    <w:div w:id="366681719">
      <w:bodyDiv w:val="1"/>
      <w:marLeft w:val="0"/>
      <w:marRight w:val="0"/>
      <w:marTop w:val="0"/>
      <w:marBottom w:val="0"/>
      <w:divBdr>
        <w:top w:val="none" w:sz="0" w:space="0" w:color="auto"/>
        <w:left w:val="none" w:sz="0" w:space="0" w:color="auto"/>
        <w:bottom w:val="none" w:sz="0" w:space="0" w:color="auto"/>
        <w:right w:val="none" w:sz="0" w:space="0" w:color="auto"/>
      </w:divBdr>
    </w:div>
    <w:div w:id="367070401">
      <w:bodyDiv w:val="1"/>
      <w:marLeft w:val="0"/>
      <w:marRight w:val="0"/>
      <w:marTop w:val="0"/>
      <w:marBottom w:val="0"/>
      <w:divBdr>
        <w:top w:val="none" w:sz="0" w:space="0" w:color="auto"/>
        <w:left w:val="none" w:sz="0" w:space="0" w:color="auto"/>
        <w:bottom w:val="none" w:sz="0" w:space="0" w:color="auto"/>
        <w:right w:val="none" w:sz="0" w:space="0" w:color="auto"/>
      </w:divBdr>
    </w:div>
    <w:div w:id="367727089">
      <w:bodyDiv w:val="1"/>
      <w:marLeft w:val="0"/>
      <w:marRight w:val="0"/>
      <w:marTop w:val="0"/>
      <w:marBottom w:val="0"/>
      <w:divBdr>
        <w:top w:val="none" w:sz="0" w:space="0" w:color="auto"/>
        <w:left w:val="none" w:sz="0" w:space="0" w:color="auto"/>
        <w:bottom w:val="none" w:sz="0" w:space="0" w:color="auto"/>
        <w:right w:val="none" w:sz="0" w:space="0" w:color="auto"/>
      </w:divBdr>
    </w:div>
    <w:div w:id="368069035">
      <w:bodyDiv w:val="1"/>
      <w:marLeft w:val="0"/>
      <w:marRight w:val="0"/>
      <w:marTop w:val="0"/>
      <w:marBottom w:val="0"/>
      <w:divBdr>
        <w:top w:val="none" w:sz="0" w:space="0" w:color="auto"/>
        <w:left w:val="none" w:sz="0" w:space="0" w:color="auto"/>
        <w:bottom w:val="none" w:sz="0" w:space="0" w:color="auto"/>
        <w:right w:val="none" w:sz="0" w:space="0" w:color="auto"/>
      </w:divBdr>
    </w:div>
    <w:div w:id="368186734">
      <w:bodyDiv w:val="1"/>
      <w:marLeft w:val="0"/>
      <w:marRight w:val="0"/>
      <w:marTop w:val="0"/>
      <w:marBottom w:val="0"/>
      <w:divBdr>
        <w:top w:val="none" w:sz="0" w:space="0" w:color="auto"/>
        <w:left w:val="none" w:sz="0" w:space="0" w:color="auto"/>
        <w:bottom w:val="none" w:sz="0" w:space="0" w:color="auto"/>
        <w:right w:val="none" w:sz="0" w:space="0" w:color="auto"/>
      </w:divBdr>
    </w:div>
    <w:div w:id="368188899">
      <w:bodyDiv w:val="1"/>
      <w:marLeft w:val="0"/>
      <w:marRight w:val="0"/>
      <w:marTop w:val="0"/>
      <w:marBottom w:val="0"/>
      <w:divBdr>
        <w:top w:val="none" w:sz="0" w:space="0" w:color="auto"/>
        <w:left w:val="none" w:sz="0" w:space="0" w:color="auto"/>
        <w:bottom w:val="none" w:sz="0" w:space="0" w:color="auto"/>
        <w:right w:val="none" w:sz="0" w:space="0" w:color="auto"/>
      </w:divBdr>
    </w:div>
    <w:div w:id="368727098">
      <w:bodyDiv w:val="1"/>
      <w:marLeft w:val="0"/>
      <w:marRight w:val="0"/>
      <w:marTop w:val="0"/>
      <w:marBottom w:val="0"/>
      <w:divBdr>
        <w:top w:val="none" w:sz="0" w:space="0" w:color="auto"/>
        <w:left w:val="none" w:sz="0" w:space="0" w:color="auto"/>
        <w:bottom w:val="none" w:sz="0" w:space="0" w:color="auto"/>
        <w:right w:val="none" w:sz="0" w:space="0" w:color="auto"/>
      </w:divBdr>
    </w:div>
    <w:div w:id="368803353">
      <w:bodyDiv w:val="1"/>
      <w:marLeft w:val="0"/>
      <w:marRight w:val="0"/>
      <w:marTop w:val="0"/>
      <w:marBottom w:val="0"/>
      <w:divBdr>
        <w:top w:val="none" w:sz="0" w:space="0" w:color="auto"/>
        <w:left w:val="none" w:sz="0" w:space="0" w:color="auto"/>
        <w:bottom w:val="none" w:sz="0" w:space="0" w:color="auto"/>
        <w:right w:val="none" w:sz="0" w:space="0" w:color="auto"/>
      </w:divBdr>
    </w:div>
    <w:div w:id="368914906">
      <w:bodyDiv w:val="1"/>
      <w:marLeft w:val="0"/>
      <w:marRight w:val="0"/>
      <w:marTop w:val="0"/>
      <w:marBottom w:val="0"/>
      <w:divBdr>
        <w:top w:val="none" w:sz="0" w:space="0" w:color="auto"/>
        <w:left w:val="none" w:sz="0" w:space="0" w:color="auto"/>
        <w:bottom w:val="none" w:sz="0" w:space="0" w:color="auto"/>
        <w:right w:val="none" w:sz="0" w:space="0" w:color="auto"/>
      </w:divBdr>
    </w:div>
    <w:div w:id="369182288">
      <w:bodyDiv w:val="1"/>
      <w:marLeft w:val="0"/>
      <w:marRight w:val="0"/>
      <w:marTop w:val="0"/>
      <w:marBottom w:val="0"/>
      <w:divBdr>
        <w:top w:val="none" w:sz="0" w:space="0" w:color="auto"/>
        <w:left w:val="none" w:sz="0" w:space="0" w:color="auto"/>
        <w:bottom w:val="none" w:sz="0" w:space="0" w:color="auto"/>
        <w:right w:val="none" w:sz="0" w:space="0" w:color="auto"/>
      </w:divBdr>
    </w:div>
    <w:div w:id="369651413">
      <w:bodyDiv w:val="1"/>
      <w:marLeft w:val="0"/>
      <w:marRight w:val="0"/>
      <w:marTop w:val="0"/>
      <w:marBottom w:val="0"/>
      <w:divBdr>
        <w:top w:val="none" w:sz="0" w:space="0" w:color="auto"/>
        <w:left w:val="none" w:sz="0" w:space="0" w:color="auto"/>
        <w:bottom w:val="none" w:sz="0" w:space="0" w:color="auto"/>
        <w:right w:val="none" w:sz="0" w:space="0" w:color="auto"/>
      </w:divBdr>
    </w:div>
    <w:div w:id="370308305">
      <w:bodyDiv w:val="1"/>
      <w:marLeft w:val="0"/>
      <w:marRight w:val="0"/>
      <w:marTop w:val="0"/>
      <w:marBottom w:val="0"/>
      <w:divBdr>
        <w:top w:val="none" w:sz="0" w:space="0" w:color="auto"/>
        <w:left w:val="none" w:sz="0" w:space="0" w:color="auto"/>
        <w:bottom w:val="none" w:sz="0" w:space="0" w:color="auto"/>
        <w:right w:val="none" w:sz="0" w:space="0" w:color="auto"/>
      </w:divBdr>
    </w:div>
    <w:div w:id="370543200">
      <w:bodyDiv w:val="1"/>
      <w:marLeft w:val="0"/>
      <w:marRight w:val="0"/>
      <w:marTop w:val="0"/>
      <w:marBottom w:val="0"/>
      <w:divBdr>
        <w:top w:val="none" w:sz="0" w:space="0" w:color="auto"/>
        <w:left w:val="none" w:sz="0" w:space="0" w:color="auto"/>
        <w:bottom w:val="none" w:sz="0" w:space="0" w:color="auto"/>
        <w:right w:val="none" w:sz="0" w:space="0" w:color="auto"/>
      </w:divBdr>
    </w:div>
    <w:div w:id="370766563">
      <w:bodyDiv w:val="1"/>
      <w:marLeft w:val="0"/>
      <w:marRight w:val="0"/>
      <w:marTop w:val="0"/>
      <w:marBottom w:val="0"/>
      <w:divBdr>
        <w:top w:val="none" w:sz="0" w:space="0" w:color="auto"/>
        <w:left w:val="none" w:sz="0" w:space="0" w:color="auto"/>
        <w:bottom w:val="none" w:sz="0" w:space="0" w:color="auto"/>
        <w:right w:val="none" w:sz="0" w:space="0" w:color="auto"/>
      </w:divBdr>
    </w:div>
    <w:div w:id="370958025">
      <w:bodyDiv w:val="1"/>
      <w:marLeft w:val="0"/>
      <w:marRight w:val="0"/>
      <w:marTop w:val="0"/>
      <w:marBottom w:val="0"/>
      <w:divBdr>
        <w:top w:val="none" w:sz="0" w:space="0" w:color="auto"/>
        <w:left w:val="none" w:sz="0" w:space="0" w:color="auto"/>
        <w:bottom w:val="none" w:sz="0" w:space="0" w:color="auto"/>
        <w:right w:val="none" w:sz="0" w:space="0" w:color="auto"/>
      </w:divBdr>
    </w:div>
    <w:div w:id="371156902">
      <w:bodyDiv w:val="1"/>
      <w:marLeft w:val="0"/>
      <w:marRight w:val="0"/>
      <w:marTop w:val="0"/>
      <w:marBottom w:val="0"/>
      <w:divBdr>
        <w:top w:val="none" w:sz="0" w:space="0" w:color="auto"/>
        <w:left w:val="none" w:sz="0" w:space="0" w:color="auto"/>
        <w:bottom w:val="none" w:sz="0" w:space="0" w:color="auto"/>
        <w:right w:val="none" w:sz="0" w:space="0" w:color="auto"/>
      </w:divBdr>
    </w:div>
    <w:div w:id="372654225">
      <w:bodyDiv w:val="1"/>
      <w:marLeft w:val="0"/>
      <w:marRight w:val="0"/>
      <w:marTop w:val="0"/>
      <w:marBottom w:val="0"/>
      <w:divBdr>
        <w:top w:val="none" w:sz="0" w:space="0" w:color="auto"/>
        <w:left w:val="none" w:sz="0" w:space="0" w:color="auto"/>
        <w:bottom w:val="none" w:sz="0" w:space="0" w:color="auto"/>
        <w:right w:val="none" w:sz="0" w:space="0" w:color="auto"/>
      </w:divBdr>
    </w:div>
    <w:div w:id="372733855">
      <w:bodyDiv w:val="1"/>
      <w:marLeft w:val="0"/>
      <w:marRight w:val="0"/>
      <w:marTop w:val="0"/>
      <w:marBottom w:val="0"/>
      <w:divBdr>
        <w:top w:val="none" w:sz="0" w:space="0" w:color="auto"/>
        <w:left w:val="none" w:sz="0" w:space="0" w:color="auto"/>
        <w:bottom w:val="none" w:sz="0" w:space="0" w:color="auto"/>
        <w:right w:val="none" w:sz="0" w:space="0" w:color="auto"/>
      </w:divBdr>
    </w:div>
    <w:div w:id="372968079">
      <w:bodyDiv w:val="1"/>
      <w:marLeft w:val="0"/>
      <w:marRight w:val="0"/>
      <w:marTop w:val="0"/>
      <w:marBottom w:val="0"/>
      <w:divBdr>
        <w:top w:val="none" w:sz="0" w:space="0" w:color="auto"/>
        <w:left w:val="none" w:sz="0" w:space="0" w:color="auto"/>
        <w:bottom w:val="none" w:sz="0" w:space="0" w:color="auto"/>
        <w:right w:val="none" w:sz="0" w:space="0" w:color="auto"/>
      </w:divBdr>
    </w:div>
    <w:div w:id="373620789">
      <w:bodyDiv w:val="1"/>
      <w:marLeft w:val="0"/>
      <w:marRight w:val="0"/>
      <w:marTop w:val="0"/>
      <w:marBottom w:val="0"/>
      <w:divBdr>
        <w:top w:val="none" w:sz="0" w:space="0" w:color="auto"/>
        <w:left w:val="none" w:sz="0" w:space="0" w:color="auto"/>
        <w:bottom w:val="none" w:sz="0" w:space="0" w:color="auto"/>
        <w:right w:val="none" w:sz="0" w:space="0" w:color="auto"/>
      </w:divBdr>
    </w:div>
    <w:div w:id="373771876">
      <w:bodyDiv w:val="1"/>
      <w:marLeft w:val="0"/>
      <w:marRight w:val="0"/>
      <w:marTop w:val="0"/>
      <w:marBottom w:val="0"/>
      <w:divBdr>
        <w:top w:val="none" w:sz="0" w:space="0" w:color="auto"/>
        <w:left w:val="none" w:sz="0" w:space="0" w:color="auto"/>
        <w:bottom w:val="none" w:sz="0" w:space="0" w:color="auto"/>
        <w:right w:val="none" w:sz="0" w:space="0" w:color="auto"/>
      </w:divBdr>
    </w:div>
    <w:div w:id="374542329">
      <w:bodyDiv w:val="1"/>
      <w:marLeft w:val="0"/>
      <w:marRight w:val="0"/>
      <w:marTop w:val="0"/>
      <w:marBottom w:val="0"/>
      <w:divBdr>
        <w:top w:val="none" w:sz="0" w:space="0" w:color="auto"/>
        <w:left w:val="none" w:sz="0" w:space="0" w:color="auto"/>
        <w:bottom w:val="none" w:sz="0" w:space="0" w:color="auto"/>
        <w:right w:val="none" w:sz="0" w:space="0" w:color="auto"/>
      </w:divBdr>
    </w:div>
    <w:div w:id="374740811">
      <w:bodyDiv w:val="1"/>
      <w:marLeft w:val="0"/>
      <w:marRight w:val="0"/>
      <w:marTop w:val="0"/>
      <w:marBottom w:val="0"/>
      <w:divBdr>
        <w:top w:val="none" w:sz="0" w:space="0" w:color="auto"/>
        <w:left w:val="none" w:sz="0" w:space="0" w:color="auto"/>
        <w:bottom w:val="none" w:sz="0" w:space="0" w:color="auto"/>
        <w:right w:val="none" w:sz="0" w:space="0" w:color="auto"/>
      </w:divBdr>
    </w:div>
    <w:div w:id="374893498">
      <w:bodyDiv w:val="1"/>
      <w:marLeft w:val="0"/>
      <w:marRight w:val="0"/>
      <w:marTop w:val="0"/>
      <w:marBottom w:val="0"/>
      <w:divBdr>
        <w:top w:val="none" w:sz="0" w:space="0" w:color="auto"/>
        <w:left w:val="none" w:sz="0" w:space="0" w:color="auto"/>
        <w:bottom w:val="none" w:sz="0" w:space="0" w:color="auto"/>
        <w:right w:val="none" w:sz="0" w:space="0" w:color="auto"/>
      </w:divBdr>
    </w:div>
    <w:div w:id="375007583">
      <w:bodyDiv w:val="1"/>
      <w:marLeft w:val="0"/>
      <w:marRight w:val="0"/>
      <w:marTop w:val="0"/>
      <w:marBottom w:val="0"/>
      <w:divBdr>
        <w:top w:val="none" w:sz="0" w:space="0" w:color="auto"/>
        <w:left w:val="none" w:sz="0" w:space="0" w:color="auto"/>
        <w:bottom w:val="none" w:sz="0" w:space="0" w:color="auto"/>
        <w:right w:val="none" w:sz="0" w:space="0" w:color="auto"/>
      </w:divBdr>
    </w:div>
    <w:div w:id="375350327">
      <w:bodyDiv w:val="1"/>
      <w:marLeft w:val="0"/>
      <w:marRight w:val="0"/>
      <w:marTop w:val="0"/>
      <w:marBottom w:val="0"/>
      <w:divBdr>
        <w:top w:val="none" w:sz="0" w:space="0" w:color="auto"/>
        <w:left w:val="none" w:sz="0" w:space="0" w:color="auto"/>
        <w:bottom w:val="none" w:sz="0" w:space="0" w:color="auto"/>
        <w:right w:val="none" w:sz="0" w:space="0" w:color="auto"/>
      </w:divBdr>
    </w:div>
    <w:div w:id="375353564">
      <w:bodyDiv w:val="1"/>
      <w:marLeft w:val="0"/>
      <w:marRight w:val="0"/>
      <w:marTop w:val="0"/>
      <w:marBottom w:val="0"/>
      <w:divBdr>
        <w:top w:val="none" w:sz="0" w:space="0" w:color="auto"/>
        <w:left w:val="none" w:sz="0" w:space="0" w:color="auto"/>
        <w:bottom w:val="none" w:sz="0" w:space="0" w:color="auto"/>
        <w:right w:val="none" w:sz="0" w:space="0" w:color="auto"/>
      </w:divBdr>
    </w:div>
    <w:div w:id="375934242">
      <w:bodyDiv w:val="1"/>
      <w:marLeft w:val="0"/>
      <w:marRight w:val="0"/>
      <w:marTop w:val="0"/>
      <w:marBottom w:val="0"/>
      <w:divBdr>
        <w:top w:val="none" w:sz="0" w:space="0" w:color="auto"/>
        <w:left w:val="none" w:sz="0" w:space="0" w:color="auto"/>
        <w:bottom w:val="none" w:sz="0" w:space="0" w:color="auto"/>
        <w:right w:val="none" w:sz="0" w:space="0" w:color="auto"/>
      </w:divBdr>
    </w:div>
    <w:div w:id="376852574">
      <w:bodyDiv w:val="1"/>
      <w:marLeft w:val="0"/>
      <w:marRight w:val="0"/>
      <w:marTop w:val="0"/>
      <w:marBottom w:val="0"/>
      <w:divBdr>
        <w:top w:val="none" w:sz="0" w:space="0" w:color="auto"/>
        <w:left w:val="none" w:sz="0" w:space="0" w:color="auto"/>
        <w:bottom w:val="none" w:sz="0" w:space="0" w:color="auto"/>
        <w:right w:val="none" w:sz="0" w:space="0" w:color="auto"/>
      </w:divBdr>
    </w:div>
    <w:div w:id="377048975">
      <w:bodyDiv w:val="1"/>
      <w:marLeft w:val="0"/>
      <w:marRight w:val="0"/>
      <w:marTop w:val="0"/>
      <w:marBottom w:val="0"/>
      <w:divBdr>
        <w:top w:val="none" w:sz="0" w:space="0" w:color="auto"/>
        <w:left w:val="none" w:sz="0" w:space="0" w:color="auto"/>
        <w:bottom w:val="none" w:sz="0" w:space="0" w:color="auto"/>
        <w:right w:val="none" w:sz="0" w:space="0" w:color="auto"/>
      </w:divBdr>
    </w:div>
    <w:div w:id="377749609">
      <w:bodyDiv w:val="1"/>
      <w:marLeft w:val="0"/>
      <w:marRight w:val="0"/>
      <w:marTop w:val="0"/>
      <w:marBottom w:val="0"/>
      <w:divBdr>
        <w:top w:val="none" w:sz="0" w:space="0" w:color="auto"/>
        <w:left w:val="none" w:sz="0" w:space="0" w:color="auto"/>
        <w:bottom w:val="none" w:sz="0" w:space="0" w:color="auto"/>
        <w:right w:val="none" w:sz="0" w:space="0" w:color="auto"/>
      </w:divBdr>
    </w:div>
    <w:div w:id="378405572">
      <w:bodyDiv w:val="1"/>
      <w:marLeft w:val="0"/>
      <w:marRight w:val="0"/>
      <w:marTop w:val="0"/>
      <w:marBottom w:val="0"/>
      <w:divBdr>
        <w:top w:val="none" w:sz="0" w:space="0" w:color="auto"/>
        <w:left w:val="none" w:sz="0" w:space="0" w:color="auto"/>
        <w:bottom w:val="none" w:sz="0" w:space="0" w:color="auto"/>
        <w:right w:val="none" w:sz="0" w:space="0" w:color="auto"/>
      </w:divBdr>
    </w:div>
    <w:div w:id="378551311">
      <w:bodyDiv w:val="1"/>
      <w:marLeft w:val="0"/>
      <w:marRight w:val="0"/>
      <w:marTop w:val="0"/>
      <w:marBottom w:val="0"/>
      <w:divBdr>
        <w:top w:val="none" w:sz="0" w:space="0" w:color="auto"/>
        <w:left w:val="none" w:sz="0" w:space="0" w:color="auto"/>
        <w:bottom w:val="none" w:sz="0" w:space="0" w:color="auto"/>
        <w:right w:val="none" w:sz="0" w:space="0" w:color="auto"/>
      </w:divBdr>
    </w:div>
    <w:div w:id="378629383">
      <w:bodyDiv w:val="1"/>
      <w:marLeft w:val="0"/>
      <w:marRight w:val="0"/>
      <w:marTop w:val="0"/>
      <w:marBottom w:val="0"/>
      <w:divBdr>
        <w:top w:val="none" w:sz="0" w:space="0" w:color="auto"/>
        <w:left w:val="none" w:sz="0" w:space="0" w:color="auto"/>
        <w:bottom w:val="none" w:sz="0" w:space="0" w:color="auto"/>
        <w:right w:val="none" w:sz="0" w:space="0" w:color="auto"/>
      </w:divBdr>
    </w:div>
    <w:div w:id="378824947">
      <w:bodyDiv w:val="1"/>
      <w:marLeft w:val="0"/>
      <w:marRight w:val="0"/>
      <w:marTop w:val="0"/>
      <w:marBottom w:val="0"/>
      <w:divBdr>
        <w:top w:val="none" w:sz="0" w:space="0" w:color="auto"/>
        <w:left w:val="none" w:sz="0" w:space="0" w:color="auto"/>
        <w:bottom w:val="none" w:sz="0" w:space="0" w:color="auto"/>
        <w:right w:val="none" w:sz="0" w:space="0" w:color="auto"/>
      </w:divBdr>
    </w:div>
    <w:div w:id="379943865">
      <w:bodyDiv w:val="1"/>
      <w:marLeft w:val="0"/>
      <w:marRight w:val="0"/>
      <w:marTop w:val="0"/>
      <w:marBottom w:val="0"/>
      <w:divBdr>
        <w:top w:val="none" w:sz="0" w:space="0" w:color="auto"/>
        <w:left w:val="none" w:sz="0" w:space="0" w:color="auto"/>
        <w:bottom w:val="none" w:sz="0" w:space="0" w:color="auto"/>
        <w:right w:val="none" w:sz="0" w:space="0" w:color="auto"/>
      </w:divBdr>
    </w:div>
    <w:div w:id="380058600">
      <w:bodyDiv w:val="1"/>
      <w:marLeft w:val="0"/>
      <w:marRight w:val="0"/>
      <w:marTop w:val="0"/>
      <w:marBottom w:val="0"/>
      <w:divBdr>
        <w:top w:val="none" w:sz="0" w:space="0" w:color="auto"/>
        <w:left w:val="none" w:sz="0" w:space="0" w:color="auto"/>
        <w:bottom w:val="none" w:sz="0" w:space="0" w:color="auto"/>
        <w:right w:val="none" w:sz="0" w:space="0" w:color="auto"/>
      </w:divBdr>
    </w:div>
    <w:div w:id="380328249">
      <w:bodyDiv w:val="1"/>
      <w:marLeft w:val="0"/>
      <w:marRight w:val="0"/>
      <w:marTop w:val="0"/>
      <w:marBottom w:val="0"/>
      <w:divBdr>
        <w:top w:val="none" w:sz="0" w:space="0" w:color="auto"/>
        <w:left w:val="none" w:sz="0" w:space="0" w:color="auto"/>
        <w:bottom w:val="none" w:sz="0" w:space="0" w:color="auto"/>
        <w:right w:val="none" w:sz="0" w:space="0" w:color="auto"/>
      </w:divBdr>
    </w:div>
    <w:div w:id="380399100">
      <w:bodyDiv w:val="1"/>
      <w:marLeft w:val="0"/>
      <w:marRight w:val="0"/>
      <w:marTop w:val="0"/>
      <w:marBottom w:val="0"/>
      <w:divBdr>
        <w:top w:val="none" w:sz="0" w:space="0" w:color="auto"/>
        <w:left w:val="none" w:sz="0" w:space="0" w:color="auto"/>
        <w:bottom w:val="none" w:sz="0" w:space="0" w:color="auto"/>
        <w:right w:val="none" w:sz="0" w:space="0" w:color="auto"/>
      </w:divBdr>
    </w:div>
    <w:div w:id="380448999">
      <w:bodyDiv w:val="1"/>
      <w:marLeft w:val="0"/>
      <w:marRight w:val="0"/>
      <w:marTop w:val="0"/>
      <w:marBottom w:val="0"/>
      <w:divBdr>
        <w:top w:val="none" w:sz="0" w:space="0" w:color="auto"/>
        <w:left w:val="none" w:sz="0" w:space="0" w:color="auto"/>
        <w:bottom w:val="none" w:sz="0" w:space="0" w:color="auto"/>
        <w:right w:val="none" w:sz="0" w:space="0" w:color="auto"/>
      </w:divBdr>
    </w:div>
    <w:div w:id="380593796">
      <w:bodyDiv w:val="1"/>
      <w:marLeft w:val="0"/>
      <w:marRight w:val="0"/>
      <w:marTop w:val="0"/>
      <w:marBottom w:val="0"/>
      <w:divBdr>
        <w:top w:val="none" w:sz="0" w:space="0" w:color="auto"/>
        <w:left w:val="none" w:sz="0" w:space="0" w:color="auto"/>
        <w:bottom w:val="none" w:sz="0" w:space="0" w:color="auto"/>
        <w:right w:val="none" w:sz="0" w:space="0" w:color="auto"/>
      </w:divBdr>
    </w:div>
    <w:div w:id="381446797">
      <w:bodyDiv w:val="1"/>
      <w:marLeft w:val="0"/>
      <w:marRight w:val="0"/>
      <w:marTop w:val="0"/>
      <w:marBottom w:val="0"/>
      <w:divBdr>
        <w:top w:val="none" w:sz="0" w:space="0" w:color="auto"/>
        <w:left w:val="none" w:sz="0" w:space="0" w:color="auto"/>
        <w:bottom w:val="none" w:sz="0" w:space="0" w:color="auto"/>
        <w:right w:val="none" w:sz="0" w:space="0" w:color="auto"/>
      </w:divBdr>
    </w:div>
    <w:div w:id="381713960">
      <w:bodyDiv w:val="1"/>
      <w:marLeft w:val="0"/>
      <w:marRight w:val="0"/>
      <w:marTop w:val="0"/>
      <w:marBottom w:val="0"/>
      <w:divBdr>
        <w:top w:val="none" w:sz="0" w:space="0" w:color="auto"/>
        <w:left w:val="none" w:sz="0" w:space="0" w:color="auto"/>
        <w:bottom w:val="none" w:sz="0" w:space="0" w:color="auto"/>
        <w:right w:val="none" w:sz="0" w:space="0" w:color="auto"/>
      </w:divBdr>
    </w:div>
    <w:div w:id="381945868">
      <w:bodyDiv w:val="1"/>
      <w:marLeft w:val="0"/>
      <w:marRight w:val="0"/>
      <w:marTop w:val="0"/>
      <w:marBottom w:val="0"/>
      <w:divBdr>
        <w:top w:val="none" w:sz="0" w:space="0" w:color="auto"/>
        <w:left w:val="none" w:sz="0" w:space="0" w:color="auto"/>
        <w:bottom w:val="none" w:sz="0" w:space="0" w:color="auto"/>
        <w:right w:val="none" w:sz="0" w:space="0" w:color="auto"/>
      </w:divBdr>
    </w:div>
    <w:div w:id="382562340">
      <w:bodyDiv w:val="1"/>
      <w:marLeft w:val="0"/>
      <w:marRight w:val="0"/>
      <w:marTop w:val="0"/>
      <w:marBottom w:val="0"/>
      <w:divBdr>
        <w:top w:val="none" w:sz="0" w:space="0" w:color="auto"/>
        <w:left w:val="none" w:sz="0" w:space="0" w:color="auto"/>
        <w:bottom w:val="none" w:sz="0" w:space="0" w:color="auto"/>
        <w:right w:val="none" w:sz="0" w:space="0" w:color="auto"/>
      </w:divBdr>
    </w:div>
    <w:div w:id="383065695">
      <w:bodyDiv w:val="1"/>
      <w:marLeft w:val="0"/>
      <w:marRight w:val="0"/>
      <w:marTop w:val="0"/>
      <w:marBottom w:val="0"/>
      <w:divBdr>
        <w:top w:val="none" w:sz="0" w:space="0" w:color="auto"/>
        <w:left w:val="none" w:sz="0" w:space="0" w:color="auto"/>
        <w:bottom w:val="none" w:sz="0" w:space="0" w:color="auto"/>
        <w:right w:val="none" w:sz="0" w:space="0" w:color="auto"/>
      </w:divBdr>
    </w:div>
    <w:div w:id="383145618">
      <w:bodyDiv w:val="1"/>
      <w:marLeft w:val="0"/>
      <w:marRight w:val="0"/>
      <w:marTop w:val="0"/>
      <w:marBottom w:val="0"/>
      <w:divBdr>
        <w:top w:val="none" w:sz="0" w:space="0" w:color="auto"/>
        <w:left w:val="none" w:sz="0" w:space="0" w:color="auto"/>
        <w:bottom w:val="none" w:sz="0" w:space="0" w:color="auto"/>
        <w:right w:val="none" w:sz="0" w:space="0" w:color="auto"/>
      </w:divBdr>
    </w:div>
    <w:div w:id="384136906">
      <w:bodyDiv w:val="1"/>
      <w:marLeft w:val="0"/>
      <w:marRight w:val="0"/>
      <w:marTop w:val="0"/>
      <w:marBottom w:val="0"/>
      <w:divBdr>
        <w:top w:val="none" w:sz="0" w:space="0" w:color="auto"/>
        <w:left w:val="none" w:sz="0" w:space="0" w:color="auto"/>
        <w:bottom w:val="none" w:sz="0" w:space="0" w:color="auto"/>
        <w:right w:val="none" w:sz="0" w:space="0" w:color="auto"/>
      </w:divBdr>
    </w:div>
    <w:div w:id="384183535">
      <w:bodyDiv w:val="1"/>
      <w:marLeft w:val="0"/>
      <w:marRight w:val="0"/>
      <w:marTop w:val="0"/>
      <w:marBottom w:val="0"/>
      <w:divBdr>
        <w:top w:val="none" w:sz="0" w:space="0" w:color="auto"/>
        <w:left w:val="none" w:sz="0" w:space="0" w:color="auto"/>
        <w:bottom w:val="none" w:sz="0" w:space="0" w:color="auto"/>
        <w:right w:val="none" w:sz="0" w:space="0" w:color="auto"/>
      </w:divBdr>
    </w:div>
    <w:div w:id="384332780">
      <w:bodyDiv w:val="1"/>
      <w:marLeft w:val="0"/>
      <w:marRight w:val="0"/>
      <w:marTop w:val="0"/>
      <w:marBottom w:val="0"/>
      <w:divBdr>
        <w:top w:val="none" w:sz="0" w:space="0" w:color="auto"/>
        <w:left w:val="none" w:sz="0" w:space="0" w:color="auto"/>
        <w:bottom w:val="none" w:sz="0" w:space="0" w:color="auto"/>
        <w:right w:val="none" w:sz="0" w:space="0" w:color="auto"/>
      </w:divBdr>
    </w:div>
    <w:div w:id="385032761">
      <w:bodyDiv w:val="1"/>
      <w:marLeft w:val="0"/>
      <w:marRight w:val="0"/>
      <w:marTop w:val="0"/>
      <w:marBottom w:val="0"/>
      <w:divBdr>
        <w:top w:val="none" w:sz="0" w:space="0" w:color="auto"/>
        <w:left w:val="none" w:sz="0" w:space="0" w:color="auto"/>
        <w:bottom w:val="none" w:sz="0" w:space="0" w:color="auto"/>
        <w:right w:val="none" w:sz="0" w:space="0" w:color="auto"/>
      </w:divBdr>
    </w:div>
    <w:div w:id="386531805">
      <w:bodyDiv w:val="1"/>
      <w:marLeft w:val="0"/>
      <w:marRight w:val="0"/>
      <w:marTop w:val="0"/>
      <w:marBottom w:val="0"/>
      <w:divBdr>
        <w:top w:val="none" w:sz="0" w:space="0" w:color="auto"/>
        <w:left w:val="none" w:sz="0" w:space="0" w:color="auto"/>
        <w:bottom w:val="none" w:sz="0" w:space="0" w:color="auto"/>
        <w:right w:val="none" w:sz="0" w:space="0" w:color="auto"/>
      </w:divBdr>
    </w:div>
    <w:div w:id="386924876">
      <w:bodyDiv w:val="1"/>
      <w:marLeft w:val="0"/>
      <w:marRight w:val="0"/>
      <w:marTop w:val="0"/>
      <w:marBottom w:val="0"/>
      <w:divBdr>
        <w:top w:val="none" w:sz="0" w:space="0" w:color="auto"/>
        <w:left w:val="none" w:sz="0" w:space="0" w:color="auto"/>
        <w:bottom w:val="none" w:sz="0" w:space="0" w:color="auto"/>
        <w:right w:val="none" w:sz="0" w:space="0" w:color="auto"/>
      </w:divBdr>
    </w:div>
    <w:div w:id="387190744">
      <w:bodyDiv w:val="1"/>
      <w:marLeft w:val="0"/>
      <w:marRight w:val="0"/>
      <w:marTop w:val="0"/>
      <w:marBottom w:val="0"/>
      <w:divBdr>
        <w:top w:val="none" w:sz="0" w:space="0" w:color="auto"/>
        <w:left w:val="none" w:sz="0" w:space="0" w:color="auto"/>
        <w:bottom w:val="none" w:sz="0" w:space="0" w:color="auto"/>
        <w:right w:val="none" w:sz="0" w:space="0" w:color="auto"/>
      </w:divBdr>
    </w:div>
    <w:div w:id="387725735">
      <w:bodyDiv w:val="1"/>
      <w:marLeft w:val="0"/>
      <w:marRight w:val="0"/>
      <w:marTop w:val="0"/>
      <w:marBottom w:val="0"/>
      <w:divBdr>
        <w:top w:val="none" w:sz="0" w:space="0" w:color="auto"/>
        <w:left w:val="none" w:sz="0" w:space="0" w:color="auto"/>
        <w:bottom w:val="none" w:sz="0" w:space="0" w:color="auto"/>
        <w:right w:val="none" w:sz="0" w:space="0" w:color="auto"/>
      </w:divBdr>
    </w:div>
    <w:div w:id="388387029">
      <w:bodyDiv w:val="1"/>
      <w:marLeft w:val="0"/>
      <w:marRight w:val="0"/>
      <w:marTop w:val="0"/>
      <w:marBottom w:val="0"/>
      <w:divBdr>
        <w:top w:val="none" w:sz="0" w:space="0" w:color="auto"/>
        <w:left w:val="none" w:sz="0" w:space="0" w:color="auto"/>
        <w:bottom w:val="none" w:sz="0" w:space="0" w:color="auto"/>
        <w:right w:val="none" w:sz="0" w:space="0" w:color="auto"/>
      </w:divBdr>
    </w:div>
    <w:div w:id="388959146">
      <w:bodyDiv w:val="1"/>
      <w:marLeft w:val="0"/>
      <w:marRight w:val="0"/>
      <w:marTop w:val="0"/>
      <w:marBottom w:val="0"/>
      <w:divBdr>
        <w:top w:val="none" w:sz="0" w:space="0" w:color="auto"/>
        <w:left w:val="none" w:sz="0" w:space="0" w:color="auto"/>
        <w:bottom w:val="none" w:sz="0" w:space="0" w:color="auto"/>
        <w:right w:val="none" w:sz="0" w:space="0" w:color="auto"/>
      </w:divBdr>
    </w:div>
    <w:div w:id="389036462">
      <w:bodyDiv w:val="1"/>
      <w:marLeft w:val="0"/>
      <w:marRight w:val="0"/>
      <w:marTop w:val="0"/>
      <w:marBottom w:val="0"/>
      <w:divBdr>
        <w:top w:val="none" w:sz="0" w:space="0" w:color="auto"/>
        <w:left w:val="none" w:sz="0" w:space="0" w:color="auto"/>
        <w:bottom w:val="none" w:sz="0" w:space="0" w:color="auto"/>
        <w:right w:val="none" w:sz="0" w:space="0" w:color="auto"/>
      </w:divBdr>
    </w:div>
    <w:div w:id="389499648">
      <w:bodyDiv w:val="1"/>
      <w:marLeft w:val="0"/>
      <w:marRight w:val="0"/>
      <w:marTop w:val="0"/>
      <w:marBottom w:val="0"/>
      <w:divBdr>
        <w:top w:val="none" w:sz="0" w:space="0" w:color="auto"/>
        <w:left w:val="none" w:sz="0" w:space="0" w:color="auto"/>
        <w:bottom w:val="none" w:sz="0" w:space="0" w:color="auto"/>
        <w:right w:val="none" w:sz="0" w:space="0" w:color="auto"/>
      </w:divBdr>
    </w:div>
    <w:div w:id="390032892">
      <w:bodyDiv w:val="1"/>
      <w:marLeft w:val="0"/>
      <w:marRight w:val="0"/>
      <w:marTop w:val="0"/>
      <w:marBottom w:val="0"/>
      <w:divBdr>
        <w:top w:val="none" w:sz="0" w:space="0" w:color="auto"/>
        <w:left w:val="none" w:sz="0" w:space="0" w:color="auto"/>
        <w:bottom w:val="none" w:sz="0" w:space="0" w:color="auto"/>
        <w:right w:val="none" w:sz="0" w:space="0" w:color="auto"/>
      </w:divBdr>
    </w:div>
    <w:div w:id="390228824">
      <w:bodyDiv w:val="1"/>
      <w:marLeft w:val="0"/>
      <w:marRight w:val="0"/>
      <w:marTop w:val="0"/>
      <w:marBottom w:val="0"/>
      <w:divBdr>
        <w:top w:val="none" w:sz="0" w:space="0" w:color="auto"/>
        <w:left w:val="none" w:sz="0" w:space="0" w:color="auto"/>
        <w:bottom w:val="none" w:sz="0" w:space="0" w:color="auto"/>
        <w:right w:val="none" w:sz="0" w:space="0" w:color="auto"/>
      </w:divBdr>
    </w:div>
    <w:div w:id="390232792">
      <w:bodyDiv w:val="1"/>
      <w:marLeft w:val="0"/>
      <w:marRight w:val="0"/>
      <w:marTop w:val="0"/>
      <w:marBottom w:val="0"/>
      <w:divBdr>
        <w:top w:val="none" w:sz="0" w:space="0" w:color="auto"/>
        <w:left w:val="none" w:sz="0" w:space="0" w:color="auto"/>
        <w:bottom w:val="none" w:sz="0" w:space="0" w:color="auto"/>
        <w:right w:val="none" w:sz="0" w:space="0" w:color="auto"/>
      </w:divBdr>
    </w:div>
    <w:div w:id="390270816">
      <w:bodyDiv w:val="1"/>
      <w:marLeft w:val="0"/>
      <w:marRight w:val="0"/>
      <w:marTop w:val="0"/>
      <w:marBottom w:val="0"/>
      <w:divBdr>
        <w:top w:val="none" w:sz="0" w:space="0" w:color="auto"/>
        <w:left w:val="none" w:sz="0" w:space="0" w:color="auto"/>
        <w:bottom w:val="none" w:sz="0" w:space="0" w:color="auto"/>
        <w:right w:val="none" w:sz="0" w:space="0" w:color="auto"/>
      </w:divBdr>
    </w:div>
    <w:div w:id="391120426">
      <w:bodyDiv w:val="1"/>
      <w:marLeft w:val="0"/>
      <w:marRight w:val="0"/>
      <w:marTop w:val="0"/>
      <w:marBottom w:val="0"/>
      <w:divBdr>
        <w:top w:val="none" w:sz="0" w:space="0" w:color="auto"/>
        <w:left w:val="none" w:sz="0" w:space="0" w:color="auto"/>
        <w:bottom w:val="none" w:sz="0" w:space="0" w:color="auto"/>
        <w:right w:val="none" w:sz="0" w:space="0" w:color="auto"/>
      </w:divBdr>
    </w:div>
    <w:div w:id="391344100">
      <w:bodyDiv w:val="1"/>
      <w:marLeft w:val="0"/>
      <w:marRight w:val="0"/>
      <w:marTop w:val="0"/>
      <w:marBottom w:val="0"/>
      <w:divBdr>
        <w:top w:val="none" w:sz="0" w:space="0" w:color="auto"/>
        <w:left w:val="none" w:sz="0" w:space="0" w:color="auto"/>
        <w:bottom w:val="none" w:sz="0" w:space="0" w:color="auto"/>
        <w:right w:val="none" w:sz="0" w:space="0" w:color="auto"/>
      </w:divBdr>
    </w:div>
    <w:div w:id="391467236">
      <w:bodyDiv w:val="1"/>
      <w:marLeft w:val="0"/>
      <w:marRight w:val="0"/>
      <w:marTop w:val="0"/>
      <w:marBottom w:val="0"/>
      <w:divBdr>
        <w:top w:val="none" w:sz="0" w:space="0" w:color="auto"/>
        <w:left w:val="none" w:sz="0" w:space="0" w:color="auto"/>
        <w:bottom w:val="none" w:sz="0" w:space="0" w:color="auto"/>
        <w:right w:val="none" w:sz="0" w:space="0" w:color="auto"/>
      </w:divBdr>
    </w:div>
    <w:div w:id="391467570">
      <w:bodyDiv w:val="1"/>
      <w:marLeft w:val="0"/>
      <w:marRight w:val="0"/>
      <w:marTop w:val="0"/>
      <w:marBottom w:val="0"/>
      <w:divBdr>
        <w:top w:val="none" w:sz="0" w:space="0" w:color="auto"/>
        <w:left w:val="none" w:sz="0" w:space="0" w:color="auto"/>
        <w:bottom w:val="none" w:sz="0" w:space="0" w:color="auto"/>
        <w:right w:val="none" w:sz="0" w:space="0" w:color="auto"/>
      </w:divBdr>
    </w:div>
    <w:div w:id="391579370">
      <w:bodyDiv w:val="1"/>
      <w:marLeft w:val="0"/>
      <w:marRight w:val="0"/>
      <w:marTop w:val="0"/>
      <w:marBottom w:val="0"/>
      <w:divBdr>
        <w:top w:val="none" w:sz="0" w:space="0" w:color="auto"/>
        <w:left w:val="none" w:sz="0" w:space="0" w:color="auto"/>
        <w:bottom w:val="none" w:sz="0" w:space="0" w:color="auto"/>
        <w:right w:val="none" w:sz="0" w:space="0" w:color="auto"/>
      </w:divBdr>
    </w:div>
    <w:div w:id="393548981">
      <w:bodyDiv w:val="1"/>
      <w:marLeft w:val="0"/>
      <w:marRight w:val="0"/>
      <w:marTop w:val="0"/>
      <w:marBottom w:val="0"/>
      <w:divBdr>
        <w:top w:val="none" w:sz="0" w:space="0" w:color="auto"/>
        <w:left w:val="none" w:sz="0" w:space="0" w:color="auto"/>
        <w:bottom w:val="none" w:sz="0" w:space="0" w:color="auto"/>
        <w:right w:val="none" w:sz="0" w:space="0" w:color="auto"/>
      </w:divBdr>
    </w:div>
    <w:div w:id="394744970">
      <w:bodyDiv w:val="1"/>
      <w:marLeft w:val="0"/>
      <w:marRight w:val="0"/>
      <w:marTop w:val="0"/>
      <w:marBottom w:val="0"/>
      <w:divBdr>
        <w:top w:val="none" w:sz="0" w:space="0" w:color="auto"/>
        <w:left w:val="none" w:sz="0" w:space="0" w:color="auto"/>
        <w:bottom w:val="none" w:sz="0" w:space="0" w:color="auto"/>
        <w:right w:val="none" w:sz="0" w:space="0" w:color="auto"/>
      </w:divBdr>
    </w:div>
    <w:div w:id="394862637">
      <w:bodyDiv w:val="1"/>
      <w:marLeft w:val="0"/>
      <w:marRight w:val="0"/>
      <w:marTop w:val="0"/>
      <w:marBottom w:val="0"/>
      <w:divBdr>
        <w:top w:val="none" w:sz="0" w:space="0" w:color="auto"/>
        <w:left w:val="none" w:sz="0" w:space="0" w:color="auto"/>
        <w:bottom w:val="none" w:sz="0" w:space="0" w:color="auto"/>
        <w:right w:val="none" w:sz="0" w:space="0" w:color="auto"/>
      </w:divBdr>
    </w:div>
    <w:div w:id="395056315">
      <w:bodyDiv w:val="1"/>
      <w:marLeft w:val="0"/>
      <w:marRight w:val="0"/>
      <w:marTop w:val="0"/>
      <w:marBottom w:val="0"/>
      <w:divBdr>
        <w:top w:val="none" w:sz="0" w:space="0" w:color="auto"/>
        <w:left w:val="none" w:sz="0" w:space="0" w:color="auto"/>
        <w:bottom w:val="none" w:sz="0" w:space="0" w:color="auto"/>
        <w:right w:val="none" w:sz="0" w:space="0" w:color="auto"/>
      </w:divBdr>
    </w:div>
    <w:div w:id="395394184">
      <w:bodyDiv w:val="1"/>
      <w:marLeft w:val="0"/>
      <w:marRight w:val="0"/>
      <w:marTop w:val="0"/>
      <w:marBottom w:val="0"/>
      <w:divBdr>
        <w:top w:val="none" w:sz="0" w:space="0" w:color="auto"/>
        <w:left w:val="none" w:sz="0" w:space="0" w:color="auto"/>
        <w:bottom w:val="none" w:sz="0" w:space="0" w:color="auto"/>
        <w:right w:val="none" w:sz="0" w:space="0" w:color="auto"/>
      </w:divBdr>
    </w:div>
    <w:div w:id="396250727">
      <w:bodyDiv w:val="1"/>
      <w:marLeft w:val="0"/>
      <w:marRight w:val="0"/>
      <w:marTop w:val="0"/>
      <w:marBottom w:val="0"/>
      <w:divBdr>
        <w:top w:val="none" w:sz="0" w:space="0" w:color="auto"/>
        <w:left w:val="none" w:sz="0" w:space="0" w:color="auto"/>
        <w:bottom w:val="none" w:sz="0" w:space="0" w:color="auto"/>
        <w:right w:val="none" w:sz="0" w:space="0" w:color="auto"/>
      </w:divBdr>
    </w:div>
    <w:div w:id="396368987">
      <w:bodyDiv w:val="1"/>
      <w:marLeft w:val="0"/>
      <w:marRight w:val="0"/>
      <w:marTop w:val="0"/>
      <w:marBottom w:val="0"/>
      <w:divBdr>
        <w:top w:val="none" w:sz="0" w:space="0" w:color="auto"/>
        <w:left w:val="none" w:sz="0" w:space="0" w:color="auto"/>
        <w:bottom w:val="none" w:sz="0" w:space="0" w:color="auto"/>
        <w:right w:val="none" w:sz="0" w:space="0" w:color="auto"/>
      </w:divBdr>
    </w:div>
    <w:div w:id="396588438">
      <w:bodyDiv w:val="1"/>
      <w:marLeft w:val="0"/>
      <w:marRight w:val="0"/>
      <w:marTop w:val="0"/>
      <w:marBottom w:val="0"/>
      <w:divBdr>
        <w:top w:val="none" w:sz="0" w:space="0" w:color="auto"/>
        <w:left w:val="none" w:sz="0" w:space="0" w:color="auto"/>
        <w:bottom w:val="none" w:sz="0" w:space="0" w:color="auto"/>
        <w:right w:val="none" w:sz="0" w:space="0" w:color="auto"/>
      </w:divBdr>
    </w:div>
    <w:div w:id="397167237">
      <w:bodyDiv w:val="1"/>
      <w:marLeft w:val="0"/>
      <w:marRight w:val="0"/>
      <w:marTop w:val="0"/>
      <w:marBottom w:val="0"/>
      <w:divBdr>
        <w:top w:val="none" w:sz="0" w:space="0" w:color="auto"/>
        <w:left w:val="none" w:sz="0" w:space="0" w:color="auto"/>
        <w:bottom w:val="none" w:sz="0" w:space="0" w:color="auto"/>
        <w:right w:val="none" w:sz="0" w:space="0" w:color="auto"/>
      </w:divBdr>
    </w:div>
    <w:div w:id="397174188">
      <w:bodyDiv w:val="1"/>
      <w:marLeft w:val="0"/>
      <w:marRight w:val="0"/>
      <w:marTop w:val="0"/>
      <w:marBottom w:val="0"/>
      <w:divBdr>
        <w:top w:val="none" w:sz="0" w:space="0" w:color="auto"/>
        <w:left w:val="none" w:sz="0" w:space="0" w:color="auto"/>
        <w:bottom w:val="none" w:sz="0" w:space="0" w:color="auto"/>
        <w:right w:val="none" w:sz="0" w:space="0" w:color="auto"/>
      </w:divBdr>
    </w:div>
    <w:div w:id="397243337">
      <w:bodyDiv w:val="1"/>
      <w:marLeft w:val="0"/>
      <w:marRight w:val="0"/>
      <w:marTop w:val="0"/>
      <w:marBottom w:val="0"/>
      <w:divBdr>
        <w:top w:val="none" w:sz="0" w:space="0" w:color="auto"/>
        <w:left w:val="none" w:sz="0" w:space="0" w:color="auto"/>
        <w:bottom w:val="none" w:sz="0" w:space="0" w:color="auto"/>
        <w:right w:val="none" w:sz="0" w:space="0" w:color="auto"/>
      </w:divBdr>
    </w:div>
    <w:div w:id="397287002">
      <w:bodyDiv w:val="1"/>
      <w:marLeft w:val="0"/>
      <w:marRight w:val="0"/>
      <w:marTop w:val="0"/>
      <w:marBottom w:val="0"/>
      <w:divBdr>
        <w:top w:val="none" w:sz="0" w:space="0" w:color="auto"/>
        <w:left w:val="none" w:sz="0" w:space="0" w:color="auto"/>
        <w:bottom w:val="none" w:sz="0" w:space="0" w:color="auto"/>
        <w:right w:val="none" w:sz="0" w:space="0" w:color="auto"/>
      </w:divBdr>
    </w:div>
    <w:div w:id="398091798">
      <w:bodyDiv w:val="1"/>
      <w:marLeft w:val="0"/>
      <w:marRight w:val="0"/>
      <w:marTop w:val="0"/>
      <w:marBottom w:val="0"/>
      <w:divBdr>
        <w:top w:val="none" w:sz="0" w:space="0" w:color="auto"/>
        <w:left w:val="none" w:sz="0" w:space="0" w:color="auto"/>
        <w:bottom w:val="none" w:sz="0" w:space="0" w:color="auto"/>
        <w:right w:val="none" w:sz="0" w:space="0" w:color="auto"/>
      </w:divBdr>
    </w:div>
    <w:div w:id="398137418">
      <w:bodyDiv w:val="1"/>
      <w:marLeft w:val="0"/>
      <w:marRight w:val="0"/>
      <w:marTop w:val="0"/>
      <w:marBottom w:val="0"/>
      <w:divBdr>
        <w:top w:val="none" w:sz="0" w:space="0" w:color="auto"/>
        <w:left w:val="none" w:sz="0" w:space="0" w:color="auto"/>
        <w:bottom w:val="none" w:sz="0" w:space="0" w:color="auto"/>
        <w:right w:val="none" w:sz="0" w:space="0" w:color="auto"/>
      </w:divBdr>
    </w:div>
    <w:div w:id="398409858">
      <w:bodyDiv w:val="1"/>
      <w:marLeft w:val="0"/>
      <w:marRight w:val="0"/>
      <w:marTop w:val="0"/>
      <w:marBottom w:val="0"/>
      <w:divBdr>
        <w:top w:val="none" w:sz="0" w:space="0" w:color="auto"/>
        <w:left w:val="none" w:sz="0" w:space="0" w:color="auto"/>
        <w:bottom w:val="none" w:sz="0" w:space="0" w:color="auto"/>
        <w:right w:val="none" w:sz="0" w:space="0" w:color="auto"/>
      </w:divBdr>
    </w:div>
    <w:div w:id="398947613">
      <w:bodyDiv w:val="1"/>
      <w:marLeft w:val="0"/>
      <w:marRight w:val="0"/>
      <w:marTop w:val="0"/>
      <w:marBottom w:val="0"/>
      <w:divBdr>
        <w:top w:val="none" w:sz="0" w:space="0" w:color="auto"/>
        <w:left w:val="none" w:sz="0" w:space="0" w:color="auto"/>
        <w:bottom w:val="none" w:sz="0" w:space="0" w:color="auto"/>
        <w:right w:val="none" w:sz="0" w:space="0" w:color="auto"/>
      </w:divBdr>
    </w:div>
    <w:div w:id="399181037">
      <w:bodyDiv w:val="1"/>
      <w:marLeft w:val="0"/>
      <w:marRight w:val="0"/>
      <w:marTop w:val="0"/>
      <w:marBottom w:val="0"/>
      <w:divBdr>
        <w:top w:val="none" w:sz="0" w:space="0" w:color="auto"/>
        <w:left w:val="none" w:sz="0" w:space="0" w:color="auto"/>
        <w:bottom w:val="none" w:sz="0" w:space="0" w:color="auto"/>
        <w:right w:val="none" w:sz="0" w:space="0" w:color="auto"/>
      </w:divBdr>
    </w:div>
    <w:div w:id="399258791">
      <w:bodyDiv w:val="1"/>
      <w:marLeft w:val="0"/>
      <w:marRight w:val="0"/>
      <w:marTop w:val="0"/>
      <w:marBottom w:val="0"/>
      <w:divBdr>
        <w:top w:val="none" w:sz="0" w:space="0" w:color="auto"/>
        <w:left w:val="none" w:sz="0" w:space="0" w:color="auto"/>
        <w:bottom w:val="none" w:sz="0" w:space="0" w:color="auto"/>
        <w:right w:val="none" w:sz="0" w:space="0" w:color="auto"/>
      </w:divBdr>
    </w:div>
    <w:div w:id="399333511">
      <w:bodyDiv w:val="1"/>
      <w:marLeft w:val="0"/>
      <w:marRight w:val="0"/>
      <w:marTop w:val="0"/>
      <w:marBottom w:val="0"/>
      <w:divBdr>
        <w:top w:val="none" w:sz="0" w:space="0" w:color="auto"/>
        <w:left w:val="none" w:sz="0" w:space="0" w:color="auto"/>
        <w:bottom w:val="none" w:sz="0" w:space="0" w:color="auto"/>
        <w:right w:val="none" w:sz="0" w:space="0" w:color="auto"/>
      </w:divBdr>
    </w:div>
    <w:div w:id="399443932">
      <w:bodyDiv w:val="1"/>
      <w:marLeft w:val="0"/>
      <w:marRight w:val="0"/>
      <w:marTop w:val="0"/>
      <w:marBottom w:val="0"/>
      <w:divBdr>
        <w:top w:val="none" w:sz="0" w:space="0" w:color="auto"/>
        <w:left w:val="none" w:sz="0" w:space="0" w:color="auto"/>
        <w:bottom w:val="none" w:sz="0" w:space="0" w:color="auto"/>
        <w:right w:val="none" w:sz="0" w:space="0" w:color="auto"/>
      </w:divBdr>
    </w:div>
    <w:div w:id="399985797">
      <w:bodyDiv w:val="1"/>
      <w:marLeft w:val="0"/>
      <w:marRight w:val="0"/>
      <w:marTop w:val="0"/>
      <w:marBottom w:val="0"/>
      <w:divBdr>
        <w:top w:val="none" w:sz="0" w:space="0" w:color="auto"/>
        <w:left w:val="none" w:sz="0" w:space="0" w:color="auto"/>
        <w:bottom w:val="none" w:sz="0" w:space="0" w:color="auto"/>
        <w:right w:val="none" w:sz="0" w:space="0" w:color="auto"/>
      </w:divBdr>
    </w:div>
    <w:div w:id="400056350">
      <w:bodyDiv w:val="1"/>
      <w:marLeft w:val="0"/>
      <w:marRight w:val="0"/>
      <w:marTop w:val="0"/>
      <w:marBottom w:val="0"/>
      <w:divBdr>
        <w:top w:val="none" w:sz="0" w:space="0" w:color="auto"/>
        <w:left w:val="none" w:sz="0" w:space="0" w:color="auto"/>
        <w:bottom w:val="none" w:sz="0" w:space="0" w:color="auto"/>
        <w:right w:val="none" w:sz="0" w:space="0" w:color="auto"/>
      </w:divBdr>
    </w:div>
    <w:div w:id="400257210">
      <w:bodyDiv w:val="1"/>
      <w:marLeft w:val="0"/>
      <w:marRight w:val="0"/>
      <w:marTop w:val="0"/>
      <w:marBottom w:val="0"/>
      <w:divBdr>
        <w:top w:val="none" w:sz="0" w:space="0" w:color="auto"/>
        <w:left w:val="none" w:sz="0" w:space="0" w:color="auto"/>
        <w:bottom w:val="none" w:sz="0" w:space="0" w:color="auto"/>
        <w:right w:val="none" w:sz="0" w:space="0" w:color="auto"/>
      </w:divBdr>
    </w:div>
    <w:div w:id="400443590">
      <w:bodyDiv w:val="1"/>
      <w:marLeft w:val="0"/>
      <w:marRight w:val="0"/>
      <w:marTop w:val="0"/>
      <w:marBottom w:val="0"/>
      <w:divBdr>
        <w:top w:val="none" w:sz="0" w:space="0" w:color="auto"/>
        <w:left w:val="none" w:sz="0" w:space="0" w:color="auto"/>
        <w:bottom w:val="none" w:sz="0" w:space="0" w:color="auto"/>
        <w:right w:val="none" w:sz="0" w:space="0" w:color="auto"/>
      </w:divBdr>
    </w:div>
    <w:div w:id="400713278">
      <w:bodyDiv w:val="1"/>
      <w:marLeft w:val="0"/>
      <w:marRight w:val="0"/>
      <w:marTop w:val="0"/>
      <w:marBottom w:val="0"/>
      <w:divBdr>
        <w:top w:val="none" w:sz="0" w:space="0" w:color="auto"/>
        <w:left w:val="none" w:sz="0" w:space="0" w:color="auto"/>
        <w:bottom w:val="none" w:sz="0" w:space="0" w:color="auto"/>
        <w:right w:val="none" w:sz="0" w:space="0" w:color="auto"/>
      </w:divBdr>
    </w:div>
    <w:div w:id="401027748">
      <w:bodyDiv w:val="1"/>
      <w:marLeft w:val="0"/>
      <w:marRight w:val="0"/>
      <w:marTop w:val="0"/>
      <w:marBottom w:val="0"/>
      <w:divBdr>
        <w:top w:val="none" w:sz="0" w:space="0" w:color="auto"/>
        <w:left w:val="none" w:sz="0" w:space="0" w:color="auto"/>
        <w:bottom w:val="none" w:sz="0" w:space="0" w:color="auto"/>
        <w:right w:val="none" w:sz="0" w:space="0" w:color="auto"/>
      </w:divBdr>
    </w:div>
    <w:div w:id="401295693">
      <w:bodyDiv w:val="1"/>
      <w:marLeft w:val="0"/>
      <w:marRight w:val="0"/>
      <w:marTop w:val="0"/>
      <w:marBottom w:val="0"/>
      <w:divBdr>
        <w:top w:val="none" w:sz="0" w:space="0" w:color="auto"/>
        <w:left w:val="none" w:sz="0" w:space="0" w:color="auto"/>
        <w:bottom w:val="none" w:sz="0" w:space="0" w:color="auto"/>
        <w:right w:val="none" w:sz="0" w:space="0" w:color="auto"/>
      </w:divBdr>
    </w:div>
    <w:div w:id="401608146">
      <w:bodyDiv w:val="1"/>
      <w:marLeft w:val="0"/>
      <w:marRight w:val="0"/>
      <w:marTop w:val="0"/>
      <w:marBottom w:val="0"/>
      <w:divBdr>
        <w:top w:val="none" w:sz="0" w:space="0" w:color="auto"/>
        <w:left w:val="none" w:sz="0" w:space="0" w:color="auto"/>
        <w:bottom w:val="none" w:sz="0" w:space="0" w:color="auto"/>
        <w:right w:val="none" w:sz="0" w:space="0" w:color="auto"/>
      </w:divBdr>
    </w:div>
    <w:div w:id="402219177">
      <w:bodyDiv w:val="1"/>
      <w:marLeft w:val="0"/>
      <w:marRight w:val="0"/>
      <w:marTop w:val="0"/>
      <w:marBottom w:val="0"/>
      <w:divBdr>
        <w:top w:val="none" w:sz="0" w:space="0" w:color="auto"/>
        <w:left w:val="none" w:sz="0" w:space="0" w:color="auto"/>
        <w:bottom w:val="none" w:sz="0" w:space="0" w:color="auto"/>
        <w:right w:val="none" w:sz="0" w:space="0" w:color="auto"/>
      </w:divBdr>
    </w:div>
    <w:div w:id="402219685">
      <w:bodyDiv w:val="1"/>
      <w:marLeft w:val="0"/>
      <w:marRight w:val="0"/>
      <w:marTop w:val="0"/>
      <w:marBottom w:val="0"/>
      <w:divBdr>
        <w:top w:val="none" w:sz="0" w:space="0" w:color="auto"/>
        <w:left w:val="none" w:sz="0" w:space="0" w:color="auto"/>
        <w:bottom w:val="none" w:sz="0" w:space="0" w:color="auto"/>
        <w:right w:val="none" w:sz="0" w:space="0" w:color="auto"/>
      </w:divBdr>
    </w:div>
    <w:div w:id="402262843">
      <w:bodyDiv w:val="1"/>
      <w:marLeft w:val="0"/>
      <w:marRight w:val="0"/>
      <w:marTop w:val="0"/>
      <w:marBottom w:val="0"/>
      <w:divBdr>
        <w:top w:val="none" w:sz="0" w:space="0" w:color="auto"/>
        <w:left w:val="none" w:sz="0" w:space="0" w:color="auto"/>
        <w:bottom w:val="none" w:sz="0" w:space="0" w:color="auto"/>
        <w:right w:val="none" w:sz="0" w:space="0" w:color="auto"/>
      </w:divBdr>
    </w:div>
    <w:div w:id="402685563">
      <w:bodyDiv w:val="1"/>
      <w:marLeft w:val="0"/>
      <w:marRight w:val="0"/>
      <w:marTop w:val="0"/>
      <w:marBottom w:val="0"/>
      <w:divBdr>
        <w:top w:val="none" w:sz="0" w:space="0" w:color="auto"/>
        <w:left w:val="none" w:sz="0" w:space="0" w:color="auto"/>
        <w:bottom w:val="none" w:sz="0" w:space="0" w:color="auto"/>
        <w:right w:val="none" w:sz="0" w:space="0" w:color="auto"/>
      </w:divBdr>
    </w:div>
    <w:div w:id="402797226">
      <w:bodyDiv w:val="1"/>
      <w:marLeft w:val="0"/>
      <w:marRight w:val="0"/>
      <w:marTop w:val="0"/>
      <w:marBottom w:val="0"/>
      <w:divBdr>
        <w:top w:val="none" w:sz="0" w:space="0" w:color="auto"/>
        <w:left w:val="none" w:sz="0" w:space="0" w:color="auto"/>
        <w:bottom w:val="none" w:sz="0" w:space="0" w:color="auto"/>
        <w:right w:val="none" w:sz="0" w:space="0" w:color="auto"/>
      </w:divBdr>
    </w:div>
    <w:div w:id="402946596">
      <w:bodyDiv w:val="1"/>
      <w:marLeft w:val="0"/>
      <w:marRight w:val="0"/>
      <w:marTop w:val="0"/>
      <w:marBottom w:val="0"/>
      <w:divBdr>
        <w:top w:val="none" w:sz="0" w:space="0" w:color="auto"/>
        <w:left w:val="none" w:sz="0" w:space="0" w:color="auto"/>
        <w:bottom w:val="none" w:sz="0" w:space="0" w:color="auto"/>
        <w:right w:val="none" w:sz="0" w:space="0" w:color="auto"/>
      </w:divBdr>
    </w:div>
    <w:div w:id="403720745">
      <w:bodyDiv w:val="1"/>
      <w:marLeft w:val="0"/>
      <w:marRight w:val="0"/>
      <w:marTop w:val="0"/>
      <w:marBottom w:val="0"/>
      <w:divBdr>
        <w:top w:val="none" w:sz="0" w:space="0" w:color="auto"/>
        <w:left w:val="none" w:sz="0" w:space="0" w:color="auto"/>
        <w:bottom w:val="none" w:sz="0" w:space="0" w:color="auto"/>
        <w:right w:val="none" w:sz="0" w:space="0" w:color="auto"/>
      </w:divBdr>
    </w:div>
    <w:div w:id="403725312">
      <w:bodyDiv w:val="1"/>
      <w:marLeft w:val="0"/>
      <w:marRight w:val="0"/>
      <w:marTop w:val="0"/>
      <w:marBottom w:val="0"/>
      <w:divBdr>
        <w:top w:val="none" w:sz="0" w:space="0" w:color="auto"/>
        <w:left w:val="none" w:sz="0" w:space="0" w:color="auto"/>
        <w:bottom w:val="none" w:sz="0" w:space="0" w:color="auto"/>
        <w:right w:val="none" w:sz="0" w:space="0" w:color="auto"/>
      </w:divBdr>
    </w:div>
    <w:div w:id="403726515">
      <w:bodyDiv w:val="1"/>
      <w:marLeft w:val="0"/>
      <w:marRight w:val="0"/>
      <w:marTop w:val="0"/>
      <w:marBottom w:val="0"/>
      <w:divBdr>
        <w:top w:val="none" w:sz="0" w:space="0" w:color="auto"/>
        <w:left w:val="none" w:sz="0" w:space="0" w:color="auto"/>
        <w:bottom w:val="none" w:sz="0" w:space="0" w:color="auto"/>
        <w:right w:val="none" w:sz="0" w:space="0" w:color="auto"/>
      </w:divBdr>
    </w:div>
    <w:div w:id="404035215">
      <w:bodyDiv w:val="1"/>
      <w:marLeft w:val="0"/>
      <w:marRight w:val="0"/>
      <w:marTop w:val="0"/>
      <w:marBottom w:val="0"/>
      <w:divBdr>
        <w:top w:val="none" w:sz="0" w:space="0" w:color="auto"/>
        <w:left w:val="none" w:sz="0" w:space="0" w:color="auto"/>
        <w:bottom w:val="none" w:sz="0" w:space="0" w:color="auto"/>
        <w:right w:val="none" w:sz="0" w:space="0" w:color="auto"/>
      </w:divBdr>
    </w:div>
    <w:div w:id="404106025">
      <w:bodyDiv w:val="1"/>
      <w:marLeft w:val="0"/>
      <w:marRight w:val="0"/>
      <w:marTop w:val="0"/>
      <w:marBottom w:val="0"/>
      <w:divBdr>
        <w:top w:val="none" w:sz="0" w:space="0" w:color="auto"/>
        <w:left w:val="none" w:sz="0" w:space="0" w:color="auto"/>
        <w:bottom w:val="none" w:sz="0" w:space="0" w:color="auto"/>
        <w:right w:val="none" w:sz="0" w:space="0" w:color="auto"/>
      </w:divBdr>
    </w:div>
    <w:div w:id="404258035">
      <w:bodyDiv w:val="1"/>
      <w:marLeft w:val="0"/>
      <w:marRight w:val="0"/>
      <w:marTop w:val="0"/>
      <w:marBottom w:val="0"/>
      <w:divBdr>
        <w:top w:val="none" w:sz="0" w:space="0" w:color="auto"/>
        <w:left w:val="none" w:sz="0" w:space="0" w:color="auto"/>
        <w:bottom w:val="none" w:sz="0" w:space="0" w:color="auto"/>
        <w:right w:val="none" w:sz="0" w:space="0" w:color="auto"/>
      </w:divBdr>
    </w:div>
    <w:div w:id="404648055">
      <w:bodyDiv w:val="1"/>
      <w:marLeft w:val="0"/>
      <w:marRight w:val="0"/>
      <w:marTop w:val="0"/>
      <w:marBottom w:val="0"/>
      <w:divBdr>
        <w:top w:val="none" w:sz="0" w:space="0" w:color="auto"/>
        <w:left w:val="none" w:sz="0" w:space="0" w:color="auto"/>
        <w:bottom w:val="none" w:sz="0" w:space="0" w:color="auto"/>
        <w:right w:val="none" w:sz="0" w:space="0" w:color="auto"/>
      </w:divBdr>
    </w:div>
    <w:div w:id="404843701">
      <w:bodyDiv w:val="1"/>
      <w:marLeft w:val="0"/>
      <w:marRight w:val="0"/>
      <w:marTop w:val="0"/>
      <w:marBottom w:val="0"/>
      <w:divBdr>
        <w:top w:val="none" w:sz="0" w:space="0" w:color="auto"/>
        <w:left w:val="none" w:sz="0" w:space="0" w:color="auto"/>
        <w:bottom w:val="none" w:sz="0" w:space="0" w:color="auto"/>
        <w:right w:val="none" w:sz="0" w:space="0" w:color="auto"/>
      </w:divBdr>
    </w:div>
    <w:div w:id="405029524">
      <w:bodyDiv w:val="1"/>
      <w:marLeft w:val="0"/>
      <w:marRight w:val="0"/>
      <w:marTop w:val="0"/>
      <w:marBottom w:val="0"/>
      <w:divBdr>
        <w:top w:val="none" w:sz="0" w:space="0" w:color="auto"/>
        <w:left w:val="none" w:sz="0" w:space="0" w:color="auto"/>
        <w:bottom w:val="none" w:sz="0" w:space="0" w:color="auto"/>
        <w:right w:val="none" w:sz="0" w:space="0" w:color="auto"/>
      </w:divBdr>
    </w:div>
    <w:div w:id="405148359">
      <w:bodyDiv w:val="1"/>
      <w:marLeft w:val="0"/>
      <w:marRight w:val="0"/>
      <w:marTop w:val="0"/>
      <w:marBottom w:val="0"/>
      <w:divBdr>
        <w:top w:val="none" w:sz="0" w:space="0" w:color="auto"/>
        <w:left w:val="none" w:sz="0" w:space="0" w:color="auto"/>
        <w:bottom w:val="none" w:sz="0" w:space="0" w:color="auto"/>
        <w:right w:val="none" w:sz="0" w:space="0" w:color="auto"/>
      </w:divBdr>
    </w:div>
    <w:div w:id="405346022">
      <w:bodyDiv w:val="1"/>
      <w:marLeft w:val="0"/>
      <w:marRight w:val="0"/>
      <w:marTop w:val="0"/>
      <w:marBottom w:val="0"/>
      <w:divBdr>
        <w:top w:val="none" w:sz="0" w:space="0" w:color="auto"/>
        <w:left w:val="none" w:sz="0" w:space="0" w:color="auto"/>
        <w:bottom w:val="none" w:sz="0" w:space="0" w:color="auto"/>
        <w:right w:val="none" w:sz="0" w:space="0" w:color="auto"/>
      </w:divBdr>
    </w:div>
    <w:div w:id="405613549">
      <w:bodyDiv w:val="1"/>
      <w:marLeft w:val="0"/>
      <w:marRight w:val="0"/>
      <w:marTop w:val="0"/>
      <w:marBottom w:val="0"/>
      <w:divBdr>
        <w:top w:val="none" w:sz="0" w:space="0" w:color="auto"/>
        <w:left w:val="none" w:sz="0" w:space="0" w:color="auto"/>
        <w:bottom w:val="none" w:sz="0" w:space="0" w:color="auto"/>
        <w:right w:val="none" w:sz="0" w:space="0" w:color="auto"/>
      </w:divBdr>
    </w:div>
    <w:div w:id="405804323">
      <w:bodyDiv w:val="1"/>
      <w:marLeft w:val="0"/>
      <w:marRight w:val="0"/>
      <w:marTop w:val="0"/>
      <w:marBottom w:val="0"/>
      <w:divBdr>
        <w:top w:val="none" w:sz="0" w:space="0" w:color="auto"/>
        <w:left w:val="none" w:sz="0" w:space="0" w:color="auto"/>
        <w:bottom w:val="none" w:sz="0" w:space="0" w:color="auto"/>
        <w:right w:val="none" w:sz="0" w:space="0" w:color="auto"/>
      </w:divBdr>
    </w:div>
    <w:div w:id="406224586">
      <w:bodyDiv w:val="1"/>
      <w:marLeft w:val="0"/>
      <w:marRight w:val="0"/>
      <w:marTop w:val="0"/>
      <w:marBottom w:val="0"/>
      <w:divBdr>
        <w:top w:val="none" w:sz="0" w:space="0" w:color="auto"/>
        <w:left w:val="none" w:sz="0" w:space="0" w:color="auto"/>
        <w:bottom w:val="none" w:sz="0" w:space="0" w:color="auto"/>
        <w:right w:val="none" w:sz="0" w:space="0" w:color="auto"/>
      </w:divBdr>
    </w:div>
    <w:div w:id="406272462">
      <w:bodyDiv w:val="1"/>
      <w:marLeft w:val="0"/>
      <w:marRight w:val="0"/>
      <w:marTop w:val="0"/>
      <w:marBottom w:val="0"/>
      <w:divBdr>
        <w:top w:val="none" w:sz="0" w:space="0" w:color="auto"/>
        <w:left w:val="none" w:sz="0" w:space="0" w:color="auto"/>
        <w:bottom w:val="none" w:sz="0" w:space="0" w:color="auto"/>
        <w:right w:val="none" w:sz="0" w:space="0" w:color="auto"/>
      </w:divBdr>
    </w:div>
    <w:div w:id="406465751">
      <w:bodyDiv w:val="1"/>
      <w:marLeft w:val="0"/>
      <w:marRight w:val="0"/>
      <w:marTop w:val="0"/>
      <w:marBottom w:val="0"/>
      <w:divBdr>
        <w:top w:val="none" w:sz="0" w:space="0" w:color="auto"/>
        <w:left w:val="none" w:sz="0" w:space="0" w:color="auto"/>
        <w:bottom w:val="none" w:sz="0" w:space="0" w:color="auto"/>
        <w:right w:val="none" w:sz="0" w:space="0" w:color="auto"/>
      </w:divBdr>
    </w:div>
    <w:div w:id="406615267">
      <w:bodyDiv w:val="1"/>
      <w:marLeft w:val="0"/>
      <w:marRight w:val="0"/>
      <w:marTop w:val="0"/>
      <w:marBottom w:val="0"/>
      <w:divBdr>
        <w:top w:val="none" w:sz="0" w:space="0" w:color="auto"/>
        <w:left w:val="none" w:sz="0" w:space="0" w:color="auto"/>
        <w:bottom w:val="none" w:sz="0" w:space="0" w:color="auto"/>
        <w:right w:val="none" w:sz="0" w:space="0" w:color="auto"/>
      </w:divBdr>
    </w:div>
    <w:div w:id="407076395">
      <w:bodyDiv w:val="1"/>
      <w:marLeft w:val="0"/>
      <w:marRight w:val="0"/>
      <w:marTop w:val="0"/>
      <w:marBottom w:val="0"/>
      <w:divBdr>
        <w:top w:val="none" w:sz="0" w:space="0" w:color="auto"/>
        <w:left w:val="none" w:sz="0" w:space="0" w:color="auto"/>
        <w:bottom w:val="none" w:sz="0" w:space="0" w:color="auto"/>
        <w:right w:val="none" w:sz="0" w:space="0" w:color="auto"/>
      </w:divBdr>
    </w:div>
    <w:div w:id="407270969">
      <w:bodyDiv w:val="1"/>
      <w:marLeft w:val="0"/>
      <w:marRight w:val="0"/>
      <w:marTop w:val="0"/>
      <w:marBottom w:val="0"/>
      <w:divBdr>
        <w:top w:val="none" w:sz="0" w:space="0" w:color="auto"/>
        <w:left w:val="none" w:sz="0" w:space="0" w:color="auto"/>
        <w:bottom w:val="none" w:sz="0" w:space="0" w:color="auto"/>
        <w:right w:val="none" w:sz="0" w:space="0" w:color="auto"/>
      </w:divBdr>
    </w:div>
    <w:div w:id="407271236">
      <w:bodyDiv w:val="1"/>
      <w:marLeft w:val="0"/>
      <w:marRight w:val="0"/>
      <w:marTop w:val="0"/>
      <w:marBottom w:val="0"/>
      <w:divBdr>
        <w:top w:val="none" w:sz="0" w:space="0" w:color="auto"/>
        <w:left w:val="none" w:sz="0" w:space="0" w:color="auto"/>
        <w:bottom w:val="none" w:sz="0" w:space="0" w:color="auto"/>
        <w:right w:val="none" w:sz="0" w:space="0" w:color="auto"/>
      </w:divBdr>
    </w:div>
    <w:div w:id="407388647">
      <w:bodyDiv w:val="1"/>
      <w:marLeft w:val="0"/>
      <w:marRight w:val="0"/>
      <w:marTop w:val="0"/>
      <w:marBottom w:val="0"/>
      <w:divBdr>
        <w:top w:val="none" w:sz="0" w:space="0" w:color="auto"/>
        <w:left w:val="none" w:sz="0" w:space="0" w:color="auto"/>
        <w:bottom w:val="none" w:sz="0" w:space="0" w:color="auto"/>
        <w:right w:val="none" w:sz="0" w:space="0" w:color="auto"/>
      </w:divBdr>
    </w:div>
    <w:div w:id="407463413">
      <w:bodyDiv w:val="1"/>
      <w:marLeft w:val="0"/>
      <w:marRight w:val="0"/>
      <w:marTop w:val="0"/>
      <w:marBottom w:val="0"/>
      <w:divBdr>
        <w:top w:val="none" w:sz="0" w:space="0" w:color="auto"/>
        <w:left w:val="none" w:sz="0" w:space="0" w:color="auto"/>
        <w:bottom w:val="none" w:sz="0" w:space="0" w:color="auto"/>
        <w:right w:val="none" w:sz="0" w:space="0" w:color="auto"/>
      </w:divBdr>
    </w:div>
    <w:div w:id="407465119">
      <w:bodyDiv w:val="1"/>
      <w:marLeft w:val="0"/>
      <w:marRight w:val="0"/>
      <w:marTop w:val="0"/>
      <w:marBottom w:val="0"/>
      <w:divBdr>
        <w:top w:val="none" w:sz="0" w:space="0" w:color="auto"/>
        <w:left w:val="none" w:sz="0" w:space="0" w:color="auto"/>
        <w:bottom w:val="none" w:sz="0" w:space="0" w:color="auto"/>
        <w:right w:val="none" w:sz="0" w:space="0" w:color="auto"/>
      </w:divBdr>
    </w:div>
    <w:div w:id="408041536">
      <w:bodyDiv w:val="1"/>
      <w:marLeft w:val="0"/>
      <w:marRight w:val="0"/>
      <w:marTop w:val="0"/>
      <w:marBottom w:val="0"/>
      <w:divBdr>
        <w:top w:val="none" w:sz="0" w:space="0" w:color="auto"/>
        <w:left w:val="none" w:sz="0" w:space="0" w:color="auto"/>
        <w:bottom w:val="none" w:sz="0" w:space="0" w:color="auto"/>
        <w:right w:val="none" w:sz="0" w:space="0" w:color="auto"/>
      </w:divBdr>
    </w:div>
    <w:div w:id="408162116">
      <w:bodyDiv w:val="1"/>
      <w:marLeft w:val="0"/>
      <w:marRight w:val="0"/>
      <w:marTop w:val="0"/>
      <w:marBottom w:val="0"/>
      <w:divBdr>
        <w:top w:val="none" w:sz="0" w:space="0" w:color="auto"/>
        <w:left w:val="none" w:sz="0" w:space="0" w:color="auto"/>
        <w:bottom w:val="none" w:sz="0" w:space="0" w:color="auto"/>
        <w:right w:val="none" w:sz="0" w:space="0" w:color="auto"/>
      </w:divBdr>
    </w:div>
    <w:div w:id="408574000">
      <w:bodyDiv w:val="1"/>
      <w:marLeft w:val="0"/>
      <w:marRight w:val="0"/>
      <w:marTop w:val="0"/>
      <w:marBottom w:val="0"/>
      <w:divBdr>
        <w:top w:val="none" w:sz="0" w:space="0" w:color="auto"/>
        <w:left w:val="none" w:sz="0" w:space="0" w:color="auto"/>
        <w:bottom w:val="none" w:sz="0" w:space="0" w:color="auto"/>
        <w:right w:val="none" w:sz="0" w:space="0" w:color="auto"/>
      </w:divBdr>
    </w:div>
    <w:div w:id="408844381">
      <w:bodyDiv w:val="1"/>
      <w:marLeft w:val="0"/>
      <w:marRight w:val="0"/>
      <w:marTop w:val="0"/>
      <w:marBottom w:val="0"/>
      <w:divBdr>
        <w:top w:val="none" w:sz="0" w:space="0" w:color="auto"/>
        <w:left w:val="none" w:sz="0" w:space="0" w:color="auto"/>
        <w:bottom w:val="none" w:sz="0" w:space="0" w:color="auto"/>
        <w:right w:val="none" w:sz="0" w:space="0" w:color="auto"/>
      </w:divBdr>
    </w:div>
    <w:div w:id="409035930">
      <w:bodyDiv w:val="1"/>
      <w:marLeft w:val="0"/>
      <w:marRight w:val="0"/>
      <w:marTop w:val="0"/>
      <w:marBottom w:val="0"/>
      <w:divBdr>
        <w:top w:val="none" w:sz="0" w:space="0" w:color="auto"/>
        <w:left w:val="none" w:sz="0" w:space="0" w:color="auto"/>
        <w:bottom w:val="none" w:sz="0" w:space="0" w:color="auto"/>
        <w:right w:val="none" w:sz="0" w:space="0" w:color="auto"/>
      </w:divBdr>
    </w:div>
    <w:div w:id="409354582">
      <w:bodyDiv w:val="1"/>
      <w:marLeft w:val="0"/>
      <w:marRight w:val="0"/>
      <w:marTop w:val="0"/>
      <w:marBottom w:val="0"/>
      <w:divBdr>
        <w:top w:val="none" w:sz="0" w:space="0" w:color="auto"/>
        <w:left w:val="none" w:sz="0" w:space="0" w:color="auto"/>
        <w:bottom w:val="none" w:sz="0" w:space="0" w:color="auto"/>
        <w:right w:val="none" w:sz="0" w:space="0" w:color="auto"/>
      </w:divBdr>
    </w:div>
    <w:div w:id="409425767">
      <w:bodyDiv w:val="1"/>
      <w:marLeft w:val="0"/>
      <w:marRight w:val="0"/>
      <w:marTop w:val="0"/>
      <w:marBottom w:val="0"/>
      <w:divBdr>
        <w:top w:val="none" w:sz="0" w:space="0" w:color="auto"/>
        <w:left w:val="none" w:sz="0" w:space="0" w:color="auto"/>
        <w:bottom w:val="none" w:sz="0" w:space="0" w:color="auto"/>
        <w:right w:val="none" w:sz="0" w:space="0" w:color="auto"/>
      </w:divBdr>
    </w:div>
    <w:div w:id="409544276">
      <w:bodyDiv w:val="1"/>
      <w:marLeft w:val="0"/>
      <w:marRight w:val="0"/>
      <w:marTop w:val="0"/>
      <w:marBottom w:val="0"/>
      <w:divBdr>
        <w:top w:val="none" w:sz="0" w:space="0" w:color="auto"/>
        <w:left w:val="none" w:sz="0" w:space="0" w:color="auto"/>
        <w:bottom w:val="none" w:sz="0" w:space="0" w:color="auto"/>
        <w:right w:val="none" w:sz="0" w:space="0" w:color="auto"/>
      </w:divBdr>
    </w:div>
    <w:div w:id="410465452">
      <w:bodyDiv w:val="1"/>
      <w:marLeft w:val="0"/>
      <w:marRight w:val="0"/>
      <w:marTop w:val="0"/>
      <w:marBottom w:val="0"/>
      <w:divBdr>
        <w:top w:val="none" w:sz="0" w:space="0" w:color="auto"/>
        <w:left w:val="none" w:sz="0" w:space="0" w:color="auto"/>
        <w:bottom w:val="none" w:sz="0" w:space="0" w:color="auto"/>
        <w:right w:val="none" w:sz="0" w:space="0" w:color="auto"/>
      </w:divBdr>
    </w:div>
    <w:div w:id="411388625">
      <w:bodyDiv w:val="1"/>
      <w:marLeft w:val="0"/>
      <w:marRight w:val="0"/>
      <w:marTop w:val="0"/>
      <w:marBottom w:val="0"/>
      <w:divBdr>
        <w:top w:val="none" w:sz="0" w:space="0" w:color="auto"/>
        <w:left w:val="none" w:sz="0" w:space="0" w:color="auto"/>
        <w:bottom w:val="none" w:sz="0" w:space="0" w:color="auto"/>
        <w:right w:val="none" w:sz="0" w:space="0" w:color="auto"/>
      </w:divBdr>
    </w:div>
    <w:div w:id="411660871">
      <w:bodyDiv w:val="1"/>
      <w:marLeft w:val="0"/>
      <w:marRight w:val="0"/>
      <w:marTop w:val="0"/>
      <w:marBottom w:val="0"/>
      <w:divBdr>
        <w:top w:val="none" w:sz="0" w:space="0" w:color="auto"/>
        <w:left w:val="none" w:sz="0" w:space="0" w:color="auto"/>
        <w:bottom w:val="none" w:sz="0" w:space="0" w:color="auto"/>
        <w:right w:val="none" w:sz="0" w:space="0" w:color="auto"/>
      </w:divBdr>
    </w:div>
    <w:div w:id="411898366">
      <w:bodyDiv w:val="1"/>
      <w:marLeft w:val="0"/>
      <w:marRight w:val="0"/>
      <w:marTop w:val="0"/>
      <w:marBottom w:val="0"/>
      <w:divBdr>
        <w:top w:val="none" w:sz="0" w:space="0" w:color="auto"/>
        <w:left w:val="none" w:sz="0" w:space="0" w:color="auto"/>
        <w:bottom w:val="none" w:sz="0" w:space="0" w:color="auto"/>
        <w:right w:val="none" w:sz="0" w:space="0" w:color="auto"/>
      </w:divBdr>
    </w:div>
    <w:div w:id="411977234">
      <w:bodyDiv w:val="1"/>
      <w:marLeft w:val="0"/>
      <w:marRight w:val="0"/>
      <w:marTop w:val="0"/>
      <w:marBottom w:val="0"/>
      <w:divBdr>
        <w:top w:val="none" w:sz="0" w:space="0" w:color="auto"/>
        <w:left w:val="none" w:sz="0" w:space="0" w:color="auto"/>
        <w:bottom w:val="none" w:sz="0" w:space="0" w:color="auto"/>
        <w:right w:val="none" w:sz="0" w:space="0" w:color="auto"/>
      </w:divBdr>
    </w:div>
    <w:div w:id="412510677">
      <w:bodyDiv w:val="1"/>
      <w:marLeft w:val="0"/>
      <w:marRight w:val="0"/>
      <w:marTop w:val="0"/>
      <w:marBottom w:val="0"/>
      <w:divBdr>
        <w:top w:val="none" w:sz="0" w:space="0" w:color="auto"/>
        <w:left w:val="none" w:sz="0" w:space="0" w:color="auto"/>
        <w:bottom w:val="none" w:sz="0" w:space="0" w:color="auto"/>
        <w:right w:val="none" w:sz="0" w:space="0" w:color="auto"/>
      </w:divBdr>
    </w:div>
    <w:div w:id="412704989">
      <w:bodyDiv w:val="1"/>
      <w:marLeft w:val="0"/>
      <w:marRight w:val="0"/>
      <w:marTop w:val="0"/>
      <w:marBottom w:val="0"/>
      <w:divBdr>
        <w:top w:val="none" w:sz="0" w:space="0" w:color="auto"/>
        <w:left w:val="none" w:sz="0" w:space="0" w:color="auto"/>
        <w:bottom w:val="none" w:sz="0" w:space="0" w:color="auto"/>
        <w:right w:val="none" w:sz="0" w:space="0" w:color="auto"/>
      </w:divBdr>
    </w:div>
    <w:div w:id="413168664">
      <w:bodyDiv w:val="1"/>
      <w:marLeft w:val="0"/>
      <w:marRight w:val="0"/>
      <w:marTop w:val="0"/>
      <w:marBottom w:val="0"/>
      <w:divBdr>
        <w:top w:val="none" w:sz="0" w:space="0" w:color="auto"/>
        <w:left w:val="none" w:sz="0" w:space="0" w:color="auto"/>
        <w:bottom w:val="none" w:sz="0" w:space="0" w:color="auto"/>
        <w:right w:val="none" w:sz="0" w:space="0" w:color="auto"/>
      </w:divBdr>
    </w:div>
    <w:div w:id="413673237">
      <w:bodyDiv w:val="1"/>
      <w:marLeft w:val="0"/>
      <w:marRight w:val="0"/>
      <w:marTop w:val="0"/>
      <w:marBottom w:val="0"/>
      <w:divBdr>
        <w:top w:val="none" w:sz="0" w:space="0" w:color="auto"/>
        <w:left w:val="none" w:sz="0" w:space="0" w:color="auto"/>
        <w:bottom w:val="none" w:sz="0" w:space="0" w:color="auto"/>
        <w:right w:val="none" w:sz="0" w:space="0" w:color="auto"/>
      </w:divBdr>
    </w:div>
    <w:div w:id="413938427">
      <w:bodyDiv w:val="1"/>
      <w:marLeft w:val="0"/>
      <w:marRight w:val="0"/>
      <w:marTop w:val="0"/>
      <w:marBottom w:val="0"/>
      <w:divBdr>
        <w:top w:val="none" w:sz="0" w:space="0" w:color="auto"/>
        <w:left w:val="none" w:sz="0" w:space="0" w:color="auto"/>
        <w:bottom w:val="none" w:sz="0" w:space="0" w:color="auto"/>
        <w:right w:val="none" w:sz="0" w:space="0" w:color="auto"/>
      </w:divBdr>
    </w:div>
    <w:div w:id="414671395">
      <w:bodyDiv w:val="1"/>
      <w:marLeft w:val="0"/>
      <w:marRight w:val="0"/>
      <w:marTop w:val="0"/>
      <w:marBottom w:val="0"/>
      <w:divBdr>
        <w:top w:val="none" w:sz="0" w:space="0" w:color="auto"/>
        <w:left w:val="none" w:sz="0" w:space="0" w:color="auto"/>
        <w:bottom w:val="none" w:sz="0" w:space="0" w:color="auto"/>
        <w:right w:val="none" w:sz="0" w:space="0" w:color="auto"/>
      </w:divBdr>
    </w:div>
    <w:div w:id="416094575">
      <w:bodyDiv w:val="1"/>
      <w:marLeft w:val="0"/>
      <w:marRight w:val="0"/>
      <w:marTop w:val="0"/>
      <w:marBottom w:val="0"/>
      <w:divBdr>
        <w:top w:val="none" w:sz="0" w:space="0" w:color="auto"/>
        <w:left w:val="none" w:sz="0" w:space="0" w:color="auto"/>
        <w:bottom w:val="none" w:sz="0" w:space="0" w:color="auto"/>
        <w:right w:val="none" w:sz="0" w:space="0" w:color="auto"/>
      </w:divBdr>
    </w:div>
    <w:div w:id="416176311">
      <w:bodyDiv w:val="1"/>
      <w:marLeft w:val="0"/>
      <w:marRight w:val="0"/>
      <w:marTop w:val="0"/>
      <w:marBottom w:val="0"/>
      <w:divBdr>
        <w:top w:val="none" w:sz="0" w:space="0" w:color="auto"/>
        <w:left w:val="none" w:sz="0" w:space="0" w:color="auto"/>
        <w:bottom w:val="none" w:sz="0" w:space="0" w:color="auto"/>
        <w:right w:val="none" w:sz="0" w:space="0" w:color="auto"/>
      </w:divBdr>
    </w:div>
    <w:div w:id="416292114">
      <w:bodyDiv w:val="1"/>
      <w:marLeft w:val="0"/>
      <w:marRight w:val="0"/>
      <w:marTop w:val="0"/>
      <w:marBottom w:val="0"/>
      <w:divBdr>
        <w:top w:val="none" w:sz="0" w:space="0" w:color="auto"/>
        <w:left w:val="none" w:sz="0" w:space="0" w:color="auto"/>
        <w:bottom w:val="none" w:sz="0" w:space="0" w:color="auto"/>
        <w:right w:val="none" w:sz="0" w:space="0" w:color="auto"/>
      </w:divBdr>
    </w:div>
    <w:div w:id="416830110">
      <w:bodyDiv w:val="1"/>
      <w:marLeft w:val="0"/>
      <w:marRight w:val="0"/>
      <w:marTop w:val="0"/>
      <w:marBottom w:val="0"/>
      <w:divBdr>
        <w:top w:val="none" w:sz="0" w:space="0" w:color="auto"/>
        <w:left w:val="none" w:sz="0" w:space="0" w:color="auto"/>
        <w:bottom w:val="none" w:sz="0" w:space="0" w:color="auto"/>
        <w:right w:val="none" w:sz="0" w:space="0" w:color="auto"/>
      </w:divBdr>
    </w:div>
    <w:div w:id="416901244">
      <w:bodyDiv w:val="1"/>
      <w:marLeft w:val="0"/>
      <w:marRight w:val="0"/>
      <w:marTop w:val="0"/>
      <w:marBottom w:val="0"/>
      <w:divBdr>
        <w:top w:val="none" w:sz="0" w:space="0" w:color="auto"/>
        <w:left w:val="none" w:sz="0" w:space="0" w:color="auto"/>
        <w:bottom w:val="none" w:sz="0" w:space="0" w:color="auto"/>
        <w:right w:val="none" w:sz="0" w:space="0" w:color="auto"/>
      </w:divBdr>
    </w:div>
    <w:div w:id="417020393">
      <w:bodyDiv w:val="1"/>
      <w:marLeft w:val="0"/>
      <w:marRight w:val="0"/>
      <w:marTop w:val="0"/>
      <w:marBottom w:val="0"/>
      <w:divBdr>
        <w:top w:val="none" w:sz="0" w:space="0" w:color="auto"/>
        <w:left w:val="none" w:sz="0" w:space="0" w:color="auto"/>
        <w:bottom w:val="none" w:sz="0" w:space="0" w:color="auto"/>
        <w:right w:val="none" w:sz="0" w:space="0" w:color="auto"/>
      </w:divBdr>
    </w:div>
    <w:div w:id="417337046">
      <w:bodyDiv w:val="1"/>
      <w:marLeft w:val="0"/>
      <w:marRight w:val="0"/>
      <w:marTop w:val="0"/>
      <w:marBottom w:val="0"/>
      <w:divBdr>
        <w:top w:val="none" w:sz="0" w:space="0" w:color="auto"/>
        <w:left w:val="none" w:sz="0" w:space="0" w:color="auto"/>
        <w:bottom w:val="none" w:sz="0" w:space="0" w:color="auto"/>
        <w:right w:val="none" w:sz="0" w:space="0" w:color="auto"/>
      </w:divBdr>
    </w:div>
    <w:div w:id="417555470">
      <w:bodyDiv w:val="1"/>
      <w:marLeft w:val="0"/>
      <w:marRight w:val="0"/>
      <w:marTop w:val="0"/>
      <w:marBottom w:val="0"/>
      <w:divBdr>
        <w:top w:val="none" w:sz="0" w:space="0" w:color="auto"/>
        <w:left w:val="none" w:sz="0" w:space="0" w:color="auto"/>
        <w:bottom w:val="none" w:sz="0" w:space="0" w:color="auto"/>
        <w:right w:val="none" w:sz="0" w:space="0" w:color="auto"/>
      </w:divBdr>
    </w:div>
    <w:div w:id="419258539">
      <w:bodyDiv w:val="1"/>
      <w:marLeft w:val="0"/>
      <w:marRight w:val="0"/>
      <w:marTop w:val="0"/>
      <w:marBottom w:val="0"/>
      <w:divBdr>
        <w:top w:val="none" w:sz="0" w:space="0" w:color="auto"/>
        <w:left w:val="none" w:sz="0" w:space="0" w:color="auto"/>
        <w:bottom w:val="none" w:sz="0" w:space="0" w:color="auto"/>
        <w:right w:val="none" w:sz="0" w:space="0" w:color="auto"/>
      </w:divBdr>
    </w:div>
    <w:div w:id="419527104">
      <w:bodyDiv w:val="1"/>
      <w:marLeft w:val="0"/>
      <w:marRight w:val="0"/>
      <w:marTop w:val="0"/>
      <w:marBottom w:val="0"/>
      <w:divBdr>
        <w:top w:val="none" w:sz="0" w:space="0" w:color="auto"/>
        <w:left w:val="none" w:sz="0" w:space="0" w:color="auto"/>
        <w:bottom w:val="none" w:sz="0" w:space="0" w:color="auto"/>
        <w:right w:val="none" w:sz="0" w:space="0" w:color="auto"/>
      </w:divBdr>
    </w:div>
    <w:div w:id="419721282">
      <w:bodyDiv w:val="1"/>
      <w:marLeft w:val="0"/>
      <w:marRight w:val="0"/>
      <w:marTop w:val="0"/>
      <w:marBottom w:val="0"/>
      <w:divBdr>
        <w:top w:val="none" w:sz="0" w:space="0" w:color="auto"/>
        <w:left w:val="none" w:sz="0" w:space="0" w:color="auto"/>
        <w:bottom w:val="none" w:sz="0" w:space="0" w:color="auto"/>
        <w:right w:val="none" w:sz="0" w:space="0" w:color="auto"/>
      </w:divBdr>
    </w:div>
    <w:div w:id="419833508">
      <w:bodyDiv w:val="1"/>
      <w:marLeft w:val="0"/>
      <w:marRight w:val="0"/>
      <w:marTop w:val="0"/>
      <w:marBottom w:val="0"/>
      <w:divBdr>
        <w:top w:val="none" w:sz="0" w:space="0" w:color="auto"/>
        <w:left w:val="none" w:sz="0" w:space="0" w:color="auto"/>
        <w:bottom w:val="none" w:sz="0" w:space="0" w:color="auto"/>
        <w:right w:val="none" w:sz="0" w:space="0" w:color="auto"/>
      </w:divBdr>
    </w:div>
    <w:div w:id="421151170">
      <w:bodyDiv w:val="1"/>
      <w:marLeft w:val="0"/>
      <w:marRight w:val="0"/>
      <w:marTop w:val="0"/>
      <w:marBottom w:val="0"/>
      <w:divBdr>
        <w:top w:val="none" w:sz="0" w:space="0" w:color="auto"/>
        <w:left w:val="none" w:sz="0" w:space="0" w:color="auto"/>
        <w:bottom w:val="none" w:sz="0" w:space="0" w:color="auto"/>
        <w:right w:val="none" w:sz="0" w:space="0" w:color="auto"/>
      </w:divBdr>
    </w:div>
    <w:div w:id="421679161">
      <w:bodyDiv w:val="1"/>
      <w:marLeft w:val="0"/>
      <w:marRight w:val="0"/>
      <w:marTop w:val="0"/>
      <w:marBottom w:val="0"/>
      <w:divBdr>
        <w:top w:val="none" w:sz="0" w:space="0" w:color="auto"/>
        <w:left w:val="none" w:sz="0" w:space="0" w:color="auto"/>
        <w:bottom w:val="none" w:sz="0" w:space="0" w:color="auto"/>
        <w:right w:val="none" w:sz="0" w:space="0" w:color="auto"/>
      </w:divBdr>
    </w:div>
    <w:div w:id="422262664">
      <w:bodyDiv w:val="1"/>
      <w:marLeft w:val="0"/>
      <w:marRight w:val="0"/>
      <w:marTop w:val="0"/>
      <w:marBottom w:val="0"/>
      <w:divBdr>
        <w:top w:val="none" w:sz="0" w:space="0" w:color="auto"/>
        <w:left w:val="none" w:sz="0" w:space="0" w:color="auto"/>
        <w:bottom w:val="none" w:sz="0" w:space="0" w:color="auto"/>
        <w:right w:val="none" w:sz="0" w:space="0" w:color="auto"/>
      </w:divBdr>
    </w:div>
    <w:div w:id="422773022">
      <w:bodyDiv w:val="1"/>
      <w:marLeft w:val="0"/>
      <w:marRight w:val="0"/>
      <w:marTop w:val="0"/>
      <w:marBottom w:val="0"/>
      <w:divBdr>
        <w:top w:val="none" w:sz="0" w:space="0" w:color="auto"/>
        <w:left w:val="none" w:sz="0" w:space="0" w:color="auto"/>
        <w:bottom w:val="none" w:sz="0" w:space="0" w:color="auto"/>
        <w:right w:val="none" w:sz="0" w:space="0" w:color="auto"/>
      </w:divBdr>
    </w:div>
    <w:div w:id="422839544">
      <w:bodyDiv w:val="1"/>
      <w:marLeft w:val="0"/>
      <w:marRight w:val="0"/>
      <w:marTop w:val="0"/>
      <w:marBottom w:val="0"/>
      <w:divBdr>
        <w:top w:val="none" w:sz="0" w:space="0" w:color="auto"/>
        <w:left w:val="none" w:sz="0" w:space="0" w:color="auto"/>
        <w:bottom w:val="none" w:sz="0" w:space="0" w:color="auto"/>
        <w:right w:val="none" w:sz="0" w:space="0" w:color="auto"/>
      </w:divBdr>
    </w:div>
    <w:div w:id="423036667">
      <w:bodyDiv w:val="1"/>
      <w:marLeft w:val="0"/>
      <w:marRight w:val="0"/>
      <w:marTop w:val="0"/>
      <w:marBottom w:val="0"/>
      <w:divBdr>
        <w:top w:val="none" w:sz="0" w:space="0" w:color="auto"/>
        <w:left w:val="none" w:sz="0" w:space="0" w:color="auto"/>
        <w:bottom w:val="none" w:sz="0" w:space="0" w:color="auto"/>
        <w:right w:val="none" w:sz="0" w:space="0" w:color="auto"/>
      </w:divBdr>
    </w:div>
    <w:div w:id="423503088">
      <w:bodyDiv w:val="1"/>
      <w:marLeft w:val="0"/>
      <w:marRight w:val="0"/>
      <w:marTop w:val="0"/>
      <w:marBottom w:val="0"/>
      <w:divBdr>
        <w:top w:val="none" w:sz="0" w:space="0" w:color="auto"/>
        <w:left w:val="none" w:sz="0" w:space="0" w:color="auto"/>
        <w:bottom w:val="none" w:sz="0" w:space="0" w:color="auto"/>
        <w:right w:val="none" w:sz="0" w:space="0" w:color="auto"/>
      </w:divBdr>
    </w:div>
    <w:div w:id="423766884">
      <w:bodyDiv w:val="1"/>
      <w:marLeft w:val="0"/>
      <w:marRight w:val="0"/>
      <w:marTop w:val="0"/>
      <w:marBottom w:val="0"/>
      <w:divBdr>
        <w:top w:val="none" w:sz="0" w:space="0" w:color="auto"/>
        <w:left w:val="none" w:sz="0" w:space="0" w:color="auto"/>
        <w:bottom w:val="none" w:sz="0" w:space="0" w:color="auto"/>
        <w:right w:val="none" w:sz="0" w:space="0" w:color="auto"/>
      </w:divBdr>
    </w:div>
    <w:div w:id="423768099">
      <w:bodyDiv w:val="1"/>
      <w:marLeft w:val="0"/>
      <w:marRight w:val="0"/>
      <w:marTop w:val="0"/>
      <w:marBottom w:val="0"/>
      <w:divBdr>
        <w:top w:val="none" w:sz="0" w:space="0" w:color="auto"/>
        <w:left w:val="none" w:sz="0" w:space="0" w:color="auto"/>
        <w:bottom w:val="none" w:sz="0" w:space="0" w:color="auto"/>
        <w:right w:val="none" w:sz="0" w:space="0" w:color="auto"/>
      </w:divBdr>
    </w:div>
    <w:div w:id="423772416">
      <w:bodyDiv w:val="1"/>
      <w:marLeft w:val="0"/>
      <w:marRight w:val="0"/>
      <w:marTop w:val="0"/>
      <w:marBottom w:val="0"/>
      <w:divBdr>
        <w:top w:val="none" w:sz="0" w:space="0" w:color="auto"/>
        <w:left w:val="none" w:sz="0" w:space="0" w:color="auto"/>
        <w:bottom w:val="none" w:sz="0" w:space="0" w:color="auto"/>
        <w:right w:val="none" w:sz="0" w:space="0" w:color="auto"/>
      </w:divBdr>
    </w:div>
    <w:div w:id="424034370">
      <w:bodyDiv w:val="1"/>
      <w:marLeft w:val="0"/>
      <w:marRight w:val="0"/>
      <w:marTop w:val="0"/>
      <w:marBottom w:val="0"/>
      <w:divBdr>
        <w:top w:val="none" w:sz="0" w:space="0" w:color="auto"/>
        <w:left w:val="none" w:sz="0" w:space="0" w:color="auto"/>
        <w:bottom w:val="none" w:sz="0" w:space="0" w:color="auto"/>
        <w:right w:val="none" w:sz="0" w:space="0" w:color="auto"/>
      </w:divBdr>
    </w:div>
    <w:div w:id="424231175">
      <w:bodyDiv w:val="1"/>
      <w:marLeft w:val="0"/>
      <w:marRight w:val="0"/>
      <w:marTop w:val="0"/>
      <w:marBottom w:val="0"/>
      <w:divBdr>
        <w:top w:val="none" w:sz="0" w:space="0" w:color="auto"/>
        <w:left w:val="none" w:sz="0" w:space="0" w:color="auto"/>
        <w:bottom w:val="none" w:sz="0" w:space="0" w:color="auto"/>
        <w:right w:val="none" w:sz="0" w:space="0" w:color="auto"/>
      </w:divBdr>
    </w:div>
    <w:div w:id="424302520">
      <w:bodyDiv w:val="1"/>
      <w:marLeft w:val="0"/>
      <w:marRight w:val="0"/>
      <w:marTop w:val="0"/>
      <w:marBottom w:val="0"/>
      <w:divBdr>
        <w:top w:val="none" w:sz="0" w:space="0" w:color="auto"/>
        <w:left w:val="none" w:sz="0" w:space="0" w:color="auto"/>
        <w:bottom w:val="none" w:sz="0" w:space="0" w:color="auto"/>
        <w:right w:val="none" w:sz="0" w:space="0" w:color="auto"/>
      </w:divBdr>
    </w:div>
    <w:div w:id="426080621">
      <w:bodyDiv w:val="1"/>
      <w:marLeft w:val="0"/>
      <w:marRight w:val="0"/>
      <w:marTop w:val="0"/>
      <w:marBottom w:val="0"/>
      <w:divBdr>
        <w:top w:val="none" w:sz="0" w:space="0" w:color="auto"/>
        <w:left w:val="none" w:sz="0" w:space="0" w:color="auto"/>
        <w:bottom w:val="none" w:sz="0" w:space="0" w:color="auto"/>
        <w:right w:val="none" w:sz="0" w:space="0" w:color="auto"/>
      </w:divBdr>
    </w:div>
    <w:div w:id="426275573">
      <w:bodyDiv w:val="1"/>
      <w:marLeft w:val="0"/>
      <w:marRight w:val="0"/>
      <w:marTop w:val="0"/>
      <w:marBottom w:val="0"/>
      <w:divBdr>
        <w:top w:val="none" w:sz="0" w:space="0" w:color="auto"/>
        <w:left w:val="none" w:sz="0" w:space="0" w:color="auto"/>
        <w:bottom w:val="none" w:sz="0" w:space="0" w:color="auto"/>
        <w:right w:val="none" w:sz="0" w:space="0" w:color="auto"/>
      </w:divBdr>
    </w:div>
    <w:div w:id="426852530">
      <w:bodyDiv w:val="1"/>
      <w:marLeft w:val="0"/>
      <w:marRight w:val="0"/>
      <w:marTop w:val="0"/>
      <w:marBottom w:val="0"/>
      <w:divBdr>
        <w:top w:val="none" w:sz="0" w:space="0" w:color="auto"/>
        <w:left w:val="none" w:sz="0" w:space="0" w:color="auto"/>
        <w:bottom w:val="none" w:sz="0" w:space="0" w:color="auto"/>
        <w:right w:val="none" w:sz="0" w:space="0" w:color="auto"/>
      </w:divBdr>
    </w:div>
    <w:div w:id="427504654">
      <w:bodyDiv w:val="1"/>
      <w:marLeft w:val="0"/>
      <w:marRight w:val="0"/>
      <w:marTop w:val="0"/>
      <w:marBottom w:val="0"/>
      <w:divBdr>
        <w:top w:val="none" w:sz="0" w:space="0" w:color="auto"/>
        <w:left w:val="none" w:sz="0" w:space="0" w:color="auto"/>
        <w:bottom w:val="none" w:sz="0" w:space="0" w:color="auto"/>
        <w:right w:val="none" w:sz="0" w:space="0" w:color="auto"/>
      </w:divBdr>
    </w:div>
    <w:div w:id="428356290">
      <w:bodyDiv w:val="1"/>
      <w:marLeft w:val="0"/>
      <w:marRight w:val="0"/>
      <w:marTop w:val="0"/>
      <w:marBottom w:val="0"/>
      <w:divBdr>
        <w:top w:val="none" w:sz="0" w:space="0" w:color="auto"/>
        <w:left w:val="none" w:sz="0" w:space="0" w:color="auto"/>
        <w:bottom w:val="none" w:sz="0" w:space="0" w:color="auto"/>
        <w:right w:val="none" w:sz="0" w:space="0" w:color="auto"/>
      </w:divBdr>
    </w:div>
    <w:div w:id="428476298">
      <w:bodyDiv w:val="1"/>
      <w:marLeft w:val="0"/>
      <w:marRight w:val="0"/>
      <w:marTop w:val="0"/>
      <w:marBottom w:val="0"/>
      <w:divBdr>
        <w:top w:val="none" w:sz="0" w:space="0" w:color="auto"/>
        <w:left w:val="none" w:sz="0" w:space="0" w:color="auto"/>
        <w:bottom w:val="none" w:sz="0" w:space="0" w:color="auto"/>
        <w:right w:val="none" w:sz="0" w:space="0" w:color="auto"/>
      </w:divBdr>
    </w:div>
    <w:div w:id="428694614">
      <w:bodyDiv w:val="1"/>
      <w:marLeft w:val="0"/>
      <w:marRight w:val="0"/>
      <w:marTop w:val="0"/>
      <w:marBottom w:val="0"/>
      <w:divBdr>
        <w:top w:val="none" w:sz="0" w:space="0" w:color="auto"/>
        <w:left w:val="none" w:sz="0" w:space="0" w:color="auto"/>
        <w:bottom w:val="none" w:sz="0" w:space="0" w:color="auto"/>
        <w:right w:val="none" w:sz="0" w:space="0" w:color="auto"/>
      </w:divBdr>
    </w:div>
    <w:div w:id="429009148">
      <w:bodyDiv w:val="1"/>
      <w:marLeft w:val="0"/>
      <w:marRight w:val="0"/>
      <w:marTop w:val="0"/>
      <w:marBottom w:val="0"/>
      <w:divBdr>
        <w:top w:val="none" w:sz="0" w:space="0" w:color="auto"/>
        <w:left w:val="none" w:sz="0" w:space="0" w:color="auto"/>
        <w:bottom w:val="none" w:sz="0" w:space="0" w:color="auto"/>
        <w:right w:val="none" w:sz="0" w:space="0" w:color="auto"/>
      </w:divBdr>
    </w:div>
    <w:div w:id="429130522">
      <w:bodyDiv w:val="1"/>
      <w:marLeft w:val="0"/>
      <w:marRight w:val="0"/>
      <w:marTop w:val="0"/>
      <w:marBottom w:val="0"/>
      <w:divBdr>
        <w:top w:val="none" w:sz="0" w:space="0" w:color="auto"/>
        <w:left w:val="none" w:sz="0" w:space="0" w:color="auto"/>
        <w:bottom w:val="none" w:sz="0" w:space="0" w:color="auto"/>
        <w:right w:val="none" w:sz="0" w:space="0" w:color="auto"/>
      </w:divBdr>
    </w:div>
    <w:div w:id="429352224">
      <w:bodyDiv w:val="1"/>
      <w:marLeft w:val="0"/>
      <w:marRight w:val="0"/>
      <w:marTop w:val="0"/>
      <w:marBottom w:val="0"/>
      <w:divBdr>
        <w:top w:val="none" w:sz="0" w:space="0" w:color="auto"/>
        <w:left w:val="none" w:sz="0" w:space="0" w:color="auto"/>
        <w:bottom w:val="none" w:sz="0" w:space="0" w:color="auto"/>
        <w:right w:val="none" w:sz="0" w:space="0" w:color="auto"/>
      </w:divBdr>
    </w:div>
    <w:div w:id="430004330">
      <w:bodyDiv w:val="1"/>
      <w:marLeft w:val="0"/>
      <w:marRight w:val="0"/>
      <w:marTop w:val="0"/>
      <w:marBottom w:val="0"/>
      <w:divBdr>
        <w:top w:val="none" w:sz="0" w:space="0" w:color="auto"/>
        <w:left w:val="none" w:sz="0" w:space="0" w:color="auto"/>
        <w:bottom w:val="none" w:sz="0" w:space="0" w:color="auto"/>
        <w:right w:val="none" w:sz="0" w:space="0" w:color="auto"/>
      </w:divBdr>
    </w:div>
    <w:div w:id="430469614">
      <w:bodyDiv w:val="1"/>
      <w:marLeft w:val="0"/>
      <w:marRight w:val="0"/>
      <w:marTop w:val="0"/>
      <w:marBottom w:val="0"/>
      <w:divBdr>
        <w:top w:val="none" w:sz="0" w:space="0" w:color="auto"/>
        <w:left w:val="none" w:sz="0" w:space="0" w:color="auto"/>
        <w:bottom w:val="none" w:sz="0" w:space="0" w:color="auto"/>
        <w:right w:val="none" w:sz="0" w:space="0" w:color="auto"/>
      </w:divBdr>
    </w:div>
    <w:div w:id="430786393">
      <w:bodyDiv w:val="1"/>
      <w:marLeft w:val="0"/>
      <w:marRight w:val="0"/>
      <w:marTop w:val="0"/>
      <w:marBottom w:val="0"/>
      <w:divBdr>
        <w:top w:val="none" w:sz="0" w:space="0" w:color="auto"/>
        <w:left w:val="none" w:sz="0" w:space="0" w:color="auto"/>
        <w:bottom w:val="none" w:sz="0" w:space="0" w:color="auto"/>
        <w:right w:val="none" w:sz="0" w:space="0" w:color="auto"/>
      </w:divBdr>
    </w:div>
    <w:div w:id="430855824">
      <w:bodyDiv w:val="1"/>
      <w:marLeft w:val="0"/>
      <w:marRight w:val="0"/>
      <w:marTop w:val="0"/>
      <w:marBottom w:val="0"/>
      <w:divBdr>
        <w:top w:val="none" w:sz="0" w:space="0" w:color="auto"/>
        <w:left w:val="none" w:sz="0" w:space="0" w:color="auto"/>
        <w:bottom w:val="none" w:sz="0" w:space="0" w:color="auto"/>
        <w:right w:val="none" w:sz="0" w:space="0" w:color="auto"/>
      </w:divBdr>
    </w:div>
    <w:div w:id="431364777">
      <w:bodyDiv w:val="1"/>
      <w:marLeft w:val="0"/>
      <w:marRight w:val="0"/>
      <w:marTop w:val="0"/>
      <w:marBottom w:val="0"/>
      <w:divBdr>
        <w:top w:val="none" w:sz="0" w:space="0" w:color="auto"/>
        <w:left w:val="none" w:sz="0" w:space="0" w:color="auto"/>
        <w:bottom w:val="none" w:sz="0" w:space="0" w:color="auto"/>
        <w:right w:val="none" w:sz="0" w:space="0" w:color="auto"/>
      </w:divBdr>
    </w:div>
    <w:div w:id="432358269">
      <w:bodyDiv w:val="1"/>
      <w:marLeft w:val="0"/>
      <w:marRight w:val="0"/>
      <w:marTop w:val="0"/>
      <w:marBottom w:val="0"/>
      <w:divBdr>
        <w:top w:val="none" w:sz="0" w:space="0" w:color="auto"/>
        <w:left w:val="none" w:sz="0" w:space="0" w:color="auto"/>
        <w:bottom w:val="none" w:sz="0" w:space="0" w:color="auto"/>
        <w:right w:val="none" w:sz="0" w:space="0" w:color="auto"/>
      </w:divBdr>
    </w:div>
    <w:div w:id="433013483">
      <w:bodyDiv w:val="1"/>
      <w:marLeft w:val="0"/>
      <w:marRight w:val="0"/>
      <w:marTop w:val="0"/>
      <w:marBottom w:val="0"/>
      <w:divBdr>
        <w:top w:val="none" w:sz="0" w:space="0" w:color="auto"/>
        <w:left w:val="none" w:sz="0" w:space="0" w:color="auto"/>
        <w:bottom w:val="none" w:sz="0" w:space="0" w:color="auto"/>
        <w:right w:val="none" w:sz="0" w:space="0" w:color="auto"/>
      </w:divBdr>
    </w:div>
    <w:div w:id="433526051">
      <w:bodyDiv w:val="1"/>
      <w:marLeft w:val="0"/>
      <w:marRight w:val="0"/>
      <w:marTop w:val="0"/>
      <w:marBottom w:val="0"/>
      <w:divBdr>
        <w:top w:val="none" w:sz="0" w:space="0" w:color="auto"/>
        <w:left w:val="none" w:sz="0" w:space="0" w:color="auto"/>
        <w:bottom w:val="none" w:sz="0" w:space="0" w:color="auto"/>
        <w:right w:val="none" w:sz="0" w:space="0" w:color="auto"/>
      </w:divBdr>
    </w:div>
    <w:div w:id="433785957">
      <w:bodyDiv w:val="1"/>
      <w:marLeft w:val="0"/>
      <w:marRight w:val="0"/>
      <w:marTop w:val="0"/>
      <w:marBottom w:val="0"/>
      <w:divBdr>
        <w:top w:val="none" w:sz="0" w:space="0" w:color="auto"/>
        <w:left w:val="none" w:sz="0" w:space="0" w:color="auto"/>
        <w:bottom w:val="none" w:sz="0" w:space="0" w:color="auto"/>
        <w:right w:val="none" w:sz="0" w:space="0" w:color="auto"/>
      </w:divBdr>
    </w:div>
    <w:div w:id="434401825">
      <w:bodyDiv w:val="1"/>
      <w:marLeft w:val="0"/>
      <w:marRight w:val="0"/>
      <w:marTop w:val="0"/>
      <w:marBottom w:val="0"/>
      <w:divBdr>
        <w:top w:val="none" w:sz="0" w:space="0" w:color="auto"/>
        <w:left w:val="none" w:sz="0" w:space="0" w:color="auto"/>
        <w:bottom w:val="none" w:sz="0" w:space="0" w:color="auto"/>
        <w:right w:val="none" w:sz="0" w:space="0" w:color="auto"/>
      </w:divBdr>
    </w:div>
    <w:div w:id="435096553">
      <w:bodyDiv w:val="1"/>
      <w:marLeft w:val="0"/>
      <w:marRight w:val="0"/>
      <w:marTop w:val="0"/>
      <w:marBottom w:val="0"/>
      <w:divBdr>
        <w:top w:val="none" w:sz="0" w:space="0" w:color="auto"/>
        <w:left w:val="none" w:sz="0" w:space="0" w:color="auto"/>
        <w:bottom w:val="none" w:sz="0" w:space="0" w:color="auto"/>
        <w:right w:val="none" w:sz="0" w:space="0" w:color="auto"/>
      </w:divBdr>
    </w:div>
    <w:div w:id="435247369">
      <w:bodyDiv w:val="1"/>
      <w:marLeft w:val="0"/>
      <w:marRight w:val="0"/>
      <w:marTop w:val="0"/>
      <w:marBottom w:val="0"/>
      <w:divBdr>
        <w:top w:val="none" w:sz="0" w:space="0" w:color="auto"/>
        <w:left w:val="none" w:sz="0" w:space="0" w:color="auto"/>
        <w:bottom w:val="none" w:sz="0" w:space="0" w:color="auto"/>
        <w:right w:val="none" w:sz="0" w:space="0" w:color="auto"/>
      </w:divBdr>
    </w:div>
    <w:div w:id="435247938">
      <w:bodyDiv w:val="1"/>
      <w:marLeft w:val="0"/>
      <w:marRight w:val="0"/>
      <w:marTop w:val="0"/>
      <w:marBottom w:val="0"/>
      <w:divBdr>
        <w:top w:val="none" w:sz="0" w:space="0" w:color="auto"/>
        <w:left w:val="none" w:sz="0" w:space="0" w:color="auto"/>
        <w:bottom w:val="none" w:sz="0" w:space="0" w:color="auto"/>
        <w:right w:val="none" w:sz="0" w:space="0" w:color="auto"/>
      </w:divBdr>
    </w:div>
    <w:div w:id="436216218">
      <w:bodyDiv w:val="1"/>
      <w:marLeft w:val="0"/>
      <w:marRight w:val="0"/>
      <w:marTop w:val="0"/>
      <w:marBottom w:val="0"/>
      <w:divBdr>
        <w:top w:val="none" w:sz="0" w:space="0" w:color="auto"/>
        <w:left w:val="none" w:sz="0" w:space="0" w:color="auto"/>
        <w:bottom w:val="none" w:sz="0" w:space="0" w:color="auto"/>
        <w:right w:val="none" w:sz="0" w:space="0" w:color="auto"/>
      </w:divBdr>
    </w:div>
    <w:div w:id="436485095">
      <w:bodyDiv w:val="1"/>
      <w:marLeft w:val="0"/>
      <w:marRight w:val="0"/>
      <w:marTop w:val="0"/>
      <w:marBottom w:val="0"/>
      <w:divBdr>
        <w:top w:val="none" w:sz="0" w:space="0" w:color="auto"/>
        <w:left w:val="none" w:sz="0" w:space="0" w:color="auto"/>
        <w:bottom w:val="none" w:sz="0" w:space="0" w:color="auto"/>
        <w:right w:val="none" w:sz="0" w:space="0" w:color="auto"/>
      </w:divBdr>
    </w:div>
    <w:div w:id="436559679">
      <w:bodyDiv w:val="1"/>
      <w:marLeft w:val="0"/>
      <w:marRight w:val="0"/>
      <w:marTop w:val="0"/>
      <w:marBottom w:val="0"/>
      <w:divBdr>
        <w:top w:val="none" w:sz="0" w:space="0" w:color="auto"/>
        <w:left w:val="none" w:sz="0" w:space="0" w:color="auto"/>
        <w:bottom w:val="none" w:sz="0" w:space="0" w:color="auto"/>
        <w:right w:val="none" w:sz="0" w:space="0" w:color="auto"/>
      </w:divBdr>
    </w:div>
    <w:div w:id="436757874">
      <w:bodyDiv w:val="1"/>
      <w:marLeft w:val="0"/>
      <w:marRight w:val="0"/>
      <w:marTop w:val="0"/>
      <w:marBottom w:val="0"/>
      <w:divBdr>
        <w:top w:val="none" w:sz="0" w:space="0" w:color="auto"/>
        <w:left w:val="none" w:sz="0" w:space="0" w:color="auto"/>
        <w:bottom w:val="none" w:sz="0" w:space="0" w:color="auto"/>
        <w:right w:val="none" w:sz="0" w:space="0" w:color="auto"/>
      </w:divBdr>
    </w:div>
    <w:div w:id="437452803">
      <w:bodyDiv w:val="1"/>
      <w:marLeft w:val="0"/>
      <w:marRight w:val="0"/>
      <w:marTop w:val="0"/>
      <w:marBottom w:val="0"/>
      <w:divBdr>
        <w:top w:val="none" w:sz="0" w:space="0" w:color="auto"/>
        <w:left w:val="none" w:sz="0" w:space="0" w:color="auto"/>
        <w:bottom w:val="none" w:sz="0" w:space="0" w:color="auto"/>
        <w:right w:val="none" w:sz="0" w:space="0" w:color="auto"/>
      </w:divBdr>
    </w:div>
    <w:div w:id="437603579">
      <w:bodyDiv w:val="1"/>
      <w:marLeft w:val="0"/>
      <w:marRight w:val="0"/>
      <w:marTop w:val="0"/>
      <w:marBottom w:val="0"/>
      <w:divBdr>
        <w:top w:val="none" w:sz="0" w:space="0" w:color="auto"/>
        <w:left w:val="none" w:sz="0" w:space="0" w:color="auto"/>
        <w:bottom w:val="none" w:sz="0" w:space="0" w:color="auto"/>
        <w:right w:val="none" w:sz="0" w:space="0" w:color="auto"/>
      </w:divBdr>
    </w:div>
    <w:div w:id="437869576">
      <w:bodyDiv w:val="1"/>
      <w:marLeft w:val="0"/>
      <w:marRight w:val="0"/>
      <w:marTop w:val="0"/>
      <w:marBottom w:val="0"/>
      <w:divBdr>
        <w:top w:val="none" w:sz="0" w:space="0" w:color="auto"/>
        <w:left w:val="none" w:sz="0" w:space="0" w:color="auto"/>
        <w:bottom w:val="none" w:sz="0" w:space="0" w:color="auto"/>
        <w:right w:val="none" w:sz="0" w:space="0" w:color="auto"/>
      </w:divBdr>
    </w:div>
    <w:div w:id="438186389">
      <w:bodyDiv w:val="1"/>
      <w:marLeft w:val="0"/>
      <w:marRight w:val="0"/>
      <w:marTop w:val="0"/>
      <w:marBottom w:val="0"/>
      <w:divBdr>
        <w:top w:val="none" w:sz="0" w:space="0" w:color="auto"/>
        <w:left w:val="none" w:sz="0" w:space="0" w:color="auto"/>
        <w:bottom w:val="none" w:sz="0" w:space="0" w:color="auto"/>
        <w:right w:val="none" w:sz="0" w:space="0" w:color="auto"/>
      </w:divBdr>
    </w:div>
    <w:div w:id="438724990">
      <w:bodyDiv w:val="1"/>
      <w:marLeft w:val="0"/>
      <w:marRight w:val="0"/>
      <w:marTop w:val="0"/>
      <w:marBottom w:val="0"/>
      <w:divBdr>
        <w:top w:val="none" w:sz="0" w:space="0" w:color="auto"/>
        <w:left w:val="none" w:sz="0" w:space="0" w:color="auto"/>
        <w:bottom w:val="none" w:sz="0" w:space="0" w:color="auto"/>
        <w:right w:val="none" w:sz="0" w:space="0" w:color="auto"/>
      </w:divBdr>
    </w:div>
    <w:div w:id="439226870">
      <w:bodyDiv w:val="1"/>
      <w:marLeft w:val="0"/>
      <w:marRight w:val="0"/>
      <w:marTop w:val="0"/>
      <w:marBottom w:val="0"/>
      <w:divBdr>
        <w:top w:val="none" w:sz="0" w:space="0" w:color="auto"/>
        <w:left w:val="none" w:sz="0" w:space="0" w:color="auto"/>
        <w:bottom w:val="none" w:sz="0" w:space="0" w:color="auto"/>
        <w:right w:val="none" w:sz="0" w:space="0" w:color="auto"/>
      </w:divBdr>
    </w:div>
    <w:div w:id="439640023">
      <w:bodyDiv w:val="1"/>
      <w:marLeft w:val="0"/>
      <w:marRight w:val="0"/>
      <w:marTop w:val="0"/>
      <w:marBottom w:val="0"/>
      <w:divBdr>
        <w:top w:val="none" w:sz="0" w:space="0" w:color="auto"/>
        <w:left w:val="none" w:sz="0" w:space="0" w:color="auto"/>
        <w:bottom w:val="none" w:sz="0" w:space="0" w:color="auto"/>
        <w:right w:val="none" w:sz="0" w:space="0" w:color="auto"/>
      </w:divBdr>
    </w:div>
    <w:div w:id="440302347">
      <w:bodyDiv w:val="1"/>
      <w:marLeft w:val="0"/>
      <w:marRight w:val="0"/>
      <w:marTop w:val="0"/>
      <w:marBottom w:val="0"/>
      <w:divBdr>
        <w:top w:val="none" w:sz="0" w:space="0" w:color="auto"/>
        <w:left w:val="none" w:sz="0" w:space="0" w:color="auto"/>
        <w:bottom w:val="none" w:sz="0" w:space="0" w:color="auto"/>
        <w:right w:val="none" w:sz="0" w:space="0" w:color="auto"/>
      </w:divBdr>
    </w:div>
    <w:div w:id="441191907">
      <w:bodyDiv w:val="1"/>
      <w:marLeft w:val="0"/>
      <w:marRight w:val="0"/>
      <w:marTop w:val="0"/>
      <w:marBottom w:val="0"/>
      <w:divBdr>
        <w:top w:val="none" w:sz="0" w:space="0" w:color="auto"/>
        <w:left w:val="none" w:sz="0" w:space="0" w:color="auto"/>
        <w:bottom w:val="none" w:sz="0" w:space="0" w:color="auto"/>
        <w:right w:val="none" w:sz="0" w:space="0" w:color="auto"/>
      </w:divBdr>
    </w:div>
    <w:div w:id="442307195">
      <w:bodyDiv w:val="1"/>
      <w:marLeft w:val="0"/>
      <w:marRight w:val="0"/>
      <w:marTop w:val="0"/>
      <w:marBottom w:val="0"/>
      <w:divBdr>
        <w:top w:val="none" w:sz="0" w:space="0" w:color="auto"/>
        <w:left w:val="none" w:sz="0" w:space="0" w:color="auto"/>
        <w:bottom w:val="none" w:sz="0" w:space="0" w:color="auto"/>
        <w:right w:val="none" w:sz="0" w:space="0" w:color="auto"/>
      </w:divBdr>
    </w:div>
    <w:div w:id="443161543">
      <w:bodyDiv w:val="1"/>
      <w:marLeft w:val="0"/>
      <w:marRight w:val="0"/>
      <w:marTop w:val="0"/>
      <w:marBottom w:val="0"/>
      <w:divBdr>
        <w:top w:val="none" w:sz="0" w:space="0" w:color="auto"/>
        <w:left w:val="none" w:sz="0" w:space="0" w:color="auto"/>
        <w:bottom w:val="none" w:sz="0" w:space="0" w:color="auto"/>
        <w:right w:val="none" w:sz="0" w:space="0" w:color="auto"/>
      </w:divBdr>
    </w:div>
    <w:div w:id="443814808">
      <w:bodyDiv w:val="1"/>
      <w:marLeft w:val="0"/>
      <w:marRight w:val="0"/>
      <w:marTop w:val="0"/>
      <w:marBottom w:val="0"/>
      <w:divBdr>
        <w:top w:val="none" w:sz="0" w:space="0" w:color="auto"/>
        <w:left w:val="none" w:sz="0" w:space="0" w:color="auto"/>
        <w:bottom w:val="none" w:sz="0" w:space="0" w:color="auto"/>
        <w:right w:val="none" w:sz="0" w:space="0" w:color="auto"/>
      </w:divBdr>
    </w:div>
    <w:div w:id="443965839">
      <w:bodyDiv w:val="1"/>
      <w:marLeft w:val="0"/>
      <w:marRight w:val="0"/>
      <w:marTop w:val="0"/>
      <w:marBottom w:val="0"/>
      <w:divBdr>
        <w:top w:val="none" w:sz="0" w:space="0" w:color="auto"/>
        <w:left w:val="none" w:sz="0" w:space="0" w:color="auto"/>
        <w:bottom w:val="none" w:sz="0" w:space="0" w:color="auto"/>
        <w:right w:val="none" w:sz="0" w:space="0" w:color="auto"/>
      </w:divBdr>
    </w:div>
    <w:div w:id="444080058">
      <w:bodyDiv w:val="1"/>
      <w:marLeft w:val="0"/>
      <w:marRight w:val="0"/>
      <w:marTop w:val="0"/>
      <w:marBottom w:val="0"/>
      <w:divBdr>
        <w:top w:val="none" w:sz="0" w:space="0" w:color="auto"/>
        <w:left w:val="none" w:sz="0" w:space="0" w:color="auto"/>
        <w:bottom w:val="none" w:sz="0" w:space="0" w:color="auto"/>
        <w:right w:val="none" w:sz="0" w:space="0" w:color="auto"/>
      </w:divBdr>
    </w:div>
    <w:div w:id="445471424">
      <w:bodyDiv w:val="1"/>
      <w:marLeft w:val="0"/>
      <w:marRight w:val="0"/>
      <w:marTop w:val="0"/>
      <w:marBottom w:val="0"/>
      <w:divBdr>
        <w:top w:val="none" w:sz="0" w:space="0" w:color="auto"/>
        <w:left w:val="none" w:sz="0" w:space="0" w:color="auto"/>
        <w:bottom w:val="none" w:sz="0" w:space="0" w:color="auto"/>
        <w:right w:val="none" w:sz="0" w:space="0" w:color="auto"/>
      </w:divBdr>
    </w:div>
    <w:div w:id="445731113">
      <w:bodyDiv w:val="1"/>
      <w:marLeft w:val="0"/>
      <w:marRight w:val="0"/>
      <w:marTop w:val="0"/>
      <w:marBottom w:val="0"/>
      <w:divBdr>
        <w:top w:val="none" w:sz="0" w:space="0" w:color="auto"/>
        <w:left w:val="none" w:sz="0" w:space="0" w:color="auto"/>
        <w:bottom w:val="none" w:sz="0" w:space="0" w:color="auto"/>
        <w:right w:val="none" w:sz="0" w:space="0" w:color="auto"/>
      </w:divBdr>
    </w:div>
    <w:div w:id="446894825">
      <w:bodyDiv w:val="1"/>
      <w:marLeft w:val="0"/>
      <w:marRight w:val="0"/>
      <w:marTop w:val="0"/>
      <w:marBottom w:val="0"/>
      <w:divBdr>
        <w:top w:val="none" w:sz="0" w:space="0" w:color="auto"/>
        <w:left w:val="none" w:sz="0" w:space="0" w:color="auto"/>
        <w:bottom w:val="none" w:sz="0" w:space="0" w:color="auto"/>
        <w:right w:val="none" w:sz="0" w:space="0" w:color="auto"/>
      </w:divBdr>
    </w:div>
    <w:div w:id="447159394">
      <w:bodyDiv w:val="1"/>
      <w:marLeft w:val="0"/>
      <w:marRight w:val="0"/>
      <w:marTop w:val="0"/>
      <w:marBottom w:val="0"/>
      <w:divBdr>
        <w:top w:val="none" w:sz="0" w:space="0" w:color="auto"/>
        <w:left w:val="none" w:sz="0" w:space="0" w:color="auto"/>
        <w:bottom w:val="none" w:sz="0" w:space="0" w:color="auto"/>
        <w:right w:val="none" w:sz="0" w:space="0" w:color="auto"/>
      </w:divBdr>
    </w:div>
    <w:div w:id="447966325">
      <w:bodyDiv w:val="1"/>
      <w:marLeft w:val="0"/>
      <w:marRight w:val="0"/>
      <w:marTop w:val="0"/>
      <w:marBottom w:val="0"/>
      <w:divBdr>
        <w:top w:val="none" w:sz="0" w:space="0" w:color="auto"/>
        <w:left w:val="none" w:sz="0" w:space="0" w:color="auto"/>
        <w:bottom w:val="none" w:sz="0" w:space="0" w:color="auto"/>
        <w:right w:val="none" w:sz="0" w:space="0" w:color="auto"/>
      </w:divBdr>
    </w:div>
    <w:div w:id="448163549">
      <w:bodyDiv w:val="1"/>
      <w:marLeft w:val="0"/>
      <w:marRight w:val="0"/>
      <w:marTop w:val="0"/>
      <w:marBottom w:val="0"/>
      <w:divBdr>
        <w:top w:val="none" w:sz="0" w:space="0" w:color="auto"/>
        <w:left w:val="none" w:sz="0" w:space="0" w:color="auto"/>
        <w:bottom w:val="none" w:sz="0" w:space="0" w:color="auto"/>
        <w:right w:val="none" w:sz="0" w:space="0" w:color="auto"/>
      </w:divBdr>
    </w:div>
    <w:div w:id="448282442">
      <w:bodyDiv w:val="1"/>
      <w:marLeft w:val="0"/>
      <w:marRight w:val="0"/>
      <w:marTop w:val="0"/>
      <w:marBottom w:val="0"/>
      <w:divBdr>
        <w:top w:val="none" w:sz="0" w:space="0" w:color="auto"/>
        <w:left w:val="none" w:sz="0" w:space="0" w:color="auto"/>
        <w:bottom w:val="none" w:sz="0" w:space="0" w:color="auto"/>
        <w:right w:val="none" w:sz="0" w:space="0" w:color="auto"/>
      </w:divBdr>
    </w:div>
    <w:div w:id="448594845">
      <w:bodyDiv w:val="1"/>
      <w:marLeft w:val="0"/>
      <w:marRight w:val="0"/>
      <w:marTop w:val="0"/>
      <w:marBottom w:val="0"/>
      <w:divBdr>
        <w:top w:val="none" w:sz="0" w:space="0" w:color="auto"/>
        <w:left w:val="none" w:sz="0" w:space="0" w:color="auto"/>
        <w:bottom w:val="none" w:sz="0" w:space="0" w:color="auto"/>
        <w:right w:val="none" w:sz="0" w:space="0" w:color="auto"/>
      </w:divBdr>
    </w:div>
    <w:div w:id="449209323">
      <w:bodyDiv w:val="1"/>
      <w:marLeft w:val="0"/>
      <w:marRight w:val="0"/>
      <w:marTop w:val="0"/>
      <w:marBottom w:val="0"/>
      <w:divBdr>
        <w:top w:val="none" w:sz="0" w:space="0" w:color="auto"/>
        <w:left w:val="none" w:sz="0" w:space="0" w:color="auto"/>
        <w:bottom w:val="none" w:sz="0" w:space="0" w:color="auto"/>
        <w:right w:val="none" w:sz="0" w:space="0" w:color="auto"/>
      </w:divBdr>
    </w:div>
    <w:div w:id="449320783">
      <w:bodyDiv w:val="1"/>
      <w:marLeft w:val="0"/>
      <w:marRight w:val="0"/>
      <w:marTop w:val="0"/>
      <w:marBottom w:val="0"/>
      <w:divBdr>
        <w:top w:val="none" w:sz="0" w:space="0" w:color="auto"/>
        <w:left w:val="none" w:sz="0" w:space="0" w:color="auto"/>
        <w:bottom w:val="none" w:sz="0" w:space="0" w:color="auto"/>
        <w:right w:val="none" w:sz="0" w:space="0" w:color="auto"/>
      </w:divBdr>
    </w:div>
    <w:div w:id="449322098">
      <w:bodyDiv w:val="1"/>
      <w:marLeft w:val="0"/>
      <w:marRight w:val="0"/>
      <w:marTop w:val="0"/>
      <w:marBottom w:val="0"/>
      <w:divBdr>
        <w:top w:val="none" w:sz="0" w:space="0" w:color="auto"/>
        <w:left w:val="none" w:sz="0" w:space="0" w:color="auto"/>
        <w:bottom w:val="none" w:sz="0" w:space="0" w:color="auto"/>
        <w:right w:val="none" w:sz="0" w:space="0" w:color="auto"/>
      </w:divBdr>
    </w:div>
    <w:div w:id="450129919">
      <w:bodyDiv w:val="1"/>
      <w:marLeft w:val="0"/>
      <w:marRight w:val="0"/>
      <w:marTop w:val="0"/>
      <w:marBottom w:val="0"/>
      <w:divBdr>
        <w:top w:val="none" w:sz="0" w:space="0" w:color="auto"/>
        <w:left w:val="none" w:sz="0" w:space="0" w:color="auto"/>
        <w:bottom w:val="none" w:sz="0" w:space="0" w:color="auto"/>
        <w:right w:val="none" w:sz="0" w:space="0" w:color="auto"/>
      </w:divBdr>
    </w:div>
    <w:div w:id="450589104">
      <w:bodyDiv w:val="1"/>
      <w:marLeft w:val="0"/>
      <w:marRight w:val="0"/>
      <w:marTop w:val="0"/>
      <w:marBottom w:val="0"/>
      <w:divBdr>
        <w:top w:val="none" w:sz="0" w:space="0" w:color="auto"/>
        <w:left w:val="none" w:sz="0" w:space="0" w:color="auto"/>
        <w:bottom w:val="none" w:sz="0" w:space="0" w:color="auto"/>
        <w:right w:val="none" w:sz="0" w:space="0" w:color="auto"/>
      </w:divBdr>
    </w:div>
    <w:div w:id="450633868">
      <w:bodyDiv w:val="1"/>
      <w:marLeft w:val="0"/>
      <w:marRight w:val="0"/>
      <w:marTop w:val="0"/>
      <w:marBottom w:val="0"/>
      <w:divBdr>
        <w:top w:val="none" w:sz="0" w:space="0" w:color="auto"/>
        <w:left w:val="none" w:sz="0" w:space="0" w:color="auto"/>
        <w:bottom w:val="none" w:sz="0" w:space="0" w:color="auto"/>
        <w:right w:val="none" w:sz="0" w:space="0" w:color="auto"/>
      </w:divBdr>
    </w:div>
    <w:div w:id="451050482">
      <w:bodyDiv w:val="1"/>
      <w:marLeft w:val="0"/>
      <w:marRight w:val="0"/>
      <w:marTop w:val="0"/>
      <w:marBottom w:val="0"/>
      <w:divBdr>
        <w:top w:val="none" w:sz="0" w:space="0" w:color="auto"/>
        <w:left w:val="none" w:sz="0" w:space="0" w:color="auto"/>
        <w:bottom w:val="none" w:sz="0" w:space="0" w:color="auto"/>
        <w:right w:val="none" w:sz="0" w:space="0" w:color="auto"/>
      </w:divBdr>
    </w:div>
    <w:div w:id="452291775">
      <w:bodyDiv w:val="1"/>
      <w:marLeft w:val="0"/>
      <w:marRight w:val="0"/>
      <w:marTop w:val="0"/>
      <w:marBottom w:val="0"/>
      <w:divBdr>
        <w:top w:val="none" w:sz="0" w:space="0" w:color="auto"/>
        <w:left w:val="none" w:sz="0" w:space="0" w:color="auto"/>
        <w:bottom w:val="none" w:sz="0" w:space="0" w:color="auto"/>
        <w:right w:val="none" w:sz="0" w:space="0" w:color="auto"/>
      </w:divBdr>
    </w:div>
    <w:div w:id="452481806">
      <w:bodyDiv w:val="1"/>
      <w:marLeft w:val="0"/>
      <w:marRight w:val="0"/>
      <w:marTop w:val="0"/>
      <w:marBottom w:val="0"/>
      <w:divBdr>
        <w:top w:val="none" w:sz="0" w:space="0" w:color="auto"/>
        <w:left w:val="none" w:sz="0" w:space="0" w:color="auto"/>
        <w:bottom w:val="none" w:sz="0" w:space="0" w:color="auto"/>
        <w:right w:val="none" w:sz="0" w:space="0" w:color="auto"/>
      </w:divBdr>
    </w:div>
    <w:div w:id="452554616">
      <w:bodyDiv w:val="1"/>
      <w:marLeft w:val="0"/>
      <w:marRight w:val="0"/>
      <w:marTop w:val="0"/>
      <w:marBottom w:val="0"/>
      <w:divBdr>
        <w:top w:val="none" w:sz="0" w:space="0" w:color="auto"/>
        <w:left w:val="none" w:sz="0" w:space="0" w:color="auto"/>
        <w:bottom w:val="none" w:sz="0" w:space="0" w:color="auto"/>
        <w:right w:val="none" w:sz="0" w:space="0" w:color="auto"/>
      </w:divBdr>
    </w:div>
    <w:div w:id="452942172">
      <w:bodyDiv w:val="1"/>
      <w:marLeft w:val="0"/>
      <w:marRight w:val="0"/>
      <w:marTop w:val="0"/>
      <w:marBottom w:val="0"/>
      <w:divBdr>
        <w:top w:val="none" w:sz="0" w:space="0" w:color="auto"/>
        <w:left w:val="none" w:sz="0" w:space="0" w:color="auto"/>
        <w:bottom w:val="none" w:sz="0" w:space="0" w:color="auto"/>
        <w:right w:val="none" w:sz="0" w:space="0" w:color="auto"/>
      </w:divBdr>
    </w:div>
    <w:div w:id="453213117">
      <w:bodyDiv w:val="1"/>
      <w:marLeft w:val="0"/>
      <w:marRight w:val="0"/>
      <w:marTop w:val="0"/>
      <w:marBottom w:val="0"/>
      <w:divBdr>
        <w:top w:val="none" w:sz="0" w:space="0" w:color="auto"/>
        <w:left w:val="none" w:sz="0" w:space="0" w:color="auto"/>
        <w:bottom w:val="none" w:sz="0" w:space="0" w:color="auto"/>
        <w:right w:val="none" w:sz="0" w:space="0" w:color="auto"/>
      </w:divBdr>
    </w:div>
    <w:div w:id="453329738">
      <w:bodyDiv w:val="1"/>
      <w:marLeft w:val="0"/>
      <w:marRight w:val="0"/>
      <w:marTop w:val="0"/>
      <w:marBottom w:val="0"/>
      <w:divBdr>
        <w:top w:val="none" w:sz="0" w:space="0" w:color="auto"/>
        <w:left w:val="none" w:sz="0" w:space="0" w:color="auto"/>
        <w:bottom w:val="none" w:sz="0" w:space="0" w:color="auto"/>
        <w:right w:val="none" w:sz="0" w:space="0" w:color="auto"/>
      </w:divBdr>
    </w:div>
    <w:div w:id="454713371">
      <w:bodyDiv w:val="1"/>
      <w:marLeft w:val="0"/>
      <w:marRight w:val="0"/>
      <w:marTop w:val="0"/>
      <w:marBottom w:val="0"/>
      <w:divBdr>
        <w:top w:val="none" w:sz="0" w:space="0" w:color="auto"/>
        <w:left w:val="none" w:sz="0" w:space="0" w:color="auto"/>
        <w:bottom w:val="none" w:sz="0" w:space="0" w:color="auto"/>
        <w:right w:val="none" w:sz="0" w:space="0" w:color="auto"/>
      </w:divBdr>
    </w:div>
    <w:div w:id="454910088">
      <w:bodyDiv w:val="1"/>
      <w:marLeft w:val="0"/>
      <w:marRight w:val="0"/>
      <w:marTop w:val="0"/>
      <w:marBottom w:val="0"/>
      <w:divBdr>
        <w:top w:val="none" w:sz="0" w:space="0" w:color="auto"/>
        <w:left w:val="none" w:sz="0" w:space="0" w:color="auto"/>
        <w:bottom w:val="none" w:sz="0" w:space="0" w:color="auto"/>
        <w:right w:val="none" w:sz="0" w:space="0" w:color="auto"/>
      </w:divBdr>
    </w:div>
    <w:div w:id="454981181">
      <w:bodyDiv w:val="1"/>
      <w:marLeft w:val="0"/>
      <w:marRight w:val="0"/>
      <w:marTop w:val="0"/>
      <w:marBottom w:val="0"/>
      <w:divBdr>
        <w:top w:val="none" w:sz="0" w:space="0" w:color="auto"/>
        <w:left w:val="none" w:sz="0" w:space="0" w:color="auto"/>
        <w:bottom w:val="none" w:sz="0" w:space="0" w:color="auto"/>
        <w:right w:val="none" w:sz="0" w:space="0" w:color="auto"/>
      </w:divBdr>
    </w:div>
    <w:div w:id="455099285">
      <w:bodyDiv w:val="1"/>
      <w:marLeft w:val="0"/>
      <w:marRight w:val="0"/>
      <w:marTop w:val="0"/>
      <w:marBottom w:val="0"/>
      <w:divBdr>
        <w:top w:val="none" w:sz="0" w:space="0" w:color="auto"/>
        <w:left w:val="none" w:sz="0" w:space="0" w:color="auto"/>
        <w:bottom w:val="none" w:sz="0" w:space="0" w:color="auto"/>
        <w:right w:val="none" w:sz="0" w:space="0" w:color="auto"/>
      </w:divBdr>
    </w:div>
    <w:div w:id="455950162">
      <w:bodyDiv w:val="1"/>
      <w:marLeft w:val="0"/>
      <w:marRight w:val="0"/>
      <w:marTop w:val="0"/>
      <w:marBottom w:val="0"/>
      <w:divBdr>
        <w:top w:val="none" w:sz="0" w:space="0" w:color="auto"/>
        <w:left w:val="none" w:sz="0" w:space="0" w:color="auto"/>
        <w:bottom w:val="none" w:sz="0" w:space="0" w:color="auto"/>
        <w:right w:val="none" w:sz="0" w:space="0" w:color="auto"/>
      </w:divBdr>
    </w:div>
    <w:div w:id="456607915">
      <w:bodyDiv w:val="1"/>
      <w:marLeft w:val="0"/>
      <w:marRight w:val="0"/>
      <w:marTop w:val="0"/>
      <w:marBottom w:val="0"/>
      <w:divBdr>
        <w:top w:val="none" w:sz="0" w:space="0" w:color="auto"/>
        <w:left w:val="none" w:sz="0" w:space="0" w:color="auto"/>
        <w:bottom w:val="none" w:sz="0" w:space="0" w:color="auto"/>
        <w:right w:val="none" w:sz="0" w:space="0" w:color="auto"/>
      </w:divBdr>
    </w:div>
    <w:div w:id="456870752">
      <w:bodyDiv w:val="1"/>
      <w:marLeft w:val="0"/>
      <w:marRight w:val="0"/>
      <w:marTop w:val="0"/>
      <w:marBottom w:val="0"/>
      <w:divBdr>
        <w:top w:val="none" w:sz="0" w:space="0" w:color="auto"/>
        <w:left w:val="none" w:sz="0" w:space="0" w:color="auto"/>
        <w:bottom w:val="none" w:sz="0" w:space="0" w:color="auto"/>
        <w:right w:val="none" w:sz="0" w:space="0" w:color="auto"/>
      </w:divBdr>
    </w:div>
    <w:div w:id="456919886">
      <w:bodyDiv w:val="1"/>
      <w:marLeft w:val="0"/>
      <w:marRight w:val="0"/>
      <w:marTop w:val="0"/>
      <w:marBottom w:val="0"/>
      <w:divBdr>
        <w:top w:val="none" w:sz="0" w:space="0" w:color="auto"/>
        <w:left w:val="none" w:sz="0" w:space="0" w:color="auto"/>
        <w:bottom w:val="none" w:sz="0" w:space="0" w:color="auto"/>
        <w:right w:val="none" w:sz="0" w:space="0" w:color="auto"/>
      </w:divBdr>
    </w:div>
    <w:div w:id="456947691">
      <w:bodyDiv w:val="1"/>
      <w:marLeft w:val="0"/>
      <w:marRight w:val="0"/>
      <w:marTop w:val="0"/>
      <w:marBottom w:val="0"/>
      <w:divBdr>
        <w:top w:val="none" w:sz="0" w:space="0" w:color="auto"/>
        <w:left w:val="none" w:sz="0" w:space="0" w:color="auto"/>
        <w:bottom w:val="none" w:sz="0" w:space="0" w:color="auto"/>
        <w:right w:val="none" w:sz="0" w:space="0" w:color="auto"/>
      </w:divBdr>
    </w:div>
    <w:div w:id="457259571">
      <w:bodyDiv w:val="1"/>
      <w:marLeft w:val="0"/>
      <w:marRight w:val="0"/>
      <w:marTop w:val="0"/>
      <w:marBottom w:val="0"/>
      <w:divBdr>
        <w:top w:val="none" w:sz="0" w:space="0" w:color="auto"/>
        <w:left w:val="none" w:sz="0" w:space="0" w:color="auto"/>
        <w:bottom w:val="none" w:sz="0" w:space="0" w:color="auto"/>
        <w:right w:val="none" w:sz="0" w:space="0" w:color="auto"/>
      </w:divBdr>
    </w:div>
    <w:div w:id="457794724">
      <w:bodyDiv w:val="1"/>
      <w:marLeft w:val="0"/>
      <w:marRight w:val="0"/>
      <w:marTop w:val="0"/>
      <w:marBottom w:val="0"/>
      <w:divBdr>
        <w:top w:val="none" w:sz="0" w:space="0" w:color="auto"/>
        <w:left w:val="none" w:sz="0" w:space="0" w:color="auto"/>
        <w:bottom w:val="none" w:sz="0" w:space="0" w:color="auto"/>
        <w:right w:val="none" w:sz="0" w:space="0" w:color="auto"/>
      </w:divBdr>
    </w:div>
    <w:div w:id="458110142">
      <w:bodyDiv w:val="1"/>
      <w:marLeft w:val="0"/>
      <w:marRight w:val="0"/>
      <w:marTop w:val="0"/>
      <w:marBottom w:val="0"/>
      <w:divBdr>
        <w:top w:val="none" w:sz="0" w:space="0" w:color="auto"/>
        <w:left w:val="none" w:sz="0" w:space="0" w:color="auto"/>
        <w:bottom w:val="none" w:sz="0" w:space="0" w:color="auto"/>
        <w:right w:val="none" w:sz="0" w:space="0" w:color="auto"/>
      </w:divBdr>
    </w:div>
    <w:div w:id="458498114">
      <w:bodyDiv w:val="1"/>
      <w:marLeft w:val="0"/>
      <w:marRight w:val="0"/>
      <w:marTop w:val="0"/>
      <w:marBottom w:val="0"/>
      <w:divBdr>
        <w:top w:val="none" w:sz="0" w:space="0" w:color="auto"/>
        <w:left w:val="none" w:sz="0" w:space="0" w:color="auto"/>
        <w:bottom w:val="none" w:sz="0" w:space="0" w:color="auto"/>
        <w:right w:val="none" w:sz="0" w:space="0" w:color="auto"/>
      </w:divBdr>
    </w:div>
    <w:div w:id="458568401">
      <w:bodyDiv w:val="1"/>
      <w:marLeft w:val="0"/>
      <w:marRight w:val="0"/>
      <w:marTop w:val="0"/>
      <w:marBottom w:val="0"/>
      <w:divBdr>
        <w:top w:val="none" w:sz="0" w:space="0" w:color="auto"/>
        <w:left w:val="none" w:sz="0" w:space="0" w:color="auto"/>
        <w:bottom w:val="none" w:sz="0" w:space="0" w:color="auto"/>
        <w:right w:val="none" w:sz="0" w:space="0" w:color="auto"/>
      </w:divBdr>
    </w:div>
    <w:div w:id="458914300">
      <w:bodyDiv w:val="1"/>
      <w:marLeft w:val="0"/>
      <w:marRight w:val="0"/>
      <w:marTop w:val="0"/>
      <w:marBottom w:val="0"/>
      <w:divBdr>
        <w:top w:val="none" w:sz="0" w:space="0" w:color="auto"/>
        <w:left w:val="none" w:sz="0" w:space="0" w:color="auto"/>
        <w:bottom w:val="none" w:sz="0" w:space="0" w:color="auto"/>
        <w:right w:val="none" w:sz="0" w:space="0" w:color="auto"/>
      </w:divBdr>
    </w:div>
    <w:div w:id="459418590">
      <w:bodyDiv w:val="1"/>
      <w:marLeft w:val="0"/>
      <w:marRight w:val="0"/>
      <w:marTop w:val="0"/>
      <w:marBottom w:val="0"/>
      <w:divBdr>
        <w:top w:val="none" w:sz="0" w:space="0" w:color="auto"/>
        <w:left w:val="none" w:sz="0" w:space="0" w:color="auto"/>
        <w:bottom w:val="none" w:sz="0" w:space="0" w:color="auto"/>
        <w:right w:val="none" w:sz="0" w:space="0" w:color="auto"/>
      </w:divBdr>
    </w:div>
    <w:div w:id="459542437">
      <w:bodyDiv w:val="1"/>
      <w:marLeft w:val="0"/>
      <w:marRight w:val="0"/>
      <w:marTop w:val="0"/>
      <w:marBottom w:val="0"/>
      <w:divBdr>
        <w:top w:val="none" w:sz="0" w:space="0" w:color="auto"/>
        <w:left w:val="none" w:sz="0" w:space="0" w:color="auto"/>
        <w:bottom w:val="none" w:sz="0" w:space="0" w:color="auto"/>
        <w:right w:val="none" w:sz="0" w:space="0" w:color="auto"/>
      </w:divBdr>
    </w:div>
    <w:div w:id="459543079">
      <w:bodyDiv w:val="1"/>
      <w:marLeft w:val="0"/>
      <w:marRight w:val="0"/>
      <w:marTop w:val="0"/>
      <w:marBottom w:val="0"/>
      <w:divBdr>
        <w:top w:val="none" w:sz="0" w:space="0" w:color="auto"/>
        <w:left w:val="none" w:sz="0" w:space="0" w:color="auto"/>
        <w:bottom w:val="none" w:sz="0" w:space="0" w:color="auto"/>
        <w:right w:val="none" w:sz="0" w:space="0" w:color="auto"/>
      </w:divBdr>
    </w:div>
    <w:div w:id="460028715">
      <w:bodyDiv w:val="1"/>
      <w:marLeft w:val="0"/>
      <w:marRight w:val="0"/>
      <w:marTop w:val="0"/>
      <w:marBottom w:val="0"/>
      <w:divBdr>
        <w:top w:val="none" w:sz="0" w:space="0" w:color="auto"/>
        <w:left w:val="none" w:sz="0" w:space="0" w:color="auto"/>
        <w:bottom w:val="none" w:sz="0" w:space="0" w:color="auto"/>
        <w:right w:val="none" w:sz="0" w:space="0" w:color="auto"/>
      </w:divBdr>
    </w:div>
    <w:div w:id="460538009">
      <w:bodyDiv w:val="1"/>
      <w:marLeft w:val="0"/>
      <w:marRight w:val="0"/>
      <w:marTop w:val="0"/>
      <w:marBottom w:val="0"/>
      <w:divBdr>
        <w:top w:val="none" w:sz="0" w:space="0" w:color="auto"/>
        <w:left w:val="none" w:sz="0" w:space="0" w:color="auto"/>
        <w:bottom w:val="none" w:sz="0" w:space="0" w:color="auto"/>
        <w:right w:val="none" w:sz="0" w:space="0" w:color="auto"/>
      </w:divBdr>
    </w:div>
    <w:div w:id="460612265">
      <w:bodyDiv w:val="1"/>
      <w:marLeft w:val="0"/>
      <w:marRight w:val="0"/>
      <w:marTop w:val="0"/>
      <w:marBottom w:val="0"/>
      <w:divBdr>
        <w:top w:val="none" w:sz="0" w:space="0" w:color="auto"/>
        <w:left w:val="none" w:sz="0" w:space="0" w:color="auto"/>
        <w:bottom w:val="none" w:sz="0" w:space="0" w:color="auto"/>
        <w:right w:val="none" w:sz="0" w:space="0" w:color="auto"/>
      </w:divBdr>
    </w:div>
    <w:div w:id="461076632">
      <w:bodyDiv w:val="1"/>
      <w:marLeft w:val="0"/>
      <w:marRight w:val="0"/>
      <w:marTop w:val="0"/>
      <w:marBottom w:val="0"/>
      <w:divBdr>
        <w:top w:val="none" w:sz="0" w:space="0" w:color="auto"/>
        <w:left w:val="none" w:sz="0" w:space="0" w:color="auto"/>
        <w:bottom w:val="none" w:sz="0" w:space="0" w:color="auto"/>
        <w:right w:val="none" w:sz="0" w:space="0" w:color="auto"/>
      </w:divBdr>
    </w:div>
    <w:div w:id="461193618">
      <w:bodyDiv w:val="1"/>
      <w:marLeft w:val="0"/>
      <w:marRight w:val="0"/>
      <w:marTop w:val="0"/>
      <w:marBottom w:val="0"/>
      <w:divBdr>
        <w:top w:val="none" w:sz="0" w:space="0" w:color="auto"/>
        <w:left w:val="none" w:sz="0" w:space="0" w:color="auto"/>
        <w:bottom w:val="none" w:sz="0" w:space="0" w:color="auto"/>
        <w:right w:val="none" w:sz="0" w:space="0" w:color="auto"/>
      </w:divBdr>
    </w:div>
    <w:div w:id="461458373">
      <w:bodyDiv w:val="1"/>
      <w:marLeft w:val="0"/>
      <w:marRight w:val="0"/>
      <w:marTop w:val="0"/>
      <w:marBottom w:val="0"/>
      <w:divBdr>
        <w:top w:val="none" w:sz="0" w:space="0" w:color="auto"/>
        <w:left w:val="none" w:sz="0" w:space="0" w:color="auto"/>
        <w:bottom w:val="none" w:sz="0" w:space="0" w:color="auto"/>
        <w:right w:val="none" w:sz="0" w:space="0" w:color="auto"/>
      </w:divBdr>
    </w:div>
    <w:div w:id="461507678">
      <w:bodyDiv w:val="1"/>
      <w:marLeft w:val="0"/>
      <w:marRight w:val="0"/>
      <w:marTop w:val="0"/>
      <w:marBottom w:val="0"/>
      <w:divBdr>
        <w:top w:val="none" w:sz="0" w:space="0" w:color="auto"/>
        <w:left w:val="none" w:sz="0" w:space="0" w:color="auto"/>
        <w:bottom w:val="none" w:sz="0" w:space="0" w:color="auto"/>
        <w:right w:val="none" w:sz="0" w:space="0" w:color="auto"/>
      </w:divBdr>
    </w:div>
    <w:div w:id="461927143">
      <w:bodyDiv w:val="1"/>
      <w:marLeft w:val="0"/>
      <w:marRight w:val="0"/>
      <w:marTop w:val="0"/>
      <w:marBottom w:val="0"/>
      <w:divBdr>
        <w:top w:val="none" w:sz="0" w:space="0" w:color="auto"/>
        <w:left w:val="none" w:sz="0" w:space="0" w:color="auto"/>
        <w:bottom w:val="none" w:sz="0" w:space="0" w:color="auto"/>
        <w:right w:val="none" w:sz="0" w:space="0" w:color="auto"/>
      </w:divBdr>
    </w:div>
    <w:div w:id="462113747">
      <w:bodyDiv w:val="1"/>
      <w:marLeft w:val="0"/>
      <w:marRight w:val="0"/>
      <w:marTop w:val="0"/>
      <w:marBottom w:val="0"/>
      <w:divBdr>
        <w:top w:val="none" w:sz="0" w:space="0" w:color="auto"/>
        <w:left w:val="none" w:sz="0" w:space="0" w:color="auto"/>
        <w:bottom w:val="none" w:sz="0" w:space="0" w:color="auto"/>
        <w:right w:val="none" w:sz="0" w:space="0" w:color="auto"/>
      </w:divBdr>
    </w:div>
    <w:div w:id="462118404">
      <w:bodyDiv w:val="1"/>
      <w:marLeft w:val="0"/>
      <w:marRight w:val="0"/>
      <w:marTop w:val="0"/>
      <w:marBottom w:val="0"/>
      <w:divBdr>
        <w:top w:val="none" w:sz="0" w:space="0" w:color="auto"/>
        <w:left w:val="none" w:sz="0" w:space="0" w:color="auto"/>
        <w:bottom w:val="none" w:sz="0" w:space="0" w:color="auto"/>
        <w:right w:val="none" w:sz="0" w:space="0" w:color="auto"/>
      </w:divBdr>
    </w:div>
    <w:div w:id="462235538">
      <w:bodyDiv w:val="1"/>
      <w:marLeft w:val="0"/>
      <w:marRight w:val="0"/>
      <w:marTop w:val="0"/>
      <w:marBottom w:val="0"/>
      <w:divBdr>
        <w:top w:val="none" w:sz="0" w:space="0" w:color="auto"/>
        <w:left w:val="none" w:sz="0" w:space="0" w:color="auto"/>
        <w:bottom w:val="none" w:sz="0" w:space="0" w:color="auto"/>
        <w:right w:val="none" w:sz="0" w:space="0" w:color="auto"/>
      </w:divBdr>
    </w:div>
    <w:div w:id="462385888">
      <w:bodyDiv w:val="1"/>
      <w:marLeft w:val="0"/>
      <w:marRight w:val="0"/>
      <w:marTop w:val="0"/>
      <w:marBottom w:val="0"/>
      <w:divBdr>
        <w:top w:val="none" w:sz="0" w:space="0" w:color="auto"/>
        <w:left w:val="none" w:sz="0" w:space="0" w:color="auto"/>
        <w:bottom w:val="none" w:sz="0" w:space="0" w:color="auto"/>
        <w:right w:val="none" w:sz="0" w:space="0" w:color="auto"/>
      </w:divBdr>
    </w:div>
    <w:div w:id="462693889">
      <w:bodyDiv w:val="1"/>
      <w:marLeft w:val="0"/>
      <w:marRight w:val="0"/>
      <w:marTop w:val="0"/>
      <w:marBottom w:val="0"/>
      <w:divBdr>
        <w:top w:val="none" w:sz="0" w:space="0" w:color="auto"/>
        <w:left w:val="none" w:sz="0" w:space="0" w:color="auto"/>
        <w:bottom w:val="none" w:sz="0" w:space="0" w:color="auto"/>
        <w:right w:val="none" w:sz="0" w:space="0" w:color="auto"/>
      </w:divBdr>
    </w:div>
    <w:div w:id="462772924">
      <w:bodyDiv w:val="1"/>
      <w:marLeft w:val="0"/>
      <w:marRight w:val="0"/>
      <w:marTop w:val="0"/>
      <w:marBottom w:val="0"/>
      <w:divBdr>
        <w:top w:val="none" w:sz="0" w:space="0" w:color="auto"/>
        <w:left w:val="none" w:sz="0" w:space="0" w:color="auto"/>
        <w:bottom w:val="none" w:sz="0" w:space="0" w:color="auto"/>
        <w:right w:val="none" w:sz="0" w:space="0" w:color="auto"/>
      </w:divBdr>
    </w:div>
    <w:div w:id="462847643">
      <w:bodyDiv w:val="1"/>
      <w:marLeft w:val="0"/>
      <w:marRight w:val="0"/>
      <w:marTop w:val="0"/>
      <w:marBottom w:val="0"/>
      <w:divBdr>
        <w:top w:val="none" w:sz="0" w:space="0" w:color="auto"/>
        <w:left w:val="none" w:sz="0" w:space="0" w:color="auto"/>
        <w:bottom w:val="none" w:sz="0" w:space="0" w:color="auto"/>
        <w:right w:val="none" w:sz="0" w:space="0" w:color="auto"/>
      </w:divBdr>
    </w:div>
    <w:div w:id="462970831">
      <w:bodyDiv w:val="1"/>
      <w:marLeft w:val="0"/>
      <w:marRight w:val="0"/>
      <w:marTop w:val="0"/>
      <w:marBottom w:val="0"/>
      <w:divBdr>
        <w:top w:val="none" w:sz="0" w:space="0" w:color="auto"/>
        <w:left w:val="none" w:sz="0" w:space="0" w:color="auto"/>
        <w:bottom w:val="none" w:sz="0" w:space="0" w:color="auto"/>
        <w:right w:val="none" w:sz="0" w:space="0" w:color="auto"/>
      </w:divBdr>
    </w:div>
    <w:div w:id="463040112">
      <w:bodyDiv w:val="1"/>
      <w:marLeft w:val="0"/>
      <w:marRight w:val="0"/>
      <w:marTop w:val="0"/>
      <w:marBottom w:val="0"/>
      <w:divBdr>
        <w:top w:val="none" w:sz="0" w:space="0" w:color="auto"/>
        <w:left w:val="none" w:sz="0" w:space="0" w:color="auto"/>
        <w:bottom w:val="none" w:sz="0" w:space="0" w:color="auto"/>
        <w:right w:val="none" w:sz="0" w:space="0" w:color="auto"/>
      </w:divBdr>
    </w:div>
    <w:div w:id="463817854">
      <w:bodyDiv w:val="1"/>
      <w:marLeft w:val="0"/>
      <w:marRight w:val="0"/>
      <w:marTop w:val="0"/>
      <w:marBottom w:val="0"/>
      <w:divBdr>
        <w:top w:val="none" w:sz="0" w:space="0" w:color="auto"/>
        <w:left w:val="none" w:sz="0" w:space="0" w:color="auto"/>
        <w:bottom w:val="none" w:sz="0" w:space="0" w:color="auto"/>
        <w:right w:val="none" w:sz="0" w:space="0" w:color="auto"/>
      </w:divBdr>
    </w:div>
    <w:div w:id="464856542">
      <w:bodyDiv w:val="1"/>
      <w:marLeft w:val="0"/>
      <w:marRight w:val="0"/>
      <w:marTop w:val="0"/>
      <w:marBottom w:val="0"/>
      <w:divBdr>
        <w:top w:val="none" w:sz="0" w:space="0" w:color="auto"/>
        <w:left w:val="none" w:sz="0" w:space="0" w:color="auto"/>
        <w:bottom w:val="none" w:sz="0" w:space="0" w:color="auto"/>
        <w:right w:val="none" w:sz="0" w:space="0" w:color="auto"/>
      </w:divBdr>
    </w:div>
    <w:div w:id="465509600">
      <w:bodyDiv w:val="1"/>
      <w:marLeft w:val="0"/>
      <w:marRight w:val="0"/>
      <w:marTop w:val="0"/>
      <w:marBottom w:val="0"/>
      <w:divBdr>
        <w:top w:val="none" w:sz="0" w:space="0" w:color="auto"/>
        <w:left w:val="none" w:sz="0" w:space="0" w:color="auto"/>
        <w:bottom w:val="none" w:sz="0" w:space="0" w:color="auto"/>
        <w:right w:val="none" w:sz="0" w:space="0" w:color="auto"/>
      </w:divBdr>
    </w:div>
    <w:div w:id="465703986">
      <w:bodyDiv w:val="1"/>
      <w:marLeft w:val="0"/>
      <w:marRight w:val="0"/>
      <w:marTop w:val="0"/>
      <w:marBottom w:val="0"/>
      <w:divBdr>
        <w:top w:val="none" w:sz="0" w:space="0" w:color="auto"/>
        <w:left w:val="none" w:sz="0" w:space="0" w:color="auto"/>
        <w:bottom w:val="none" w:sz="0" w:space="0" w:color="auto"/>
        <w:right w:val="none" w:sz="0" w:space="0" w:color="auto"/>
      </w:divBdr>
    </w:div>
    <w:div w:id="466119747">
      <w:bodyDiv w:val="1"/>
      <w:marLeft w:val="0"/>
      <w:marRight w:val="0"/>
      <w:marTop w:val="0"/>
      <w:marBottom w:val="0"/>
      <w:divBdr>
        <w:top w:val="none" w:sz="0" w:space="0" w:color="auto"/>
        <w:left w:val="none" w:sz="0" w:space="0" w:color="auto"/>
        <w:bottom w:val="none" w:sz="0" w:space="0" w:color="auto"/>
        <w:right w:val="none" w:sz="0" w:space="0" w:color="auto"/>
      </w:divBdr>
    </w:div>
    <w:div w:id="467406649">
      <w:bodyDiv w:val="1"/>
      <w:marLeft w:val="0"/>
      <w:marRight w:val="0"/>
      <w:marTop w:val="0"/>
      <w:marBottom w:val="0"/>
      <w:divBdr>
        <w:top w:val="none" w:sz="0" w:space="0" w:color="auto"/>
        <w:left w:val="none" w:sz="0" w:space="0" w:color="auto"/>
        <w:bottom w:val="none" w:sz="0" w:space="0" w:color="auto"/>
        <w:right w:val="none" w:sz="0" w:space="0" w:color="auto"/>
      </w:divBdr>
    </w:div>
    <w:div w:id="467599570">
      <w:bodyDiv w:val="1"/>
      <w:marLeft w:val="0"/>
      <w:marRight w:val="0"/>
      <w:marTop w:val="0"/>
      <w:marBottom w:val="0"/>
      <w:divBdr>
        <w:top w:val="none" w:sz="0" w:space="0" w:color="auto"/>
        <w:left w:val="none" w:sz="0" w:space="0" w:color="auto"/>
        <w:bottom w:val="none" w:sz="0" w:space="0" w:color="auto"/>
        <w:right w:val="none" w:sz="0" w:space="0" w:color="auto"/>
      </w:divBdr>
    </w:div>
    <w:div w:id="467749588">
      <w:bodyDiv w:val="1"/>
      <w:marLeft w:val="0"/>
      <w:marRight w:val="0"/>
      <w:marTop w:val="0"/>
      <w:marBottom w:val="0"/>
      <w:divBdr>
        <w:top w:val="none" w:sz="0" w:space="0" w:color="auto"/>
        <w:left w:val="none" w:sz="0" w:space="0" w:color="auto"/>
        <w:bottom w:val="none" w:sz="0" w:space="0" w:color="auto"/>
        <w:right w:val="none" w:sz="0" w:space="0" w:color="auto"/>
      </w:divBdr>
    </w:div>
    <w:div w:id="467817575">
      <w:bodyDiv w:val="1"/>
      <w:marLeft w:val="0"/>
      <w:marRight w:val="0"/>
      <w:marTop w:val="0"/>
      <w:marBottom w:val="0"/>
      <w:divBdr>
        <w:top w:val="none" w:sz="0" w:space="0" w:color="auto"/>
        <w:left w:val="none" w:sz="0" w:space="0" w:color="auto"/>
        <w:bottom w:val="none" w:sz="0" w:space="0" w:color="auto"/>
        <w:right w:val="none" w:sz="0" w:space="0" w:color="auto"/>
      </w:divBdr>
    </w:div>
    <w:div w:id="467934815">
      <w:bodyDiv w:val="1"/>
      <w:marLeft w:val="0"/>
      <w:marRight w:val="0"/>
      <w:marTop w:val="0"/>
      <w:marBottom w:val="0"/>
      <w:divBdr>
        <w:top w:val="none" w:sz="0" w:space="0" w:color="auto"/>
        <w:left w:val="none" w:sz="0" w:space="0" w:color="auto"/>
        <w:bottom w:val="none" w:sz="0" w:space="0" w:color="auto"/>
        <w:right w:val="none" w:sz="0" w:space="0" w:color="auto"/>
      </w:divBdr>
    </w:div>
    <w:div w:id="467936624">
      <w:bodyDiv w:val="1"/>
      <w:marLeft w:val="0"/>
      <w:marRight w:val="0"/>
      <w:marTop w:val="0"/>
      <w:marBottom w:val="0"/>
      <w:divBdr>
        <w:top w:val="none" w:sz="0" w:space="0" w:color="auto"/>
        <w:left w:val="none" w:sz="0" w:space="0" w:color="auto"/>
        <w:bottom w:val="none" w:sz="0" w:space="0" w:color="auto"/>
        <w:right w:val="none" w:sz="0" w:space="0" w:color="auto"/>
      </w:divBdr>
    </w:div>
    <w:div w:id="468013064">
      <w:bodyDiv w:val="1"/>
      <w:marLeft w:val="0"/>
      <w:marRight w:val="0"/>
      <w:marTop w:val="0"/>
      <w:marBottom w:val="0"/>
      <w:divBdr>
        <w:top w:val="none" w:sz="0" w:space="0" w:color="auto"/>
        <w:left w:val="none" w:sz="0" w:space="0" w:color="auto"/>
        <w:bottom w:val="none" w:sz="0" w:space="0" w:color="auto"/>
        <w:right w:val="none" w:sz="0" w:space="0" w:color="auto"/>
      </w:divBdr>
    </w:div>
    <w:div w:id="468286741">
      <w:bodyDiv w:val="1"/>
      <w:marLeft w:val="0"/>
      <w:marRight w:val="0"/>
      <w:marTop w:val="0"/>
      <w:marBottom w:val="0"/>
      <w:divBdr>
        <w:top w:val="none" w:sz="0" w:space="0" w:color="auto"/>
        <w:left w:val="none" w:sz="0" w:space="0" w:color="auto"/>
        <w:bottom w:val="none" w:sz="0" w:space="0" w:color="auto"/>
        <w:right w:val="none" w:sz="0" w:space="0" w:color="auto"/>
      </w:divBdr>
    </w:div>
    <w:div w:id="468786616">
      <w:bodyDiv w:val="1"/>
      <w:marLeft w:val="0"/>
      <w:marRight w:val="0"/>
      <w:marTop w:val="0"/>
      <w:marBottom w:val="0"/>
      <w:divBdr>
        <w:top w:val="none" w:sz="0" w:space="0" w:color="auto"/>
        <w:left w:val="none" w:sz="0" w:space="0" w:color="auto"/>
        <w:bottom w:val="none" w:sz="0" w:space="0" w:color="auto"/>
        <w:right w:val="none" w:sz="0" w:space="0" w:color="auto"/>
      </w:divBdr>
    </w:div>
    <w:div w:id="46925139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69978891">
      <w:bodyDiv w:val="1"/>
      <w:marLeft w:val="0"/>
      <w:marRight w:val="0"/>
      <w:marTop w:val="0"/>
      <w:marBottom w:val="0"/>
      <w:divBdr>
        <w:top w:val="none" w:sz="0" w:space="0" w:color="auto"/>
        <w:left w:val="none" w:sz="0" w:space="0" w:color="auto"/>
        <w:bottom w:val="none" w:sz="0" w:space="0" w:color="auto"/>
        <w:right w:val="none" w:sz="0" w:space="0" w:color="auto"/>
      </w:divBdr>
    </w:div>
    <w:div w:id="471483362">
      <w:bodyDiv w:val="1"/>
      <w:marLeft w:val="0"/>
      <w:marRight w:val="0"/>
      <w:marTop w:val="0"/>
      <w:marBottom w:val="0"/>
      <w:divBdr>
        <w:top w:val="none" w:sz="0" w:space="0" w:color="auto"/>
        <w:left w:val="none" w:sz="0" w:space="0" w:color="auto"/>
        <w:bottom w:val="none" w:sz="0" w:space="0" w:color="auto"/>
        <w:right w:val="none" w:sz="0" w:space="0" w:color="auto"/>
      </w:divBdr>
    </w:div>
    <w:div w:id="471486002">
      <w:bodyDiv w:val="1"/>
      <w:marLeft w:val="0"/>
      <w:marRight w:val="0"/>
      <w:marTop w:val="0"/>
      <w:marBottom w:val="0"/>
      <w:divBdr>
        <w:top w:val="none" w:sz="0" w:space="0" w:color="auto"/>
        <w:left w:val="none" w:sz="0" w:space="0" w:color="auto"/>
        <w:bottom w:val="none" w:sz="0" w:space="0" w:color="auto"/>
        <w:right w:val="none" w:sz="0" w:space="0" w:color="auto"/>
      </w:divBdr>
    </w:div>
    <w:div w:id="471679362">
      <w:bodyDiv w:val="1"/>
      <w:marLeft w:val="0"/>
      <w:marRight w:val="0"/>
      <w:marTop w:val="0"/>
      <w:marBottom w:val="0"/>
      <w:divBdr>
        <w:top w:val="none" w:sz="0" w:space="0" w:color="auto"/>
        <w:left w:val="none" w:sz="0" w:space="0" w:color="auto"/>
        <w:bottom w:val="none" w:sz="0" w:space="0" w:color="auto"/>
        <w:right w:val="none" w:sz="0" w:space="0" w:color="auto"/>
      </w:divBdr>
    </w:div>
    <w:div w:id="471748906">
      <w:bodyDiv w:val="1"/>
      <w:marLeft w:val="0"/>
      <w:marRight w:val="0"/>
      <w:marTop w:val="0"/>
      <w:marBottom w:val="0"/>
      <w:divBdr>
        <w:top w:val="none" w:sz="0" w:space="0" w:color="auto"/>
        <w:left w:val="none" w:sz="0" w:space="0" w:color="auto"/>
        <w:bottom w:val="none" w:sz="0" w:space="0" w:color="auto"/>
        <w:right w:val="none" w:sz="0" w:space="0" w:color="auto"/>
      </w:divBdr>
    </w:div>
    <w:div w:id="471825134">
      <w:bodyDiv w:val="1"/>
      <w:marLeft w:val="0"/>
      <w:marRight w:val="0"/>
      <w:marTop w:val="0"/>
      <w:marBottom w:val="0"/>
      <w:divBdr>
        <w:top w:val="none" w:sz="0" w:space="0" w:color="auto"/>
        <w:left w:val="none" w:sz="0" w:space="0" w:color="auto"/>
        <w:bottom w:val="none" w:sz="0" w:space="0" w:color="auto"/>
        <w:right w:val="none" w:sz="0" w:space="0" w:color="auto"/>
      </w:divBdr>
    </w:div>
    <w:div w:id="472141983">
      <w:bodyDiv w:val="1"/>
      <w:marLeft w:val="0"/>
      <w:marRight w:val="0"/>
      <w:marTop w:val="0"/>
      <w:marBottom w:val="0"/>
      <w:divBdr>
        <w:top w:val="none" w:sz="0" w:space="0" w:color="auto"/>
        <w:left w:val="none" w:sz="0" w:space="0" w:color="auto"/>
        <w:bottom w:val="none" w:sz="0" w:space="0" w:color="auto"/>
        <w:right w:val="none" w:sz="0" w:space="0" w:color="auto"/>
      </w:divBdr>
    </w:div>
    <w:div w:id="472403664">
      <w:bodyDiv w:val="1"/>
      <w:marLeft w:val="0"/>
      <w:marRight w:val="0"/>
      <w:marTop w:val="0"/>
      <w:marBottom w:val="0"/>
      <w:divBdr>
        <w:top w:val="none" w:sz="0" w:space="0" w:color="auto"/>
        <w:left w:val="none" w:sz="0" w:space="0" w:color="auto"/>
        <w:bottom w:val="none" w:sz="0" w:space="0" w:color="auto"/>
        <w:right w:val="none" w:sz="0" w:space="0" w:color="auto"/>
      </w:divBdr>
    </w:div>
    <w:div w:id="472648904">
      <w:bodyDiv w:val="1"/>
      <w:marLeft w:val="0"/>
      <w:marRight w:val="0"/>
      <w:marTop w:val="0"/>
      <w:marBottom w:val="0"/>
      <w:divBdr>
        <w:top w:val="none" w:sz="0" w:space="0" w:color="auto"/>
        <w:left w:val="none" w:sz="0" w:space="0" w:color="auto"/>
        <w:bottom w:val="none" w:sz="0" w:space="0" w:color="auto"/>
        <w:right w:val="none" w:sz="0" w:space="0" w:color="auto"/>
      </w:divBdr>
    </w:div>
    <w:div w:id="472675131">
      <w:bodyDiv w:val="1"/>
      <w:marLeft w:val="0"/>
      <w:marRight w:val="0"/>
      <w:marTop w:val="0"/>
      <w:marBottom w:val="0"/>
      <w:divBdr>
        <w:top w:val="none" w:sz="0" w:space="0" w:color="auto"/>
        <w:left w:val="none" w:sz="0" w:space="0" w:color="auto"/>
        <w:bottom w:val="none" w:sz="0" w:space="0" w:color="auto"/>
        <w:right w:val="none" w:sz="0" w:space="0" w:color="auto"/>
      </w:divBdr>
    </w:div>
    <w:div w:id="472678355">
      <w:bodyDiv w:val="1"/>
      <w:marLeft w:val="0"/>
      <w:marRight w:val="0"/>
      <w:marTop w:val="0"/>
      <w:marBottom w:val="0"/>
      <w:divBdr>
        <w:top w:val="none" w:sz="0" w:space="0" w:color="auto"/>
        <w:left w:val="none" w:sz="0" w:space="0" w:color="auto"/>
        <w:bottom w:val="none" w:sz="0" w:space="0" w:color="auto"/>
        <w:right w:val="none" w:sz="0" w:space="0" w:color="auto"/>
      </w:divBdr>
    </w:div>
    <w:div w:id="472873004">
      <w:bodyDiv w:val="1"/>
      <w:marLeft w:val="0"/>
      <w:marRight w:val="0"/>
      <w:marTop w:val="0"/>
      <w:marBottom w:val="0"/>
      <w:divBdr>
        <w:top w:val="none" w:sz="0" w:space="0" w:color="auto"/>
        <w:left w:val="none" w:sz="0" w:space="0" w:color="auto"/>
        <w:bottom w:val="none" w:sz="0" w:space="0" w:color="auto"/>
        <w:right w:val="none" w:sz="0" w:space="0" w:color="auto"/>
      </w:divBdr>
    </w:div>
    <w:div w:id="473252835">
      <w:bodyDiv w:val="1"/>
      <w:marLeft w:val="0"/>
      <w:marRight w:val="0"/>
      <w:marTop w:val="0"/>
      <w:marBottom w:val="0"/>
      <w:divBdr>
        <w:top w:val="none" w:sz="0" w:space="0" w:color="auto"/>
        <w:left w:val="none" w:sz="0" w:space="0" w:color="auto"/>
        <w:bottom w:val="none" w:sz="0" w:space="0" w:color="auto"/>
        <w:right w:val="none" w:sz="0" w:space="0" w:color="auto"/>
      </w:divBdr>
    </w:div>
    <w:div w:id="473714460">
      <w:bodyDiv w:val="1"/>
      <w:marLeft w:val="0"/>
      <w:marRight w:val="0"/>
      <w:marTop w:val="0"/>
      <w:marBottom w:val="0"/>
      <w:divBdr>
        <w:top w:val="none" w:sz="0" w:space="0" w:color="auto"/>
        <w:left w:val="none" w:sz="0" w:space="0" w:color="auto"/>
        <w:bottom w:val="none" w:sz="0" w:space="0" w:color="auto"/>
        <w:right w:val="none" w:sz="0" w:space="0" w:color="auto"/>
      </w:divBdr>
    </w:div>
    <w:div w:id="473836028">
      <w:bodyDiv w:val="1"/>
      <w:marLeft w:val="0"/>
      <w:marRight w:val="0"/>
      <w:marTop w:val="0"/>
      <w:marBottom w:val="0"/>
      <w:divBdr>
        <w:top w:val="none" w:sz="0" w:space="0" w:color="auto"/>
        <w:left w:val="none" w:sz="0" w:space="0" w:color="auto"/>
        <w:bottom w:val="none" w:sz="0" w:space="0" w:color="auto"/>
        <w:right w:val="none" w:sz="0" w:space="0" w:color="auto"/>
      </w:divBdr>
    </w:div>
    <w:div w:id="474226071">
      <w:bodyDiv w:val="1"/>
      <w:marLeft w:val="0"/>
      <w:marRight w:val="0"/>
      <w:marTop w:val="0"/>
      <w:marBottom w:val="0"/>
      <w:divBdr>
        <w:top w:val="none" w:sz="0" w:space="0" w:color="auto"/>
        <w:left w:val="none" w:sz="0" w:space="0" w:color="auto"/>
        <w:bottom w:val="none" w:sz="0" w:space="0" w:color="auto"/>
        <w:right w:val="none" w:sz="0" w:space="0" w:color="auto"/>
      </w:divBdr>
    </w:div>
    <w:div w:id="475529347">
      <w:bodyDiv w:val="1"/>
      <w:marLeft w:val="0"/>
      <w:marRight w:val="0"/>
      <w:marTop w:val="0"/>
      <w:marBottom w:val="0"/>
      <w:divBdr>
        <w:top w:val="none" w:sz="0" w:space="0" w:color="auto"/>
        <w:left w:val="none" w:sz="0" w:space="0" w:color="auto"/>
        <w:bottom w:val="none" w:sz="0" w:space="0" w:color="auto"/>
        <w:right w:val="none" w:sz="0" w:space="0" w:color="auto"/>
      </w:divBdr>
    </w:div>
    <w:div w:id="475561971">
      <w:bodyDiv w:val="1"/>
      <w:marLeft w:val="0"/>
      <w:marRight w:val="0"/>
      <w:marTop w:val="0"/>
      <w:marBottom w:val="0"/>
      <w:divBdr>
        <w:top w:val="none" w:sz="0" w:space="0" w:color="auto"/>
        <w:left w:val="none" w:sz="0" w:space="0" w:color="auto"/>
        <w:bottom w:val="none" w:sz="0" w:space="0" w:color="auto"/>
        <w:right w:val="none" w:sz="0" w:space="0" w:color="auto"/>
      </w:divBdr>
    </w:div>
    <w:div w:id="475880973">
      <w:bodyDiv w:val="1"/>
      <w:marLeft w:val="0"/>
      <w:marRight w:val="0"/>
      <w:marTop w:val="0"/>
      <w:marBottom w:val="0"/>
      <w:divBdr>
        <w:top w:val="none" w:sz="0" w:space="0" w:color="auto"/>
        <w:left w:val="none" w:sz="0" w:space="0" w:color="auto"/>
        <w:bottom w:val="none" w:sz="0" w:space="0" w:color="auto"/>
        <w:right w:val="none" w:sz="0" w:space="0" w:color="auto"/>
      </w:divBdr>
    </w:div>
    <w:div w:id="476074816">
      <w:bodyDiv w:val="1"/>
      <w:marLeft w:val="0"/>
      <w:marRight w:val="0"/>
      <w:marTop w:val="0"/>
      <w:marBottom w:val="0"/>
      <w:divBdr>
        <w:top w:val="none" w:sz="0" w:space="0" w:color="auto"/>
        <w:left w:val="none" w:sz="0" w:space="0" w:color="auto"/>
        <w:bottom w:val="none" w:sz="0" w:space="0" w:color="auto"/>
        <w:right w:val="none" w:sz="0" w:space="0" w:color="auto"/>
      </w:divBdr>
    </w:div>
    <w:div w:id="476649637">
      <w:bodyDiv w:val="1"/>
      <w:marLeft w:val="0"/>
      <w:marRight w:val="0"/>
      <w:marTop w:val="0"/>
      <w:marBottom w:val="0"/>
      <w:divBdr>
        <w:top w:val="none" w:sz="0" w:space="0" w:color="auto"/>
        <w:left w:val="none" w:sz="0" w:space="0" w:color="auto"/>
        <w:bottom w:val="none" w:sz="0" w:space="0" w:color="auto"/>
        <w:right w:val="none" w:sz="0" w:space="0" w:color="auto"/>
      </w:divBdr>
    </w:div>
    <w:div w:id="476847324">
      <w:bodyDiv w:val="1"/>
      <w:marLeft w:val="0"/>
      <w:marRight w:val="0"/>
      <w:marTop w:val="0"/>
      <w:marBottom w:val="0"/>
      <w:divBdr>
        <w:top w:val="none" w:sz="0" w:space="0" w:color="auto"/>
        <w:left w:val="none" w:sz="0" w:space="0" w:color="auto"/>
        <w:bottom w:val="none" w:sz="0" w:space="0" w:color="auto"/>
        <w:right w:val="none" w:sz="0" w:space="0" w:color="auto"/>
      </w:divBdr>
    </w:div>
    <w:div w:id="477307518">
      <w:bodyDiv w:val="1"/>
      <w:marLeft w:val="0"/>
      <w:marRight w:val="0"/>
      <w:marTop w:val="0"/>
      <w:marBottom w:val="0"/>
      <w:divBdr>
        <w:top w:val="none" w:sz="0" w:space="0" w:color="auto"/>
        <w:left w:val="none" w:sz="0" w:space="0" w:color="auto"/>
        <w:bottom w:val="none" w:sz="0" w:space="0" w:color="auto"/>
        <w:right w:val="none" w:sz="0" w:space="0" w:color="auto"/>
      </w:divBdr>
    </w:div>
    <w:div w:id="477964092">
      <w:bodyDiv w:val="1"/>
      <w:marLeft w:val="0"/>
      <w:marRight w:val="0"/>
      <w:marTop w:val="0"/>
      <w:marBottom w:val="0"/>
      <w:divBdr>
        <w:top w:val="none" w:sz="0" w:space="0" w:color="auto"/>
        <w:left w:val="none" w:sz="0" w:space="0" w:color="auto"/>
        <w:bottom w:val="none" w:sz="0" w:space="0" w:color="auto"/>
        <w:right w:val="none" w:sz="0" w:space="0" w:color="auto"/>
      </w:divBdr>
    </w:div>
    <w:div w:id="478114487">
      <w:bodyDiv w:val="1"/>
      <w:marLeft w:val="0"/>
      <w:marRight w:val="0"/>
      <w:marTop w:val="0"/>
      <w:marBottom w:val="0"/>
      <w:divBdr>
        <w:top w:val="none" w:sz="0" w:space="0" w:color="auto"/>
        <w:left w:val="none" w:sz="0" w:space="0" w:color="auto"/>
        <w:bottom w:val="none" w:sz="0" w:space="0" w:color="auto"/>
        <w:right w:val="none" w:sz="0" w:space="0" w:color="auto"/>
      </w:divBdr>
    </w:div>
    <w:div w:id="478813833">
      <w:bodyDiv w:val="1"/>
      <w:marLeft w:val="0"/>
      <w:marRight w:val="0"/>
      <w:marTop w:val="0"/>
      <w:marBottom w:val="0"/>
      <w:divBdr>
        <w:top w:val="none" w:sz="0" w:space="0" w:color="auto"/>
        <w:left w:val="none" w:sz="0" w:space="0" w:color="auto"/>
        <w:bottom w:val="none" w:sz="0" w:space="0" w:color="auto"/>
        <w:right w:val="none" w:sz="0" w:space="0" w:color="auto"/>
      </w:divBdr>
    </w:div>
    <w:div w:id="479349212">
      <w:bodyDiv w:val="1"/>
      <w:marLeft w:val="0"/>
      <w:marRight w:val="0"/>
      <w:marTop w:val="0"/>
      <w:marBottom w:val="0"/>
      <w:divBdr>
        <w:top w:val="none" w:sz="0" w:space="0" w:color="auto"/>
        <w:left w:val="none" w:sz="0" w:space="0" w:color="auto"/>
        <w:bottom w:val="none" w:sz="0" w:space="0" w:color="auto"/>
        <w:right w:val="none" w:sz="0" w:space="0" w:color="auto"/>
      </w:divBdr>
    </w:div>
    <w:div w:id="479539564">
      <w:bodyDiv w:val="1"/>
      <w:marLeft w:val="0"/>
      <w:marRight w:val="0"/>
      <w:marTop w:val="0"/>
      <w:marBottom w:val="0"/>
      <w:divBdr>
        <w:top w:val="none" w:sz="0" w:space="0" w:color="auto"/>
        <w:left w:val="none" w:sz="0" w:space="0" w:color="auto"/>
        <w:bottom w:val="none" w:sz="0" w:space="0" w:color="auto"/>
        <w:right w:val="none" w:sz="0" w:space="0" w:color="auto"/>
      </w:divBdr>
    </w:div>
    <w:div w:id="479539719">
      <w:bodyDiv w:val="1"/>
      <w:marLeft w:val="0"/>
      <w:marRight w:val="0"/>
      <w:marTop w:val="0"/>
      <w:marBottom w:val="0"/>
      <w:divBdr>
        <w:top w:val="none" w:sz="0" w:space="0" w:color="auto"/>
        <w:left w:val="none" w:sz="0" w:space="0" w:color="auto"/>
        <w:bottom w:val="none" w:sz="0" w:space="0" w:color="auto"/>
        <w:right w:val="none" w:sz="0" w:space="0" w:color="auto"/>
      </w:divBdr>
    </w:div>
    <w:div w:id="479856233">
      <w:bodyDiv w:val="1"/>
      <w:marLeft w:val="0"/>
      <w:marRight w:val="0"/>
      <w:marTop w:val="0"/>
      <w:marBottom w:val="0"/>
      <w:divBdr>
        <w:top w:val="none" w:sz="0" w:space="0" w:color="auto"/>
        <w:left w:val="none" w:sz="0" w:space="0" w:color="auto"/>
        <w:bottom w:val="none" w:sz="0" w:space="0" w:color="auto"/>
        <w:right w:val="none" w:sz="0" w:space="0" w:color="auto"/>
      </w:divBdr>
    </w:div>
    <w:div w:id="480511800">
      <w:bodyDiv w:val="1"/>
      <w:marLeft w:val="0"/>
      <w:marRight w:val="0"/>
      <w:marTop w:val="0"/>
      <w:marBottom w:val="0"/>
      <w:divBdr>
        <w:top w:val="none" w:sz="0" w:space="0" w:color="auto"/>
        <w:left w:val="none" w:sz="0" w:space="0" w:color="auto"/>
        <w:bottom w:val="none" w:sz="0" w:space="0" w:color="auto"/>
        <w:right w:val="none" w:sz="0" w:space="0" w:color="auto"/>
      </w:divBdr>
    </w:div>
    <w:div w:id="480999106">
      <w:bodyDiv w:val="1"/>
      <w:marLeft w:val="0"/>
      <w:marRight w:val="0"/>
      <w:marTop w:val="0"/>
      <w:marBottom w:val="0"/>
      <w:divBdr>
        <w:top w:val="none" w:sz="0" w:space="0" w:color="auto"/>
        <w:left w:val="none" w:sz="0" w:space="0" w:color="auto"/>
        <w:bottom w:val="none" w:sz="0" w:space="0" w:color="auto"/>
        <w:right w:val="none" w:sz="0" w:space="0" w:color="auto"/>
      </w:divBdr>
    </w:div>
    <w:div w:id="481043391">
      <w:bodyDiv w:val="1"/>
      <w:marLeft w:val="0"/>
      <w:marRight w:val="0"/>
      <w:marTop w:val="0"/>
      <w:marBottom w:val="0"/>
      <w:divBdr>
        <w:top w:val="none" w:sz="0" w:space="0" w:color="auto"/>
        <w:left w:val="none" w:sz="0" w:space="0" w:color="auto"/>
        <w:bottom w:val="none" w:sz="0" w:space="0" w:color="auto"/>
        <w:right w:val="none" w:sz="0" w:space="0" w:color="auto"/>
      </w:divBdr>
    </w:div>
    <w:div w:id="481197809">
      <w:bodyDiv w:val="1"/>
      <w:marLeft w:val="0"/>
      <w:marRight w:val="0"/>
      <w:marTop w:val="0"/>
      <w:marBottom w:val="0"/>
      <w:divBdr>
        <w:top w:val="none" w:sz="0" w:space="0" w:color="auto"/>
        <w:left w:val="none" w:sz="0" w:space="0" w:color="auto"/>
        <w:bottom w:val="none" w:sz="0" w:space="0" w:color="auto"/>
        <w:right w:val="none" w:sz="0" w:space="0" w:color="auto"/>
      </w:divBdr>
    </w:div>
    <w:div w:id="481626500">
      <w:bodyDiv w:val="1"/>
      <w:marLeft w:val="0"/>
      <w:marRight w:val="0"/>
      <w:marTop w:val="0"/>
      <w:marBottom w:val="0"/>
      <w:divBdr>
        <w:top w:val="none" w:sz="0" w:space="0" w:color="auto"/>
        <w:left w:val="none" w:sz="0" w:space="0" w:color="auto"/>
        <w:bottom w:val="none" w:sz="0" w:space="0" w:color="auto"/>
        <w:right w:val="none" w:sz="0" w:space="0" w:color="auto"/>
      </w:divBdr>
    </w:div>
    <w:div w:id="481846366">
      <w:bodyDiv w:val="1"/>
      <w:marLeft w:val="0"/>
      <w:marRight w:val="0"/>
      <w:marTop w:val="0"/>
      <w:marBottom w:val="0"/>
      <w:divBdr>
        <w:top w:val="none" w:sz="0" w:space="0" w:color="auto"/>
        <w:left w:val="none" w:sz="0" w:space="0" w:color="auto"/>
        <w:bottom w:val="none" w:sz="0" w:space="0" w:color="auto"/>
        <w:right w:val="none" w:sz="0" w:space="0" w:color="auto"/>
      </w:divBdr>
    </w:div>
    <w:div w:id="482048446">
      <w:bodyDiv w:val="1"/>
      <w:marLeft w:val="0"/>
      <w:marRight w:val="0"/>
      <w:marTop w:val="0"/>
      <w:marBottom w:val="0"/>
      <w:divBdr>
        <w:top w:val="none" w:sz="0" w:space="0" w:color="auto"/>
        <w:left w:val="none" w:sz="0" w:space="0" w:color="auto"/>
        <w:bottom w:val="none" w:sz="0" w:space="0" w:color="auto"/>
        <w:right w:val="none" w:sz="0" w:space="0" w:color="auto"/>
      </w:divBdr>
    </w:div>
    <w:div w:id="482548597">
      <w:bodyDiv w:val="1"/>
      <w:marLeft w:val="0"/>
      <w:marRight w:val="0"/>
      <w:marTop w:val="0"/>
      <w:marBottom w:val="0"/>
      <w:divBdr>
        <w:top w:val="none" w:sz="0" w:space="0" w:color="auto"/>
        <w:left w:val="none" w:sz="0" w:space="0" w:color="auto"/>
        <w:bottom w:val="none" w:sz="0" w:space="0" w:color="auto"/>
        <w:right w:val="none" w:sz="0" w:space="0" w:color="auto"/>
      </w:divBdr>
    </w:div>
    <w:div w:id="483158668">
      <w:bodyDiv w:val="1"/>
      <w:marLeft w:val="0"/>
      <w:marRight w:val="0"/>
      <w:marTop w:val="0"/>
      <w:marBottom w:val="0"/>
      <w:divBdr>
        <w:top w:val="none" w:sz="0" w:space="0" w:color="auto"/>
        <w:left w:val="none" w:sz="0" w:space="0" w:color="auto"/>
        <w:bottom w:val="none" w:sz="0" w:space="0" w:color="auto"/>
        <w:right w:val="none" w:sz="0" w:space="0" w:color="auto"/>
      </w:divBdr>
    </w:div>
    <w:div w:id="483739045">
      <w:bodyDiv w:val="1"/>
      <w:marLeft w:val="0"/>
      <w:marRight w:val="0"/>
      <w:marTop w:val="0"/>
      <w:marBottom w:val="0"/>
      <w:divBdr>
        <w:top w:val="none" w:sz="0" w:space="0" w:color="auto"/>
        <w:left w:val="none" w:sz="0" w:space="0" w:color="auto"/>
        <w:bottom w:val="none" w:sz="0" w:space="0" w:color="auto"/>
        <w:right w:val="none" w:sz="0" w:space="0" w:color="auto"/>
      </w:divBdr>
    </w:div>
    <w:div w:id="485516859">
      <w:bodyDiv w:val="1"/>
      <w:marLeft w:val="0"/>
      <w:marRight w:val="0"/>
      <w:marTop w:val="0"/>
      <w:marBottom w:val="0"/>
      <w:divBdr>
        <w:top w:val="none" w:sz="0" w:space="0" w:color="auto"/>
        <w:left w:val="none" w:sz="0" w:space="0" w:color="auto"/>
        <w:bottom w:val="none" w:sz="0" w:space="0" w:color="auto"/>
        <w:right w:val="none" w:sz="0" w:space="0" w:color="auto"/>
      </w:divBdr>
    </w:div>
    <w:div w:id="485785593">
      <w:bodyDiv w:val="1"/>
      <w:marLeft w:val="0"/>
      <w:marRight w:val="0"/>
      <w:marTop w:val="0"/>
      <w:marBottom w:val="0"/>
      <w:divBdr>
        <w:top w:val="none" w:sz="0" w:space="0" w:color="auto"/>
        <w:left w:val="none" w:sz="0" w:space="0" w:color="auto"/>
        <w:bottom w:val="none" w:sz="0" w:space="0" w:color="auto"/>
        <w:right w:val="none" w:sz="0" w:space="0" w:color="auto"/>
      </w:divBdr>
    </w:div>
    <w:div w:id="486089311">
      <w:bodyDiv w:val="1"/>
      <w:marLeft w:val="0"/>
      <w:marRight w:val="0"/>
      <w:marTop w:val="0"/>
      <w:marBottom w:val="0"/>
      <w:divBdr>
        <w:top w:val="none" w:sz="0" w:space="0" w:color="auto"/>
        <w:left w:val="none" w:sz="0" w:space="0" w:color="auto"/>
        <w:bottom w:val="none" w:sz="0" w:space="0" w:color="auto"/>
        <w:right w:val="none" w:sz="0" w:space="0" w:color="auto"/>
      </w:divBdr>
    </w:div>
    <w:div w:id="487524735">
      <w:bodyDiv w:val="1"/>
      <w:marLeft w:val="0"/>
      <w:marRight w:val="0"/>
      <w:marTop w:val="0"/>
      <w:marBottom w:val="0"/>
      <w:divBdr>
        <w:top w:val="none" w:sz="0" w:space="0" w:color="auto"/>
        <w:left w:val="none" w:sz="0" w:space="0" w:color="auto"/>
        <w:bottom w:val="none" w:sz="0" w:space="0" w:color="auto"/>
        <w:right w:val="none" w:sz="0" w:space="0" w:color="auto"/>
      </w:divBdr>
    </w:div>
    <w:div w:id="487861750">
      <w:bodyDiv w:val="1"/>
      <w:marLeft w:val="0"/>
      <w:marRight w:val="0"/>
      <w:marTop w:val="0"/>
      <w:marBottom w:val="0"/>
      <w:divBdr>
        <w:top w:val="none" w:sz="0" w:space="0" w:color="auto"/>
        <w:left w:val="none" w:sz="0" w:space="0" w:color="auto"/>
        <w:bottom w:val="none" w:sz="0" w:space="0" w:color="auto"/>
        <w:right w:val="none" w:sz="0" w:space="0" w:color="auto"/>
      </w:divBdr>
    </w:div>
    <w:div w:id="488326953">
      <w:bodyDiv w:val="1"/>
      <w:marLeft w:val="0"/>
      <w:marRight w:val="0"/>
      <w:marTop w:val="0"/>
      <w:marBottom w:val="0"/>
      <w:divBdr>
        <w:top w:val="none" w:sz="0" w:space="0" w:color="auto"/>
        <w:left w:val="none" w:sz="0" w:space="0" w:color="auto"/>
        <w:bottom w:val="none" w:sz="0" w:space="0" w:color="auto"/>
        <w:right w:val="none" w:sz="0" w:space="0" w:color="auto"/>
      </w:divBdr>
    </w:div>
    <w:div w:id="488593901">
      <w:bodyDiv w:val="1"/>
      <w:marLeft w:val="0"/>
      <w:marRight w:val="0"/>
      <w:marTop w:val="0"/>
      <w:marBottom w:val="0"/>
      <w:divBdr>
        <w:top w:val="none" w:sz="0" w:space="0" w:color="auto"/>
        <w:left w:val="none" w:sz="0" w:space="0" w:color="auto"/>
        <w:bottom w:val="none" w:sz="0" w:space="0" w:color="auto"/>
        <w:right w:val="none" w:sz="0" w:space="0" w:color="auto"/>
      </w:divBdr>
    </w:div>
    <w:div w:id="488637453">
      <w:bodyDiv w:val="1"/>
      <w:marLeft w:val="0"/>
      <w:marRight w:val="0"/>
      <w:marTop w:val="0"/>
      <w:marBottom w:val="0"/>
      <w:divBdr>
        <w:top w:val="none" w:sz="0" w:space="0" w:color="auto"/>
        <w:left w:val="none" w:sz="0" w:space="0" w:color="auto"/>
        <w:bottom w:val="none" w:sz="0" w:space="0" w:color="auto"/>
        <w:right w:val="none" w:sz="0" w:space="0" w:color="auto"/>
      </w:divBdr>
    </w:div>
    <w:div w:id="488714783">
      <w:bodyDiv w:val="1"/>
      <w:marLeft w:val="0"/>
      <w:marRight w:val="0"/>
      <w:marTop w:val="0"/>
      <w:marBottom w:val="0"/>
      <w:divBdr>
        <w:top w:val="none" w:sz="0" w:space="0" w:color="auto"/>
        <w:left w:val="none" w:sz="0" w:space="0" w:color="auto"/>
        <w:bottom w:val="none" w:sz="0" w:space="0" w:color="auto"/>
        <w:right w:val="none" w:sz="0" w:space="0" w:color="auto"/>
      </w:divBdr>
    </w:div>
    <w:div w:id="489562997">
      <w:bodyDiv w:val="1"/>
      <w:marLeft w:val="0"/>
      <w:marRight w:val="0"/>
      <w:marTop w:val="0"/>
      <w:marBottom w:val="0"/>
      <w:divBdr>
        <w:top w:val="none" w:sz="0" w:space="0" w:color="auto"/>
        <w:left w:val="none" w:sz="0" w:space="0" w:color="auto"/>
        <w:bottom w:val="none" w:sz="0" w:space="0" w:color="auto"/>
        <w:right w:val="none" w:sz="0" w:space="0" w:color="auto"/>
      </w:divBdr>
    </w:div>
    <w:div w:id="489565465">
      <w:bodyDiv w:val="1"/>
      <w:marLeft w:val="0"/>
      <w:marRight w:val="0"/>
      <w:marTop w:val="0"/>
      <w:marBottom w:val="0"/>
      <w:divBdr>
        <w:top w:val="none" w:sz="0" w:space="0" w:color="auto"/>
        <w:left w:val="none" w:sz="0" w:space="0" w:color="auto"/>
        <w:bottom w:val="none" w:sz="0" w:space="0" w:color="auto"/>
        <w:right w:val="none" w:sz="0" w:space="0" w:color="auto"/>
      </w:divBdr>
    </w:div>
    <w:div w:id="490296252">
      <w:bodyDiv w:val="1"/>
      <w:marLeft w:val="0"/>
      <w:marRight w:val="0"/>
      <w:marTop w:val="0"/>
      <w:marBottom w:val="0"/>
      <w:divBdr>
        <w:top w:val="none" w:sz="0" w:space="0" w:color="auto"/>
        <w:left w:val="none" w:sz="0" w:space="0" w:color="auto"/>
        <w:bottom w:val="none" w:sz="0" w:space="0" w:color="auto"/>
        <w:right w:val="none" w:sz="0" w:space="0" w:color="auto"/>
      </w:divBdr>
    </w:div>
    <w:div w:id="490829926">
      <w:bodyDiv w:val="1"/>
      <w:marLeft w:val="0"/>
      <w:marRight w:val="0"/>
      <w:marTop w:val="0"/>
      <w:marBottom w:val="0"/>
      <w:divBdr>
        <w:top w:val="none" w:sz="0" w:space="0" w:color="auto"/>
        <w:left w:val="none" w:sz="0" w:space="0" w:color="auto"/>
        <w:bottom w:val="none" w:sz="0" w:space="0" w:color="auto"/>
        <w:right w:val="none" w:sz="0" w:space="0" w:color="auto"/>
      </w:divBdr>
    </w:div>
    <w:div w:id="490951055">
      <w:bodyDiv w:val="1"/>
      <w:marLeft w:val="0"/>
      <w:marRight w:val="0"/>
      <w:marTop w:val="0"/>
      <w:marBottom w:val="0"/>
      <w:divBdr>
        <w:top w:val="none" w:sz="0" w:space="0" w:color="auto"/>
        <w:left w:val="none" w:sz="0" w:space="0" w:color="auto"/>
        <w:bottom w:val="none" w:sz="0" w:space="0" w:color="auto"/>
        <w:right w:val="none" w:sz="0" w:space="0" w:color="auto"/>
      </w:divBdr>
    </w:div>
    <w:div w:id="491215327">
      <w:bodyDiv w:val="1"/>
      <w:marLeft w:val="0"/>
      <w:marRight w:val="0"/>
      <w:marTop w:val="0"/>
      <w:marBottom w:val="0"/>
      <w:divBdr>
        <w:top w:val="none" w:sz="0" w:space="0" w:color="auto"/>
        <w:left w:val="none" w:sz="0" w:space="0" w:color="auto"/>
        <w:bottom w:val="none" w:sz="0" w:space="0" w:color="auto"/>
        <w:right w:val="none" w:sz="0" w:space="0" w:color="auto"/>
      </w:divBdr>
    </w:div>
    <w:div w:id="491525334">
      <w:bodyDiv w:val="1"/>
      <w:marLeft w:val="0"/>
      <w:marRight w:val="0"/>
      <w:marTop w:val="0"/>
      <w:marBottom w:val="0"/>
      <w:divBdr>
        <w:top w:val="none" w:sz="0" w:space="0" w:color="auto"/>
        <w:left w:val="none" w:sz="0" w:space="0" w:color="auto"/>
        <w:bottom w:val="none" w:sz="0" w:space="0" w:color="auto"/>
        <w:right w:val="none" w:sz="0" w:space="0" w:color="auto"/>
      </w:divBdr>
    </w:div>
    <w:div w:id="491606389">
      <w:bodyDiv w:val="1"/>
      <w:marLeft w:val="0"/>
      <w:marRight w:val="0"/>
      <w:marTop w:val="0"/>
      <w:marBottom w:val="0"/>
      <w:divBdr>
        <w:top w:val="none" w:sz="0" w:space="0" w:color="auto"/>
        <w:left w:val="none" w:sz="0" w:space="0" w:color="auto"/>
        <w:bottom w:val="none" w:sz="0" w:space="0" w:color="auto"/>
        <w:right w:val="none" w:sz="0" w:space="0" w:color="auto"/>
      </w:divBdr>
    </w:div>
    <w:div w:id="491918648">
      <w:bodyDiv w:val="1"/>
      <w:marLeft w:val="0"/>
      <w:marRight w:val="0"/>
      <w:marTop w:val="0"/>
      <w:marBottom w:val="0"/>
      <w:divBdr>
        <w:top w:val="none" w:sz="0" w:space="0" w:color="auto"/>
        <w:left w:val="none" w:sz="0" w:space="0" w:color="auto"/>
        <w:bottom w:val="none" w:sz="0" w:space="0" w:color="auto"/>
        <w:right w:val="none" w:sz="0" w:space="0" w:color="auto"/>
      </w:divBdr>
    </w:div>
    <w:div w:id="492338819">
      <w:bodyDiv w:val="1"/>
      <w:marLeft w:val="0"/>
      <w:marRight w:val="0"/>
      <w:marTop w:val="0"/>
      <w:marBottom w:val="0"/>
      <w:divBdr>
        <w:top w:val="none" w:sz="0" w:space="0" w:color="auto"/>
        <w:left w:val="none" w:sz="0" w:space="0" w:color="auto"/>
        <w:bottom w:val="none" w:sz="0" w:space="0" w:color="auto"/>
        <w:right w:val="none" w:sz="0" w:space="0" w:color="auto"/>
      </w:divBdr>
    </w:div>
    <w:div w:id="493182303">
      <w:bodyDiv w:val="1"/>
      <w:marLeft w:val="0"/>
      <w:marRight w:val="0"/>
      <w:marTop w:val="0"/>
      <w:marBottom w:val="0"/>
      <w:divBdr>
        <w:top w:val="none" w:sz="0" w:space="0" w:color="auto"/>
        <w:left w:val="none" w:sz="0" w:space="0" w:color="auto"/>
        <w:bottom w:val="none" w:sz="0" w:space="0" w:color="auto"/>
        <w:right w:val="none" w:sz="0" w:space="0" w:color="auto"/>
      </w:divBdr>
    </w:div>
    <w:div w:id="494304878">
      <w:bodyDiv w:val="1"/>
      <w:marLeft w:val="0"/>
      <w:marRight w:val="0"/>
      <w:marTop w:val="0"/>
      <w:marBottom w:val="0"/>
      <w:divBdr>
        <w:top w:val="none" w:sz="0" w:space="0" w:color="auto"/>
        <w:left w:val="none" w:sz="0" w:space="0" w:color="auto"/>
        <w:bottom w:val="none" w:sz="0" w:space="0" w:color="auto"/>
        <w:right w:val="none" w:sz="0" w:space="0" w:color="auto"/>
      </w:divBdr>
    </w:div>
    <w:div w:id="494339389">
      <w:bodyDiv w:val="1"/>
      <w:marLeft w:val="0"/>
      <w:marRight w:val="0"/>
      <w:marTop w:val="0"/>
      <w:marBottom w:val="0"/>
      <w:divBdr>
        <w:top w:val="none" w:sz="0" w:space="0" w:color="auto"/>
        <w:left w:val="none" w:sz="0" w:space="0" w:color="auto"/>
        <w:bottom w:val="none" w:sz="0" w:space="0" w:color="auto"/>
        <w:right w:val="none" w:sz="0" w:space="0" w:color="auto"/>
      </w:divBdr>
    </w:div>
    <w:div w:id="495726258">
      <w:bodyDiv w:val="1"/>
      <w:marLeft w:val="0"/>
      <w:marRight w:val="0"/>
      <w:marTop w:val="0"/>
      <w:marBottom w:val="0"/>
      <w:divBdr>
        <w:top w:val="none" w:sz="0" w:space="0" w:color="auto"/>
        <w:left w:val="none" w:sz="0" w:space="0" w:color="auto"/>
        <w:bottom w:val="none" w:sz="0" w:space="0" w:color="auto"/>
        <w:right w:val="none" w:sz="0" w:space="0" w:color="auto"/>
      </w:divBdr>
    </w:div>
    <w:div w:id="495877660">
      <w:bodyDiv w:val="1"/>
      <w:marLeft w:val="0"/>
      <w:marRight w:val="0"/>
      <w:marTop w:val="0"/>
      <w:marBottom w:val="0"/>
      <w:divBdr>
        <w:top w:val="none" w:sz="0" w:space="0" w:color="auto"/>
        <w:left w:val="none" w:sz="0" w:space="0" w:color="auto"/>
        <w:bottom w:val="none" w:sz="0" w:space="0" w:color="auto"/>
        <w:right w:val="none" w:sz="0" w:space="0" w:color="auto"/>
      </w:divBdr>
    </w:div>
    <w:div w:id="496388531">
      <w:bodyDiv w:val="1"/>
      <w:marLeft w:val="0"/>
      <w:marRight w:val="0"/>
      <w:marTop w:val="0"/>
      <w:marBottom w:val="0"/>
      <w:divBdr>
        <w:top w:val="none" w:sz="0" w:space="0" w:color="auto"/>
        <w:left w:val="none" w:sz="0" w:space="0" w:color="auto"/>
        <w:bottom w:val="none" w:sz="0" w:space="0" w:color="auto"/>
        <w:right w:val="none" w:sz="0" w:space="0" w:color="auto"/>
      </w:divBdr>
    </w:div>
    <w:div w:id="496848528">
      <w:bodyDiv w:val="1"/>
      <w:marLeft w:val="0"/>
      <w:marRight w:val="0"/>
      <w:marTop w:val="0"/>
      <w:marBottom w:val="0"/>
      <w:divBdr>
        <w:top w:val="none" w:sz="0" w:space="0" w:color="auto"/>
        <w:left w:val="none" w:sz="0" w:space="0" w:color="auto"/>
        <w:bottom w:val="none" w:sz="0" w:space="0" w:color="auto"/>
        <w:right w:val="none" w:sz="0" w:space="0" w:color="auto"/>
      </w:divBdr>
    </w:div>
    <w:div w:id="497233472">
      <w:bodyDiv w:val="1"/>
      <w:marLeft w:val="0"/>
      <w:marRight w:val="0"/>
      <w:marTop w:val="0"/>
      <w:marBottom w:val="0"/>
      <w:divBdr>
        <w:top w:val="none" w:sz="0" w:space="0" w:color="auto"/>
        <w:left w:val="none" w:sz="0" w:space="0" w:color="auto"/>
        <w:bottom w:val="none" w:sz="0" w:space="0" w:color="auto"/>
        <w:right w:val="none" w:sz="0" w:space="0" w:color="auto"/>
      </w:divBdr>
    </w:div>
    <w:div w:id="497306837">
      <w:bodyDiv w:val="1"/>
      <w:marLeft w:val="0"/>
      <w:marRight w:val="0"/>
      <w:marTop w:val="0"/>
      <w:marBottom w:val="0"/>
      <w:divBdr>
        <w:top w:val="none" w:sz="0" w:space="0" w:color="auto"/>
        <w:left w:val="none" w:sz="0" w:space="0" w:color="auto"/>
        <w:bottom w:val="none" w:sz="0" w:space="0" w:color="auto"/>
        <w:right w:val="none" w:sz="0" w:space="0" w:color="auto"/>
      </w:divBdr>
    </w:div>
    <w:div w:id="497889765">
      <w:bodyDiv w:val="1"/>
      <w:marLeft w:val="0"/>
      <w:marRight w:val="0"/>
      <w:marTop w:val="0"/>
      <w:marBottom w:val="0"/>
      <w:divBdr>
        <w:top w:val="none" w:sz="0" w:space="0" w:color="auto"/>
        <w:left w:val="none" w:sz="0" w:space="0" w:color="auto"/>
        <w:bottom w:val="none" w:sz="0" w:space="0" w:color="auto"/>
        <w:right w:val="none" w:sz="0" w:space="0" w:color="auto"/>
      </w:divBdr>
    </w:div>
    <w:div w:id="500050795">
      <w:bodyDiv w:val="1"/>
      <w:marLeft w:val="0"/>
      <w:marRight w:val="0"/>
      <w:marTop w:val="0"/>
      <w:marBottom w:val="0"/>
      <w:divBdr>
        <w:top w:val="none" w:sz="0" w:space="0" w:color="auto"/>
        <w:left w:val="none" w:sz="0" w:space="0" w:color="auto"/>
        <w:bottom w:val="none" w:sz="0" w:space="0" w:color="auto"/>
        <w:right w:val="none" w:sz="0" w:space="0" w:color="auto"/>
      </w:divBdr>
    </w:div>
    <w:div w:id="500196252">
      <w:bodyDiv w:val="1"/>
      <w:marLeft w:val="0"/>
      <w:marRight w:val="0"/>
      <w:marTop w:val="0"/>
      <w:marBottom w:val="0"/>
      <w:divBdr>
        <w:top w:val="none" w:sz="0" w:space="0" w:color="auto"/>
        <w:left w:val="none" w:sz="0" w:space="0" w:color="auto"/>
        <w:bottom w:val="none" w:sz="0" w:space="0" w:color="auto"/>
        <w:right w:val="none" w:sz="0" w:space="0" w:color="auto"/>
      </w:divBdr>
    </w:div>
    <w:div w:id="500313242">
      <w:bodyDiv w:val="1"/>
      <w:marLeft w:val="0"/>
      <w:marRight w:val="0"/>
      <w:marTop w:val="0"/>
      <w:marBottom w:val="0"/>
      <w:divBdr>
        <w:top w:val="none" w:sz="0" w:space="0" w:color="auto"/>
        <w:left w:val="none" w:sz="0" w:space="0" w:color="auto"/>
        <w:bottom w:val="none" w:sz="0" w:space="0" w:color="auto"/>
        <w:right w:val="none" w:sz="0" w:space="0" w:color="auto"/>
      </w:divBdr>
    </w:div>
    <w:div w:id="501089487">
      <w:bodyDiv w:val="1"/>
      <w:marLeft w:val="0"/>
      <w:marRight w:val="0"/>
      <w:marTop w:val="0"/>
      <w:marBottom w:val="0"/>
      <w:divBdr>
        <w:top w:val="none" w:sz="0" w:space="0" w:color="auto"/>
        <w:left w:val="none" w:sz="0" w:space="0" w:color="auto"/>
        <w:bottom w:val="none" w:sz="0" w:space="0" w:color="auto"/>
        <w:right w:val="none" w:sz="0" w:space="0" w:color="auto"/>
      </w:divBdr>
    </w:div>
    <w:div w:id="501162275">
      <w:bodyDiv w:val="1"/>
      <w:marLeft w:val="0"/>
      <w:marRight w:val="0"/>
      <w:marTop w:val="0"/>
      <w:marBottom w:val="0"/>
      <w:divBdr>
        <w:top w:val="none" w:sz="0" w:space="0" w:color="auto"/>
        <w:left w:val="none" w:sz="0" w:space="0" w:color="auto"/>
        <w:bottom w:val="none" w:sz="0" w:space="0" w:color="auto"/>
        <w:right w:val="none" w:sz="0" w:space="0" w:color="auto"/>
      </w:divBdr>
    </w:div>
    <w:div w:id="501432801">
      <w:bodyDiv w:val="1"/>
      <w:marLeft w:val="0"/>
      <w:marRight w:val="0"/>
      <w:marTop w:val="0"/>
      <w:marBottom w:val="0"/>
      <w:divBdr>
        <w:top w:val="none" w:sz="0" w:space="0" w:color="auto"/>
        <w:left w:val="none" w:sz="0" w:space="0" w:color="auto"/>
        <w:bottom w:val="none" w:sz="0" w:space="0" w:color="auto"/>
        <w:right w:val="none" w:sz="0" w:space="0" w:color="auto"/>
      </w:divBdr>
    </w:div>
    <w:div w:id="501512171">
      <w:bodyDiv w:val="1"/>
      <w:marLeft w:val="0"/>
      <w:marRight w:val="0"/>
      <w:marTop w:val="0"/>
      <w:marBottom w:val="0"/>
      <w:divBdr>
        <w:top w:val="none" w:sz="0" w:space="0" w:color="auto"/>
        <w:left w:val="none" w:sz="0" w:space="0" w:color="auto"/>
        <w:bottom w:val="none" w:sz="0" w:space="0" w:color="auto"/>
        <w:right w:val="none" w:sz="0" w:space="0" w:color="auto"/>
      </w:divBdr>
    </w:div>
    <w:div w:id="501554282">
      <w:bodyDiv w:val="1"/>
      <w:marLeft w:val="0"/>
      <w:marRight w:val="0"/>
      <w:marTop w:val="0"/>
      <w:marBottom w:val="0"/>
      <w:divBdr>
        <w:top w:val="none" w:sz="0" w:space="0" w:color="auto"/>
        <w:left w:val="none" w:sz="0" w:space="0" w:color="auto"/>
        <w:bottom w:val="none" w:sz="0" w:space="0" w:color="auto"/>
        <w:right w:val="none" w:sz="0" w:space="0" w:color="auto"/>
      </w:divBdr>
    </w:div>
    <w:div w:id="501897878">
      <w:bodyDiv w:val="1"/>
      <w:marLeft w:val="0"/>
      <w:marRight w:val="0"/>
      <w:marTop w:val="0"/>
      <w:marBottom w:val="0"/>
      <w:divBdr>
        <w:top w:val="none" w:sz="0" w:space="0" w:color="auto"/>
        <w:left w:val="none" w:sz="0" w:space="0" w:color="auto"/>
        <w:bottom w:val="none" w:sz="0" w:space="0" w:color="auto"/>
        <w:right w:val="none" w:sz="0" w:space="0" w:color="auto"/>
      </w:divBdr>
    </w:div>
    <w:div w:id="502427970">
      <w:bodyDiv w:val="1"/>
      <w:marLeft w:val="0"/>
      <w:marRight w:val="0"/>
      <w:marTop w:val="0"/>
      <w:marBottom w:val="0"/>
      <w:divBdr>
        <w:top w:val="none" w:sz="0" w:space="0" w:color="auto"/>
        <w:left w:val="none" w:sz="0" w:space="0" w:color="auto"/>
        <w:bottom w:val="none" w:sz="0" w:space="0" w:color="auto"/>
        <w:right w:val="none" w:sz="0" w:space="0" w:color="auto"/>
      </w:divBdr>
    </w:div>
    <w:div w:id="502551363">
      <w:bodyDiv w:val="1"/>
      <w:marLeft w:val="0"/>
      <w:marRight w:val="0"/>
      <w:marTop w:val="0"/>
      <w:marBottom w:val="0"/>
      <w:divBdr>
        <w:top w:val="none" w:sz="0" w:space="0" w:color="auto"/>
        <w:left w:val="none" w:sz="0" w:space="0" w:color="auto"/>
        <w:bottom w:val="none" w:sz="0" w:space="0" w:color="auto"/>
        <w:right w:val="none" w:sz="0" w:space="0" w:color="auto"/>
      </w:divBdr>
    </w:div>
    <w:div w:id="503008196">
      <w:bodyDiv w:val="1"/>
      <w:marLeft w:val="0"/>
      <w:marRight w:val="0"/>
      <w:marTop w:val="0"/>
      <w:marBottom w:val="0"/>
      <w:divBdr>
        <w:top w:val="none" w:sz="0" w:space="0" w:color="auto"/>
        <w:left w:val="none" w:sz="0" w:space="0" w:color="auto"/>
        <w:bottom w:val="none" w:sz="0" w:space="0" w:color="auto"/>
        <w:right w:val="none" w:sz="0" w:space="0" w:color="auto"/>
      </w:divBdr>
    </w:div>
    <w:div w:id="503469971">
      <w:bodyDiv w:val="1"/>
      <w:marLeft w:val="0"/>
      <w:marRight w:val="0"/>
      <w:marTop w:val="0"/>
      <w:marBottom w:val="0"/>
      <w:divBdr>
        <w:top w:val="none" w:sz="0" w:space="0" w:color="auto"/>
        <w:left w:val="none" w:sz="0" w:space="0" w:color="auto"/>
        <w:bottom w:val="none" w:sz="0" w:space="0" w:color="auto"/>
        <w:right w:val="none" w:sz="0" w:space="0" w:color="auto"/>
      </w:divBdr>
    </w:div>
    <w:div w:id="503981749">
      <w:bodyDiv w:val="1"/>
      <w:marLeft w:val="0"/>
      <w:marRight w:val="0"/>
      <w:marTop w:val="0"/>
      <w:marBottom w:val="0"/>
      <w:divBdr>
        <w:top w:val="none" w:sz="0" w:space="0" w:color="auto"/>
        <w:left w:val="none" w:sz="0" w:space="0" w:color="auto"/>
        <w:bottom w:val="none" w:sz="0" w:space="0" w:color="auto"/>
        <w:right w:val="none" w:sz="0" w:space="0" w:color="auto"/>
      </w:divBdr>
    </w:div>
    <w:div w:id="505637698">
      <w:bodyDiv w:val="1"/>
      <w:marLeft w:val="0"/>
      <w:marRight w:val="0"/>
      <w:marTop w:val="0"/>
      <w:marBottom w:val="0"/>
      <w:divBdr>
        <w:top w:val="none" w:sz="0" w:space="0" w:color="auto"/>
        <w:left w:val="none" w:sz="0" w:space="0" w:color="auto"/>
        <w:bottom w:val="none" w:sz="0" w:space="0" w:color="auto"/>
        <w:right w:val="none" w:sz="0" w:space="0" w:color="auto"/>
      </w:divBdr>
    </w:div>
    <w:div w:id="506015705">
      <w:bodyDiv w:val="1"/>
      <w:marLeft w:val="0"/>
      <w:marRight w:val="0"/>
      <w:marTop w:val="0"/>
      <w:marBottom w:val="0"/>
      <w:divBdr>
        <w:top w:val="none" w:sz="0" w:space="0" w:color="auto"/>
        <w:left w:val="none" w:sz="0" w:space="0" w:color="auto"/>
        <w:bottom w:val="none" w:sz="0" w:space="0" w:color="auto"/>
        <w:right w:val="none" w:sz="0" w:space="0" w:color="auto"/>
      </w:divBdr>
    </w:div>
    <w:div w:id="506363072">
      <w:bodyDiv w:val="1"/>
      <w:marLeft w:val="0"/>
      <w:marRight w:val="0"/>
      <w:marTop w:val="0"/>
      <w:marBottom w:val="0"/>
      <w:divBdr>
        <w:top w:val="none" w:sz="0" w:space="0" w:color="auto"/>
        <w:left w:val="none" w:sz="0" w:space="0" w:color="auto"/>
        <w:bottom w:val="none" w:sz="0" w:space="0" w:color="auto"/>
        <w:right w:val="none" w:sz="0" w:space="0" w:color="auto"/>
      </w:divBdr>
    </w:div>
    <w:div w:id="506409913">
      <w:bodyDiv w:val="1"/>
      <w:marLeft w:val="0"/>
      <w:marRight w:val="0"/>
      <w:marTop w:val="0"/>
      <w:marBottom w:val="0"/>
      <w:divBdr>
        <w:top w:val="none" w:sz="0" w:space="0" w:color="auto"/>
        <w:left w:val="none" w:sz="0" w:space="0" w:color="auto"/>
        <w:bottom w:val="none" w:sz="0" w:space="0" w:color="auto"/>
        <w:right w:val="none" w:sz="0" w:space="0" w:color="auto"/>
      </w:divBdr>
    </w:div>
    <w:div w:id="506410822">
      <w:bodyDiv w:val="1"/>
      <w:marLeft w:val="0"/>
      <w:marRight w:val="0"/>
      <w:marTop w:val="0"/>
      <w:marBottom w:val="0"/>
      <w:divBdr>
        <w:top w:val="none" w:sz="0" w:space="0" w:color="auto"/>
        <w:left w:val="none" w:sz="0" w:space="0" w:color="auto"/>
        <w:bottom w:val="none" w:sz="0" w:space="0" w:color="auto"/>
        <w:right w:val="none" w:sz="0" w:space="0" w:color="auto"/>
      </w:divBdr>
    </w:div>
    <w:div w:id="506554377">
      <w:bodyDiv w:val="1"/>
      <w:marLeft w:val="0"/>
      <w:marRight w:val="0"/>
      <w:marTop w:val="0"/>
      <w:marBottom w:val="0"/>
      <w:divBdr>
        <w:top w:val="none" w:sz="0" w:space="0" w:color="auto"/>
        <w:left w:val="none" w:sz="0" w:space="0" w:color="auto"/>
        <w:bottom w:val="none" w:sz="0" w:space="0" w:color="auto"/>
        <w:right w:val="none" w:sz="0" w:space="0" w:color="auto"/>
      </w:divBdr>
    </w:div>
    <w:div w:id="507527831">
      <w:bodyDiv w:val="1"/>
      <w:marLeft w:val="0"/>
      <w:marRight w:val="0"/>
      <w:marTop w:val="0"/>
      <w:marBottom w:val="0"/>
      <w:divBdr>
        <w:top w:val="none" w:sz="0" w:space="0" w:color="auto"/>
        <w:left w:val="none" w:sz="0" w:space="0" w:color="auto"/>
        <w:bottom w:val="none" w:sz="0" w:space="0" w:color="auto"/>
        <w:right w:val="none" w:sz="0" w:space="0" w:color="auto"/>
      </w:divBdr>
    </w:div>
    <w:div w:id="507788660">
      <w:bodyDiv w:val="1"/>
      <w:marLeft w:val="0"/>
      <w:marRight w:val="0"/>
      <w:marTop w:val="0"/>
      <w:marBottom w:val="0"/>
      <w:divBdr>
        <w:top w:val="none" w:sz="0" w:space="0" w:color="auto"/>
        <w:left w:val="none" w:sz="0" w:space="0" w:color="auto"/>
        <w:bottom w:val="none" w:sz="0" w:space="0" w:color="auto"/>
        <w:right w:val="none" w:sz="0" w:space="0" w:color="auto"/>
      </w:divBdr>
    </w:div>
    <w:div w:id="507907761">
      <w:bodyDiv w:val="1"/>
      <w:marLeft w:val="0"/>
      <w:marRight w:val="0"/>
      <w:marTop w:val="0"/>
      <w:marBottom w:val="0"/>
      <w:divBdr>
        <w:top w:val="none" w:sz="0" w:space="0" w:color="auto"/>
        <w:left w:val="none" w:sz="0" w:space="0" w:color="auto"/>
        <w:bottom w:val="none" w:sz="0" w:space="0" w:color="auto"/>
        <w:right w:val="none" w:sz="0" w:space="0" w:color="auto"/>
      </w:divBdr>
    </w:div>
    <w:div w:id="508105204">
      <w:bodyDiv w:val="1"/>
      <w:marLeft w:val="0"/>
      <w:marRight w:val="0"/>
      <w:marTop w:val="0"/>
      <w:marBottom w:val="0"/>
      <w:divBdr>
        <w:top w:val="none" w:sz="0" w:space="0" w:color="auto"/>
        <w:left w:val="none" w:sz="0" w:space="0" w:color="auto"/>
        <w:bottom w:val="none" w:sz="0" w:space="0" w:color="auto"/>
        <w:right w:val="none" w:sz="0" w:space="0" w:color="auto"/>
      </w:divBdr>
    </w:div>
    <w:div w:id="508299421">
      <w:bodyDiv w:val="1"/>
      <w:marLeft w:val="0"/>
      <w:marRight w:val="0"/>
      <w:marTop w:val="0"/>
      <w:marBottom w:val="0"/>
      <w:divBdr>
        <w:top w:val="none" w:sz="0" w:space="0" w:color="auto"/>
        <w:left w:val="none" w:sz="0" w:space="0" w:color="auto"/>
        <w:bottom w:val="none" w:sz="0" w:space="0" w:color="auto"/>
        <w:right w:val="none" w:sz="0" w:space="0" w:color="auto"/>
      </w:divBdr>
    </w:div>
    <w:div w:id="508327661">
      <w:bodyDiv w:val="1"/>
      <w:marLeft w:val="0"/>
      <w:marRight w:val="0"/>
      <w:marTop w:val="0"/>
      <w:marBottom w:val="0"/>
      <w:divBdr>
        <w:top w:val="none" w:sz="0" w:space="0" w:color="auto"/>
        <w:left w:val="none" w:sz="0" w:space="0" w:color="auto"/>
        <w:bottom w:val="none" w:sz="0" w:space="0" w:color="auto"/>
        <w:right w:val="none" w:sz="0" w:space="0" w:color="auto"/>
      </w:divBdr>
    </w:div>
    <w:div w:id="508327997">
      <w:bodyDiv w:val="1"/>
      <w:marLeft w:val="0"/>
      <w:marRight w:val="0"/>
      <w:marTop w:val="0"/>
      <w:marBottom w:val="0"/>
      <w:divBdr>
        <w:top w:val="none" w:sz="0" w:space="0" w:color="auto"/>
        <w:left w:val="none" w:sz="0" w:space="0" w:color="auto"/>
        <w:bottom w:val="none" w:sz="0" w:space="0" w:color="auto"/>
        <w:right w:val="none" w:sz="0" w:space="0" w:color="auto"/>
      </w:divBdr>
    </w:div>
    <w:div w:id="508448605">
      <w:bodyDiv w:val="1"/>
      <w:marLeft w:val="0"/>
      <w:marRight w:val="0"/>
      <w:marTop w:val="0"/>
      <w:marBottom w:val="0"/>
      <w:divBdr>
        <w:top w:val="none" w:sz="0" w:space="0" w:color="auto"/>
        <w:left w:val="none" w:sz="0" w:space="0" w:color="auto"/>
        <w:bottom w:val="none" w:sz="0" w:space="0" w:color="auto"/>
        <w:right w:val="none" w:sz="0" w:space="0" w:color="auto"/>
      </w:divBdr>
    </w:div>
    <w:div w:id="508568087">
      <w:bodyDiv w:val="1"/>
      <w:marLeft w:val="0"/>
      <w:marRight w:val="0"/>
      <w:marTop w:val="0"/>
      <w:marBottom w:val="0"/>
      <w:divBdr>
        <w:top w:val="none" w:sz="0" w:space="0" w:color="auto"/>
        <w:left w:val="none" w:sz="0" w:space="0" w:color="auto"/>
        <w:bottom w:val="none" w:sz="0" w:space="0" w:color="auto"/>
        <w:right w:val="none" w:sz="0" w:space="0" w:color="auto"/>
      </w:divBdr>
    </w:div>
    <w:div w:id="508912941">
      <w:bodyDiv w:val="1"/>
      <w:marLeft w:val="0"/>
      <w:marRight w:val="0"/>
      <w:marTop w:val="0"/>
      <w:marBottom w:val="0"/>
      <w:divBdr>
        <w:top w:val="none" w:sz="0" w:space="0" w:color="auto"/>
        <w:left w:val="none" w:sz="0" w:space="0" w:color="auto"/>
        <w:bottom w:val="none" w:sz="0" w:space="0" w:color="auto"/>
        <w:right w:val="none" w:sz="0" w:space="0" w:color="auto"/>
      </w:divBdr>
    </w:div>
    <w:div w:id="510292857">
      <w:bodyDiv w:val="1"/>
      <w:marLeft w:val="0"/>
      <w:marRight w:val="0"/>
      <w:marTop w:val="0"/>
      <w:marBottom w:val="0"/>
      <w:divBdr>
        <w:top w:val="none" w:sz="0" w:space="0" w:color="auto"/>
        <w:left w:val="none" w:sz="0" w:space="0" w:color="auto"/>
        <w:bottom w:val="none" w:sz="0" w:space="0" w:color="auto"/>
        <w:right w:val="none" w:sz="0" w:space="0" w:color="auto"/>
      </w:divBdr>
    </w:div>
    <w:div w:id="511068340">
      <w:bodyDiv w:val="1"/>
      <w:marLeft w:val="0"/>
      <w:marRight w:val="0"/>
      <w:marTop w:val="0"/>
      <w:marBottom w:val="0"/>
      <w:divBdr>
        <w:top w:val="none" w:sz="0" w:space="0" w:color="auto"/>
        <w:left w:val="none" w:sz="0" w:space="0" w:color="auto"/>
        <w:bottom w:val="none" w:sz="0" w:space="0" w:color="auto"/>
        <w:right w:val="none" w:sz="0" w:space="0" w:color="auto"/>
      </w:divBdr>
    </w:div>
    <w:div w:id="511187690">
      <w:bodyDiv w:val="1"/>
      <w:marLeft w:val="0"/>
      <w:marRight w:val="0"/>
      <w:marTop w:val="0"/>
      <w:marBottom w:val="0"/>
      <w:divBdr>
        <w:top w:val="none" w:sz="0" w:space="0" w:color="auto"/>
        <w:left w:val="none" w:sz="0" w:space="0" w:color="auto"/>
        <w:bottom w:val="none" w:sz="0" w:space="0" w:color="auto"/>
        <w:right w:val="none" w:sz="0" w:space="0" w:color="auto"/>
      </w:divBdr>
    </w:div>
    <w:div w:id="511384500">
      <w:bodyDiv w:val="1"/>
      <w:marLeft w:val="0"/>
      <w:marRight w:val="0"/>
      <w:marTop w:val="0"/>
      <w:marBottom w:val="0"/>
      <w:divBdr>
        <w:top w:val="none" w:sz="0" w:space="0" w:color="auto"/>
        <w:left w:val="none" w:sz="0" w:space="0" w:color="auto"/>
        <w:bottom w:val="none" w:sz="0" w:space="0" w:color="auto"/>
        <w:right w:val="none" w:sz="0" w:space="0" w:color="auto"/>
      </w:divBdr>
    </w:div>
    <w:div w:id="511771575">
      <w:bodyDiv w:val="1"/>
      <w:marLeft w:val="0"/>
      <w:marRight w:val="0"/>
      <w:marTop w:val="0"/>
      <w:marBottom w:val="0"/>
      <w:divBdr>
        <w:top w:val="none" w:sz="0" w:space="0" w:color="auto"/>
        <w:left w:val="none" w:sz="0" w:space="0" w:color="auto"/>
        <w:bottom w:val="none" w:sz="0" w:space="0" w:color="auto"/>
        <w:right w:val="none" w:sz="0" w:space="0" w:color="auto"/>
      </w:divBdr>
    </w:div>
    <w:div w:id="511995646">
      <w:bodyDiv w:val="1"/>
      <w:marLeft w:val="0"/>
      <w:marRight w:val="0"/>
      <w:marTop w:val="0"/>
      <w:marBottom w:val="0"/>
      <w:divBdr>
        <w:top w:val="none" w:sz="0" w:space="0" w:color="auto"/>
        <w:left w:val="none" w:sz="0" w:space="0" w:color="auto"/>
        <w:bottom w:val="none" w:sz="0" w:space="0" w:color="auto"/>
        <w:right w:val="none" w:sz="0" w:space="0" w:color="auto"/>
      </w:divBdr>
    </w:div>
    <w:div w:id="512303079">
      <w:bodyDiv w:val="1"/>
      <w:marLeft w:val="0"/>
      <w:marRight w:val="0"/>
      <w:marTop w:val="0"/>
      <w:marBottom w:val="0"/>
      <w:divBdr>
        <w:top w:val="none" w:sz="0" w:space="0" w:color="auto"/>
        <w:left w:val="none" w:sz="0" w:space="0" w:color="auto"/>
        <w:bottom w:val="none" w:sz="0" w:space="0" w:color="auto"/>
        <w:right w:val="none" w:sz="0" w:space="0" w:color="auto"/>
      </w:divBdr>
    </w:div>
    <w:div w:id="512646768">
      <w:bodyDiv w:val="1"/>
      <w:marLeft w:val="0"/>
      <w:marRight w:val="0"/>
      <w:marTop w:val="0"/>
      <w:marBottom w:val="0"/>
      <w:divBdr>
        <w:top w:val="none" w:sz="0" w:space="0" w:color="auto"/>
        <w:left w:val="none" w:sz="0" w:space="0" w:color="auto"/>
        <w:bottom w:val="none" w:sz="0" w:space="0" w:color="auto"/>
        <w:right w:val="none" w:sz="0" w:space="0" w:color="auto"/>
      </w:divBdr>
    </w:div>
    <w:div w:id="512719479">
      <w:bodyDiv w:val="1"/>
      <w:marLeft w:val="0"/>
      <w:marRight w:val="0"/>
      <w:marTop w:val="0"/>
      <w:marBottom w:val="0"/>
      <w:divBdr>
        <w:top w:val="none" w:sz="0" w:space="0" w:color="auto"/>
        <w:left w:val="none" w:sz="0" w:space="0" w:color="auto"/>
        <w:bottom w:val="none" w:sz="0" w:space="0" w:color="auto"/>
        <w:right w:val="none" w:sz="0" w:space="0" w:color="auto"/>
      </w:divBdr>
    </w:div>
    <w:div w:id="513224571">
      <w:bodyDiv w:val="1"/>
      <w:marLeft w:val="0"/>
      <w:marRight w:val="0"/>
      <w:marTop w:val="0"/>
      <w:marBottom w:val="0"/>
      <w:divBdr>
        <w:top w:val="none" w:sz="0" w:space="0" w:color="auto"/>
        <w:left w:val="none" w:sz="0" w:space="0" w:color="auto"/>
        <w:bottom w:val="none" w:sz="0" w:space="0" w:color="auto"/>
        <w:right w:val="none" w:sz="0" w:space="0" w:color="auto"/>
      </w:divBdr>
    </w:div>
    <w:div w:id="513302661">
      <w:bodyDiv w:val="1"/>
      <w:marLeft w:val="0"/>
      <w:marRight w:val="0"/>
      <w:marTop w:val="0"/>
      <w:marBottom w:val="0"/>
      <w:divBdr>
        <w:top w:val="none" w:sz="0" w:space="0" w:color="auto"/>
        <w:left w:val="none" w:sz="0" w:space="0" w:color="auto"/>
        <w:bottom w:val="none" w:sz="0" w:space="0" w:color="auto"/>
        <w:right w:val="none" w:sz="0" w:space="0" w:color="auto"/>
      </w:divBdr>
    </w:div>
    <w:div w:id="513308559">
      <w:bodyDiv w:val="1"/>
      <w:marLeft w:val="0"/>
      <w:marRight w:val="0"/>
      <w:marTop w:val="0"/>
      <w:marBottom w:val="0"/>
      <w:divBdr>
        <w:top w:val="none" w:sz="0" w:space="0" w:color="auto"/>
        <w:left w:val="none" w:sz="0" w:space="0" w:color="auto"/>
        <w:bottom w:val="none" w:sz="0" w:space="0" w:color="auto"/>
        <w:right w:val="none" w:sz="0" w:space="0" w:color="auto"/>
      </w:divBdr>
    </w:div>
    <w:div w:id="513375040">
      <w:bodyDiv w:val="1"/>
      <w:marLeft w:val="0"/>
      <w:marRight w:val="0"/>
      <w:marTop w:val="0"/>
      <w:marBottom w:val="0"/>
      <w:divBdr>
        <w:top w:val="none" w:sz="0" w:space="0" w:color="auto"/>
        <w:left w:val="none" w:sz="0" w:space="0" w:color="auto"/>
        <w:bottom w:val="none" w:sz="0" w:space="0" w:color="auto"/>
        <w:right w:val="none" w:sz="0" w:space="0" w:color="auto"/>
      </w:divBdr>
    </w:div>
    <w:div w:id="513999742">
      <w:bodyDiv w:val="1"/>
      <w:marLeft w:val="0"/>
      <w:marRight w:val="0"/>
      <w:marTop w:val="0"/>
      <w:marBottom w:val="0"/>
      <w:divBdr>
        <w:top w:val="none" w:sz="0" w:space="0" w:color="auto"/>
        <w:left w:val="none" w:sz="0" w:space="0" w:color="auto"/>
        <w:bottom w:val="none" w:sz="0" w:space="0" w:color="auto"/>
        <w:right w:val="none" w:sz="0" w:space="0" w:color="auto"/>
      </w:divBdr>
    </w:div>
    <w:div w:id="514805372">
      <w:bodyDiv w:val="1"/>
      <w:marLeft w:val="0"/>
      <w:marRight w:val="0"/>
      <w:marTop w:val="0"/>
      <w:marBottom w:val="0"/>
      <w:divBdr>
        <w:top w:val="none" w:sz="0" w:space="0" w:color="auto"/>
        <w:left w:val="none" w:sz="0" w:space="0" w:color="auto"/>
        <w:bottom w:val="none" w:sz="0" w:space="0" w:color="auto"/>
        <w:right w:val="none" w:sz="0" w:space="0" w:color="auto"/>
      </w:divBdr>
    </w:div>
    <w:div w:id="515198084">
      <w:bodyDiv w:val="1"/>
      <w:marLeft w:val="0"/>
      <w:marRight w:val="0"/>
      <w:marTop w:val="0"/>
      <w:marBottom w:val="0"/>
      <w:divBdr>
        <w:top w:val="none" w:sz="0" w:space="0" w:color="auto"/>
        <w:left w:val="none" w:sz="0" w:space="0" w:color="auto"/>
        <w:bottom w:val="none" w:sz="0" w:space="0" w:color="auto"/>
        <w:right w:val="none" w:sz="0" w:space="0" w:color="auto"/>
      </w:divBdr>
    </w:div>
    <w:div w:id="515507685">
      <w:bodyDiv w:val="1"/>
      <w:marLeft w:val="0"/>
      <w:marRight w:val="0"/>
      <w:marTop w:val="0"/>
      <w:marBottom w:val="0"/>
      <w:divBdr>
        <w:top w:val="none" w:sz="0" w:space="0" w:color="auto"/>
        <w:left w:val="none" w:sz="0" w:space="0" w:color="auto"/>
        <w:bottom w:val="none" w:sz="0" w:space="0" w:color="auto"/>
        <w:right w:val="none" w:sz="0" w:space="0" w:color="auto"/>
      </w:divBdr>
    </w:div>
    <w:div w:id="516239718">
      <w:bodyDiv w:val="1"/>
      <w:marLeft w:val="0"/>
      <w:marRight w:val="0"/>
      <w:marTop w:val="0"/>
      <w:marBottom w:val="0"/>
      <w:divBdr>
        <w:top w:val="none" w:sz="0" w:space="0" w:color="auto"/>
        <w:left w:val="none" w:sz="0" w:space="0" w:color="auto"/>
        <w:bottom w:val="none" w:sz="0" w:space="0" w:color="auto"/>
        <w:right w:val="none" w:sz="0" w:space="0" w:color="auto"/>
      </w:divBdr>
    </w:div>
    <w:div w:id="516425915">
      <w:bodyDiv w:val="1"/>
      <w:marLeft w:val="0"/>
      <w:marRight w:val="0"/>
      <w:marTop w:val="0"/>
      <w:marBottom w:val="0"/>
      <w:divBdr>
        <w:top w:val="none" w:sz="0" w:space="0" w:color="auto"/>
        <w:left w:val="none" w:sz="0" w:space="0" w:color="auto"/>
        <w:bottom w:val="none" w:sz="0" w:space="0" w:color="auto"/>
        <w:right w:val="none" w:sz="0" w:space="0" w:color="auto"/>
      </w:divBdr>
    </w:div>
    <w:div w:id="517085790">
      <w:bodyDiv w:val="1"/>
      <w:marLeft w:val="0"/>
      <w:marRight w:val="0"/>
      <w:marTop w:val="0"/>
      <w:marBottom w:val="0"/>
      <w:divBdr>
        <w:top w:val="none" w:sz="0" w:space="0" w:color="auto"/>
        <w:left w:val="none" w:sz="0" w:space="0" w:color="auto"/>
        <w:bottom w:val="none" w:sz="0" w:space="0" w:color="auto"/>
        <w:right w:val="none" w:sz="0" w:space="0" w:color="auto"/>
      </w:divBdr>
    </w:div>
    <w:div w:id="517238075">
      <w:bodyDiv w:val="1"/>
      <w:marLeft w:val="0"/>
      <w:marRight w:val="0"/>
      <w:marTop w:val="0"/>
      <w:marBottom w:val="0"/>
      <w:divBdr>
        <w:top w:val="none" w:sz="0" w:space="0" w:color="auto"/>
        <w:left w:val="none" w:sz="0" w:space="0" w:color="auto"/>
        <w:bottom w:val="none" w:sz="0" w:space="0" w:color="auto"/>
        <w:right w:val="none" w:sz="0" w:space="0" w:color="auto"/>
      </w:divBdr>
    </w:div>
    <w:div w:id="517622199">
      <w:bodyDiv w:val="1"/>
      <w:marLeft w:val="0"/>
      <w:marRight w:val="0"/>
      <w:marTop w:val="0"/>
      <w:marBottom w:val="0"/>
      <w:divBdr>
        <w:top w:val="none" w:sz="0" w:space="0" w:color="auto"/>
        <w:left w:val="none" w:sz="0" w:space="0" w:color="auto"/>
        <w:bottom w:val="none" w:sz="0" w:space="0" w:color="auto"/>
        <w:right w:val="none" w:sz="0" w:space="0" w:color="auto"/>
      </w:divBdr>
    </w:div>
    <w:div w:id="517743200">
      <w:bodyDiv w:val="1"/>
      <w:marLeft w:val="0"/>
      <w:marRight w:val="0"/>
      <w:marTop w:val="0"/>
      <w:marBottom w:val="0"/>
      <w:divBdr>
        <w:top w:val="none" w:sz="0" w:space="0" w:color="auto"/>
        <w:left w:val="none" w:sz="0" w:space="0" w:color="auto"/>
        <w:bottom w:val="none" w:sz="0" w:space="0" w:color="auto"/>
        <w:right w:val="none" w:sz="0" w:space="0" w:color="auto"/>
      </w:divBdr>
    </w:div>
    <w:div w:id="518088325">
      <w:bodyDiv w:val="1"/>
      <w:marLeft w:val="0"/>
      <w:marRight w:val="0"/>
      <w:marTop w:val="0"/>
      <w:marBottom w:val="0"/>
      <w:divBdr>
        <w:top w:val="none" w:sz="0" w:space="0" w:color="auto"/>
        <w:left w:val="none" w:sz="0" w:space="0" w:color="auto"/>
        <w:bottom w:val="none" w:sz="0" w:space="0" w:color="auto"/>
        <w:right w:val="none" w:sz="0" w:space="0" w:color="auto"/>
      </w:divBdr>
    </w:div>
    <w:div w:id="518324461">
      <w:bodyDiv w:val="1"/>
      <w:marLeft w:val="0"/>
      <w:marRight w:val="0"/>
      <w:marTop w:val="0"/>
      <w:marBottom w:val="0"/>
      <w:divBdr>
        <w:top w:val="none" w:sz="0" w:space="0" w:color="auto"/>
        <w:left w:val="none" w:sz="0" w:space="0" w:color="auto"/>
        <w:bottom w:val="none" w:sz="0" w:space="0" w:color="auto"/>
        <w:right w:val="none" w:sz="0" w:space="0" w:color="auto"/>
      </w:divBdr>
    </w:div>
    <w:div w:id="519047893">
      <w:bodyDiv w:val="1"/>
      <w:marLeft w:val="0"/>
      <w:marRight w:val="0"/>
      <w:marTop w:val="0"/>
      <w:marBottom w:val="0"/>
      <w:divBdr>
        <w:top w:val="none" w:sz="0" w:space="0" w:color="auto"/>
        <w:left w:val="none" w:sz="0" w:space="0" w:color="auto"/>
        <w:bottom w:val="none" w:sz="0" w:space="0" w:color="auto"/>
        <w:right w:val="none" w:sz="0" w:space="0" w:color="auto"/>
      </w:divBdr>
    </w:div>
    <w:div w:id="519124087">
      <w:bodyDiv w:val="1"/>
      <w:marLeft w:val="0"/>
      <w:marRight w:val="0"/>
      <w:marTop w:val="0"/>
      <w:marBottom w:val="0"/>
      <w:divBdr>
        <w:top w:val="none" w:sz="0" w:space="0" w:color="auto"/>
        <w:left w:val="none" w:sz="0" w:space="0" w:color="auto"/>
        <w:bottom w:val="none" w:sz="0" w:space="0" w:color="auto"/>
        <w:right w:val="none" w:sz="0" w:space="0" w:color="auto"/>
      </w:divBdr>
    </w:div>
    <w:div w:id="520241758">
      <w:bodyDiv w:val="1"/>
      <w:marLeft w:val="0"/>
      <w:marRight w:val="0"/>
      <w:marTop w:val="0"/>
      <w:marBottom w:val="0"/>
      <w:divBdr>
        <w:top w:val="none" w:sz="0" w:space="0" w:color="auto"/>
        <w:left w:val="none" w:sz="0" w:space="0" w:color="auto"/>
        <w:bottom w:val="none" w:sz="0" w:space="0" w:color="auto"/>
        <w:right w:val="none" w:sz="0" w:space="0" w:color="auto"/>
      </w:divBdr>
    </w:div>
    <w:div w:id="520556846">
      <w:bodyDiv w:val="1"/>
      <w:marLeft w:val="0"/>
      <w:marRight w:val="0"/>
      <w:marTop w:val="0"/>
      <w:marBottom w:val="0"/>
      <w:divBdr>
        <w:top w:val="none" w:sz="0" w:space="0" w:color="auto"/>
        <w:left w:val="none" w:sz="0" w:space="0" w:color="auto"/>
        <w:bottom w:val="none" w:sz="0" w:space="0" w:color="auto"/>
        <w:right w:val="none" w:sz="0" w:space="0" w:color="auto"/>
      </w:divBdr>
    </w:div>
    <w:div w:id="521091769">
      <w:bodyDiv w:val="1"/>
      <w:marLeft w:val="0"/>
      <w:marRight w:val="0"/>
      <w:marTop w:val="0"/>
      <w:marBottom w:val="0"/>
      <w:divBdr>
        <w:top w:val="none" w:sz="0" w:space="0" w:color="auto"/>
        <w:left w:val="none" w:sz="0" w:space="0" w:color="auto"/>
        <w:bottom w:val="none" w:sz="0" w:space="0" w:color="auto"/>
        <w:right w:val="none" w:sz="0" w:space="0" w:color="auto"/>
      </w:divBdr>
    </w:div>
    <w:div w:id="521431362">
      <w:bodyDiv w:val="1"/>
      <w:marLeft w:val="0"/>
      <w:marRight w:val="0"/>
      <w:marTop w:val="0"/>
      <w:marBottom w:val="0"/>
      <w:divBdr>
        <w:top w:val="none" w:sz="0" w:space="0" w:color="auto"/>
        <w:left w:val="none" w:sz="0" w:space="0" w:color="auto"/>
        <w:bottom w:val="none" w:sz="0" w:space="0" w:color="auto"/>
        <w:right w:val="none" w:sz="0" w:space="0" w:color="auto"/>
      </w:divBdr>
    </w:div>
    <w:div w:id="522012569">
      <w:bodyDiv w:val="1"/>
      <w:marLeft w:val="0"/>
      <w:marRight w:val="0"/>
      <w:marTop w:val="0"/>
      <w:marBottom w:val="0"/>
      <w:divBdr>
        <w:top w:val="none" w:sz="0" w:space="0" w:color="auto"/>
        <w:left w:val="none" w:sz="0" w:space="0" w:color="auto"/>
        <w:bottom w:val="none" w:sz="0" w:space="0" w:color="auto"/>
        <w:right w:val="none" w:sz="0" w:space="0" w:color="auto"/>
      </w:divBdr>
    </w:div>
    <w:div w:id="522134322">
      <w:bodyDiv w:val="1"/>
      <w:marLeft w:val="0"/>
      <w:marRight w:val="0"/>
      <w:marTop w:val="0"/>
      <w:marBottom w:val="0"/>
      <w:divBdr>
        <w:top w:val="none" w:sz="0" w:space="0" w:color="auto"/>
        <w:left w:val="none" w:sz="0" w:space="0" w:color="auto"/>
        <w:bottom w:val="none" w:sz="0" w:space="0" w:color="auto"/>
        <w:right w:val="none" w:sz="0" w:space="0" w:color="auto"/>
      </w:divBdr>
    </w:div>
    <w:div w:id="522479279">
      <w:bodyDiv w:val="1"/>
      <w:marLeft w:val="0"/>
      <w:marRight w:val="0"/>
      <w:marTop w:val="0"/>
      <w:marBottom w:val="0"/>
      <w:divBdr>
        <w:top w:val="none" w:sz="0" w:space="0" w:color="auto"/>
        <w:left w:val="none" w:sz="0" w:space="0" w:color="auto"/>
        <w:bottom w:val="none" w:sz="0" w:space="0" w:color="auto"/>
        <w:right w:val="none" w:sz="0" w:space="0" w:color="auto"/>
      </w:divBdr>
    </w:div>
    <w:div w:id="522865084">
      <w:bodyDiv w:val="1"/>
      <w:marLeft w:val="0"/>
      <w:marRight w:val="0"/>
      <w:marTop w:val="0"/>
      <w:marBottom w:val="0"/>
      <w:divBdr>
        <w:top w:val="none" w:sz="0" w:space="0" w:color="auto"/>
        <w:left w:val="none" w:sz="0" w:space="0" w:color="auto"/>
        <w:bottom w:val="none" w:sz="0" w:space="0" w:color="auto"/>
        <w:right w:val="none" w:sz="0" w:space="0" w:color="auto"/>
      </w:divBdr>
    </w:div>
    <w:div w:id="523053092">
      <w:bodyDiv w:val="1"/>
      <w:marLeft w:val="0"/>
      <w:marRight w:val="0"/>
      <w:marTop w:val="0"/>
      <w:marBottom w:val="0"/>
      <w:divBdr>
        <w:top w:val="none" w:sz="0" w:space="0" w:color="auto"/>
        <w:left w:val="none" w:sz="0" w:space="0" w:color="auto"/>
        <w:bottom w:val="none" w:sz="0" w:space="0" w:color="auto"/>
        <w:right w:val="none" w:sz="0" w:space="0" w:color="auto"/>
      </w:divBdr>
    </w:div>
    <w:div w:id="523250786">
      <w:bodyDiv w:val="1"/>
      <w:marLeft w:val="0"/>
      <w:marRight w:val="0"/>
      <w:marTop w:val="0"/>
      <w:marBottom w:val="0"/>
      <w:divBdr>
        <w:top w:val="none" w:sz="0" w:space="0" w:color="auto"/>
        <w:left w:val="none" w:sz="0" w:space="0" w:color="auto"/>
        <w:bottom w:val="none" w:sz="0" w:space="0" w:color="auto"/>
        <w:right w:val="none" w:sz="0" w:space="0" w:color="auto"/>
      </w:divBdr>
    </w:div>
    <w:div w:id="523252278">
      <w:bodyDiv w:val="1"/>
      <w:marLeft w:val="0"/>
      <w:marRight w:val="0"/>
      <w:marTop w:val="0"/>
      <w:marBottom w:val="0"/>
      <w:divBdr>
        <w:top w:val="none" w:sz="0" w:space="0" w:color="auto"/>
        <w:left w:val="none" w:sz="0" w:space="0" w:color="auto"/>
        <w:bottom w:val="none" w:sz="0" w:space="0" w:color="auto"/>
        <w:right w:val="none" w:sz="0" w:space="0" w:color="auto"/>
      </w:divBdr>
    </w:div>
    <w:div w:id="523398303">
      <w:bodyDiv w:val="1"/>
      <w:marLeft w:val="0"/>
      <w:marRight w:val="0"/>
      <w:marTop w:val="0"/>
      <w:marBottom w:val="0"/>
      <w:divBdr>
        <w:top w:val="none" w:sz="0" w:space="0" w:color="auto"/>
        <w:left w:val="none" w:sz="0" w:space="0" w:color="auto"/>
        <w:bottom w:val="none" w:sz="0" w:space="0" w:color="auto"/>
        <w:right w:val="none" w:sz="0" w:space="0" w:color="auto"/>
      </w:divBdr>
    </w:div>
    <w:div w:id="523520281">
      <w:bodyDiv w:val="1"/>
      <w:marLeft w:val="0"/>
      <w:marRight w:val="0"/>
      <w:marTop w:val="0"/>
      <w:marBottom w:val="0"/>
      <w:divBdr>
        <w:top w:val="none" w:sz="0" w:space="0" w:color="auto"/>
        <w:left w:val="none" w:sz="0" w:space="0" w:color="auto"/>
        <w:bottom w:val="none" w:sz="0" w:space="0" w:color="auto"/>
        <w:right w:val="none" w:sz="0" w:space="0" w:color="auto"/>
      </w:divBdr>
    </w:div>
    <w:div w:id="523589910">
      <w:bodyDiv w:val="1"/>
      <w:marLeft w:val="0"/>
      <w:marRight w:val="0"/>
      <w:marTop w:val="0"/>
      <w:marBottom w:val="0"/>
      <w:divBdr>
        <w:top w:val="none" w:sz="0" w:space="0" w:color="auto"/>
        <w:left w:val="none" w:sz="0" w:space="0" w:color="auto"/>
        <w:bottom w:val="none" w:sz="0" w:space="0" w:color="auto"/>
        <w:right w:val="none" w:sz="0" w:space="0" w:color="auto"/>
      </w:divBdr>
    </w:div>
    <w:div w:id="523713292">
      <w:bodyDiv w:val="1"/>
      <w:marLeft w:val="0"/>
      <w:marRight w:val="0"/>
      <w:marTop w:val="0"/>
      <w:marBottom w:val="0"/>
      <w:divBdr>
        <w:top w:val="none" w:sz="0" w:space="0" w:color="auto"/>
        <w:left w:val="none" w:sz="0" w:space="0" w:color="auto"/>
        <w:bottom w:val="none" w:sz="0" w:space="0" w:color="auto"/>
        <w:right w:val="none" w:sz="0" w:space="0" w:color="auto"/>
      </w:divBdr>
    </w:div>
    <w:div w:id="524371934">
      <w:bodyDiv w:val="1"/>
      <w:marLeft w:val="0"/>
      <w:marRight w:val="0"/>
      <w:marTop w:val="0"/>
      <w:marBottom w:val="0"/>
      <w:divBdr>
        <w:top w:val="none" w:sz="0" w:space="0" w:color="auto"/>
        <w:left w:val="none" w:sz="0" w:space="0" w:color="auto"/>
        <w:bottom w:val="none" w:sz="0" w:space="0" w:color="auto"/>
        <w:right w:val="none" w:sz="0" w:space="0" w:color="auto"/>
      </w:divBdr>
    </w:div>
    <w:div w:id="524638675">
      <w:bodyDiv w:val="1"/>
      <w:marLeft w:val="0"/>
      <w:marRight w:val="0"/>
      <w:marTop w:val="0"/>
      <w:marBottom w:val="0"/>
      <w:divBdr>
        <w:top w:val="none" w:sz="0" w:space="0" w:color="auto"/>
        <w:left w:val="none" w:sz="0" w:space="0" w:color="auto"/>
        <w:bottom w:val="none" w:sz="0" w:space="0" w:color="auto"/>
        <w:right w:val="none" w:sz="0" w:space="0" w:color="auto"/>
      </w:divBdr>
    </w:div>
    <w:div w:id="525682362">
      <w:bodyDiv w:val="1"/>
      <w:marLeft w:val="0"/>
      <w:marRight w:val="0"/>
      <w:marTop w:val="0"/>
      <w:marBottom w:val="0"/>
      <w:divBdr>
        <w:top w:val="none" w:sz="0" w:space="0" w:color="auto"/>
        <w:left w:val="none" w:sz="0" w:space="0" w:color="auto"/>
        <w:bottom w:val="none" w:sz="0" w:space="0" w:color="auto"/>
        <w:right w:val="none" w:sz="0" w:space="0" w:color="auto"/>
      </w:divBdr>
    </w:div>
    <w:div w:id="525947534">
      <w:bodyDiv w:val="1"/>
      <w:marLeft w:val="0"/>
      <w:marRight w:val="0"/>
      <w:marTop w:val="0"/>
      <w:marBottom w:val="0"/>
      <w:divBdr>
        <w:top w:val="none" w:sz="0" w:space="0" w:color="auto"/>
        <w:left w:val="none" w:sz="0" w:space="0" w:color="auto"/>
        <w:bottom w:val="none" w:sz="0" w:space="0" w:color="auto"/>
        <w:right w:val="none" w:sz="0" w:space="0" w:color="auto"/>
      </w:divBdr>
    </w:div>
    <w:div w:id="526526222">
      <w:bodyDiv w:val="1"/>
      <w:marLeft w:val="0"/>
      <w:marRight w:val="0"/>
      <w:marTop w:val="0"/>
      <w:marBottom w:val="0"/>
      <w:divBdr>
        <w:top w:val="none" w:sz="0" w:space="0" w:color="auto"/>
        <w:left w:val="none" w:sz="0" w:space="0" w:color="auto"/>
        <w:bottom w:val="none" w:sz="0" w:space="0" w:color="auto"/>
        <w:right w:val="none" w:sz="0" w:space="0" w:color="auto"/>
      </w:divBdr>
    </w:div>
    <w:div w:id="526675916">
      <w:bodyDiv w:val="1"/>
      <w:marLeft w:val="0"/>
      <w:marRight w:val="0"/>
      <w:marTop w:val="0"/>
      <w:marBottom w:val="0"/>
      <w:divBdr>
        <w:top w:val="none" w:sz="0" w:space="0" w:color="auto"/>
        <w:left w:val="none" w:sz="0" w:space="0" w:color="auto"/>
        <w:bottom w:val="none" w:sz="0" w:space="0" w:color="auto"/>
        <w:right w:val="none" w:sz="0" w:space="0" w:color="auto"/>
      </w:divBdr>
    </w:div>
    <w:div w:id="526723824">
      <w:bodyDiv w:val="1"/>
      <w:marLeft w:val="0"/>
      <w:marRight w:val="0"/>
      <w:marTop w:val="0"/>
      <w:marBottom w:val="0"/>
      <w:divBdr>
        <w:top w:val="none" w:sz="0" w:space="0" w:color="auto"/>
        <w:left w:val="none" w:sz="0" w:space="0" w:color="auto"/>
        <w:bottom w:val="none" w:sz="0" w:space="0" w:color="auto"/>
        <w:right w:val="none" w:sz="0" w:space="0" w:color="auto"/>
      </w:divBdr>
    </w:div>
    <w:div w:id="526984981">
      <w:bodyDiv w:val="1"/>
      <w:marLeft w:val="0"/>
      <w:marRight w:val="0"/>
      <w:marTop w:val="0"/>
      <w:marBottom w:val="0"/>
      <w:divBdr>
        <w:top w:val="none" w:sz="0" w:space="0" w:color="auto"/>
        <w:left w:val="none" w:sz="0" w:space="0" w:color="auto"/>
        <w:bottom w:val="none" w:sz="0" w:space="0" w:color="auto"/>
        <w:right w:val="none" w:sz="0" w:space="0" w:color="auto"/>
      </w:divBdr>
    </w:div>
    <w:div w:id="528952618">
      <w:bodyDiv w:val="1"/>
      <w:marLeft w:val="0"/>
      <w:marRight w:val="0"/>
      <w:marTop w:val="0"/>
      <w:marBottom w:val="0"/>
      <w:divBdr>
        <w:top w:val="none" w:sz="0" w:space="0" w:color="auto"/>
        <w:left w:val="none" w:sz="0" w:space="0" w:color="auto"/>
        <w:bottom w:val="none" w:sz="0" w:space="0" w:color="auto"/>
        <w:right w:val="none" w:sz="0" w:space="0" w:color="auto"/>
      </w:divBdr>
    </w:div>
    <w:div w:id="529029015">
      <w:bodyDiv w:val="1"/>
      <w:marLeft w:val="0"/>
      <w:marRight w:val="0"/>
      <w:marTop w:val="0"/>
      <w:marBottom w:val="0"/>
      <w:divBdr>
        <w:top w:val="none" w:sz="0" w:space="0" w:color="auto"/>
        <w:left w:val="none" w:sz="0" w:space="0" w:color="auto"/>
        <w:bottom w:val="none" w:sz="0" w:space="0" w:color="auto"/>
        <w:right w:val="none" w:sz="0" w:space="0" w:color="auto"/>
      </w:divBdr>
    </w:div>
    <w:div w:id="529730786">
      <w:bodyDiv w:val="1"/>
      <w:marLeft w:val="0"/>
      <w:marRight w:val="0"/>
      <w:marTop w:val="0"/>
      <w:marBottom w:val="0"/>
      <w:divBdr>
        <w:top w:val="none" w:sz="0" w:space="0" w:color="auto"/>
        <w:left w:val="none" w:sz="0" w:space="0" w:color="auto"/>
        <w:bottom w:val="none" w:sz="0" w:space="0" w:color="auto"/>
        <w:right w:val="none" w:sz="0" w:space="0" w:color="auto"/>
      </w:divBdr>
    </w:div>
    <w:div w:id="529798550">
      <w:bodyDiv w:val="1"/>
      <w:marLeft w:val="0"/>
      <w:marRight w:val="0"/>
      <w:marTop w:val="0"/>
      <w:marBottom w:val="0"/>
      <w:divBdr>
        <w:top w:val="none" w:sz="0" w:space="0" w:color="auto"/>
        <w:left w:val="none" w:sz="0" w:space="0" w:color="auto"/>
        <w:bottom w:val="none" w:sz="0" w:space="0" w:color="auto"/>
        <w:right w:val="none" w:sz="0" w:space="0" w:color="auto"/>
      </w:divBdr>
    </w:div>
    <w:div w:id="530261954">
      <w:bodyDiv w:val="1"/>
      <w:marLeft w:val="0"/>
      <w:marRight w:val="0"/>
      <w:marTop w:val="0"/>
      <w:marBottom w:val="0"/>
      <w:divBdr>
        <w:top w:val="none" w:sz="0" w:space="0" w:color="auto"/>
        <w:left w:val="none" w:sz="0" w:space="0" w:color="auto"/>
        <w:bottom w:val="none" w:sz="0" w:space="0" w:color="auto"/>
        <w:right w:val="none" w:sz="0" w:space="0" w:color="auto"/>
      </w:divBdr>
    </w:div>
    <w:div w:id="530265036">
      <w:bodyDiv w:val="1"/>
      <w:marLeft w:val="0"/>
      <w:marRight w:val="0"/>
      <w:marTop w:val="0"/>
      <w:marBottom w:val="0"/>
      <w:divBdr>
        <w:top w:val="none" w:sz="0" w:space="0" w:color="auto"/>
        <w:left w:val="none" w:sz="0" w:space="0" w:color="auto"/>
        <w:bottom w:val="none" w:sz="0" w:space="0" w:color="auto"/>
        <w:right w:val="none" w:sz="0" w:space="0" w:color="auto"/>
      </w:divBdr>
    </w:div>
    <w:div w:id="530920358">
      <w:bodyDiv w:val="1"/>
      <w:marLeft w:val="0"/>
      <w:marRight w:val="0"/>
      <w:marTop w:val="0"/>
      <w:marBottom w:val="0"/>
      <w:divBdr>
        <w:top w:val="none" w:sz="0" w:space="0" w:color="auto"/>
        <w:left w:val="none" w:sz="0" w:space="0" w:color="auto"/>
        <w:bottom w:val="none" w:sz="0" w:space="0" w:color="auto"/>
        <w:right w:val="none" w:sz="0" w:space="0" w:color="auto"/>
      </w:divBdr>
    </w:div>
    <w:div w:id="531502178">
      <w:bodyDiv w:val="1"/>
      <w:marLeft w:val="0"/>
      <w:marRight w:val="0"/>
      <w:marTop w:val="0"/>
      <w:marBottom w:val="0"/>
      <w:divBdr>
        <w:top w:val="none" w:sz="0" w:space="0" w:color="auto"/>
        <w:left w:val="none" w:sz="0" w:space="0" w:color="auto"/>
        <w:bottom w:val="none" w:sz="0" w:space="0" w:color="auto"/>
        <w:right w:val="none" w:sz="0" w:space="0" w:color="auto"/>
      </w:divBdr>
    </w:div>
    <w:div w:id="531655422">
      <w:bodyDiv w:val="1"/>
      <w:marLeft w:val="0"/>
      <w:marRight w:val="0"/>
      <w:marTop w:val="0"/>
      <w:marBottom w:val="0"/>
      <w:divBdr>
        <w:top w:val="none" w:sz="0" w:space="0" w:color="auto"/>
        <w:left w:val="none" w:sz="0" w:space="0" w:color="auto"/>
        <w:bottom w:val="none" w:sz="0" w:space="0" w:color="auto"/>
        <w:right w:val="none" w:sz="0" w:space="0" w:color="auto"/>
      </w:divBdr>
    </w:div>
    <w:div w:id="533539065">
      <w:bodyDiv w:val="1"/>
      <w:marLeft w:val="0"/>
      <w:marRight w:val="0"/>
      <w:marTop w:val="0"/>
      <w:marBottom w:val="0"/>
      <w:divBdr>
        <w:top w:val="none" w:sz="0" w:space="0" w:color="auto"/>
        <w:left w:val="none" w:sz="0" w:space="0" w:color="auto"/>
        <w:bottom w:val="none" w:sz="0" w:space="0" w:color="auto"/>
        <w:right w:val="none" w:sz="0" w:space="0" w:color="auto"/>
      </w:divBdr>
    </w:div>
    <w:div w:id="533545027">
      <w:bodyDiv w:val="1"/>
      <w:marLeft w:val="0"/>
      <w:marRight w:val="0"/>
      <w:marTop w:val="0"/>
      <w:marBottom w:val="0"/>
      <w:divBdr>
        <w:top w:val="none" w:sz="0" w:space="0" w:color="auto"/>
        <w:left w:val="none" w:sz="0" w:space="0" w:color="auto"/>
        <w:bottom w:val="none" w:sz="0" w:space="0" w:color="auto"/>
        <w:right w:val="none" w:sz="0" w:space="0" w:color="auto"/>
      </w:divBdr>
    </w:div>
    <w:div w:id="534123081">
      <w:bodyDiv w:val="1"/>
      <w:marLeft w:val="0"/>
      <w:marRight w:val="0"/>
      <w:marTop w:val="0"/>
      <w:marBottom w:val="0"/>
      <w:divBdr>
        <w:top w:val="none" w:sz="0" w:space="0" w:color="auto"/>
        <w:left w:val="none" w:sz="0" w:space="0" w:color="auto"/>
        <w:bottom w:val="none" w:sz="0" w:space="0" w:color="auto"/>
        <w:right w:val="none" w:sz="0" w:space="0" w:color="auto"/>
      </w:divBdr>
    </w:div>
    <w:div w:id="534777766">
      <w:bodyDiv w:val="1"/>
      <w:marLeft w:val="0"/>
      <w:marRight w:val="0"/>
      <w:marTop w:val="0"/>
      <w:marBottom w:val="0"/>
      <w:divBdr>
        <w:top w:val="none" w:sz="0" w:space="0" w:color="auto"/>
        <w:left w:val="none" w:sz="0" w:space="0" w:color="auto"/>
        <w:bottom w:val="none" w:sz="0" w:space="0" w:color="auto"/>
        <w:right w:val="none" w:sz="0" w:space="0" w:color="auto"/>
      </w:divBdr>
    </w:div>
    <w:div w:id="534973636">
      <w:bodyDiv w:val="1"/>
      <w:marLeft w:val="0"/>
      <w:marRight w:val="0"/>
      <w:marTop w:val="0"/>
      <w:marBottom w:val="0"/>
      <w:divBdr>
        <w:top w:val="none" w:sz="0" w:space="0" w:color="auto"/>
        <w:left w:val="none" w:sz="0" w:space="0" w:color="auto"/>
        <w:bottom w:val="none" w:sz="0" w:space="0" w:color="auto"/>
        <w:right w:val="none" w:sz="0" w:space="0" w:color="auto"/>
      </w:divBdr>
    </w:div>
    <w:div w:id="535002870">
      <w:bodyDiv w:val="1"/>
      <w:marLeft w:val="0"/>
      <w:marRight w:val="0"/>
      <w:marTop w:val="0"/>
      <w:marBottom w:val="0"/>
      <w:divBdr>
        <w:top w:val="none" w:sz="0" w:space="0" w:color="auto"/>
        <w:left w:val="none" w:sz="0" w:space="0" w:color="auto"/>
        <w:bottom w:val="none" w:sz="0" w:space="0" w:color="auto"/>
        <w:right w:val="none" w:sz="0" w:space="0" w:color="auto"/>
      </w:divBdr>
    </w:div>
    <w:div w:id="535429624">
      <w:bodyDiv w:val="1"/>
      <w:marLeft w:val="0"/>
      <w:marRight w:val="0"/>
      <w:marTop w:val="0"/>
      <w:marBottom w:val="0"/>
      <w:divBdr>
        <w:top w:val="none" w:sz="0" w:space="0" w:color="auto"/>
        <w:left w:val="none" w:sz="0" w:space="0" w:color="auto"/>
        <w:bottom w:val="none" w:sz="0" w:space="0" w:color="auto"/>
        <w:right w:val="none" w:sz="0" w:space="0" w:color="auto"/>
      </w:divBdr>
    </w:div>
    <w:div w:id="536160416">
      <w:bodyDiv w:val="1"/>
      <w:marLeft w:val="0"/>
      <w:marRight w:val="0"/>
      <w:marTop w:val="0"/>
      <w:marBottom w:val="0"/>
      <w:divBdr>
        <w:top w:val="none" w:sz="0" w:space="0" w:color="auto"/>
        <w:left w:val="none" w:sz="0" w:space="0" w:color="auto"/>
        <w:bottom w:val="none" w:sz="0" w:space="0" w:color="auto"/>
        <w:right w:val="none" w:sz="0" w:space="0" w:color="auto"/>
      </w:divBdr>
    </w:div>
    <w:div w:id="537546721">
      <w:bodyDiv w:val="1"/>
      <w:marLeft w:val="0"/>
      <w:marRight w:val="0"/>
      <w:marTop w:val="0"/>
      <w:marBottom w:val="0"/>
      <w:divBdr>
        <w:top w:val="none" w:sz="0" w:space="0" w:color="auto"/>
        <w:left w:val="none" w:sz="0" w:space="0" w:color="auto"/>
        <w:bottom w:val="none" w:sz="0" w:space="0" w:color="auto"/>
        <w:right w:val="none" w:sz="0" w:space="0" w:color="auto"/>
      </w:divBdr>
    </w:div>
    <w:div w:id="537739011">
      <w:bodyDiv w:val="1"/>
      <w:marLeft w:val="0"/>
      <w:marRight w:val="0"/>
      <w:marTop w:val="0"/>
      <w:marBottom w:val="0"/>
      <w:divBdr>
        <w:top w:val="none" w:sz="0" w:space="0" w:color="auto"/>
        <w:left w:val="none" w:sz="0" w:space="0" w:color="auto"/>
        <w:bottom w:val="none" w:sz="0" w:space="0" w:color="auto"/>
        <w:right w:val="none" w:sz="0" w:space="0" w:color="auto"/>
      </w:divBdr>
    </w:div>
    <w:div w:id="537743486">
      <w:bodyDiv w:val="1"/>
      <w:marLeft w:val="0"/>
      <w:marRight w:val="0"/>
      <w:marTop w:val="0"/>
      <w:marBottom w:val="0"/>
      <w:divBdr>
        <w:top w:val="none" w:sz="0" w:space="0" w:color="auto"/>
        <w:left w:val="none" w:sz="0" w:space="0" w:color="auto"/>
        <w:bottom w:val="none" w:sz="0" w:space="0" w:color="auto"/>
        <w:right w:val="none" w:sz="0" w:space="0" w:color="auto"/>
      </w:divBdr>
    </w:div>
    <w:div w:id="538710527">
      <w:bodyDiv w:val="1"/>
      <w:marLeft w:val="0"/>
      <w:marRight w:val="0"/>
      <w:marTop w:val="0"/>
      <w:marBottom w:val="0"/>
      <w:divBdr>
        <w:top w:val="none" w:sz="0" w:space="0" w:color="auto"/>
        <w:left w:val="none" w:sz="0" w:space="0" w:color="auto"/>
        <w:bottom w:val="none" w:sz="0" w:space="0" w:color="auto"/>
        <w:right w:val="none" w:sz="0" w:space="0" w:color="auto"/>
      </w:divBdr>
    </w:div>
    <w:div w:id="539166077">
      <w:bodyDiv w:val="1"/>
      <w:marLeft w:val="0"/>
      <w:marRight w:val="0"/>
      <w:marTop w:val="0"/>
      <w:marBottom w:val="0"/>
      <w:divBdr>
        <w:top w:val="none" w:sz="0" w:space="0" w:color="auto"/>
        <w:left w:val="none" w:sz="0" w:space="0" w:color="auto"/>
        <w:bottom w:val="none" w:sz="0" w:space="0" w:color="auto"/>
        <w:right w:val="none" w:sz="0" w:space="0" w:color="auto"/>
      </w:divBdr>
    </w:div>
    <w:div w:id="539822851">
      <w:bodyDiv w:val="1"/>
      <w:marLeft w:val="0"/>
      <w:marRight w:val="0"/>
      <w:marTop w:val="0"/>
      <w:marBottom w:val="0"/>
      <w:divBdr>
        <w:top w:val="none" w:sz="0" w:space="0" w:color="auto"/>
        <w:left w:val="none" w:sz="0" w:space="0" w:color="auto"/>
        <w:bottom w:val="none" w:sz="0" w:space="0" w:color="auto"/>
        <w:right w:val="none" w:sz="0" w:space="0" w:color="auto"/>
      </w:divBdr>
    </w:div>
    <w:div w:id="539977361">
      <w:bodyDiv w:val="1"/>
      <w:marLeft w:val="0"/>
      <w:marRight w:val="0"/>
      <w:marTop w:val="0"/>
      <w:marBottom w:val="0"/>
      <w:divBdr>
        <w:top w:val="none" w:sz="0" w:space="0" w:color="auto"/>
        <w:left w:val="none" w:sz="0" w:space="0" w:color="auto"/>
        <w:bottom w:val="none" w:sz="0" w:space="0" w:color="auto"/>
        <w:right w:val="none" w:sz="0" w:space="0" w:color="auto"/>
      </w:divBdr>
    </w:div>
    <w:div w:id="540168278">
      <w:bodyDiv w:val="1"/>
      <w:marLeft w:val="0"/>
      <w:marRight w:val="0"/>
      <w:marTop w:val="0"/>
      <w:marBottom w:val="0"/>
      <w:divBdr>
        <w:top w:val="none" w:sz="0" w:space="0" w:color="auto"/>
        <w:left w:val="none" w:sz="0" w:space="0" w:color="auto"/>
        <w:bottom w:val="none" w:sz="0" w:space="0" w:color="auto"/>
        <w:right w:val="none" w:sz="0" w:space="0" w:color="auto"/>
      </w:divBdr>
    </w:div>
    <w:div w:id="540362045">
      <w:bodyDiv w:val="1"/>
      <w:marLeft w:val="0"/>
      <w:marRight w:val="0"/>
      <w:marTop w:val="0"/>
      <w:marBottom w:val="0"/>
      <w:divBdr>
        <w:top w:val="none" w:sz="0" w:space="0" w:color="auto"/>
        <w:left w:val="none" w:sz="0" w:space="0" w:color="auto"/>
        <w:bottom w:val="none" w:sz="0" w:space="0" w:color="auto"/>
        <w:right w:val="none" w:sz="0" w:space="0" w:color="auto"/>
      </w:divBdr>
    </w:div>
    <w:div w:id="540553854">
      <w:bodyDiv w:val="1"/>
      <w:marLeft w:val="0"/>
      <w:marRight w:val="0"/>
      <w:marTop w:val="0"/>
      <w:marBottom w:val="0"/>
      <w:divBdr>
        <w:top w:val="none" w:sz="0" w:space="0" w:color="auto"/>
        <w:left w:val="none" w:sz="0" w:space="0" w:color="auto"/>
        <w:bottom w:val="none" w:sz="0" w:space="0" w:color="auto"/>
        <w:right w:val="none" w:sz="0" w:space="0" w:color="auto"/>
      </w:divBdr>
    </w:div>
    <w:div w:id="541020236">
      <w:bodyDiv w:val="1"/>
      <w:marLeft w:val="0"/>
      <w:marRight w:val="0"/>
      <w:marTop w:val="0"/>
      <w:marBottom w:val="0"/>
      <w:divBdr>
        <w:top w:val="none" w:sz="0" w:space="0" w:color="auto"/>
        <w:left w:val="none" w:sz="0" w:space="0" w:color="auto"/>
        <w:bottom w:val="none" w:sz="0" w:space="0" w:color="auto"/>
        <w:right w:val="none" w:sz="0" w:space="0" w:color="auto"/>
      </w:divBdr>
    </w:div>
    <w:div w:id="541481982">
      <w:bodyDiv w:val="1"/>
      <w:marLeft w:val="0"/>
      <w:marRight w:val="0"/>
      <w:marTop w:val="0"/>
      <w:marBottom w:val="0"/>
      <w:divBdr>
        <w:top w:val="none" w:sz="0" w:space="0" w:color="auto"/>
        <w:left w:val="none" w:sz="0" w:space="0" w:color="auto"/>
        <w:bottom w:val="none" w:sz="0" w:space="0" w:color="auto"/>
        <w:right w:val="none" w:sz="0" w:space="0" w:color="auto"/>
      </w:divBdr>
    </w:div>
    <w:div w:id="541869389">
      <w:bodyDiv w:val="1"/>
      <w:marLeft w:val="0"/>
      <w:marRight w:val="0"/>
      <w:marTop w:val="0"/>
      <w:marBottom w:val="0"/>
      <w:divBdr>
        <w:top w:val="none" w:sz="0" w:space="0" w:color="auto"/>
        <w:left w:val="none" w:sz="0" w:space="0" w:color="auto"/>
        <w:bottom w:val="none" w:sz="0" w:space="0" w:color="auto"/>
        <w:right w:val="none" w:sz="0" w:space="0" w:color="auto"/>
      </w:divBdr>
    </w:div>
    <w:div w:id="542210589">
      <w:bodyDiv w:val="1"/>
      <w:marLeft w:val="0"/>
      <w:marRight w:val="0"/>
      <w:marTop w:val="0"/>
      <w:marBottom w:val="0"/>
      <w:divBdr>
        <w:top w:val="none" w:sz="0" w:space="0" w:color="auto"/>
        <w:left w:val="none" w:sz="0" w:space="0" w:color="auto"/>
        <w:bottom w:val="none" w:sz="0" w:space="0" w:color="auto"/>
        <w:right w:val="none" w:sz="0" w:space="0" w:color="auto"/>
      </w:divBdr>
    </w:div>
    <w:div w:id="542326590">
      <w:bodyDiv w:val="1"/>
      <w:marLeft w:val="0"/>
      <w:marRight w:val="0"/>
      <w:marTop w:val="0"/>
      <w:marBottom w:val="0"/>
      <w:divBdr>
        <w:top w:val="none" w:sz="0" w:space="0" w:color="auto"/>
        <w:left w:val="none" w:sz="0" w:space="0" w:color="auto"/>
        <w:bottom w:val="none" w:sz="0" w:space="0" w:color="auto"/>
        <w:right w:val="none" w:sz="0" w:space="0" w:color="auto"/>
      </w:divBdr>
    </w:div>
    <w:div w:id="542638938">
      <w:bodyDiv w:val="1"/>
      <w:marLeft w:val="0"/>
      <w:marRight w:val="0"/>
      <w:marTop w:val="0"/>
      <w:marBottom w:val="0"/>
      <w:divBdr>
        <w:top w:val="none" w:sz="0" w:space="0" w:color="auto"/>
        <w:left w:val="none" w:sz="0" w:space="0" w:color="auto"/>
        <w:bottom w:val="none" w:sz="0" w:space="0" w:color="auto"/>
        <w:right w:val="none" w:sz="0" w:space="0" w:color="auto"/>
      </w:divBdr>
    </w:div>
    <w:div w:id="542790831">
      <w:bodyDiv w:val="1"/>
      <w:marLeft w:val="0"/>
      <w:marRight w:val="0"/>
      <w:marTop w:val="0"/>
      <w:marBottom w:val="0"/>
      <w:divBdr>
        <w:top w:val="none" w:sz="0" w:space="0" w:color="auto"/>
        <w:left w:val="none" w:sz="0" w:space="0" w:color="auto"/>
        <w:bottom w:val="none" w:sz="0" w:space="0" w:color="auto"/>
        <w:right w:val="none" w:sz="0" w:space="0" w:color="auto"/>
      </w:divBdr>
    </w:div>
    <w:div w:id="543054960">
      <w:bodyDiv w:val="1"/>
      <w:marLeft w:val="0"/>
      <w:marRight w:val="0"/>
      <w:marTop w:val="0"/>
      <w:marBottom w:val="0"/>
      <w:divBdr>
        <w:top w:val="none" w:sz="0" w:space="0" w:color="auto"/>
        <w:left w:val="none" w:sz="0" w:space="0" w:color="auto"/>
        <w:bottom w:val="none" w:sz="0" w:space="0" w:color="auto"/>
        <w:right w:val="none" w:sz="0" w:space="0" w:color="auto"/>
      </w:divBdr>
    </w:div>
    <w:div w:id="543713516">
      <w:bodyDiv w:val="1"/>
      <w:marLeft w:val="0"/>
      <w:marRight w:val="0"/>
      <w:marTop w:val="0"/>
      <w:marBottom w:val="0"/>
      <w:divBdr>
        <w:top w:val="none" w:sz="0" w:space="0" w:color="auto"/>
        <w:left w:val="none" w:sz="0" w:space="0" w:color="auto"/>
        <w:bottom w:val="none" w:sz="0" w:space="0" w:color="auto"/>
        <w:right w:val="none" w:sz="0" w:space="0" w:color="auto"/>
      </w:divBdr>
    </w:div>
    <w:div w:id="544372991">
      <w:bodyDiv w:val="1"/>
      <w:marLeft w:val="0"/>
      <w:marRight w:val="0"/>
      <w:marTop w:val="0"/>
      <w:marBottom w:val="0"/>
      <w:divBdr>
        <w:top w:val="none" w:sz="0" w:space="0" w:color="auto"/>
        <w:left w:val="none" w:sz="0" w:space="0" w:color="auto"/>
        <w:bottom w:val="none" w:sz="0" w:space="0" w:color="auto"/>
        <w:right w:val="none" w:sz="0" w:space="0" w:color="auto"/>
      </w:divBdr>
    </w:div>
    <w:div w:id="544558463">
      <w:bodyDiv w:val="1"/>
      <w:marLeft w:val="0"/>
      <w:marRight w:val="0"/>
      <w:marTop w:val="0"/>
      <w:marBottom w:val="0"/>
      <w:divBdr>
        <w:top w:val="none" w:sz="0" w:space="0" w:color="auto"/>
        <w:left w:val="none" w:sz="0" w:space="0" w:color="auto"/>
        <w:bottom w:val="none" w:sz="0" w:space="0" w:color="auto"/>
        <w:right w:val="none" w:sz="0" w:space="0" w:color="auto"/>
      </w:divBdr>
    </w:div>
    <w:div w:id="544560048">
      <w:bodyDiv w:val="1"/>
      <w:marLeft w:val="0"/>
      <w:marRight w:val="0"/>
      <w:marTop w:val="0"/>
      <w:marBottom w:val="0"/>
      <w:divBdr>
        <w:top w:val="none" w:sz="0" w:space="0" w:color="auto"/>
        <w:left w:val="none" w:sz="0" w:space="0" w:color="auto"/>
        <w:bottom w:val="none" w:sz="0" w:space="0" w:color="auto"/>
        <w:right w:val="none" w:sz="0" w:space="0" w:color="auto"/>
      </w:divBdr>
    </w:div>
    <w:div w:id="545021793">
      <w:bodyDiv w:val="1"/>
      <w:marLeft w:val="0"/>
      <w:marRight w:val="0"/>
      <w:marTop w:val="0"/>
      <w:marBottom w:val="0"/>
      <w:divBdr>
        <w:top w:val="none" w:sz="0" w:space="0" w:color="auto"/>
        <w:left w:val="none" w:sz="0" w:space="0" w:color="auto"/>
        <w:bottom w:val="none" w:sz="0" w:space="0" w:color="auto"/>
        <w:right w:val="none" w:sz="0" w:space="0" w:color="auto"/>
      </w:divBdr>
    </w:div>
    <w:div w:id="545066293">
      <w:bodyDiv w:val="1"/>
      <w:marLeft w:val="0"/>
      <w:marRight w:val="0"/>
      <w:marTop w:val="0"/>
      <w:marBottom w:val="0"/>
      <w:divBdr>
        <w:top w:val="none" w:sz="0" w:space="0" w:color="auto"/>
        <w:left w:val="none" w:sz="0" w:space="0" w:color="auto"/>
        <w:bottom w:val="none" w:sz="0" w:space="0" w:color="auto"/>
        <w:right w:val="none" w:sz="0" w:space="0" w:color="auto"/>
      </w:divBdr>
    </w:div>
    <w:div w:id="545138931">
      <w:bodyDiv w:val="1"/>
      <w:marLeft w:val="0"/>
      <w:marRight w:val="0"/>
      <w:marTop w:val="0"/>
      <w:marBottom w:val="0"/>
      <w:divBdr>
        <w:top w:val="none" w:sz="0" w:space="0" w:color="auto"/>
        <w:left w:val="none" w:sz="0" w:space="0" w:color="auto"/>
        <w:bottom w:val="none" w:sz="0" w:space="0" w:color="auto"/>
        <w:right w:val="none" w:sz="0" w:space="0" w:color="auto"/>
      </w:divBdr>
    </w:div>
    <w:div w:id="545335616">
      <w:bodyDiv w:val="1"/>
      <w:marLeft w:val="0"/>
      <w:marRight w:val="0"/>
      <w:marTop w:val="0"/>
      <w:marBottom w:val="0"/>
      <w:divBdr>
        <w:top w:val="none" w:sz="0" w:space="0" w:color="auto"/>
        <w:left w:val="none" w:sz="0" w:space="0" w:color="auto"/>
        <w:bottom w:val="none" w:sz="0" w:space="0" w:color="auto"/>
        <w:right w:val="none" w:sz="0" w:space="0" w:color="auto"/>
      </w:divBdr>
    </w:div>
    <w:div w:id="545413397">
      <w:bodyDiv w:val="1"/>
      <w:marLeft w:val="0"/>
      <w:marRight w:val="0"/>
      <w:marTop w:val="0"/>
      <w:marBottom w:val="0"/>
      <w:divBdr>
        <w:top w:val="none" w:sz="0" w:space="0" w:color="auto"/>
        <w:left w:val="none" w:sz="0" w:space="0" w:color="auto"/>
        <w:bottom w:val="none" w:sz="0" w:space="0" w:color="auto"/>
        <w:right w:val="none" w:sz="0" w:space="0" w:color="auto"/>
      </w:divBdr>
    </w:div>
    <w:div w:id="545531658">
      <w:bodyDiv w:val="1"/>
      <w:marLeft w:val="0"/>
      <w:marRight w:val="0"/>
      <w:marTop w:val="0"/>
      <w:marBottom w:val="0"/>
      <w:divBdr>
        <w:top w:val="none" w:sz="0" w:space="0" w:color="auto"/>
        <w:left w:val="none" w:sz="0" w:space="0" w:color="auto"/>
        <w:bottom w:val="none" w:sz="0" w:space="0" w:color="auto"/>
        <w:right w:val="none" w:sz="0" w:space="0" w:color="auto"/>
      </w:divBdr>
    </w:div>
    <w:div w:id="545675703">
      <w:bodyDiv w:val="1"/>
      <w:marLeft w:val="0"/>
      <w:marRight w:val="0"/>
      <w:marTop w:val="0"/>
      <w:marBottom w:val="0"/>
      <w:divBdr>
        <w:top w:val="none" w:sz="0" w:space="0" w:color="auto"/>
        <w:left w:val="none" w:sz="0" w:space="0" w:color="auto"/>
        <w:bottom w:val="none" w:sz="0" w:space="0" w:color="auto"/>
        <w:right w:val="none" w:sz="0" w:space="0" w:color="auto"/>
      </w:divBdr>
    </w:div>
    <w:div w:id="545683262">
      <w:bodyDiv w:val="1"/>
      <w:marLeft w:val="0"/>
      <w:marRight w:val="0"/>
      <w:marTop w:val="0"/>
      <w:marBottom w:val="0"/>
      <w:divBdr>
        <w:top w:val="none" w:sz="0" w:space="0" w:color="auto"/>
        <w:left w:val="none" w:sz="0" w:space="0" w:color="auto"/>
        <w:bottom w:val="none" w:sz="0" w:space="0" w:color="auto"/>
        <w:right w:val="none" w:sz="0" w:space="0" w:color="auto"/>
      </w:divBdr>
    </w:div>
    <w:div w:id="545722031">
      <w:bodyDiv w:val="1"/>
      <w:marLeft w:val="0"/>
      <w:marRight w:val="0"/>
      <w:marTop w:val="0"/>
      <w:marBottom w:val="0"/>
      <w:divBdr>
        <w:top w:val="none" w:sz="0" w:space="0" w:color="auto"/>
        <w:left w:val="none" w:sz="0" w:space="0" w:color="auto"/>
        <w:bottom w:val="none" w:sz="0" w:space="0" w:color="auto"/>
        <w:right w:val="none" w:sz="0" w:space="0" w:color="auto"/>
      </w:divBdr>
    </w:div>
    <w:div w:id="545801304">
      <w:bodyDiv w:val="1"/>
      <w:marLeft w:val="0"/>
      <w:marRight w:val="0"/>
      <w:marTop w:val="0"/>
      <w:marBottom w:val="0"/>
      <w:divBdr>
        <w:top w:val="none" w:sz="0" w:space="0" w:color="auto"/>
        <w:left w:val="none" w:sz="0" w:space="0" w:color="auto"/>
        <w:bottom w:val="none" w:sz="0" w:space="0" w:color="auto"/>
        <w:right w:val="none" w:sz="0" w:space="0" w:color="auto"/>
      </w:divBdr>
    </w:div>
    <w:div w:id="545993905">
      <w:bodyDiv w:val="1"/>
      <w:marLeft w:val="0"/>
      <w:marRight w:val="0"/>
      <w:marTop w:val="0"/>
      <w:marBottom w:val="0"/>
      <w:divBdr>
        <w:top w:val="none" w:sz="0" w:space="0" w:color="auto"/>
        <w:left w:val="none" w:sz="0" w:space="0" w:color="auto"/>
        <w:bottom w:val="none" w:sz="0" w:space="0" w:color="auto"/>
        <w:right w:val="none" w:sz="0" w:space="0" w:color="auto"/>
      </w:divBdr>
    </w:div>
    <w:div w:id="546065280">
      <w:bodyDiv w:val="1"/>
      <w:marLeft w:val="0"/>
      <w:marRight w:val="0"/>
      <w:marTop w:val="0"/>
      <w:marBottom w:val="0"/>
      <w:divBdr>
        <w:top w:val="none" w:sz="0" w:space="0" w:color="auto"/>
        <w:left w:val="none" w:sz="0" w:space="0" w:color="auto"/>
        <w:bottom w:val="none" w:sz="0" w:space="0" w:color="auto"/>
        <w:right w:val="none" w:sz="0" w:space="0" w:color="auto"/>
      </w:divBdr>
    </w:div>
    <w:div w:id="546331073">
      <w:bodyDiv w:val="1"/>
      <w:marLeft w:val="0"/>
      <w:marRight w:val="0"/>
      <w:marTop w:val="0"/>
      <w:marBottom w:val="0"/>
      <w:divBdr>
        <w:top w:val="none" w:sz="0" w:space="0" w:color="auto"/>
        <w:left w:val="none" w:sz="0" w:space="0" w:color="auto"/>
        <w:bottom w:val="none" w:sz="0" w:space="0" w:color="auto"/>
        <w:right w:val="none" w:sz="0" w:space="0" w:color="auto"/>
      </w:divBdr>
    </w:div>
    <w:div w:id="546340131">
      <w:bodyDiv w:val="1"/>
      <w:marLeft w:val="0"/>
      <w:marRight w:val="0"/>
      <w:marTop w:val="0"/>
      <w:marBottom w:val="0"/>
      <w:divBdr>
        <w:top w:val="none" w:sz="0" w:space="0" w:color="auto"/>
        <w:left w:val="none" w:sz="0" w:space="0" w:color="auto"/>
        <w:bottom w:val="none" w:sz="0" w:space="0" w:color="auto"/>
        <w:right w:val="none" w:sz="0" w:space="0" w:color="auto"/>
      </w:divBdr>
    </w:div>
    <w:div w:id="546377889">
      <w:bodyDiv w:val="1"/>
      <w:marLeft w:val="0"/>
      <w:marRight w:val="0"/>
      <w:marTop w:val="0"/>
      <w:marBottom w:val="0"/>
      <w:divBdr>
        <w:top w:val="none" w:sz="0" w:space="0" w:color="auto"/>
        <w:left w:val="none" w:sz="0" w:space="0" w:color="auto"/>
        <w:bottom w:val="none" w:sz="0" w:space="0" w:color="auto"/>
        <w:right w:val="none" w:sz="0" w:space="0" w:color="auto"/>
      </w:divBdr>
    </w:div>
    <w:div w:id="546382985">
      <w:bodyDiv w:val="1"/>
      <w:marLeft w:val="0"/>
      <w:marRight w:val="0"/>
      <w:marTop w:val="0"/>
      <w:marBottom w:val="0"/>
      <w:divBdr>
        <w:top w:val="none" w:sz="0" w:space="0" w:color="auto"/>
        <w:left w:val="none" w:sz="0" w:space="0" w:color="auto"/>
        <w:bottom w:val="none" w:sz="0" w:space="0" w:color="auto"/>
        <w:right w:val="none" w:sz="0" w:space="0" w:color="auto"/>
      </w:divBdr>
    </w:div>
    <w:div w:id="546719043">
      <w:bodyDiv w:val="1"/>
      <w:marLeft w:val="0"/>
      <w:marRight w:val="0"/>
      <w:marTop w:val="0"/>
      <w:marBottom w:val="0"/>
      <w:divBdr>
        <w:top w:val="none" w:sz="0" w:space="0" w:color="auto"/>
        <w:left w:val="none" w:sz="0" w:space="0" w:color="auto"/>
        <w:bottom w:val="none" w:sz="0" w:space="0" w:color="auto"/>
        <w:right w:val="none" w:sz="0" w:space="0" w:color="auto"/>
      </w:divBdr>
    </w:div>
    <w:div w:id="546919524">
      <w:bodyDiv w:val="1"/>
      <w:marLeft w:val="0"/>
      <w:marRight w:val="0"/>
      <w:marTop w:val="0"/>
      <w:marBottom w:val="0"/>
      <w:divBdr>
        <w:top w:val="none" w:sz="0" w:space="0" w:color="auto"/>
        <w:left w:val="none" w:sz="0" w:space="0" w:color="auto"/>
        <w:bottom w:val="none" w:sz="0" w:space="0" w:color="auto"/>
        <w:right w:val="none" w:sz="0" w:space="0" w:color="auto"/>
      </w:divBdr>
    </w:div>
    <w:div w:id="547645915">
      <w:bodyDiv w:val="1"/>
      <w:marLeft w:val="0"/>
      <w:marRight w:val="0"/>
      <w:marTop w:val="0"/>
      <w:marBottom w:val="0"/>
      <w:divBdr>
        <w:top w:val="none" w:sz="0" w:space="0" w:color="auto"/>
        <w:left w:val="none" w:sz="0" w:space="0" w:color="auto"/>
        <w:bottom w:val="none" w:sz="0" w:space="0" w:color="auto"/>
        <w:right w:val="none" w:sz="0" w:space="0" w:color="auto"/>
      </w:divBdr>
    </w:div>
    <w:div w:id="548033892">
      <w:bodyDiv w:val="1"/>
      <w:marLeft w:val="0"/>
      <w:marRight w:val="0"/>
      <w:marTop w:val="0"/>
      <w:marBottom w:val="0"/>
      <w:divBdr>
        <w:top w:val="none" w:sz="0" w:space="0" w:color="auto"/>
        <w:left w:val="none" w:sz="0" w:space="0" w:color="auto"/>
        <w:bottom w:val="none" w:sz="0" w:space="0" w:color="auto"/>
        <w:right w:val="none" w:sz="0" w:space="0" w:color="auto"/>
      </w:divBdr>
    </w:div>
    <w:div w:id="549078129">
      <w:bodyDiv w:val="1"/>
      <w:marLeft w:val="0"/>
      <w:marRight w:val="0"/>
      <w:marTop w:val="0"/>
      <w:marBottom w:val="0"/>
      <w:divBdr>
        <w:top w:val="none" w:sz="0" w:space="0" w:color="auto"/>
        <w:left w:val="none" w:sz="0" w:space="0" w:color="auto"/>
        <w:bottom w:val="none" w:sz="0" w:space="0" w:color="auto"/>
        <w:right w:val="none" w:sz="0" w:space="0" w:color="auto"/>
      </w:divBdr>
    </w:div>
    <w:div w:id="549197023">
      <w:bodyDiv w:val="1"/>
      <w:marLeft w:val="0"/>
      <w:marRight w:val="0"/>
      <w:marTop w:val="0"/>
      <w:marBottom w:val="0"/>
      <w:divBdr>
        <w:top w:val="none" w:sz="0" w:space="0" w:color="auto"/>
        <w:left w:val="none" w:sz="0" w:space="0" w:color="auto"/>
        <w:bottom w:val="none" w:sz="0" w:space="0" w:color="auto"/>
        <w:right w:val="none" w:sz="0" w:space="0" w:color="auto"/>
      </w:divBdr>
    </w:div>
    <w:div w:id="549463838">
      <w:bodyDiv w:val="1"/>
      <w:marLeft w:val="0"/>
      <w:marRight w:val="0"/>
      <w:marTop w:val="0"/>
      <w:marBottom w:val="0"/>
      <w:divBdr>
        <w:top w:val="none" w:sz="0" w:space="0" w:color="auto"/>
        <w:left w:val="none" w:sz="0" w:space="0" w:color="auto"/>
        <w:bottom w:val="none" w:sz="0" w:space="0" w:color="auto"/>
        <w:right w:val="none" w:sz="0" w:space="0" w:color="auto"/>
      </w:divBdr>
    </w:div>
    <w:div w:id="550774910">
      <w:bodyDiv w:val="1"/>
      <w:marLeft w:val="0"/>
      <w:marRight w:val="0"/>
      <w:marTop w:val="0"/>
      <w:marBottom w:val="0"/>
      <w:divBdr>
        <w:top w:val="none" w:sz="0" w:space="0" w:color="auto"/>
        <w:left w:val="none" w:sz="0" w:space="0" w:color="auto"/>
        <w:bottom w:val="none" w:sz="0" w:space="0" w:color="auto"/>
        <w:right w:val="none" w:sz="0" w:space="0" w:color="auto"/>
      </w:divBdr>
    </w:div>
    <w:div w:id="551041508">
      <w:bodyDiv w:val="1"/>
      <w:marLeft w:val="0"/>
      <w:marRight w:val="0"/>
      <w:marTop w:val="0"/>
      <w:marBottom w:val="0"/>
      <w:divBdr>
        <w:top w:val="none" w:sz="0" w:space="0" w:color="auto"/>
        <w:left w:val="none" w:sz="0" w:space="0" w:color="auto"/>
        <w:bottom w:val="none" w:sz="0" w:space="0" w:color="auto"/>
        <w:right w:val="none" w:sz="0" w:space="0" w:color="auto"/>
      </w:divBdr>
    </w:div>
    <w:div w:id="552349653">
      <w:bodyDiv w:val="1"/>
      <w:marLeft w:val="0"/>
      <w:marRight w:val="0"/>
      <w:marTop w:val="0"/>
      <w:marBottom w:val="0"/>
      <w:divBdr>
        <w:top w:val="none" w:sz="0" w:space="0" w:color="auto"/>
        <w:left w:val="none" w:sz="0" w:space="0" w:color="auto"/>
        <w:bottom w:val="none" w:sz="0" w:space="0" w:color="auto"/>
        <w:right w:val="none" w:sz="0" w:space="0" w:color="auto"/>
      </w:divBdr>
    </w:div>
    <w:div w:id="553350164">
      <w:bodyDiv w:val="1"/>
      <w:marLeft w:val="0"/>
      <w:marRight w:val="0"/>
      <w:marTop w:val="0"/>
      <w:marBottom w:val="0"/>
      <w:divBdr>
        <w:top w:val="none" w:sz="0" w:space="0" w:color="auto"/>
        <w:left w:val="none" w:sz="0" w:space="0" w:color="auto"/>
        <w:bottom w:val="none" w:sz="0" w:space="0" w:color="auto"/>
        <w:right w:val="none" w:sz="0" w:space="0" w:color="auto"/>
      </w:divBdr>
    </w:div>
    <w:div w:id="553353159">
      <w:bodyDiv w:val="1"/>
      <w:marLeft w:val="0"/>
      <w:marRight w:val="0"/>
      <w:marTop w:val="0"/>
      <w:marBottom w:val="0"/>
      <w:divBdr>
        <w:top w:val="none" w:sz="0" w:space="0" w:color="auto"/>
        <w:left w:val="none" w:sz="0" w:space="0" w:color="auto"/>
        <w:bottom w:val="none" w:sz="0" w:space="0" w:color="auto"/>
        <w:right w:val="none" w:sz="0" w:space="0" w:color="auto"/>
      </w:divBdr>
    </w:div>
    <w:div w:id="553393637">
      <w:bodyDiv w:val="1"/>
      <w:marLeft w:val="0"/>
      <w:marRight w:val="0"/>
      <w:marTop w:val="0"/>
      <w:marBottom w:val="0"/>
      <w:divBdr>
        <w:top w:val="none" w:sz="0" w:space="0" w:color="auto"/>
        <w:left w:val="none" w:sz="0" w:space="0" w:color="auto"/>
        <w:bottom w:val="none" w:sz="0" w:space="0" w:color="auto"/>
        <w:right w:val="none" w:sz="0" w:space="0" w:color="auto"/>
      </w:divBdr>
    </w:div>
    <w:div w:id="555167362">
      <w:bodyDiv w:val="1"/>
      <w:marLeft w:val="0"/>
      <w:marRight w:val="0"/>
      <w:marTop w:val="0"/>
      <w:marBottom w:val="0"/>
      <w:divBdr>
        <w:top w:val="none" w:sz="0" w:space="0" w:color="auto"/>
        <w:left w:val="none" w:sz="0" w:space="0" w:color="auto"/>
        <w:bottom w:val="none" w:sz="0" w:space="0" w:color="auto"/>
        <w:right w:val="none" w:sz="0" w:space="0" w:color="auto"/>
      </w:divBdr>
    </w:div>
    <w:div w:id="555360773">
      <w:bodyDiv w:val="1"/>
      <w:marLeft w:val="0"/>
      <w:marRight w:val="0"/>
      <w:marTop w:val="0"/>
      <w:marBottom w:val="0"/>
      <w:divBdr>
        <w:top w:val="none" w:sz="0" w:space="0" w:color="auto"/>
        <w:left w:val="none" w:sz="0" w:space="0" w:color="auto"/>
        <w:bottom w:val="none" w:sz="0" w:space="0" w:color="auto"/>
        <w:right w:val="none" w:sz="0" w:space="0" w:color="auto"/>
      </w:divBdr>
    </w:div>
    <w:div w:id="555505090">
      <w:bodyDiv w:val="1"/>
      <w:marLeft w:val="0"/>
      <w:marRight w:val="0"/>
      <w:marTop w:val="0"/>
      <w:marBottom w:val="0"/>
      <w:divBdr>
        <w:top w:val="none" w:sz="0" w:space="0" w:color="auto"/>
        <w:left w:val="none" w:sz="0" w:space="0" w:color="auto"/>
        <w:bottom w:val="none" w:sz="0" w:space="0" w:color="auto"/>
        <w:right w:val="none" w:sz="0" w:space="0" w:color="auto"/>
      </w:divBdr>
    </w:div>
    <w:div w:id="556009393">
      <w:bodyDiv w:val="1"/>
      <w:marLeft w:val="0"/>
      <w:marRight w:val="0"/>
      <w:marTop w:val="0"/>
      <w:marBottom w:val="0"/>
      <w:divBdr>
        <w:top w:val="none" w:sz="0" w:space="0" w:color="auto"/>
        <w:left w:val="none" w:sz="0" w:space="0" w:color="auto"/>
        <w:bottom w:val="none" w:sz="0" w:space="0" w:color="auto"/>
        <w:right w:val="none" w:sz="0" w:space="0" w:color="auto"/>
      </w:divBdr>
    </w:div>
    <w:div w:id="557205901">
      <w:bodyDiv w:val="1"/>
      <w:marLeft w:val="0"/>
      <w:marRight w:val="0"/>
      <w:marTop w:val="0"/>
      <w:marBottom w:val="0"/>
      <w:divBdr>
        <w:top w:val="none" w:sz="0" w:space="0" w:color="auto"/>
        <w:left w:val="none" w:sz="0" w:space="0" w:color="auto"/>
        <w:bottom w:val="none" w:sz="0" w:space="0" w:color="auto"/>
        <w:right w:val="none" w:sz="0" w:space="0" w:color="auto"/>
      </w:divBdr>
    </w:div>
    <w:div w:id="557595091">
      <w:bodyDiv w:val="1"/>
      <w:marLeft w:val="0"/>
      <w:marRight w:val="0"/>
      <w:marTop w:val="0"/>
      <w:marBottom w:val="0"/>
      <w:divBdr>
        <w:top w:val="none" w:sz="0" w:space="0" w:color="auto"/>
        <w:left w:val="none" w:sz="0" w:space="0" w:color="auto"/>
        <w:bottom w:val="none" w:sz="0" w:space="0" w:color="auto"/>
        <w:right w:val="none" w:sz="0" w:space="0" w:color="auto"/>
      </w:divBdr>
    </w:div>
    <w:div w:id="557791521">
      <w:bodyDiv w:val="1"/>
      <w:marLeft w:val="0"/>
      <w:marRight w:val="0"/>
      <w:marTop w:val="0"/>
      <w:marBottom w:val="0"/>
      <w:divBdr>
        <w:top w:val="none" w:sz="0" w:space="0" w:color="auto"/>
        <w:left w:val="none" w:sz="0" w:space="0" w:color="auto"/>
        <w:bottom w:val="none" w:sz="0" w:space="0" w:color="auto"/>
        <w:right w:val="none" w:sz="0" w:space="0" w:color="auto"/>
      </w:divBdr>
    </w:div>
    <w:div w:id="558059077">
      <w:bodyDiv w:val="1"/>
      <w:marLeft w:val="0"/>
      <w:marRight w:val="0"/>
      <w:marTop w:val="0"/>
      <w:marBottom w:val="0"/>
      <w:divBdr>
        <w:top w:val="none" w:sz="0" w:space="0" w:color="auto"/>
        <w:left w:val="none" w:sz="0" w:space="0" w:color="auto"/>
        <w:bottom w:val="none" w:sz="0" w:space="0" w:color="auto"/>
        <w:right w:val="none" w:sz="0" w:space="0" w:color="auto"/>
      </w:divBdr>
    </w:div>
    <w:div w:id="558708307">
      <w:bodyDiv w:val="1"/>
      <w:marLeft w:val="0"/>
      <w:marRight w:val="0"/>
      <w:marTop w:val="0"/>
      <w:marBottom w:val="0"/>
      <w:divBdr>
        <w:top w:val="none" w:sz="0" w:space="0" w:color="auto"/>
        <w:left w:val="none" w:sz="0" w:space="0" w:color="auto"/>
        <w:bottom w:val="none" w:sz="0" w:space="0" w:color="auto"/>
        <w:right w:val="none" w:sz="0" w:space="0" w:color="auto"/>
      </w:divBdr>
    </w:div>
    <w:div w:id="558827558">
      <w:bodyDiv w:val="1"/>
      <w:marLeft w:val="0"/>
      <w:marRight w:val="0"/>
      <w:marTop w:val="0"/>
      <w:marBottom w:val="0"/>
      <w:divBdr>
        <w:top w:val="none" w:sz="0" w:space="0" w:color="auto"/>
        <w:left w:val="none" w:sz="0" w:space="0" w:color="auto"/>
        <w:bottom w:val="none" w:sz="0" w:space="0" w:color="auto"/>
        <w:right w:val="none" w:sz="0" w:space="0" w:color="auto"/>
      </w:divBdr>
    </w:div>
    <w:div w:id="558982986">
      <w:bodyDiv w:val="1"/>
      <w:marLeft w:val="0"/>
      <w:marRight w:val="0"/>
      <w:marTop w:val="0"/>
      <w:marBottom w:val="0"/>
      <w:divBdr>
        <w:top w:val="none" w:sz="0" w:space="0" w:color="auto"/>
        <w:left w:val="none" w:sz="0" w:space="0" w:color="auto"/>
        <w:bottom w:val="none" w:sz="0" w:space="0" w:color="auto"/>
        <w:right w:val="none" w:sz="0" w:space="0" w:color="auto"/>
      </w:divBdr>
    </w:div>
    <w:div w:id="559024299">
      <w:bodyDiv w:val="1"/>
      <w:marLeft w:val="0"/>
      <w:marRight w:val="0"/>
      <w:marTop w:val="0"/>
      <w:marBottom w:val="0"/>
      <w:divBdr>
        <w:top w:val="none" w:sz="0" w:space="0" w:color="auto"/>
        <w:left w:val="none" w:sz="0" w:space="0" w:color="auto"/>
        <w:bottom w:val="none" w:sz="0" w:space="0" w:color="auto"/>
        <w:right w:val="none" w:sz="0" w:space="0" w:color="auto"/>
      </w:divBdr>
    </w:div>
    <w:div w:id="559824877">
      <w:bodyDiv w:val="1"/>
      <w:marLeft w:val="0"/>
      <w:marRight w:val="0"/>
      <w:marTop w:val="0"/>
      <w:marBottom w:val="0"/>
      <w:divBdr>
        <w:top w:val="none" w:sz="0" w:space="0" w:color="auto"/>
        <w:left w:val="none" w:sz="0" w:space="0" w:color="auto"/>
        <w:bottom w:val="none" w:sz="0" w:space="0" w:color="auto"/>
        <w:right w:val="none" w:sz="0" w:space="0" w:color="auto"/>
      </w:divBdr>
    </w:div>
    <w:div w:id="560364190">
      <w:bodyDiv w:val="1"/>
      <w:marLeft w:val="0"/>
      <w:marRight w:val="0"/>
      <w:marTop w:val="0"/>
      <w:marBottom w:val="0"/>
      <w:divBdr>
        <w:top w:val="none" w:sz="0" w:space="0" w:color="auto"/>
        <w:left w:val="none" w:sz="0" w:space="0" w:color="auto"/>
        <w:bottom w:val="none" w:sz="0" w:space="0" w:color="auto"/>
        <w:right w:val="none" w:sz="0" w:space="0" w:color="auto"/>
      </w:divBdr>
    </w:div>
    <w:div w:id="561254536">
      <w:bodyDiv w:val="1"/>
      <w:marLeft w:val="0"/>
      <w:marRight w:val="0"/>
      <w:marTop w:val="0"/>
      <w:marBottom w:val="0"/>
      <w:divBdr>
        <w:top w:val="none" w:sz="0" w:space="0" w:color="auto"/>
        <w:left w:val="none" w:sz="0" w:space="0" w:color="auto"/>
        <w:bottom w:val="none" w:sz="0" w:space="0" w:color="auto"/>
        <w:right w:val="none" w:sz="0" w:space="0" w:color="auto"/>
      </w:divBdr>
    </w:div>
    <w:div w:id="562445679">
      <w:bodyDiv w:val="1"/>
      <w:marLeft w:val="0"/>
      <w:marRight w:val="0"/>
      <w:marTop w:val="0"/>
      <w:marBottom w:val="0"/>
      <w:divBdr>
        <w:top w:val="none" w:sz="0" w:space="0" w:color="auto"/>
        <w:left w:val="none" w:sz="0" w:space="0" w:color="auto"/>
        <w:bottom w:val="none" w:sz="0" w:space="0" w:color="auto"/>
        <w:right w:val="none" w:sz="0" w:space="0" w:color="auto"/>
      </w:divBdr>
    </w:div>
    <w:div w:id="562717119">
      <w:bodyDiv w:val="1"/>
      <w:marLeft w:val="0"/>
      <w:marRight w:val="0"/>
      <w:marTop w:val="0"/>
      <w:marBottom w:val="0"/>
      <w:divBdr>
        <w:top w:val="none" w:sz="0" w:space="0" w:color="auto"/>
        <w:left w:val="none" w:sz="0" w:space="0" w:color="auto"/>
        <w:bottom w:val="none" w:sz="0" w:space="0" w:color="auto"/>
        <w:right w:val="none" w:sz="0" w:space="0" w:color="auto"/>
      </w:divBdr>
    </w:div>
    <w:div w:id="563099733">
      <w:bodyDiv w:val="1"/>
      <w:marLeft w:val="0"/>
      <w:marRight w:val="0"/>
      <w:marTop w:val="0"/>
      <w:marBottom w:val="0"/>
      <w:divBdr>
        <w:top w:val="none" w:sz="0" w:space="0" w:color="auto"/>
        <w:left w:val="none" w:sz="0" w:space="0" w:color="auto"/>
        <w:bottom w:val="none" w:sz="0" w:space="0" w:color="auto"/>
        <w:right w:val="none" w:sz="0" w:space="0" w:color="auto"/>
      </w:divBdr>
    </w:div>
    <w:div w:id="563371284">
      <w:bodyDiv w:val="1"/>
      <w:marLeft w:val="0"/>
      <w:marRight w:val="0"/>
      <w:marTop w:val="0"/>
      <w:marBottom w:val="0"/>
      <w:divBdr>
        <w:top w:val="none" w:sz="0" w:space="0" w:color="auto"/>
        <w:left w:val="none" w:sz="0" w:space="0" w:color="auto"/>
        <w:bottom w:val="none" w:sz="0" w:space="0" w:color="auto"/>
        <w:right w:val="none" w:sz="0" w:space="0" w:color="auto"/>
      </w:divBdr>
    </w:div>
    <w:div w:id="563489978">
      <w:bodyDiv w:val="1"/>
      <w:marLeft w:val="0"/>
      <w:marRight w:val="0"/>
      <w:marTop w:val="0"/>
      <w:marBottom w:val="0"/>
      <w:divBdr>
        <w:top w:val="none" w:sz="0" w:space="0" w:color="auto"/>
        <w:left w:val="none" w:sz="0" w:space="0" w:color="auto"/>
        <w:bottom w:val="none" w:sz="0" w:space="0" w:color="auto"/>
        <w:right w:val="none" w:sz="0" w:space="0" w:color="auto"/>
      </w:divBdr>
    </w:div>
    <w:div w:id="563680578">
      <w:bodyDiv w:val="1"/>
      <w:marLeft w:val="0"/>
      <w:marRight w:val="0"/>
      <w:marTop w:val="0"/>
      <w:marBottom w:val="0"/>
      <w:divBdr>
        <w:top w:val="none" w:sz="0" w:space="0" w:color="auto"/>
        <w:left w:val="none" w:sz="0" w:space="0" w:color="auto"/>
        <w:bottom w:val="none" w:sz="0" w:space="0" w:color="auto"/>
        <w:right w:val="none" w:sz="0" w:space="0" w:color="auto"/>
      </w:divBdr>
    </w:div>
    <w:div w:id="564217248">
      <w:bodyDiv w:val="1"/>
      <w:marLeft w:val="0"/>
      <w:marRight w:val="0"/>
      <w:marTop w:val="0"/>
      <w:marBottom w:val="0"/>
      <w:divBdr>
        <w:top w:val="none" w:sz="0" w:space="0" w:color="auto"/>
        <w:left w:val="none" w:sz="0" w:space="0" w:color="auto"/>
        <w:bottom w:val="none" w:sz="0" w:space="0" w:color="auto"/>
        <w:right w:val="none" w:sz="0" w:space="0" w:color="auto"/>
      </w:divBdr>
    </w:div>
    <w:div w:id="564995137">
      <w:bodyDiv w:val="1"/>
      <w:marLeft w:val="0"/>
      <w:marRight w:val="0"/>
      <w:marTop w:val="0"/>
      <w:marBottom w:val="0"/>
      <w:divBdr>
        <w:top w:val="none" w:sz="0" w:space="0" w:color="auto"/>
        <w:left w:val="none" w:sz="0" w:space="0" w:color="auto"/>
        <w:bottom w:val="none" w:sz="0" w:space="0" w:color="auto"/>
        <w:right w:val="none" w:sz="0" w:space="0" w:color="auto"/>
      </w:divBdr>
    </w:div>
    <w:div w:id="565066516">
      <w:bodyDiv w:val="1"/>
      <w:marLeft w:val="0"/>
      <w:marRight w:val="0"/>
      <w:marTop w:val="0"/>
      <w:marBottom w:val="0"/>
      <w:divBdr>
        <w:top w:val="none" w:sz="0" w:space="0" w:color="auto"/>
        <w:left w:val="none" w:sz="0" w:space="0" w:color="auto"/>
        <w:bottom w:val="none" w:sz="0" w:space="0" w:color="auto"/>
        <w:right w:val="none" w:sz="0" w:space="0" w:color="auto"/>
      </w:divBdr>
    </w:div>
    <w:div w:id="565141560">
      <w:bodyDiv w:val="1"/>
      <w:marLeft w:val="0"/>
      <w:marRight w:val="0"/>
      <w:marTop w:val="0"/>
      <w:marBottom w:val="0"/>
      <w:divBdr>
        <w:top w:val="none" w:sz="0" w:space="0" w:color="auto"/>
        <w:left w:val="none" w:sz="0" w:space="0" w:color="auto"/>
        <w:bottom w:val="none" w:sz="0" w:space="0" w:color="auto"/>
        <w:right w:val="none" w:sz="0" w:space="0" w:color="auto"/>
      </w:divBdr>
    </w:div>
    <w:div w:id="565266191">
      <w:bodyDiv w:val="1"/>
      <w:marLeft w:val="0"/>
      <w:marRight w:val="0"/>
      <w:marTop w:val="0"/>
      <w:marBottom w:val="0"/>
      <w:divBdr>
        <w:top w:val="none" w:sz="0" w:space="0" w:color="auto"/>
        <w:left w:val="none" w:sz="0" w:space="0" w:color="auto"/>
        <w:bottom w:val="none" w:sz="0" w:space="0" w:color="auto"/>
        <w:right w:val="none" w:sz="0" w:space="0" w:color="auto"/>
      </w:divBdr>
    </w:div>
    <w:div w:id="565603142">
      <w:bodyDiv w:val="1"/>
      <w:marLeft w:val="0"/>
      <w:marRight w:val="0"/>
      <w:marTop w:val="0"/>
      <w:marBottom w:val="0"/>
      <w:divBdr>
        <w:top w:val="none" w:sz="0" w:space="0" w:color="auto"/>
        <w:left w:val="none" w:sz="0" w:space="0" w:color="auto"/>
        <w:bottom w:val="none" w:sz="0" w:space="0" w:color="auto"/>
        <w:right w:val="none" w:sz="0" w:space="0" w:color="auto"/>
      </w:divBdr>
    </w:div>
    <w:div w:id="565605660">
      <w:bodyDiv w:val="1"/>
      <w:marLeft w:val="0"/>
      <w:marRight w:val="0"/>
      <w:marTop w:val="0"/>
      <w:marBottom w:val="0"/>
      <w:divBdr>
        <w:top w:val="none" w:sz="0" w:space="0" w:color="auto"/>
        <w:left w:val="none" w:sz="0" w:space="0" w:color="auto"/>
        <w:bottom w:val="none" w:sz="0" w:space="0" w:color="auto"/>
        <w:right w:val="none" w:sz="0" w:space="0" w:color="auto"/>
      </w:divBdr>
    </w:div>
    <w:div w:id="565839335">
      <w:bodyDiv w:val="1"/>
      <w:marLeft w:val="0"/>
      <w:marRight w:val="0"/>
      <w:marTop w:val="0"/>
      <w:marBottom w:val="0"/>
      <w:divBdr>
        <w:top w:val="none" w:sz="0" w:space="0" w:color="auto"/>
        <w:left w:val="none" w:sz="0" w:space="0" w:color="auto"/>
        <w:bottom w:val="none" w:sz="0" w:space="0" w:color="auto"/>
        <w:right w:val="none" w:sz="0" w:space="0" w:color="auto"/>
      </w:divBdr>
    </w:div>
    <w:div w:id="566191873">
      <w:bodyDiv w:val="1"/>
      <w:marLeft w:val="0"/>
      <w:marRight w:val="0"/>
      <w:marTop w:val="0"/>
      <w:marBottom w:val="0"/>
      <w:divBdr>
        <w:top w:val="none" w:sz="0" w:space="0" w:color="auto"/>
        <w:left w:val="none" w:sz="0" w:space="0" w:color="auto"/>
        <w:bottom w:val="none" w:sz="0" w:space="0" w:color="auto"/>
        <w:right w:val="none" w:sz="0" w:space="0" w:color="auto"/>
      </w:divBdr>
    </w:div>
    <w:div w:id="566571399">
      <w:bodyDiv w:val="1"/>
      <w:marLeft w:val="0"/>
      <w:marRight w:val="0"/>
      <w:marTop w:val="0"/>
      <w:marBottom w:val="0"/>
      <w:divBdr>
        <w:top w:val="none" w:sz="0" w:space="0" w:color="auto"/>
        <w:left w:val="none" w:sz="0" w:space="0" w:color="auto"/>
        <w:bottom w:val="none" w:sz="0" w:space="0" w:color="auto"/>
        <w:right w:val="none" w:sz="0" w:space="0" w:color="auto"/>
      </w:divBdr>
    </w:div>
    <w:div w:id="566689819">
      <w:bodyDiv w:val="1"/>
      <w:marLeft w:val="0"/>
      <w:marRight w:val="0"/>
      <w:marTop w:val="0"/>
      <w:marBottom w:val="0"/>
      <w:divBdr>
        <w:top w:val="none" w:sz="0" w:space="0" w:color="auto"/>
        <w:left w:val="none" w:sz="0" w:space="0" w:color="auto"/>
        <w:bottom w:val="none" w:sz="0" w:space="0" w:color="auto"/>
        <w:right w:val="none" w:sz="0" w:space="0" w:color="auto"/>
      </w:divBdr>
    </w:div>
    <w:div w:id="567303625">
      <w:bodyDiv w:val="1"/>
      <w:marLeft w:val="0"/>
      <w:marRight w:val="0"/>
      <w:marTop w:val="0"/>
      <w:marBottom w:val="0"/>
      <w:divBdr>
        <w:top w:val="none" w:sz="0" w:space="0" w:color="auto"/>
        <w:left w:val="none" w:sz="0" w:space="0" w:color="auto"/>
        <w:bottom w:val="none" w:sz="0" w:space="0" w:color="auto"/>
        <w:right w:val="none" w:sz="0" w:space="0" w:color="auto"/>
      </w:divBdr>
    </w:div>
    <w:div w:id="567304689">
      <w:bodyDiv w:val="1"/>
      <w:marLeft w:val="0"/>
      <w:marRight w:val="0"/>
      <w:marTop w:val="0"/>
      <w:marBottom w:val="0"/>
      <w:divBdr>
        <w:top w:val="none" w:sz="0" w:space="0" w:color="auto"/>
        <w:left w:val="none" w:sz="0" w:space="0" w:color="auto"/>
        <w:bottom w:val="none" w:sz="0" w:space="0" w:color="auto"/>
        <w:right w:val="none" w:sz="0" w:space="0" w:color="auto"/>
      </w:divBdr>
    </w:div>
    <w:div w:id="567420980">
      <w:bodyDiv w:val="1"/>
      <w:marLeft w:val="0"/>
      <w:marRight w:val="0"/>
      <w:marTop w:val="0"/>
      <w:marBottom w:val="0"/>
      <w:divBdr>
        <w:top w:val="none" w:sz="0" w:space="0" w:color="auto"/>
        <w:left w:val="none" w:sz="0" w:space="0" w:color="auto"/>
        <w:bottom w:val="none" w:sz="0" w:space="0" w:color="auto"/>
        <w:right w:val="none" w:sz="0" w:space="0" w:color="auto"/>
      </w:divBdr>
    </w:div>
    <w:div w:id="568200262">
      <w:bodyDiv w:val="1"/>
      <w:marLeft w:val="0"/>
      <w:marRight w:val="0"/>
      <w:marTop w:val="0"/>
      <w:marBottom w:val="0"/>
      <w:divBdr>
        <w:top w:val="none" w:sz="0" w:space="0" w:color="auto"/>
        <w:left w:val="none" w:sz="0" w:space="0" w:color="auto"/>
        <w:bottom w:val="none" w:sz="0" w:space="0" w:color="auto"/>
        <w:right w:val="none" w:sz="0" w:space="0" w:color="auto"/>
      </w:divBdr>
    </w:div>
    <w:div w:id="568226013">
      <w:bodyDiv w:val="1"/>
      <w:marLeft w:val="0"/>
      <w:marRight w:val="0"/>
      <w:marTop w:val="0"/>
      <w:marBottom w:val="0"/>
      <w:divBdr>
        <w:top w:val="none" w:sz="0" w:space="0" w:color="auto"/>
        <w:left w:val="none" w:sz="0" w:space="0" w:color="auto"/>
        <w:bottom w:val="none" w:sz="0" w:space="0" w:color="auto"/>
        <w:right w:val="none" w:sz="0" w:space="0" w:color="auto"/>
      </w:divBdr>
    </w:div>
    <w:div w:id="568345657">
      <w:bodyDiv w:val="1"/>
      <w:marLeft w:val="0"/>
      <w:marRight w:val="0"/>
      <w:marTop w:val="0"/>
      <w:marBottom w:val="0"/>
      <w:divBdr>
        <w:top w:val="none" w:sz="0" w:space="0" w:color="auto"/>
        <w:left w:val="none" w:sz="0" w:space="0" w:color="auto"/>
        <w:bottom w:val="none" w:sz="0" w:space="0" w:color="auto"/>
        <w:right w:val="none" w:sz="0" w:space="0" w:color="auto"/>
      </w:divBdr>
    </w:div>
    <w:div w:id="568422522">
      <w:bodyDiv w:val="1"/>
      <w:marLeft w:val="0"/>
      <w:marRight w:val="0"/>
      <w:marTop w:val="0"/>
      <w:marBottom w:val="0"/>
      <w:divBdr>
        <w:top w:val="none" w:sz="0" w:space="0" w:color="auto"/>
        <w:left w:val="none" w:sz="0" w:space="0" w:color="auto"/>
        <w:bottom w:val="none" w:sz="0" w:space="0" w:color="auto"/>
        <w:right w:val="none" w:sz="0" w:space="0" w:color="auto"/>
      </w:divBdr>
    </w:div>
    <w:div w:id="568610322">
      <w:bodyDiv w:val="1"/>
      <w:marLeft w:val="0"/>
      <w:marRight w:val="0"/>
      <w:marTop w:val="0"/>
      <w:marBottom w:val="0"/>
      <w:divBdr>
        <w:top w:val="none" w:sz="0" w:space="0" w:color="auto"/>
        <w:left w:val="none" w:sz="0" w:space="0" w:color="auto"/>
        <w:bottom w:val="none" w:sz="0" w:space="0" w:color="auto"/>
        <w:right w:val="none" w:sz="0" w:space="0" w:color="auto"/>
      </w:divBdr>
    </w:div>
    <w:div w:id="568879609">
      <w:bodyDiv w:val="1"/>
      <w:marLeft w:val="0"/>
      <w:marRight w:val="0"/>
      <w:marTop w:val="0"/>
      <w:marBottom w:val="0"/>
      <w:divBdr>
        <w:top w:val="none" w:sz="0" w:space="0" w:color="auto"/>
        <w:left w:val="none" w:sz="0" w:space="0" w:color="auto"/>
        <w:bottom w:val="none" w:sz="0" w:space="0" w:color="auto"/>
        <w:right w:val="none" w:sz="0" w:space="0" w:color="auto"/>
      </w:divBdr>
    </w:div>
    <w:div w:id="569311388">
      <w:bodyDiv w:val="1"/>
      <w:marLeft w:val="0"/>
      <w:marRight w:val="0"/>
      <w:marTop w:val="0"/>
      <w:marBottom w:val="0"/>
      <w:divBdr>
        <w:top w:val="none" w:sz="0" w:space="0" w:color="auto"/>
        <w:left w:val="none" w:sz="0" w:space="0" w:color="auto"/>
        <w:bottom w:val="none" w:sz="0" w:space="0" w:color="auto"/>
        <w:right w:val="none" w:sz="0" w:space="0" w:color="auto"/>
      </w:divBdr>
    </w:div>
    <w:div w:id="569770388">
      <w:bodyDiv w:val="1"/>
      <w:marLeft w:val="0"/>
      <w:marRight w:val="0"/>
      <w:marTop w:val="0"/>
      <w:marBottom w:val="0"/>
      <w:divBdr>
        <w:top w:val="none" w:sz="0" w:space="0" w:color="auto"/>
        <w:left w:val="none" w:sz="0" w:space="0" w:color="auto"/>
        <w:bottom w:val="none" w:sz="0" w:space="0" w:color="auto"/>
        <w:right w:val="none" w:sz="0" w:space="0" w:color="auto"/>
      </w:divBdr>
    </w:div>
    <w:div w:id="569969898">
      <w:bodyDiv w:val="1"/>
      <w:marLeft w:val="0"/>
      <w:marRight w:val="0"/>
      <w:marTop w:val="0"/>
      <w:marBottom w:val="0"/>
      <w:divBdr>
        <w:top w:val="none" w:sz="0" w:space="0" w:color="auto"/>
        <w:left w:val="none" w:sz="0" w:space="0" w:color="auto"/>
        <w:bottom w:val="none" w:sz="0" w:space="0" w:color="auto"/>
        <w:right w:val="none" w:sz="0" w:space="0" w:color="auto"/>
      </w:divBdr>
    </w:div>
    <w:div w:id="570122745">
      <w:bodyDiv w:val="1"/>
      <w:marLeft w:val="0"/>
      <w:marRight w:val="0"/>
      <w:marTop w:val="0"/>
      <w:marBottom w:val="0"/>
      <w:divBdr>
        <w:top w:val="none" w:sz="0" w:space="0" w:color="auto"/>
        <w:left w:val="none" w:sz="0" w:space="0" w:color="auto"/>
        <w:bottom w:val="none" w:sz="0" w:space="0" w:color="auto"/>
        <w:right w:val="none" w:sz="0" w:space="0" w:color="auto"/>
      </w:divBdr>
    </w:div>
    <w:div w:id="570503131">
      <w:bodyDiv w:val="1"/>
      <w:marLeft w:val="0"/>
      <w:marRight w:val="0"/>
      <w:marTop w:val="0"/>
      <w:marBottom w:val="0"/>
      <w:divBdr>
        <w:top w:val="none" w:sz="0" w:space="0" w:color="auto"/>
        <w:left w:val="none" w:sz="0" w:space="0" w:color="auto"/>
        <w:bottom w:val="none" w:sz="0" w:space="0" w:color="auto"/>
        <w:right w:val="none" w:sz="0" w:space="0" w:color="auto"/>
      </w:divBdr>
    </w:div>
    <w:div w:id="571085137">
      <w:bodyDiv w:val="1"/>
      <w:marLeft w:val="0"/>
      <w:marRight w:val="0"/>
      <w:marTop w:val="0"/>
      <w:marBottom w:val="0"/>
      <w:divBdr>
        <w:top w:val="none" w:sz="0" w:space="0" w:color="auto"/>
        <w:left w:val="none" w:sz="0" w:space="0" w:color="auto"/>
        <w:bottom w:val="none" w:sz="0" w:space="0" w:color="auto"/>
        <w:right w:val="none" w:sz="0" w:space="0" w:color="auto"/>
      </w:divBdr>
    </w:div>
    <w:div w:id="571156222">
      <w:bodyDiv w:val="1"/>
      <w:marLeft w:val="0"/>
      <w:marRight w:val="0"/>
      <w:marTop w:val="0"/>
      <w:marBottom w:val="0"/>
      <w:divBdr>
        <w:top w:val="none" w:sz="0" w:space="0" w:color="auto"/>
        <w:left w:val="none" w:sz="0" w:space="0" w:color="auto"/>
        <w:bottom w:val="none" w:sz="0" w:space="0" w:color="auto"/>
        <w:right w:val="none" w:sz="0" w:space="0" w:color="auto"/>
      </w:divBdr>
    </w:div>
    <w:div w:id="571160135">
      <w:bodyDiv w:val="1"/>
      <w:marLeft w:val="0"/>
      <w:marRight w:val="0"/>
      <w:marTop w:val="0"/>
      <w:marBottom w:val="0"/>
      <w:divBdr>
        <w:top w:val="none" w:sz="0" w:space="0" w:color="auto"/>
        <w:left w:val="none" w:sz="0" w:space="0" w:color="auto"/>
        <w:bottom w:val="none" w:sz="0" w:space="0" w:color="auto"/>
        <w:right w:val="none" w:sz="0" w:space="0" w:color="auto"/>
      </w:divBdr>
    </w:div>
    <w:div w:id="571350542">
      <w:bodyDiv w:val="1"/>
      <w:marLeft w:val="0"/>
      <w:marRight w:val="0"/>
      <w:marTop w:val="0"/>
      <w:marBottom w:val="0"/>
      <w:divBdr>
        <w:top w:val="none" w:sz="0" w:space="0" w:color="auto"/>
        <w:left w:val="none" w:sz="0" w:space="0" w:color="auto"/>
        <w:bottom w:val="none" w:sz="0" w:space="0" w:color="auto"/>
        <w:right w:val="none" w:sz="0" w:space="0" w:color="auto"/>
      </w:divBdr>
    </w:div>
    <w:div w:id="572083527">
      <w:bodyDiv w:val="1"/>
      <w:marLeft w:val="0"/>
      <w:marRight w:val="0"/>
      <w:marTop w:val="0"/>
      <w:marBottom w:val="0"/>
      <w:divBdr>
        <w:top w:val="none" w:sz="0" w:space="0" w:color="auto"/>
        <w:left w:val="none" w:sz="0" w:space="0" w:color="auto"/>
        <w:bottom w:val="none" w:sz="0" w:space="0" w:color="auto"/>
        <w:right w:val="none" w:sz="0" w:space="0" w:color="auto"/>
      </w:divBdr>
    </w:div>
    <w:div w:id="572279003">
      <w:bodyDiv w:val="1"/>
      <w:marLeft w:val="0"/>
      <w:marRight w:val="0"/>
      <w:marTop w:val="0"/>
      <w:marBottom w:val="0"/>
      <w:divBdr>
        <w:top w:val="none" w:sz="0" w:space="0" w:color="auto"/>
        <w:left w:val="none" w:sz="0" w:space="0" w:color="auto"/>
        <w:bottom w:val="none" w:sz="0" w:space="0" w:color="auto"/>
        <w:right w:val="none" w:sz="0" w:space="0" w:color="auto"/>
      </w:divBdr>
    </w:div>
    <w:div w:id="572541756">
      <w:bodyDiv w:val="1"/>
      <w:marLeft w:val="0"/>
      <w:marRight w:val="0"/>
      <w:marTop w:val="0"/>
      <w:marBottom w:val="0"/>
      <w:divBdr>
        <w:top w:val="none" w:sz="0" w:space="0" w:color="auto"/>
        <w:left w:val="none" w:sz="0" w:space="0" w:color="auto"/>
        <w:bottom w:val="none" w:sz="0" w:space="0" w:color="auto"/>
        <w:right w:val="none" w:sz="0" w:space="0" w:color="auto"/>
      </w:divBdr>
    </w:div>
    <w:div w:id="573124368">
      <w:bodyDiv w:val="1"/>
      <w:marLeft w:val="0"/>
      <w:marRight w:val="0"/>
      <w:marTop w:val="0"/>
      <w:marBottom w:val="0"/>
      <w:divBdr>
        <w:top w:val="none" w:sz="0" w:space="0" w:color="auto"/>
        <w:left w:val="none" w:sz="0" w:space="0" w:color="auto"/>
        <w:bottom w:val="none" w:sz="0" w:space="0" w:color="auto"/>
        <w:right w:val="none" w:sz="0" w:space="0" w:color="auto"/>
      </w:divBdr>
    </w:div>
    <w:div w:id="574359091">
      <w:bodyDiv w:val="1"/>
      <w:marLeft w:val="0"/>
      <w:marRight w:val="0"/>
      <w:marTop w:val="0"/>
      <w:marBottom w:val="0"/>
      <w:divBdr>
        <w:top w:val="none" w:sz="0" w:space="0" w:color="auto"/>
        <w:left w:val="none" w:sz="0" w:space="0" w:color="auto"/>
        <w:bottom w:val="none" w:sz="0" w:space="0" w:color="auto"/>
        <w:right w:val="none" w:sz="0" w:space="0" w:color="auto"/>
      </w:divBdr>
    </w:div>
    <w:div w:id="574584622">
      <w:bodyDiv w:val="1"/>
      <w:marLeft w:val="0"/>
      <w:marRight w:val="0"/>
      <w:marTop w:val="0"/>
      <w:marBottom w:val="0"/>
      <w:divBdr>
        <w:top w:val="none" w:sz="0" w:space="0" w:color="auto"/>
        <w:left w:val="none" w:sz="0" w:space="0" w:color="auto"/>
        <w:bottom w:val="none" w:sz="0" w:space="0" w:color="auto"/>
        <w:right w:val="none" w:sz="0" w:space="0" w:color="auto"/>
      </w:divBdr>
    </w:div>
    <w:div w:id="574901363">
      <w:bodyDiv w:val="1"/>
      <w:marLeft w:val="0"/>
      <w:marRight w:val="0"/>
      <w:marTop w:val="0"/>
      <w:marBottom w:val="0"/>
      <w:divBdr>
        <w:top w:val="none" w:sz="0" w:space="0" w:color="auto"/>
        <w:left w:val="none" w:sz="0" w:space="0" w:color="auto"/>
        <w:bottom w:val="none" w:sz="0" w:space="0" w:color="auto"/>
        <w:right w:val="none" w:sz="0" w:space="0" w:color="auto"/>
      </w:divBdr>
    </w:div>
    <w:div w:id="575169141">
      <w:bodyDiv w:val="1"/>
      <w:marLeft w:val="0"/>
      <w:marRight w:val="0"/>
      <w:marTop w:val="0"/>
      <w:marBottom w:val="0"/>
      <w:divBdr>
        <w:top w:val="none" w:sz="0" w:space="0" w:color="auto"/>
        <w:left w:val="none" w:sz="0" w:space="0" w:color="auto"/>
        <w:bottom w:val="none" w:sz="0" w:space="0" w:color="auto"/>
        <w:right w:val="none" w:sz="0" w:space="0" w:color="auto"/>
      </w:divBdr>
    </w:div>
    <w:div w:id="575431604">
      <w:bodyDiv w:val="1"/>
      <w:marLeft w:val="0"/>
      <w:marRight w:val="0"/>
      <w:marTop w:val="0"/>
      <w:marBottom w:val="0"/>
      <w:divBdr>
        <w:top w:val="none" w:sz="0" w:space="0" w:color="auto"/>
        <w:left w:val="none" w:sz="0" w:space="0" w:color="auto"/>
        <w:bottom w:val="none" w:sz="0" w:space="0" w:color="auto"/>
        <w:right w:val="none" w:sz="0" w:space="0" w:color="auto"/>
      </w:divBdr>
    </w:div>
    <w:div w:id="575474352">
      <w:bodyDiv w:val="1"/>
      <w:marLeft w:val="0"/>
      <w:marRight w:val="0"/>
      <w:marTop w:val="0"/>
      <w:marBottom w:val="0"/>
      <w:divBdr>
        <w:top w:val="none" w:sz="0" w:space="0" w:color="auto"/>
        <w:left w:val="none" w:sz="0" w:space="0" w:color="auto"/>
        <w:bottom w:val="none" w:sz="0" w:space="0" w:color="auto"/>
        <w:right w:val="none" w:sz="0" w:space="0" w:color="auto"/>
      </w:divBdr>
    </w:div>
    <w:div w:id="575628268">
      <w:bodyDiv w:val="1"/>
      <w:marLeft w:val="0"/>
      <w:marRight w:val="0"/>
      <w:marTop w:val="0"/>
      <w:marBottom w:val="0"/>
      <w:divBdr>
        <w:top w:val="none" w:sz="0" w:space="0" w:color="auto"/>
        <w:left w:val="none" w:sz="0" w:space="0" w:color="auto"/>
        <w:bottom w:val="none" w:sz="0" w:space="0" w:color="auto"/>
        <w:right w:val="none" w:sz="0" w:space="0" w:color="auto"/>
      </w:divBdr>
    </w:div>
    <w:div w:id="576206930">
      <w:bodyDiv w:val="1"/>
      <w:marLeft w:val="0"/>
      <w:marRight w:val="0"/>
      <w:marTop w:val="0"/>
      <w:marBottom w:val="0"/>
      <w:divBdr>
        <w:top w:val="none" w:sz="0" w:space="0" w:color="auto"/>
        <w:left w:val="none" w:sz="0" w:space="0" w:color="auto"/>
        <w:bottom w:val="none" w:sz="0" w:space="0" w:color="auto"/>
        <w:right w:val="none" w:sz="0" w:space="0" w:color="auto"/>
      </w:divBdr>
    </w:div>
    <w:div w:id="576212298">
      <w:bodyDiv w:val="1"/>
      <w:marLeft w:val="0"/>
      <w:marRight w:val="0"/>
      <w:marTop w:val="0"/>
      <w:marBottom w:val="0"/>
      <w:divBdr>
        <w:top w:val="none" w:sz="0" w:space="0" w:color="auto"/>
        <w:left w:val="none" w:sz="0" w:space="0" w:color="auto"/>
        <w:bottom w:val="none" w:sz="0" w:space="0" w:color="auto"/>
        <w:right w:val="none" w:sz="0" w:space="0" w:color="auto"/>
      </w:divBdr>
    </w:div>
    <w:div w:id="576594780">
      <w:bodyDiv w:val="1"/>
      <w:marLeft w:val="0"/>
      <w:marRight w:val="0"/>
      <w:marTop w:val="0"/>
      <w:marBottom w:val="0"/>
      <w:divBdr>
        <w:top w:val="none" w:sz="0" w:space="0" w:color="auto"/>
        <w:left w:val="none" w:sz="0" w:space="0" w:color="auto"/>
        <w:bottom w:val="none" w:sz="0" w:space="0" w:color="auto"/>
        <w:right w:val="none" w:sz="0" w:space="0" w:color="auto"/>
      </w:divBdr>
    </w:div>
    <w:div w:id="576674934">
      <w:bodyDiv w:val="1"/>
      <w:marLeft w:val="0"/>
      <w:marRight w:val="0"/>
      <w:marTop w:val="0"/>
      <w:marBottom w:val="0"/>
      <w:divBdr>
        <w:top w:val="none" w:sz="0" w:space="0" w:color="auto"/>
        <w:left w:val="none" w:sz="0" w:space="0" w:color="auto"/>
        <w:bottom w:val="none" w:sz="0" w:space="0" w:color="auto"/>
        <w:right w:val="none" w:sz="0" w:space="0" w:color="auto"/>
      </w:divBdr>
    </w:div>
    <w:div w:id="576784638">
      <w:bodyDiv w:val="1"/>
      <w:marLeft w:val="0"/>
      <w:marRight w:val="0"/>
      <w:marTop w:val="0"/>
      <w:marBottom w:val="0"/>
      <w:divBdr>
        <w:top w:val="none" w:sz="0" w:space="0" w:color="auto"/>
        <w:left w:val="none" w:sz="0" w:space="0" w:color="auto"/>
        <w:bottom w:val="none" w:sz="0" w:space="0" w:color="auto"/>
        <w:right w:val="none" w:sz="0" w:space="0" w:color="auto"/>
      </w:divBdr>
    </w:div>
    <w:div w:id="576983699">
      <w:bodyDiv w:val="1"/>
      <w:marLeft w:val="0"/>
      <w:marRight w:val="0"/>
      <w:marTop w:val="0"/>
      <w:marBottom w:val="0"/>
      <w:divBdr>
        <w:top w:val="none" w:sz="0" w:space="0" w:color="auto"/>
        <w:left w:val="none" w:sz="0" w:space="0" w:color="auto"/>
        <w:bottom w:val="none" w:sz="0" w:space="0" w:color="auto"/>
        <w:right w:val="none" w:sz="0" w:space="0" w:color="auto"/>
      </w:divBdr>
    </w:div>
    <w:div w:id="577709293">
      <w:bodyDiv w:val="1"/>
      <w:marLeft w:val="0"/>
      <w:marRight w:val="0"/>
      <w:marTop w:val="0"/>
      <w:marBottom w:val="0"/>
      <w:divBdr>
        <w:top w:val="none" w:sz="0" w:space="0" w:color="auto"/>
        <w:left w:val="none" w:sz="0" w:space="0" w:color="auto"/>
        <w:bottom w:val="none" w:sz="0" w:space="0" w:color="auto"/>
        <w:right w:val="none" w:sz="0" w:space="0" w:color="auto"/>
      </w:divBdr>
    </w:div>
    <w:div w:id="578054860">
      <w:bodyDiv w:val="1"/>
      <w:marLeft w:val="0"/>
      <w:marRight w:val="0"/>
      <w:marTop w:val="0"/>
      <w:marBottom w:val="0"/>
      <w:divBdr>
        <w:top w:val="none" w:sz="0" w:space="0" w:color="auto"/>
        <w:left w:val="none" w:sz="0" w:space="0" w:color="auto"/>
        <w:bottom w:val="none" w:sz="0" w:space="0" w:color="auto"/>
        <w:right w:val="none" w:sz="0" w:space="0" w:color="auto"/>
      </w:divBdr>
    </w:div>
    <w:div w:id="578248933">
      <w:bodyDiv w:val="1"/>
      <w:marLeft w:val="0"/>
      <w:marRight w:val="0"/>
      <w:marTop w:val="0"/>
      <w:marBottom w:val="0"/>
      <w:divBdr>
        <w:top w:val="none" w:sz="0" w:space="0" w:color="auto"/>
        <w:left w:val="none" w:sz="0" w:space="0" w:color="auto"/>
        <w:bottom w:val="none" w:sz="0" w:space="0" w:color="auto"/>
        <w:right w:val="none" w:sz="0" w:space="0" w:color="auto"/>
      </w:divBdr>
    </w:div>
    <w:div w:id="578370573">
      <w:bodyDiv w:val="1"/>
      <w:marLeft w:val="0"/>
      <w:marRight w:val="0"/>
      <w:marTop w:val="0"/>
      <w:marBottom w:val="0"/>
      <w:divBdr>
        <w:top w:val="none" w:sz="0" w:space="0" w:color="auto"/>
        <w:left w:val="none" w:sz="0" w:space="0" w:color="auto"/>
        <w:bottom w:val="none" w:sz="0" w:space="0" w:color="auto"/>
        <w:right w:val="none" w:sz="0" w:space="0" w:color="auto"/>
      </w:divBdr>
    </w:div>
    <w:div w:id="578708917">
      <w:bodyDiv w:val="1"/>
      <w:marLeft w:val="0"/>
      <w:marRight w:val="0"/>
      <w:marTop w:val="0"/>
      <w:marBottom w:val="0"/>
      <w:divBdr>
        <w:top w:val="none" w:sz="0" w:space="0" w:color="auto"/>
        <w:left w:val="none" w:sz="0" w:space="0" w:color="auto"/>
        <w:bottom w:val="none" w:sz="0" w:space="0" w:color="auto"/>
        <w:right w:val="none" w:sz="0" w:space="0" w:color="auto"/>
      </w:divBdr>
    </w:div>
    <w:div w:id="579097093">
      <w:bodyDiv w:val="1"/>
      <w:marLeft w:val="0"/>
      <w:marRight w:val="0"/>
      <w:marTop w:val="0"/>
      <w:marBottom w:val="0"/>
      <w:divBdr>
        <w:top w:val="none" w:sz="0" w:space="0" w:color="auto"/>
        <w:left w:val="none" w:sz="0" w:space="0" w:color="auto"/>
        <w:bottom w:val="none" w:sz="0" w:space="0" w:color="auto"/>
        <w:right w:val="none" w:sz="0" w:space="0" w:color="auto"/>
      </w:divBdr>
    </w:div>
    <w:div w:id="579755261">
      <w:bodyDiv w:val="1"/>
      <w:marLeft w:val="0"/>
      <w:marRight w:val="0"/>
      <w:marTop w:val="0"/>
      <w:marBottom w:val="0"/>
      <w:divBdr>
        <w:top w:val="none" w:sz="0" w:space="0" w:color="auto"/>
        <w:left w:val="none" w:sz="0" w:space="0" w:color="auto"/>
        <w:bottom w:val="none" w:sz="0" w:space="0" w:color="auto"/>
        <w:right w:val="none" w:sz="0" w:space="0" w:color="auto"/>
      </w:divBdr>
    </w:div>
    <w:div w:id="579798552">
      <w:bodyDiv w:val="1"/>
      <w:marLeft w:val="0"/>
      <w:marRight w:val="0"/>
      <w:marTop w:val="0"/>
      <w:marBottom w:val="0"/>
      <w:divBdr>
        <w:top w:val="none" w:sz="0" w:space="0" w:color="auto"/>
        <w:left w:val="none" w:sz="0" w:space="0" w:color="auto"/>
        <w:bottom w:val="none" w:sz="0" w:space="0" w:color="auto"/>
        <w:right w:val="none" w:sz="0" w:space="0" w:color="auto"/>
      </w:divBdr>
    </w:div>
    <w:div w:id="580674997">
      <w:bodyDiv w:val="1"/>
      <w:marLeft w:val="0"/>
      <w:marRight w:val="0"/>
      <w:marTop w:val="0"/>
      <w:marBottom w:val="0"/>
      <w:divBdr>
        <w:top w:val="none" w:sz="0" w:space="0" w:color="auto"/>
        <w:left w:val="none" w:sz="0" w:space="0" w:color="auto"/>
        <w:bottom w:val="none" w:sz="0" w:space="0" w:color="auto"/>
        <w:right w:val="none" w:sz="0" w:space="0" w:color="auto"/>
      </w:divBdr>
    </w:div>
    <w:div w:id="580797501">
      <w:bodyDiv w:val="1"/>
      <w:marLeft w:val="0"/>
      <w:marRight w:val="0"/>
      <w:marTop w:val="0"/>
      <w:marBottom w:val="0"/>
      <w:divBdr>
        <w:top w:val="none" w:sz="0" w:space="0" w:color="auto"/>
        <w:left w:val="none" w:sz="0" w:space="0" w:color="auto"/>
        <w:bottom w:val="none" w:sz="0" w:space="0" w:color="auto"/>
        <w:right w:val="none" w:sz="0" w:space="0" w:color="auto"/>
      </w:divBdr>
    </w:div>
    <w:div w:id="582908840">
      <w:bodyDiv w:val="1"/>
      <w:marLeft w:val="0"/>
      <w:marRight w:val="0"/>
      <w:marTop w:val="0"/>
      <w:marBottom w:val="0"/>
      <w:divBdr>
        <w:top w:val="none" w:sz="0" w:space="0" w:color="auto"/>
        <w:left w:val="none" w:sz="0" w:space="0" w:color="auto"/>
        <w:bottom w:val="none" w:sz="0" w:space="0" w:color="auto"/>
        <w:right w:val="none" w:sz="0" w:space="0" w:color="auto"/>
      </w:divBdr>
    </w:div>
    <w:div w:id="582959865">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3564373">
      <w:bodyDiv w:val="1"/>
      <w:marLeft w:val="0"/>
      <w:marRight w:val="0"/>
      <w:marTop w:val="0"/>
      <w:marBottom w:val="0"/>
      <w:divBdr>
        <w:top w:val="none" w:sz="0" w:space="0" w:color="auto"/>
        <w:left w:val="none" w:sz="0" w:space="0" w:color="auto"/>
        <w:bottom w:val="none" w:sz="0" w:space="0" w:color="auto"/>
        <w:right w:val="none" w:sz="0" w:space="0" w:color="auto"/>
      </w:divBdr>
    </w:div>
    <w:div w:id="583955260">
      <w:bodyDiv w:val="1"/>
      <w:marLeft w:val="0"/>
      <w:marRight w:val="0"/>
      <w:marTop w:val="0"/>
      <w:marBottom w:val="0"/>
      <w:divBdr>
        <w:top w:val="none" w:sz="0" w:space="0" w:color="auto"/>
        <w:left w:val="none" w:sz="0" w:space="0" w:color="auto"/>
        <w:bottom w:val="none" w:sz="0" w:space="0" w:color="auto"/>
        <w:right w:val="none" w:sz="0" w:space="0" w:color="auto"/>
      </w:divBdr>
    </w:div>
    <w:div w:id="583955756">
      <w:bodyDiv w:val="1"/>
      <w:marLeft w:val="0"/>
      <w:marRight w:val="0"/>
      <w:marTop w:val="0"/>
      <w:marBottom w:val="0"/>
      <w:divBdr>
        <w:top w:val="none" w:sz="0" w:space="0" w:color="auto"/>
        <w:left w:val="none" w:sz="0" w:space="0" w:color="auto"/>
        <w:bottom w:val="none" w:sz="0" w:space="0" w:color="auto"/>
        <w:right w:val="none" w:sz="0" w:space="0" w:color="auto"/>
      </w:divBdr>
    </w:div>
    <w:div w:id="584416734">
      <w:bodyDiv w:val="1"/>
      <w:marLeft w:val="0"/>
      <w:marRight w:val="0"/>
      <w:marTop w:val="0"/>
      <w:marBottom w:val="0"/>
      <w:divBdr>
        <w:top w:val="none" w:sz="0" w:space="0" w:color="auto"/>
        <w:left w:val="none" w:sz="0" w:space="0" w:color="auto"/>
        <w:bottom w:val="none" w:sz="0" w:space="0" w:color="auto"/>
        <w:right w:val="none" w:sz="0" w:space="0" w:color="auto"/>
      </w:divBdr>
    </w:div>
    <w:div w:id="585770737">
      <w:bodyDiv w:val="1"/>
      <w:marLeft w:val="0"/>
      <w:marRight w:val="0"/>
      <w:marTop w:val="0"/>
      <w:marBottom w:val="0"/>
      <w:divBdr>
        <w:top w:val="none" w:sz="0" w:space="0" w:color="auto"/>
        <w:left w:val="none" w:sz="0" w:space="0" w:color="auto"/>
        <w:bottom w:val="none" w:sz="0" w:space="0" w:color="auto"/>
        <w:right w:val="none" w:sz="0" w:space="0" w:color="auto"/>
      </w:divBdr>
    </w:div>
    <w:div w:id="586305048">
      <w:bodyDiv w:val="1"/>
      <w:marLeft w:val="0"/>
      <w:marRight w:val="0"/>
      <w:marTop w:val="0"/>
      <w:marBottom w:val="0"/>
      <w:divBdr>
        <w:top w:val="none" w:sz="0" w:space="0" w:color="auto"/>
        <w:left w:val="none" w:sz="0" w:space="0" w:color="auto"/>
        <w:bottom w:val="none" w:sz="0" w:space="0" w:color="auto"/>
        <w:right w:val="none" w:sz="0" w:space="0" w:color="auto"/>
      </w:divBdr>
    </w:div>
    <w:div w:id="586497089">
      <w:bodyDiv w:val="1"/>
      <w:marLeft w:val="0"/>
      <w:marRight w:val="0"/>
      <w:marTop w:val="0"/>
      <w:marBottom w:val="0"/>
      <w:divBdr>
        <w:top w:val="none" w:sz="0" w:space="0" w:color="auto"/>
        <w:left w:val="none" w:sz="0" w:space="0" w:color="auto"/>
        <w:bottom w:val="none" w:sz="0" w:space="0" w:color="auto"/>
        <w:right w:val="none" w:sz="0" w:space="0" w:color="auto"/>
      </w:divBdr>
    </w:div>
    <w:div w:id="587082782">
      <w:bodyDiv w:val="1"/>
      <w:marLeft w:val="0"/>
      <w:marRight w:val="0"/>
      <w:marTop w:val="0"/>
      <w:marBottom w:val="0"/>
      <w:divBdr>
        <w:top w:val="none" w:sz="0" w:space="0" w:color="auto"/>
        <w:left w:val="none" w:sz="0" w:space="0" w:color="auto"/>
        <w:bottom w:val="none" w:sz="0" w:space="0" w:color="auto"/>
        <w:right w:val="none" w:sz="0" w:space="0" w:color="auto"/>
      </w:divBdr>
    </w:div>
    <w:div w:id="587347440">
      <w:bodyDiv w:val="1"/>
      <w:marLeft w:val="0"/>
      <w:marRight w:val="0"/>
      <w:marTop w:val="0"/>
      <w:marBottom w:val="0"/>
      <w:divBdr>
        <w:top w:val="none" w:sz="0" w:space="0" w:color="auto"/>
        <w:left w:val="none" w:sz="0" w:space="0" w:color="auto"/>
        <w:bottom w:val="none" w:sz="0" w:space="0" w:color="auto"/>
        <w:right w:val="none" w:sz="0" w:space="0" w:color="auto"/>
      </w:divBdr>
    </w:div>
    <w:div w:id="588659446">
      <w:bodyDiv w:val="1"/>
      <w:marLeft w:val="0"/>
      <w:marRight w:val="0"/>
      <w:marTop w:val="0"/>
      <w:marBottom w:val="0"/>
      <w:divBdr>
        <w:top w:val="none" w:sz="0" w:space="0" w:color="auto"/>
        <w:left w:val="none" w:sz="0" w:space="0" w:color="auto"/>
        <w:bottom w:val="none" w:sz="0" w:space="0" w:color="auto"/>
        <w:right w:val="none" w:sz="0" w:space="0" w:color="auto"/>
      </w:divBdr>
    </w:div>
    <w:div w:id="588781457">
      <w:bodyDiv w:val="1"/>
      <w:marLeft w:val="0"/>
      <w:marRight w:val="0"/>
      <w:marTop w:val="0"/>
      <w:marBottom w:val="0"/>
      <w:divBdr>
        <w:top w:val="none" w:sz="0" w:space="0" w:color="auto"/>
        <w:left w:val="none" w:sz="0" w:space="0" w:color="auto"/>
        <w:bottom w:val="none" w:sz="0" w:space="0" w:color="auto"/>
        <w:right w:val="none" w:sz="0" w:space="0" w:color="auto"/>
      </w:divBdr>
    </w:div>
    <w:div w:id="590428069">
      <w:bodyDiv w:val="1"/>
      <w:marLeft w:val="0"/>
      <w:marRight w:val="0"/>
      <w:marTop w:val="0"/>
      <w:marBottom w:val="0"/>
      <w:divBdr>
        <w:top w:val="none" w:sz="0" w:space="0" w:color="auto"/>
        <w:left w:val="none" w:sz="0" w:space="0" w:color="auto"/>
        <w:bottom w:val="none" w:sz="0" w:space="0" w:color="auto"/>
        <w:right w:val="none" w:sz="0" w:space="0" w:color="auto"/>
      </w:divBdr>
    </w:div>
    <w:div w:id="591815600">
      <w:bodyDiv w:val="1"/>
      <w:marLeft w:val="0"/>
      <w:marRight w:val="0"/>
      <w:marTop w:val="0"/>
      <w:marBottom w:val="0"/>
      <w:divBdr>
        <w:top w:val="none" w:sz="0" w:space="0" w:color="auto"/>
        <w:left w:val="none" w:sz="0" w:space="0" w:color="auto"/>
        <w:bottom w:val="none" w:sz="0" w:space="0" w:color="auto"/>
        <w:right w:val="none" w:sz="0" w:space="0" w:color="auto"/>
      </w:divBdr>
    </w:div>
    <w:div w:id="592131249">
      <w:bodyDiv w:val="1"/>
      <w:marLeft w:val="0"/>
      <w:marRight w:val="0"/>
      <w:marTop w:val="0"/>
      <w:marBottom w:val="0"/>
      <w:divBdr>
        <w:top w:val="none" w:sz="0" w:space="0" w:color="auto"/>
        <w:left w:val="none" w:sz="0" w:space="0" w:color="auto"/>
        <w:bottom w:val="none" w:sz="0" w:space="0" w:color="auto"/>
        <w:right w:val="none" w:sz="0" w:space="0" w:color="auto"/>
      </w:divBdr>
    </w:div>
    <w:div w:id="592277516">
      <w:bodyDiv w:val="1"/>
      <w:marLeft w:val="0"/>
      <w:marRight w:val="0"/>
      <w:marTop w:val="0"/>
      <w:marBottom w:val="0"/>
      <w:divBdr>
        <w:top w:val="none" w:sz="0" w:space="0" w:color="auto"/>
        <w:left w:val="none" w:sz="0" w:space="0" w:color="auto"/>
        <w:bottom w:val="none" w:sz="0" w:space="0" w:color="auto"/>
        <w:right w:val="none" w:sz="0" w:space="0" w:color="auto"/>
      </w:divBdr>
    </w:div>
    <w:div w:id="592324414">
      <w:bodyDiv w:val="1"/>
      <w:marLeft w:val="0"/>
      <w:marRight w:val="0"/>
      <w:marTop w:val="0"/>
      <w:marBottom w:val="0"/>
      <w:divBdr>
        <w:top w:val="none" w:sz="0" w:space="0" w:color="auto"/>
        <w:left w:val="none" w:sz="0" w:space="0" w:color="auto"/>
        <w:bottom w:val="none" w:sz="0" w:space="0" w:color="auto"/>
        <w:right w:val="none" w:sz="0" w:space="0" w:color="auto"/>
      </w:divBdr>
    </w:div>
    <w:div w:id="592398023">
      <w:bodyDiv w:val="1"/>
      <w:marLeft w:val="0"/>
      <w:marRight w:val="0"/>
      <w:marTop w:val="0"/>
      <w:marBottom w:val="0"/>
      <w:divBdr>
        <w:top w:val="none" w:sz="0" w:space="0" w:color="auto"/>
        <w:left w:val="none" w:sz="0" w:space="0" w:color="auto"/>
        <w:bottom w:val="none" w:sz="0" w:space="0" w:color="auto"/>
        <w:right w:val="none" w:sz="0" w:space="0" w:color="auto"/>
      </w:divBdr>
    </w:div>
    <w:div w:id="592471026">
      <w:bodyDiv w:val="1"/>
      <w:marLeft w:val="0"/>
      <w:marRight w:val="0"/>
      <w:marTop w:val="0"/>
      <w:marBottom w:val="0"/>
      <w:divBdr>
        <w:top w:val="none" w:sz="0" w:space="0" w:color="auto"/>
        <w:left w:val="none" w:sz="0" w:space="0" w:color="auto"/>
        <w:bottom w:val="none" w:sz="0" w:space="0" w:color="auto"/>
        <w:right w:val="none" w:sz="0" w:space="0" w:color="auto"/>
      </w:divBdr>
    </w:div>
    <w:div w:id="593131680">
      <w:bodyDiv w:val="1"/>
      <w:marLeft w:val="0"/>
      <w:marRight w:val="0"/>
      <w:marTop w:val="0"/>
      <w:marBottom w:val="0"/>
      <w:divBdr>
        <w:top w:val="none" w:sz="0" w:space="0" w:color="auto"/>
        <w:left w:val="none" w:sz="0" w:space="0" w:color="auto"/>
        <w:bottom w:val="none" w:sz="0" w:space="0" w:color="auto"/>
        <w:right w:val="none" w:sz="0" w:space="0" w:color="auto"/>
      </w:divBdr>
    </w:div>
    <w:div w:id="593706082">
      <w:bodyDiv w:val="1"/>
      <w:marLeft w:val="0"/>
      <w:marRight w:val="0"/>
      <w:marTop w:val="0"/>
      <w:marBottom w:val="0"/>
      <w:divBdr>
        <w:top w:val="none" w:sz="0" w:space="0" w:color="auto"/>
        <w:left w:val="none" w:sz="0" w:space="0" w:color="auto"/>
        <w:bottom w:val="none" w:sz="0" w:space="0" w:color="auto"/>
        <w:right w:val="none" w:sz="0" w:space="0" w:color="auto"/>
      </w:divBdr>
    </w:div>
    <w:div w:id="593901176">
      <w:bodyDiv w:val="1"/>
      <w:marLeft w:val="0"/>
      <w:marRight w:val="0"/>
      <w:marTop w:val="0"/>
      <w:marBottom w:val="0"/>
      <w:divBdr>
        <w:top w:val="none" w:sz="0" w:space="0" w:color="auto"/>
        <w:left w:val="none" w:sz="0" w:space="0" w:color="auto"/>
        <w:bottom w:val="none" w:sz="0" w:space="0" w:color="auto"/>
        <w:right w:val="none" w:sz="0" w:space="0" w:color="auto"/>
      </w:divBdr>
    </w:div>
    <w:div w:id="594360826">
      <w:bodyDiv w:val="1"/>
      <w:marLeft w:val="0"/>
      <w:marRight w:val="0"/>
      <w:marTop w:val="0"/>
      <w:marBottom w:val="0"/>
      <w:divBdr>
        <w:top w:val="none" w:sz="0" w:space="0" w:color="auto"/>
        <w:left w:val="none" w:sz="0" w:space="0" w:color="auto"/>
        <w:bottom w:val="none" w:sz="0" w:space="0" w:color="auto"/>
        <w:right w:val="none" w:sz="0" w:space="0" w:color="auto"/>
      </w:divBdr>
    </w:div>
    <w:div w:id="594482233">
      <w:bodyDiv w:val="1"/>
      <w:marLeft w:val="0"/>
      <w:marRight w:val="0"/>
      <w:marTop w:val="0"/>
      <w:marBottom w:val="0"/>
      <w:divBdr>
        <w:top w:val="none" w:sz="0" w:space="0" w:color="auto"/>
        <w:left w:val="none" w:sz="0" w:space="0" w:color="auto"/>
        <w:bottom w:val="none" w:sz="0" w:space="0" w:color="auto"/>
        <w:right w:val="none" w:sz="0" w:space="0" w:color="auto"/>
      </w:divBdr>
    </w:div>
    <w:div w:id="594747588">
      <w:bodyDiv w:val="1"/>
      <w:marLeft w:val="0"/>
      <w:marRight w:val="0"/>
      <w:marTop w:val="0"/>
      <w:marBottom w:val="0"/>
      <w:divBdr>
        <w:top w:val="none" w:sz="0" w:space="0" w:color="auto"/>
        <w:left w:val="none" w:sz="0" w:space="0" w:color="auto"/>
        <w:bottom w:val="none" w:sz="0" w:space="0" w:color="auto"/>
        <w:right w:val="none" w:sz="0" w:space="0" w:color="auto"/>
      </w:divBdr>
    </w:div>
    <w:div w:id="594826900">
      <w:bodyDiv w:val="1"/>
      <w:marLeft w:val="0"/>
      <w:marRight w:val="0"/>
      <w:marTop w:val="0"/>
      <w:marBottom w:val="0"/>
      <w:divBdr>
        <w:top w:val="none" w:sz="0" w:space="0" w:color="auto"/>
        <w:left w:val="none" w:sz="0" w:space="0" w:color="auto"/>
        <w:bottom w:val="none" w:sz="0" w:space="0" w:color="auto"/>
        <w:right w:val="none" w:sz="0" w:space="0" w:color="auto"/>
      </w:divBdr>
    </w:div>
    <w:div w:id="595096709">
      <w:bodyDiv w:val="1"/>
      <w:marLeft w:val="0"/>
      <w:marRight w:val="0"/>
      <w:marTop w:val="0"/>
      <w:marBottom w:val="0"/>
      <w:divBdr>
        <w:top w:val="none" w:sz="0" w:space="0" w:color="auto"/>
        <w:left w:val="none" w:sz="0" w:space="0" w:color="auto"/>
        <w:bottom w:val="none" w:sz="0" w:space="0" w:color="auto"/>
        <w:right w:val="none" w:sz="0" w:space="0" w:color="auto"/>
      </w:divBdr>
    </w:div>
    <w:div w:id="595672380">
      <w:bodyDiv w:val="1"/>
      <w:marLeft w:val="0"/>
      <w:marRight w:val="0"/>
      <w:marTop w:val="0"/>
      <w:marBottom w:val="0"/>
      <w:divBdr>
        <w:top w:val="none" w:sz="0" w:space="0" w:color="auto"/>
        <w:left w:val="none" w:sz="0" w:space="0" w:color="auto"/>
        <w:bottom w:val="none" w:sz="0" w:space="0" w:color="auto"/>
        <w:right w:val="none" w:sz="0" w:space="0" w:color="auto"/>
      </w:divBdr>
    </w:div>
    <w:div w:id="595795874">
      <w:bodyDiv w:val="1"/>
      <w:marLeft w:val="0"/>
      <w:marRight w:val="0"/>
      <w:marTop w:val="0"/>
      <w:marBottom w:val="0"/>
      <w:divBdr>
        <w:top w:val="none" w:sz="0" w:space="0" w:color="auto"/>
        <w:left w:val="none" w:sz="0" w:space="0" w:color="auto"/>
        <w:bottom w:val="none" w:sz="0" w:space="0" w:color="auto"/>
        <w:right w:val="none" w:sz="0" w:space="0" w:color="auto"/>
      </w:divBdr>
    </w:div>
    <w:div w:id="595866852">
      <w:bodyDiv w:val="1"/>
      <w:marLeft w:val="0"/>
      <w:marRight w:val="0"/>
      <w:marTop w:val="0"/>
      <w:marBottom w:val="0"/>
      <w:divBdr>
        <w:top w:val="none" w:sz="0" w:space="0" w:color="auto"/>
        <w:left w:val="none" w:sz="0" w:space="0" w:color="auto"/>
        <w:bottom w:val="none" w:sz="0" w:space="0" w:color="auto"/>
        <w:right w:val="none" w:sz="0" w:space="0" w:color="auto"/>
      </w:divBdr>
    </w:div>
    <w:div w:id="595870760">
      <w:bodyDiv w:val="1"/>
      <w:marLeft w:val="0"/>
      <w:marRight w:val="0"/>
      <w:marTop w:val="0"/>
      <w:marBottom w:val="0"/>
      <w:divBdr>
        <w:top w:val="none" w:sz="0" w:space="0" w:color="auto"/>
        <w:left w:val="none" w:sz="0" w:space="0" w:color="auto"/>
        <w:bottom w:val="none" w:sz="0" w:space="0" w:color="auto"/>
        <w:right w:val="none" w:sz="0" w:space="0" w:color="auto"/>
      </w:divBdr>
    </w:div>
    <w:div w:id="596594826">
      <w:bodyDiv w:val="1"/>
      <w:marLeft w:val="0"/>
      <w:marRight w:val="0"/>
      <w:marTop w:val="0"/>
      <w:marBottom w:val="0"/>
      <w:divBdr>
        <w:top w:val="none" w:sz="0" w:space="0" w:color="auto"/>
        <w:left w:val="none" w:sz="0" w:space="0" w:color="auto"/>
        <w:bottom w:val="none" w:sz="0" w:space="0" w:color="auto"/>
        <w:right w:val="none" w:sz="0" w:space="0" w:color="auto"/>
      </w:divBdr>
    </w:div>
    <w:div w:id="596913172">
      <w:bodyDiv w:val="1"/>
      <w:marLeft w:val="0"/>
      <w:marRight w:val="0"/>
      <w:marTop w:val="0"/>
      <w:marBottom w:val="0"/>
      <w:divBdr>
        <w:top w:val="none" w:sz="0" w:space="0" w:color="auto"/>
        <w:left w:val="none" w:sz="0" w:space="0" w:color="auto"/>
        <w:bottom w:val="none" w:sz="0" w:space="0" w:color="auto"/>
        <w:right w:val="none" w:sz="0" w:space="0" w:color="auto"/>
      </w:divBdr>
    </w:div>
    <w:div w:id="597373612">
      <w:bodyDiv w:val="1"/>
      <w:marLeft w:val="0"/>
      <w:marRight w:val="0"/>
      <w:marTop w:val="0"/>
      <w:marBottom w:val="0"/>
      <w:divBdr>
        <w:top w:val="none" w:sz="0" w:space="0" w:color="auto"/>
        <w:left w:val="none" w:sz="0" w:space="0" w:color="auto"/>
        <w:bottom w:val="none" w:sz="0" w:space="0" w:color="auto"/>
        <w:right w:val="none" w:sz="0" w:space="0" w:color="auto"/>
      </w:divBdr>
    </w:div>
    <w:div w:id="597444723">
      <w:bodyDiv w:val="1"/>
      <w:marLeft w:val="0"/>
      <w:marRight w:val="0"/>
      <w:marTop w:val="0"/>
      <w:marBottom w:val="0"/>
      <w:divBdr>
        <w:top w:val="none" w:sz="0" w:space="0" w:color="auto"/>
        <w:left w:val="none" w:sz="0" w:space="0" w:color="auto"/>
        <w:bottom w:val="none" w:sz="0" w:space="0" w:color="auto"/>
        <w:right w:val="none" w:sz="0" w:space="0" w:color="auto"/>
      </w:divBdr>
    </w:div>
    <w:div w:id="597644680">
      <w:bodyDiv w:val="1"/>
      <w:marLeft w:val="0"/>
      <w:marRight w:val="0"/>
      <w:marTop w:val="0"/>
      <w:marBottom w:val="0"/>
      <w:divBdr>
        <w:top w:val="none" w:sz="0" w:space="0" w:color="auto"/>
        <w:left w:val="none" w:sz="0" w:space="0" w:color="auto"/>
        <w:bottom w:val="none" w:sz="0" w:space="0" w:color="auto"/>
        <w:right w:val="none" w:sz="0" w:space="0" w:color="auto"/>
      </w:divBdr>
    </w:div>
    <w:div w:id="597719934">
      <w:bodyDiv w:val="1"/>
      <w:marLeft w:val="0"/>
      <w:marRight w:val="0"/>
      <w:marTop w:val="0"/>
      <w:marBottom w:val="0"/>
      <w:divBdr>
        <w:top w:val="none" w:sz="0" w:space="0" w:color="auto"/>
        <w:left w:val="none" w:sz="0" w:space="0" w:color="auto"/>
        <w:bottom w:val="none" w:sz="0" w:space="0" w:color="auto"/>
        <w:right w:val="none" w:sz="0" w:space="0" w:color="auto"/>
      </w:divBdr>
    </w:div>
    <w:div w:id="598832521">
      <w:bodyDiv w:val="1"/>
      <w:marLeft w:val="0"/>
      <w:marRight w:val="0"/>
      <w:marTop w:val="0"/>
      <w:marBottom w:val="0"/>
      <w:divBdr>
        <w:top w:val="none" w:sz="0" w:space="0" w:color="auto"/>
        <w:left w:val="none" w:sz="0" w:space="0" w:color="auto"/>
        <w:bottom w:val="none" w:sz="0" w:space="0" w:color="auto"/>
        <w:right w:val="none" w:sz="0" w:space="0" w:color="auto"/>
      </w:divBdr>
    </w:div>
    <w:div w:id="599070975">
      <w:bodyDiv w:val="1"/>
      <w:marLeft w:val="0"/>
      <w:marRight w:val="0"/>
      <w:marTop w:val="0"/>
      <w:marBottom w:val="0"/>
      <w:divBdr>
        <w:top w:val="none" w:sz="0" w:space="0" w:color="auto"/>
        <w:left w:val="none" w:sz="0" w:space="0" w:color="auto"/>
        <w:bottom w:val="none" w:sz="0" w:space="0" w:color="auto"/>
        <w:right w:val="none" w:sz="0" w:space="0" w:color="auto"/>
      </w:divBdr>
    </w:div>
    <w:div w:id="599335699">
      <w:bodyDiv w:val="1"/>
      <w:marLeft w:val="0"/>
      <w:marRight w:val="0"/>
      <w:marTop w:val="0"/>
      <w:marBottom w:val="0"/>
      <w:divBdr>
        <w:top w:val="none" w:sz="0" w:space="0" w:color="auto"/>
        <w:left w:val="none" w:sz="0" w:space="0" w:color="auto"/>
        <w:bottom w:val="none" w:sz="0" w:space="0" w:color="auto"/>
        <w:right w:val="none" w:sz="0" w:space="0" w:color="auto"/>
      </w:divBdr>
    </w:div>
    <w:div w:id="599408271">
      <w:bodyDiv w:val="1"/>
      <w:marLeft w:val="0"/>
      <w:marRight w:val="0"/>
      <w:marTop w:val="0"/>
      <w:marBottom w:val="0"/>
      <w:divBdr>
        <w:top w:val="none" w:sz="0" w:space="0" w:color="auto"/>
        <w:left w:val="none" w:sz="0" w:space="0" w:color="auto"/>
        <w:bottom w:val="none" w:sz="0" w:space="0" w:color="auto"/>
        <w:right w:val="none" w:sz="0" w:space="0" w:color="auto"/>
      </w:divBdr>
    </w:div>
    <w:div w:id="599948826">
      <w:bodyDiv w:val="1"/>
      <w:marLeft w:val="0"/>
      <w:marRight w:val="0"/>
      <w:marTop w:val="0"/>
      <w:marBottom w:val="0"/>
      <w:divBdr>
        <w:top w:val="none" w:sz="0" w:space="0" w:color="auto"/>
        <w:left w:val="none" w:sz="0" w:space="0" w:color="auto"/>
        <w:bottom w:val="none" w:sz="0" w:space="0" w:color="auto"/>
        <w:right w:val="none" w:sz="0" w:space="0" w:color="auto"/>
      </w:divBdr>
    </w:div>
    <w:div w:id="600066029">
      <w:bodyDiv w:val="1"/>
      <w:marLeft w:val="0"/>
      <w:marRight w:val="0"/>
      <w:marTop w:val="0"/>
      <w:marBottom w:val="0"/>
      <w:divBdr>
        <w:top w:val="none" w:sz="0" w:space="0" w:color="auto"/>
        <w:left w:val="none" w:sz="0" w:space="0" w:color="auto"/>
        <w:bottom w:val="none" w:sz="0" w:space="0" w:color="auto"/>
        <w:right w:val="none" w:sz="0" w:space="0" w:color="auto"/>
      </w:divBdr>
    </w:div>
    <w:div w:id="600072570">
      <w:bodyDiv w:val="1"/>
      <w:marLeft w:val="0"/>
      <w:marRight w:val="0"/>
      <w:marTop w:val="0"/>
      <w:marBottom w:val="0"/>
      <w:divBdr>
        <w:top w:val="none" w:sz="0" w:space="0" w:color="auto"/>
        <w:left w:val="none" w:sz="0" w:space="0" w:color="auto"/>
        <w:bottom w:val="none" w:sz="0" w:space="0" w:color="auto"/>
        <w:right w:val="none" w:sz="0" w:space="0" w:color="auto"/>
      </w:divBdr>
    </w:div>
    <w:div w:id="600184870">
      <w:bodyDiv w:val="1"/>
      <w:marLeft w:val="0"/>
      <w:marRight w:val="0"/>
      <w:marTop w:val="0"/>
      <w:marBottom w:val="0"/>
      <w:divBdr>
        <w:top w:val="none" w:sz="0" w:space="0" w:color="auto"/>
        <w:left w:val="none" w:sz="0" w:space="0" w:color="auto"/>
        <w:bottom w:val="none" w:sz="0" w:space="0" w:color="auto"/>
        <w:right w:val="none" w:sz="0" w:space="0" w:color="auto"/>
      </w:divBdr>
    </w:div>
    <w:div w:id="600265690">
      <w:bodyDiv w:val="1"/>
      <w:marLeft w:val="0"/>
      <w:marRight w:val="0"/>
      <w:marTop w:val="0"/>
      <w:marBottom w:val="0"/>
      <w:divBdr>
        <w:top w:val="none" w:sz="0" w:space="0" w:color="auto"/>
        <w:left w:val="none" w:sz="0" w:space="0" w:color="auto"/>
        <w:bottom w:val="none" w:sz="0" w:space="0" w:color="auto"/>
        <w:right w:val="none" w:sz="0" w:space="0" w:color="auto"/>
      </w:divBdr>
    </w:div>
    <w:div w:id="600534752">
      <w:bodyDiv w:val="1"/>
      <w:marLeft w:val="0"/>
      <w:marRight w:val="0"/>
      <w:marTop w:val="0"/>
      <w:marBottom w:val="0"/>
      <w:divBdr>
        <w:top w:val="none" w:sz="0" w:space="0" w:color="auto"/>
        <w:left w:val="none" w:sz="0" w:space="0" w:color="auto"/>
        <w:bottom w:val="none" w:sz="0" w:space="0" w:color="auto"/>
        <w:right w:val="none" w:sz="0" w:space="0" w:color="auto"/>
      </w:divBdr>
    </w:div>
    <w:div w:id="601031583">
      <w:bodyDiv w:val="1"/>
      <w:marLeft w:val="0"/>
      <w:marRight w:val="0"/>
      <w:marTop w:val="0"/>
      <w:marBottom w:val="0"/>
      <w:divBdr>
        <w:top w:val="none" w:sz="0" w:space="0" w:color="auto"/>
        <w:left w:val="none" w:sz="0" w:space="0" w:color="auto"/>
        <w:bottom w:val="none" w:sz="0" w:space="0" w:color="auto"/>
        <w:right w:val="none" w:sz="0" w:space="0" w:color="auto"/>
      </w:divBdr>
    </w:div>
    <w:div w:id="601182858">
      <w:bodyDiv w:val="1"/>
      <w:marLeft w:val="0"/>
      <w:marRight w:val="0"/>
      <w:marTop w:val="0"/>
      <w:marBottom w:val="0"/>
      <w:divBdr>
        <w:top w:val="none" w:sz="0" w:space="0" w:color="auto"/>
        <w:left w:val="none" w:sz="0" w:space="0" w:color="auto"/>
        <w:bottom w:val="none" w:sz="0" w:space="0" w:color="auto"/>
        <w:right w:val="none" w:sz="0" w:space="0" w:color="auto"/>
      </w:divBdr>
    </w:div>
    <w:div w:id="601229772">
      <w:bodyDiv w:val="1"/>
      <w:marLeft w:val="0"/>
      <w:marRight w:val="0"/>
      <w:marTop w:val="0"/>
      <w:marBottom w:val="0"/>
      <w:divBdr>
        <w:top w:val="none" w:sz="0" w:space="0" w:color="auto"/>
        <w:left w:val="none" w:sz="0" w:space="0" w:color="auto"/>
        <w:bottom w:val="none" w:sz="0" w:space="0" w:color="auto"/>
        <w:right w:val="none" w:sz="0" w:space="0" w:color="auto"/>
      </w:divBdr>
    </w:div>
    <w:div w:id="601498763">
      <w:bodyDiv w:val="1"/>
      <w:marLeft w:val="0"/>
      <w:marRight w:val="0"/>
      <w:marTop w:val="0"/>
      <w:marBottom w:val="0"/>
      <w:divBdr>
        <w:top w:val="none" w:sz="0" w:space="0" w:color="auto"/>
        <w:left w:val="none" w:sz="0" w:space="0" w:color="auto"/>
        <w:bottom w:val="none" w:sz="0" w:space="0" w:color="auto"/>
        <w:right w:val="none" w:sz="0" w:space="0" w:color="auto"/>
      </w:divBdr>
    </w:div>
    <w:div w:id="601691245">
      <w:bodyDiv w:val="1"/>
      <w:marLeft w:val="0"/>
      <w:marRight w:val="0"/>
      <w:marTop w:val="0"/>
      <w:marBottom w:val="0"/>
      <w:divBdr>
        <w:top w:val="none" w:sz="0" w:space="0" w:color="auto"/>
        <w:left w:val="none" w:sz="0" w:space="0" w:color="auto"/>
        <w:bottom w:val="none" w:sz="0" w:space="0" w:color="auto"/>
        <w:right w:val="none" w:sz="0" w:space="0" w:color="auto"/>
      </w:divBdr>
    </w:div>
    <w:div w:id="602153929">
      <w:bodyDiv w:val="1"/>
      <w:marLeft w:val="0"/>
      <w:marRight w:val="0"/>
      <w:marTop w:val="0"/>
      <w:marBottom w:val="0"/>
      <w:divBdr>
        <w:top w:val="none" w:sz="0" w:space="0" w:color="auto"/>
        <w:left w:val="none" w:sz="0" w:space="0" w:color="auto"/>
        <w:bottom w:val="none" w:sz="0" w:space="0" w:color="auto"/>
        <w:right w:val="none" w:sz="0" w:space="0" w:color="auto"/>
      </w:divBdr>
    </w:div>
    <w:div w:id="602302590">
      <w:bodyDiv w:val="1"/>
      <w:marLeft w:val="0"/>
      <w:marRight w:val="0"/>
      <w:marTop w:val="0"/>
      <w:marBottom w:val="0"/>
      <w:divBdr>
        <w:top w:val="none" w:sz="0" w:space="0" w:color="auto"/>
        <w:left w:val="none" w:sz="0" w:space="0" w:color="auto"/>
        <w:bottom w:val="none" w:sz="0" w:space="0" w:color="auto"/>
        <w:right w:val="none" w:sz="0" w:space="0" w:color="auto"/>
      </w:divBdr>
    </w:div>
    <w:div w:id="603150975">
      <w:bodyDiv w:val="1"/>
      <w:marLeft w:val="0"/>
      <w:marRight w:val="0"/>
      <w:marTop w:val="0"/>
      <w:marBottom w:val="0"/>
      <w:divBdr>
        <w:top w:val="none" w:sz="0" w:space="0" w:color="auto"/>
        <w:left w:val="none" w:sz="0" w:space="0" w:color="auto"/>
        <w:bottom w:val="none" w:sz="0" w:space="0" w:color="auto"/>
        <w:right w:val="none" w:sz="0" w:space="0" w:color="auto"/>
      </w:divBdr>
    </w:div>
    <w:div w:id="603415360">
      <w:bodyDiv w:val="1"/>
      <w:marLeft w:val="0"/>
      <w:marRight w:val="0"/>
      <w:marTop w:val="0"/>
      <w:marBottom w:val="0"/>
      <w:divBdr>
        <w:top w:val="none" w:sz="0" w:space="0" w:color="auto"/>
        <w:left w:val="none" w:sz="0" w:space="0" w:color="auto"/>
        <w:bottom w:val="none" w:sz="0" w:space="0" w:color="auto"/>
        <w:right w:val="none" w:sz="0" w:space="0" w:color="auto"/>
      </w:divBdr>
    </w:div>
    <w:div w:id="603422407">
      <w:bodyDiv w:val="1"/>
      <w:marLeft w:val="0"/>
      <w:marRight w:val="0"/>
      <w:marTop w:val="0"/>
      <w:marBottom w:val="0"/>
      <w:divBdr>
        <w:top w:val="none" w:sz="0" w:space="0" w:color="auto"/>
        <w:left w:val="none" w:sz="0" w:space="0" w:color="auto"/>
        <w:bottom w:val="none" w:sz="0" w:space="0" w:color="auto"/>
        <w:right w:val="none" w:sz="0" w:space="0" w:color="auto"/>
      </w:divBdr>
    </w:div>
    <w:div w:id="603877332">
      <w:bodyDiv w:val="1"/>
      <w:marLeft w:val="0"/>
      <w:marRight w:val="0"/>
      <w:marTop w:val="0"/>
      <w:marBottom w:val="0"/>
      <w:divBdr>
        <w:top w:val="none" w:sz="0" w:space="0" w:color="auto"/>
        <w:left w:val="none" w:sz="0" w:space="0" w:color="auto"/>
        <w:bottom w:val="none" w:sz="0" w:space="0" w:color="auto"/>
        <w:right w:val="none" w:sz="0" w:space="0" w:color="auto"/>
      </w:divBdr>
    </w:div>
    <w:div w:id="603919446">
      <w:bodyDiv w:val="1"/>
      <w:marLeft w:val="0"/>
      <w:marRight w:val="0"/>
      <w:marTop w:val="0"/>
      <w:marBottom w:val="0"/>
      <w:divBdr>
        <w:top w:val="none" w:sz="0" w:space="0" w:color="auto"/>
        <w:left w:val="none" w:sz="0" w:space="0" w:color="auto"/>
        <w:bottom w:val="none" w:sz="0" w:space="0" w:color="auto"/>
        <w:right w:val="none" w:sz="0" w:space="0" w:color="auto"/>
      </w:divBdr>
    </w:div>
    <w:div w:id="604270293">
      <w:bodyDiv w:val="1"/>
      <w:marLeft w:val="0"/>
      <w:marRight w:val="0"/>
      <w:marTop w:val="0"/>
      <w:marBottom w:val="0"/>
      <w:divBdr>
        <w:top w:val="none" w:sz="0" w:space="0" w:color="auto"/>
        <w:left w:val="none" w:sz="0" w:space="0" w:color="auto"/>
        <w:bottom w:val="none" w:sz="0" w:space="0" w:color="auto"/>
        <w:right w:val="none" w:sz="0" w:space="0" w:color="auto"/>
      </w:divBdr>
    </w:div>
    <w:div w:id="604921970">
      <w:bodyDiv w:val="1"/>
      <w:marLeft w:val="0"/>
      <w:marRight w:val="0"/>
      <w:marTop w:val="0"/>
      <w:marBottom w:val="0"/>
      <w:divBdr>
        <w:top w:val="none" w:sz="0" w:space="0" w:color="auto"/>
        <w:left w:val="none" w:sz="0" w:space="0" w:color="auto"/>
        <w:bottom w:val="none" w:sz="0" w:space="0" w:color="auto"/>
        <w:right w:val="none" w:sz="0" w:space="0" w:color="auto"/>
      </w:divBdr>
    </w:div>
    <w:div w:id="605159889">
      <w:bodyDiv w:val="1"/>
      <w:marLeft w:val="0"/>
      <w:marRight w:val="0"/>
      <w:marTop w:val="0"/>
      <w:marBottom w:val="0"/>
      <w:divBdr>
        <w:top w:val="none" w:sz="0" w:space="0" w:color="auto"/>
        <w:left w:val="none" w:sz="0" w:space="0" w:color="auto"/>
        <w:bottom w:val="none" w:sz="0" w:space="0" w:color="auto"/>
        <w:right w:val="none" w:sz="0" w:space="0" w:color="auto"/>
      </w:divBdr>
    </w:div>
    <w:div w:id="605506260">
      <w:bodyDiv w:val="1"/>
      <w:marLeft w:val="0"/>
      <w:marRight w:val="0"/>
      <w:marTop w:val="0"/>
      <w:marBottom w:val="0"/>
      <w:divBdr>
        <w:top w:val="none" w:sz="0" w:space="0" w:color="auto"/>
        <w:left w:val="none" w:sz="0" w:space="0" w:color="auto"/>
        <w:bottom w:val="none" w:sz="0" w:space="0" w:color="auto"/>
        <w:right w:val="none" w:sz="0" w:space="0" w:color="auto"/>
      </w:divBdr>
    </w:div>
    <w:div w:id="606237194">
      <w:bodyDiv w:val="1"/>
      <w:marLeft w:val="0"/>
      <w:marRight w:val="0"/>
      <w:marTop w:val="0"/>
      <w:marBottom w:val="0"/>
      <w:divBdr>
        <w:top w:val="none" w:sz="0" w:space="0" w:color="auto"/>
        <w:left w:val="none" w:sz="0" w:space="0" w:color="auto"/>
        <w:bottom w:val="none" w:sz="0" w:space="0" w:color="auto"/>
        <w:right w:val="none" w:sz="0" w:space="0" w:color="auto"/>
      </w:divBdr>
    </w:div>
    <w:div w:id="606350598">
      <w:bodyDiv w:val="1"/>
      <w:marLeft w:val="0"/>
      <w:marRight w:val="0"/>
      <w:marTop w:val="0"/>
      <w:marBottom w:val="0"/>
      <w:divBdr>
        <w:top w:val="none" w:sz="0" w:space="0" w:color="auto"/>
        <w:left w:val="none" w:sz="0" w:space="0" w:color="auto"/>
        <w:bottom w:val="none" w:sz="0" w:space="0" w:color="auto"/>
        <w:right w:val="none" w:sz="0" w:space="0" w:color="auto"/>
      </w:divBdr>
    </w:div>
    <w:div w:id="606620808">
      <w:bodyDiv w:val="1"/>
      <w:marLeft w:val="0"/>
      <w:marRight w:val="0"/>
      <w:marTop w:val="0"/>
      <w:marBottom w:val="0"/>
      <w:divBdr>
        <w:top w:val="none" w:sz="0" w:space="0" w:color="auto"/>
        <w:left w:val="none" w:sz="0" w:space="0" w:color="auto"/>
        <w:bottom w:val="none" w:sz="0" w:space="0" w:color="auto"/>
        <w:right w:val="none" w:sz="0" w:space="0" w:color="auto"/>
      </w:divBdr>
    </w:div>
    <w:div w:id="606736393">
      <w:bodyDiv w:val="1"/>
      <w:marLeft w:val="0"/>
      <w:marRight w:val="0"/>
      <w:marTop w:val="0"/>
      <w:marBottom w:val="0"/>
      <w:divBdr>
        <w:top w:val="none" w:sz="0" w:space="0" w:color="auto"/>
        <w:left w:val="none" w:sz="0" w:space="0" w:color="auto"/>
        <w:bottom w:val="none" w:sz="0" w:space="0" w:color="auto"/>
        <w:right w:val="none" w:sz="0" w:space="0" w:color="auto"/>
      </w:divBdr>
    </w:div>
    <w:div w:id="606737001">
      <w:bodyDiv w:val="1"/>
      <w:marLeft w:val="0"/>
      <w:marRight w:val="0"/>
      <w:marTop w:val="0"/>
      <w:marBottom w:val="0"/>
      <w:divBdr>
        <w:top w:val="none" w:sz="0" w:space="0" w:color="auto"/>
        <w:left w:val="none" w:sz="0" w:space="0" w:color="auto"/>
        <w:bottom w:val="none" w:sz="0" w:space="0" w:color="auto"/>
        <w:right w:val="none" w:sz="0" w:space="0" w:color="auto"/>
      </w:divBdr>
    </w:div>
    <w:div w:id="607853248">
      <w:bodyDiv w:val="1"/>
      <w:marLeft w:val="0"/>
      <w:marRight w:val="0"/>
      <w:marTop w:val="0"/>
      <w:marBottom w:val="0"/>
      <w:divBdr>
        <w:top w:val="none" w:sz="0" w:space="0" w:color="auto"/>
        <w:left w:val="none" w:sz="0" w:space="0" w:color="auto"/>
        <w:bottom w:val="none" w:sz="0" w:space="0" w:color="auto"/>
        <w:right w:val="none" w:sz="0" w:space="0" w:color="auto"/>
      </w:divBdr>
    </w:div>
    <w:div w:id="608437230">
      <w:bodyDiv w:val="1"/>
      <w:marLeft w:val="0"/>
      <w:marRight w:val="0"/>
      <w:marTop w:val="0"/>
      <w:marBottom w:val="0"/>
      <w:divBdr>
        <w:top w:val="none" w:sz="0" w:space="0" w:color="auto"/>
        <w:left w:val="none" w:sz="0" w:space="0" w:color="auto"/>
        <w:bottom w:val="none" w:sz="0" w:space="0" w:color="auto"/>
        <w:right w:val="none" w:sz="0" w:space="0" w:color="auto"/>
      </w:divBdr>
    </w:div>
    <w:div w:id="608633689">
      <w:bodyDiv w:val="1"/>
      <w:marLeft w:val="0"/>
      <w:marRight w:val="0"/>
      <w:marTop w:val="0"/>
      <w:marBottom w:val="0"/>
      <w:divBdr>
        <w:top w:val="none" w:sz="0" w:space="0" w:color="auto"/>
        <w:left w:val="none" w:sz="0" w:space="0" w:color="auto"/>
        <w:bottom w:val="none" w:sz="0" w:space="0" w:color="auto"/>
        <w:right w:val="none" w:sz="0" w:space="0" w:color="auto"/>
      </w:divBdr>
    </w:div>
    <w:div w:id="608969898">
      <w:bodyDiv w:val="1"/>
      <w:marLeft w:val="0"/>
      <w:marRight w:val="0"/>
      <w:marTop w:val="0"/>
      <w:marBottom w:val="0"/>
      <w:divBdr>
        <w:top w:val="none" w:sz="0" w:space="0" w:color="auto"/>
        <w:left w:val="none" w:sz="0" w:space="0" w:color="auto"/>
        <w:bottom w:val="none" w:sz="0" w:space="0" w:color="auto"/>
        <w:right w:val="none" w:sz="0" w:space="0" w:color="auto"/>
      </w:divBdr>
    </w:div>
    <w:div w:id="609707023">
      <w:bodyDiv w:val="1"/>
      <w:marLeft w:val="0"/>
      <w:marRight w:val="0"/>
      <w:marTop w:val="0"/>
      <w:marBottom w:val="0"/>
      <w:divBdr>
        <w:top w:val="none" w:sz="0" w:space="0" w:color="auto"/>
        <w:left w:val="none" w:sz="0" w:space="0" w:color="auto"/>
        <w:bottom w:val="none" w:sz="0" w:space="0" w:color="auto"/>
        <w:right w:val="none" w:sz="0" w:space="0" w:color="auto"/>
      </w:divBdr>
    </w:div>
    <w:div w:id="609774715">
      <w:bodyDiv w:val="1"/>
      <w:marLeft w:val="0"/>
      <w:marRight w:val="0"/>
      <w:marTop w:val="0"/>
      <w:marBottom w:val="0"/>
      <w:divBdr>
        <w:top w:val="none" w:sz="0" w:space="0" w:color="auto"/>
        <w:left w:val="none" w:sz="0" w:space="0" w:color="auto"/>
        <w:bottom w:val="none" w:sz="0" w:space="0" w:color="auto"/>
        <w:right w:val="none" w:sz="0" w:space="0" w:color="auto"/>
      </w:divBdr>
    </w:div>
    <w:div w:id="609775165">
      <w:bodyDiv w:val="1"/>
      <w:marLeft w:val="0"/>
      <w:marRight w:val="0"/>
      <w:marTop w:val="0"/>
      <w:marBottom w:val="0"/>
      <w:divBdr>
        <w:top w:val="none" w:sz="0" w:space="0" w:color="auto"/>
        <w:left w:val="none" w:sz="0" w:space="0" w:color="auto"/>
        <w:bottom w:val="none" w:sz="0" w:space="0" w:color="auto"/>
        <w:right w:val="none" w:sz="0" w:space="0" w:color="auto"/>
      </w:divBdr>
    </w:div>
    <w:div w:id="610668503">
      <w:bodyDiv w:val="1"/>
      <w:marLeft w:val="0"/>
      <w:marRight w:val="0"/>
      <w:marTop w:val="0"/>
      <w:marBottom w:val="0"/>
      <w:divBdr>
        <w:top w:val="none" w:sz="0" w:space="0" w:color="auto"/>
        <w:left w:val="none" w:sz="0" w:space="0" w:color="auto"/>
        <w:bottom w:val="none" w:sz="0" w:space="0" w:color="auto"/>
        <w:right w:val="none" w:sz="0" w:space="0" w:color="auto"/>
      </w:divBdr>
    </w:div>
    <w:div w:id="612446298">
      <w:bodyDiv w:val="1"/>
      <w:marLeft w:val="0"/>
      <w:marRight w:val="0"/>
      <w:marTop w:val="0"/>
      <w:marBottom w:val="0"/>
      <w:divBdr>
        <w:top w:val="none" w:sz="0" w:space="0" w:color="auto"/>
        <w:left w:val="none" w:sz="0" w:space="0" w:color="auto"/>
        <w:bottom w:val="none" w:sz="0" w:space="0" w:color="auto"/>
        <w:right w:val="none" w:sz="0" w:space="0" w:color="auto"/>
      </w:divBdr>
    </w:div>
    <w:div w:id="612515123">
      <w:bodyDiv w:val="1"/>
      <w:marLeft w:val="0"/>
      <w:marRight w:val="0"/>
      <w:marTop w:val="0"/>
      <w:marBottom w:val="0"/>
      <w:divBdr>
        <w:top w:val="none" w:sz="0" w:space="0" w:color="auto"/>
        <w:left w:val="none" w:sz="0" w:space="0" w:color="auto"/>
        <w:bottom w:val="none" w:sz="0" w:space="0" w:color="auto"/>
        <w:right w:val="none" w:sz="0" w:space="0" w:color="auto"/>
      </w:divBdr>
    </w:div>
    <w:div w:id="612712348">
      <w:bodyDiv w:val="1"/>
      <w:marLeft w:val="0"/>
      <w:marRight w:val="0"/>
      <w:marTop w:val="0"/>
      <w:marBottom w:val="0"/>
      <w:divBdr>
        <w:top w:val="none" w:sz="0" w:space="0" w:color="auto"/>
        <w:left w:val="none" w:sz="0" w:space="0" w:color="auto"/>
        <w:bottom w:val="none" w:sz="0" w:space="0" w:color="auto"/>
        <w:right w:val="none" w:sz="0" w:space="0" w:color="auto"/>
      </w:divBdr>
    </w:div>
    <w:div w:id="614140002">
      <w:bodyDiv w:val="1"/>
      <w:marLeft w:val="0"/>
      <w:marRight w:val="0"/>
      <w:marTop w:val="0"/>
      <w:marBottom w:val="0"/>
      <w:divBdr>
        <w:top w:val="none" w:sz="0" w:space="0" w:color="auto"/>
        <w:left w:val="none" w:sz="0" w:space="0" w:color="auto"/>
        <w:bottom w:val="none" w:sz="0" w:space="0" w:color="auto"/>
        <w:right w:val="none" w:sz="0" w:space="0" w:color="auto"/>
      </w:divBdr>
    </w:div>
    <w:div w:id="614410483">
      <w:bodyDiv w:val="1"/>
      <w:marLeft w:val="0"/>
      <w:marRight w:val="0"/>
      <w:marTop w:val="0"/>
      <w:marBottom w:val="0"/>
      <w:divBdr>
        <w:top w:val="none" w:sz="0" w:space="0" w:color="auto"/>
        <w:left w:val="none" w:sz="0" w:space="0" w:color="auto"/>
        <w:bottom w:val="none" w:sz="0" w:space="0" w:color="auto"/>
        <w:right w:val="none" w:sz="0" w:space="0" w:color="auto"/>
      </w:divBdr>
    </w:div>
    <w:div w:id="615021161">
      <w:bodyDiv w:val="1"/>
      <w:marLeft w:val="0"/>
      <w:marRight w:val="0"/>
      <w:marTop w:val="0"/>
      <w:marBottom w:val="0"/>
      <w:divBdr>
        <w:top w:val="none" w:sz="0" w:space="0" w:color="auto"/>
        <w:left w:val="none" w:sz="0" w:space="0" w:color="auto"/>
        <w:bottom w:val="none" w:sz="0" w:space="0" w:color="auto"/>
        <w:right w:val="none" w:sz="0" w:space="0" w:color="auto"/>
      </w:divBdr>
    </w:div>
    <w:div w:id="616449293">
      <w:bodyDiv w:val="1"/>
      <w:marLeft w:val="0"/>
      <w:marRight w:val="0"/>
      <w:marTop w:val="0"/>
      <w:marBottom w:val="0"/>
      <w:divBdr>
        <w:top w:val="none" w:sz="0" w:space="0" w:color="auto"/>
        <w:left w:val="none" w:sz="0" w:space="0" w:color="auto"/>
        <w:bottom w:val="none" w:sz="0" w:space="0" w:color="auto"/>
        <w:right w:val="none" w:sz="0" w:space="0" w:color="auto"/>
      </w:divBdr>
    </w:div>
    <w:div w:id="617495949">
      <w:bodyDiv w:val="1"/>
      <w:marLeft w:val="0"/>
      <w:marRight w:val="0"/>
      <w:marTop w:val="0"/>
      <w:marBottom w:val="0"/>
      <w:divBdr>
        <w:top w:val="none" w:sz="0" w:space="0" w:color="auto"/>
        <w:left w:val="none" w:sz="0" w:space="0" w:color="auto"/>
        <w:bottom w:val="none" w:sz="0" w:space="0" w:color="auto"/>
        <w:right w:val="none" w:sz="0" w:space="0" w:color="auto"/>
      </w:divBdr>
    </w:div>
    <w:div w:id="617680226">
      <w:bodyDiv w:val="1"/>
      <w:marLeft w:val="0"/>
      <w:marRight w:val="0"/>
      <w:marTop w:val="0"/>
      <w:marBottom w:val="0"/>
      <w:divBdr>
        <w:top w:val="none" w:sz="0" w:space="0" w:color="auto"/>
        <w:left w:val="none" w:sz="0" w:space="0" w:color="auto"/>
        <w:bottom w:val="none" w:sz="0" w:space="0" w:color="auto"/>
        <w:right w:val="none" w:sz="0" w:space="0" w:color="auto"/>
      </w:divBdr>
    </w:div>
    <w:div w:id="619263565">
      <w:bodyDiv w:val="1"/>
      <w:marLeft w:val="0"/>
      <w:marRight w:val="0"/>
      <w:marTop w:val="0"/>
      <w:marBottom w:val="0"/>
      <w:divBdr>
        <w:top w:val="none" w:sz="0" w:space="0" w:color="auto"/>
        <w:left w:val="none" w:sz="0" w:space="0" w:color="auto"/>
        <w:bottom w:val="none" w:sz="0" w:space="0" w:color="auto"/>
        <w:right w:val="none" w:sz="0" w:space="0" w:color="auto"/>
      </w:divBdr>
    </w:div>
    <w:div w:id="619650189">
      <w:bodyDiv w:val="1"/>
      <w:marLeft w:val="0"/>
      <w:marRight w:val="0"/>
      <w:marTop w:val="0"/>
      <w:marBottom w:val="0"/>
      <w:divBdr>
        <w:top w:val="none" w:sz="0" w:space="0" w:color="auto"/>
        <w:left w:val="none" w:sz="0" w:space="0" w:color="auto"/>
        <w:bottom w:val="none" w:sz="0" w:space="0" w:color="auto"/>
        <w:right w:val="none" w:sz="0" w:space="0" w:color="auto"/>
      </w:divBdr>
    </w:div>
    <w:div w:id="619722812">
      <w:bodyDiv w:val="1"/>
      <w:marLeft w:val="0"/>
      <w:marRight w:val="0"/>
      <w:marTop w:val="0"/>
      <w:marBottom w:val="0"/>
      <w:divBdr>
        <w:top w:val="none" w:sz="0" w:space="0" w:color="auto"/>
        <w:left w:val="none" w:sz="0" w:space="0" w:color="auto"/>
        <w:bottom w:val="none" w:sz="0" w:space="0" w:color="auto"/>
        <w:right w:val="none" w:sz="0" w:space="0" w:color="auto"/>
      </w:divBdr>
    </w:div>
    <w:div w:id="619845306">
      <w:bodyDiv w:val="1"/>
      <w:marLeft w:val="0"/>
      <w:marRight w:val="0"/>
      <w:marTop w:val="0"/>
      <w:marBottom w:val="0"/>
      <w:divBdr>
        <w:top w:val="none" w:sz="0" w:space="0" w:color="auto"/>
        <w:left w:val="none" w:sz="0" w:space="0" w:color="auto"/>
        <w:bottom w:val="none" w:sz="0" w:space="0" w:color="auto"/>
        <w:right w:val="none" w:sz="0" w:space="0" w:color="auto"/>
      </w:divBdr>
    </w:div>
    <w:div w:id="619998898">
      <w:bodyDiv w:val="1"/>
      <w:marLeft w:val="0"/>
      <w:marRight w:val="0"/>
      <w:marTop w:val="0"/>
      <w:marBottom w:val="0"/>
      <w:divBdr>
        <w:top w:val="none" w:sz="0" w:space="0" w:color="auto"/>
        <w:left w:val="none" w:sz="0" w:space="0" w:color="auto"/>
        <w:bottom w:val="none" w:sz="0" w:space="0" w:color="auto"/>
        <w:right w:val="none" w:sz="0" w:space="0" w:color="auto"/>
      </w:divBdr>
    </w:div>
    <w:div w:id="620110019">
      <w:bodyDiv w:val="1"/>
      <w:marLeft w:val="0"/>
      <w:marRight w:val="0"/>
      <w:marTop w:val="0"/>
      <w:marBottom w:val="0"/>
      <w:divBdr>
        <w:top w:val="none" w:sz="0" w:space="0" w:color="auto"/>
        <w:left w:val="none" w:sz="0" w:space="0" w:color="auto"/>
        <w:bottom w:val="none" w:sz="0" w:space="0" w:color="auto"/>
        <w:right w:val="none" w:sz="0" w:space="0" w:color="auto"/>
      </w:divBdr>
    </w:div>
    <w:div w:id="620913951">
      <w:bodyDiv w:val="1"/>
      <w:marLeft w:val="0"/>
      <w:marRight w:val="0"/>
      <w:marTop w:val="0"/>
      <w:marBottom w:val="0"/>
      <w:divBdr>
        <w:top w:val="none" w:sz="0" w:space="0" w:color="auto"/>
        <w:left w:val="none" w:sz="0" w:space="0" w:color="auto"/>
        <w:bottom w:val="none" w:sz="0" w:space="0" w:color="auto"/>
        <w:right w:val="none" w:sz="0" w:space="0" w:color="auto"/>
      </w:divBdr>
    </w:div>
    <w:div w:id="621108857">
      <w:bodyDiv w:val="1"/>
      <w:marLeft w:val="0"/>
      <w:marRight w:val="0"/>
      <w:marTop w:val="0"/>
      <w:marBottom w:val="0"/>
      <w:divBdr>
        <w:top w:val="none" w:sz="0" w:space="0" w:color="auto"/>
        <w:left w:val="none" w:sz="0" w:space="0" w:color="auto"/>
        <w:bottom w:val="none" w:sz="0" w:space="0" w:color="auto"/>
        <w:right w:val="none" w:sz="0" w:space="0" w:color="auto"/>
      </w:divBdr>
    </w:div>
    <w:div w:id="621501929">
      <w:bodyDiv w:val="1"/>
      <w:marLeft w:val="0"/>
      <w:marRight w:val="0"/>
      <w:marTop w:val="0"/>
      <w:marBottom w:val="0"/>
      <w:divBdr>
        <w:top w:val="none" w:sz="0" w:space="0" w:color="auto"/>
        <w:left w:val="none" w:sz="0" w:space="0" w:color="auto"/>
        <w:bottom w:val="none" w:sz="0" w:space="0" w:color="auto"/>
        <w:right w:val="none" w:sz="0" w:space="0" w:color="auto"/>
      </w:divBdr>
    </w:div>
    <w:div w:id="621695330">
      <w:bodyDiv w:val="1"/>
      <w:marLeft w:val="0"/>
      <w:marRight w:val="0"/>
      <w:marTop w:val="0"/>
      <w:marBottom w:val="0"/>
      <w:divBdr>
        <w:top w:val="none" w:sz="0" w:space="0" w:color="auto"/>
        <w:left w:val="none" w:sz="0" w:space="0" w:color="auto"/>
        <w:bottom w:val="none" w:sz="0" w:space="0" w:color="auto"/>
        <w:right w:val="none" w:sz="0" w:space="0" w:color="auto"/>
      </w:divBdr>
    </w:div>
    <w:div w:id="622076019">
      <w:bodyDiv w:val="1"/>
      <w:marLeft w:val="0"/>
      <w:marRight w:val="0"/>
      <w:marTop w:val="0"/>
      <w:marBottom w:val="0"/>
      <w:divBdr>
        <w:top w:val="none" w:sz="0" w:space="0" w:color="auto"/>
        <w:left w:val="none" w:sz="0" w:space="0" w:color="auto"/>
        <w:bottom w:val="none" w:sz="0" w:space="0" w:color="auto"/>
        <w:right w:val="none" w:sz="0" w:space="0" w:color="auto"/>
      </w:divBdr>
    </w:div>
    <w:div w:id="622345520">
      <w:bodyDiv w:val="1"/>
      <w:marLeft w:val="0"/>
      <w:marRight w:val="0"/>
      <w:marTop w:val="0"/>
      <w:marBottom w:val="0"/>
      <w:divBdr>
        <w:top w:val="none" w:sz="0" w:space="0" w:color="auto"/>
        <w:left w:val="none" w:sz="0" w:space="0" w:color="auto"/>
        <w:bottom w:val="none" w:sz="0" w:space="0" w:color="auto"/>
        <w:right w:val="none" w:sz="0" w:space="0" w:color="auto"/>
      </w:divBdr>
    </w:div>
    <w:div w:id="622418287">
      <w:bodyDiv w:val="1"/>
      <w:marLeft w:val="0"/>
      <w:marRight w:val="0"/>
      <w:marTop w:val="0"/>
      <w:marBottom w:val="0"/>
      <w:divBdr>
        <w:top w:val="none" w:sz="0" w:space="0" w:color="auto"/>
        <w:left w:val="none" w:sz="0" w:space="0" w:color="auto"/>
        <w:bottom w:val="none" w:sz="0" w:space="0" w:color="auto"/>
        <w:right w:val="none" w:sz="0" w:space="0" w:color="auto"/>
      </w:divBdr>
    </w:div>
    <w:div w:id="622661625">
      <w:bodyDiv w:val="1"/>
      <w:marLeft w:val="0"/>
      <w:marRight w:val="0"/>
      <w:marTop w:val="0"/>
      <w:marBottom w:val="0"/>
      <w:divBdr>
        <w:top w:val="none" w:sz="0" w:space="0" w:color="auto"/>
        <w:left w:val="none" w:sz="0" w:space="0" w:color="auto"/>
        <w:bottom w:val="none" w:sz="0" w:space="0" w:color="auto"/>
        <w:right w:val="none" w:sz="0" w:space="0" w:color="auto"/>
      </w:divBdr>
    </w:div>
    <w:div w:id="622729129">
      <w:bodyDiv w:val="1"/>
      <w:marLeft w:val="0"/>
      <w:marRight w:val="0"/>
      <w:marTop w:val="0"/>
      <w:marBottom w:val="0"/>
      <w:divBdr>
        <w:top w:val="none" w:sz="0" w:space="0" w:color="auto"/>
        <w:left w:val="none" w:sz="0" w:space="0" w:color="auto"/>
        <w:bottom w:val="none" w:sz="0" w:space="0" w:color="auto"/>
        <w:right w:val="none" w:sz="0" w:space="0" w:color="auto"/>
      </w:divBdr>
    </w:div>
    <w:div w:id="623003336">
      <w:bodyDiv w:val="1"/>
      <w:marLeft w:val="0"/>
      <w:marRight w:val="0"/>
      <w:marTop w:val="0"/>
      <w:marBottom w:val="0"/>
      <w:divBdr>
        <w:top w:val="none" w:sz="0" w:space="0" w:color="auto"/>
        <w:left w:val="none" w:sz="0" w:space="0" w:color="auto"/>
        <w:bottom w:val="none" w:sz="0" w:space="0" w:color="auto"/>
        <w:right w:val="none" w:sz="0" w:space="0" w:color="auto"/>
      </w:divBdr>
    </w:div>
    <w:div w:id="623342211">
      <w:bodyDiv w:val="1"/>
      <w:marLeft w:val="0"/>
      <w:marRight w:val="0"/>
      <w:marTop w:val="0"/>
      <w:marBottom w:val="0"/>
      <w:divBdr>
        <w:top w:val="none" w:sz="0" w:space="0" w:color="auto"/>
        <w:left w:val="none" w:sz="0" w:space="0" w:color="auto"/>
        <w:bottom w:val="none" w:sz="0" w:space="0" w:color="auto"/>
        <w:right w:val="none" w:sz="0" w:space="0" w:color="auto"/>
      </w:divBdr>
    </w:div>
    <w:div w:id="624391253">
      <w:bodyDiv w:val="1"/>
      <w:marLeft w:val="0"/>
      <w:marRight w:val="0"/>
      <w:marTop w:val="0"/>
      <w:marBottom w:val="0"/>
      <w:divBdr>
        <w:top w:val="none" w:sz="0" w:space="0" w:color="auto"/>
        <w:left w:val="none" w:sz="0" w:space="0" w:color="auto"/>
        <w:bottom w:val="none" w:sz="0" w:space="0" w:color="auto"/>
        <w:right w:val="none" w:sz="0" w:space="0" w:color="auto"/>
      </w:divBdr>
    </w:div>
    <w:div w:id="625234065">
      <w:bodyDiv w:val="1"/>
      <w:marLeft w:val="0"/>
      <w:marRight w:val="0"/>
      <w:marTop w:val="0"/>
      <w:marBottom w:val="0"/>
      <w:divBdr>
        <w:top w:val="none" w:sz="0" w:space="0" w:color="auto"/>
        <w:left w:val="none" w:sz="0" w:space="0" w:color="auto"/>
        <w:bottom w:val="none" w:sz="0" w:space="0" w:color="auto"/>
        <w:right w:val="none" w:sz="0" w:space="0" w:color="auto"/>
      </w:divBdr>
    </w:div>
    <w:div w:id="625356565">
      <w:bodyDiv w:val="1"/>
      <w:marLeft w:val="0"/>
      <w:marRight w:val="0"/>
      <w:marTop w:val="0"/>
      <w:marBottom w:val="0"/>
      <w:divBdr>
        <w:top w:val="none" w:sz="0" w:space="0" w:color="auto"/>
        <w:left w:val="none" w:sz="0" w:space="0" w:color="auto"/>
        <w:bottom w:val="none" w:sz="0" w:space="0" w:color="auto"/>
        <w:right w:val="none" w:sz="0" w:space="0" w:color="auto"/>
      </w:divBdr>
    </w:div>
    <w:div w:id="626470876">
      <w:bodyDiv w:val="1"/>
      <w:marLeft w:val="0"/>
      <w:marRight w:val="0"/>
      <w:marTop w:val="0"/>
      <w:marBottom w:val="0"/>
      <w:divBdr>
        <w:top w:val="none" w:sz="0" w:space="0" w:color="auto"/>
        <w:left w:val="none" w:sz="0" w:space="0" w:color="auto"/>
        <w:bottom w:val="none" w:sz="0" w:space="0" w:color="auto"/>
        <w:right w:val="none" w:sz="0" w:space="0" w:color="auto"/>
      </w:divBdr>
    </w:div>
    <w:div w:id="627207035">
      <w:bodyDiv w:val="1"/>
      <w:marLeft w:val="0"/>
      <w:marRight w:val="0"/>
      <w:marTop w:val="0"/>
      <w:marBottom w:val="0"/>
      <w:divBdr>
        <w:top w:val="none" w:sz="0" w:space="0" w:color="auto"/>
        <w:left w:val="none" w:sz="0" w:space="0" w:color="auto"/>
        <w:bottom w:val="none" w:sz="0" w:space="0" w:color="auto"/>
        <w:right w:val="none" w:sz="0" w:space="0" w:color="auto"/>
      </w:divBdr>
    </w:div>
    <w:div w:id="627661435">
      <w:bodyDiv w:val="1"/>
      <w:marLeft w:val="0"/>
      <w:marRight w:val="0"/>
      <w:marTop w:val="0"/>
      <w:marBottom w:val="0"/>
      <w:divBdr>
        <w:top w:val="none" w:sz="0" w:space="0" w:color="auto"/>
        <w:left w:val="none" w:sz="0" w:space="0" w:color="auto"/>
        <w:bottom w:val="none" w:sz="0" w:space="0" w:color="auto"/>
        <w:right w:val="none" w:sz="0" w:space="0" w:color="auto"/>
      </w:divBdr>
    </w:div>
    <w:div w:id="628629784">
      <w:bodyDiv w:val="1"/>
      <w:marLeft w:val="0"/>
      <w:marRight w:val="0"/>
      <w:marTop w:val="0"/>
      <w:marBottom w:val="0"/>
      <w:divBdr>
        <w:top w:val="none" w:sz="0" w:space="0" w:color="auto"/>
        <w:left w:val="none" w:sz="0" w:space="0" w:color="auto"/>
        <w:bottom w:val="none" w:sz="0" w:space="0" w:color="auto"/>
        <w:right w:val="none" w:sz="0" w:space="0" w:color="auto"/>
      </w:divBdr>
    </w:div>
    <w:div w:id="629017937">
      <w:bodyDiv w:val="1"/>
      <w:marLeft w:val="0"/>
      <w:marRight w:val="0"/>
      <w:marTop w:val="0"/>
      <w:marBottom w:val="0"/>
      <w:divBdr>
        <w:top w:val="none" w:sz="0" w:space="0" w:color="auto"/>
        <w:left w:val="none" w:sz="0" w:space="0" w:color="auto"/>
        <w:bottom w:val="none" w:sz="0" w:space="0" w:color="auto"/>
        <w:right w:val="none" w:sz="0" w:space="0" w:color="auto"/>
      </w:divBdr>
    </w:div>
    <w:div w:id="629168920">
      <w:bodyDiv w:val="1"/>
      <w:marLeft w:val="0"/>
      <w:marRight w:val="0"/>
      <w:marTop w:val="0"/>
      <w:marBottom w:val="0"/>
      <w:divBdr>
        <w:top w:val="none" w:sz="0" w:space="0" w:color="auto"/>
        <w:left w:val="none" w:sz="0" w:space="0" w:color="auto"/>
        <w:bottom w:val="none" w:sz="0" w:space="0" w:color="auto"/>
        <w:right w:val="none" w:sz="0" w:space="0" w:color="auto"/>
      </w:divBdr>
    </w:div>
    <w:div w:id="629288101">
      <w:bodyDiv w:val="1"/>
      <w:marLeft w:val="0"/>
      <w:marRight w:val="0"/>
      <w:marTop w:val="0"/>
      <w:marBottom w:val="0"/>
      <w:divBdr>
        <w:top w:val="none" w:sz="0" w:space="0" w:color="auto"/>
        <w:left w:val="none" w:sz="0" w:space="0" w:color="auto"/>
        <w:bottom w:val="none" w:sz="0" w:space="0" w:color="auto"/>
        <w:right w:val="none" w:sz="0" w:space="0" w:color="auto"/>
      </w:divBdr>
    </w:div>
    <w:div w:id="629748470">
      <w:bodyDiv w:val="1"/>
      <w:marLeft w:val="0"/>
      <w:marRight w:val="0"/>
      <w:marTop w:val="0"/>
      <w:marBottom w:val="0"/>
      <w:divBdr>
        <w:top w:val="none" w:sz="0" w:space="0" w:color="auto"/>
        <w:left w:val="none" w:sz="0" w:space="0" w:color="auto"/>
        <w:bottom w:val="none" w:sz="0" w:space="0" w:color="auto"/>
        <w:right w:val="none" w:sz="0" w:space="0" w:color="auto"/>
      </w:divBdr>
    </w:div>
    <w:div w:id="630016340">
      <w:bodyDiv w:val="1"/>
      <w:marLeft w:val="0"/>
      <w:marRight w:val="0"/>
      <w:marTop w:val="0"/>
      <w:marBottom w:val="0"/>
      <w:divBdr>
        <w:top w:val="none" w:sz="0" w:space="0" w:color="auto"/>
        <w:left w:val="none" w:sz="0" w:space="0" w:color="auto"/>
        <w:bottom w:val="none" w:sz="0" w:space="0" w:color="auto"/>
        <w:right w:val="none" w:sz="0" w:space="0" w:color="auto"/>
      </w:divBdr>
    </w:div>
    <w:div w:id="630599023">
      <w:bodyDiv w:val="1"/>
      <w:marLeft w:val="0"/>
      <w:marRight w:val="0"/>
      <w:marTop w:val="0"/>
      <w:marBottom w:val="0"/>
      <w:divBdr>
        <w:top w:val="none" w:sz="0" w:space="0" w:color="auto"/>
        <w:left w:val="none" w:sz="0" w:space="0" w:color="auto"/>
        <w:bottom w:val="none" w:sz="0" w:space="0" w:color="auto"/>
        <w:right w:val="none" w:sz="0" w:space="0" w:color="auto"/>
      </w:divBdr>
    </w:div>
    <w:div w:id="631012142">
      <w:bodyDiv w:val="1"/>
      <w:marLeft w:val="0"/>
      <w:marRight w:val="0"/>
      <w:marTop w:val="0"/>
      <w:marBottom w:val="0"/>
      <w:divBdr>
        <w:top w:val="none" w:sz="0" w:space="0" w:color="auto"/>
        <w:left w:val="none" w:sz="0" w:space="0" w:color="auto"/>
        <w:bottom w:val="none" w:sz="0" w:space="0" w:color="auto"/>
        <w:right w:val="none" w:sz="0" w:space="0" w:color="auto"/>
      </w:divBdr>
    </w:div>
    <w:div w:id="631862105">
      <w:bodyDiv w:val="1"/>
      <w:marLeft w:val="0"/>
      <w:marRight w:val="0"/>
      <w:marTop w:val="0"/>
      <w:marBottom w:val="0"/>
      <w:divBdr>
        <w:top w:val="none" w:sz="0" w:space="0" w:color="auto"/>
        <w:left w:val="none" w:sz="0" w:space="0" w:color="auto"/>
        <w:bottom w:val="none" w:sz="0" w:space="0" w:color="auto"/>
        <w:right w:val="none" w:sz="0" w:space="0" w:color="auto"/>
      </w:divBdr>
    </w:div>
    <w:div w:id="631911286">
      <w:bodyDiv w:val="1"/>
      <w:marLeft w:val="0"/>
      <w:marRight w:val="0"/>
      <w:marTop w:val="0"/>
      <w:marBottom w:val="0"/>
      <w:divBdr>
        <w:top w:val="none" w:sz="0" w:space="0" w:color="auto"/>
        <w:left w:val="none" w:sz="0" w:space="0" w:color="auto"/>
        <w:bottom w:val="none" w:sz="0" w:space="0" w:color="auto"/>
        <w:right w:val="none" w:sz="0" w:space="0" w:color="auto"/>
      </w:divBdr>
    </w:div>
    <w:div w:id="632904905">
      <w:bodyDiv w:val="1"/>
      <w:marLeft w:val="0"/>
      <w:marRight w:val="0"/>
      <w:marTop w:val="0"/>
      <w:marBottom w:val="0"/>
      <w:divBdr>
        <w:top w:val="none" w:sz="0" w:space="0" w:color="auto"/>
        <w:left w:val="none" w:sz="0" w:space="0" w:color="auto"/>
        <w:bottom w:val="none" w:sz="0" w:space="0" w:color="auto"/>
        <w:right w:val="none" w:sz="0" w:space="0" w:color="auto"/>
      </w:divBdr>
    </w:div>
    <w:div w:id="633027842">
      <w:bodyDiv w:val="1"/>
      <w:marLeft w:val="0"/>
      <w:marRight w:val="0"/>
      <w:marTop w:val="0"/>
      <w:marBottom w:val="0"/>
      <w:divBdr>
        <w:top w:val="none" w:sz="0" w:space="0" w:color="auto"/>
        <w:left w:val="none" w:sz="0" w:space="0" w:color="auto"/>
        <w:bottom w:val="none" w:sz="0" w:space="0" w:color="auto"/>
        <w:right w:val="none" w:sz="0" w:space="0" w:color="auto"/>
      </w:divBdr>
    </w:div>
    <w:div w:id="633146769">
      <w:bodyDiv w:val="1"/>
      <w:marLeft w:val="0"/>
      <w:marRight w:val="0"/>
      <w:marTop w:val="0"/>
      <w:marBottom w:val="0"/>
      <w:divBdr>
        <w:top w:val="none" w:sz="0" w:space="0" w:color="auto"/>
        <w:left w:val="none" w:sz="0" w:space="0" w:color="auto"/>
        <w:bottom w:val="none" w:sz="0" w:space="0" w:color="auto"/>
        <w:right w:val="none" w:sz="0" w:space="0" w:color="auto"/>
      </w:divBdr>
    </w:div>
    <w:div w:id="633486187">
      <w:bodyDiv w:val="1"/>
      <w:marLeft w:val="0"/>
      <w:marRight w:val="0"/>
      <w:marTop w:val="0"/>
      <w:marBottom w:val="0"/>
      <w:divBdr>
        <w:top w:val="none" w:sz="0" w:space="0" w:color="auto"/>
        <w:left w:val="none" w:sz="0" w:space="0" w:color="auto"/>
        <w:bottom w:val="none" w:sz="0" w:space="0" w:color="auto"/>
        <w:right w:val="none" w:sz="0" w:space="0" w:color="auto"/>
      </w:divBdr>
    </w:div>
    <w:div w:id="634482954">
      <w:bodyDiv w:val="1"/>
      <w:marLeft w:val="0"/>
      <w:marRight w:val="0"/>
      <w:marTop w:val="0"/>
      <w:marBottom w:val="0"/>
      <w:divBdr>
        <w:top w:val="none" w:sz="0" w:space="0" w:color="auto"/>
        <w:left w:val="none" w:sz="0" w:space="0" w:color="auto"/>
        <w:bottom w:val="none" w:sz="0" w:space="0" w:color="auto"/>
        <w:right w:val="none" w:sz="0" w:space="0" w:color="auto"/>
      </w:divBdr>
    </w:div>
    <w:div w:id="634724473">
      <w:bodyDiv w:val="1"/>
      <w:marLeft w:val="0"/>
      <w:marRight w:val="0"/>
      <w:marTop w:val="0"/>
      <w:marBottom w:val="0"/>
      <w:divBdr>
        <w:top w:val="none" w:sz="0" w:space="0" w:color="auto"/>
        <w:left w:val="none" w:sz="0" w:space="0" w:color="auto"/>
        <w:bottom w:val="none" w:sz="0" w:space="0" w:color="auto"/>
        <w:right w:val="none" w:sz="0" w:space="0" w:color="auto"/>
      </w:divBdr>
    </w:div>
    <w:div w:id="634797011">
      <w:bodyDiv w:val="1"/>
      <w:marLeft w:val="0"/>
      <w:marRight w:val="0"/>
      <w:marTop w:val="0"/>
      <w:marBottom w:val="0"/>
      <w:divBdr>
        <w:top w:val="none" w:sz="0" w:space="0" w:color="auto"/>
        <w:left w:val="none" w:sz="0" w:space="0" w:color="auto"/>
        <w:bottom w:val="none" w:sz="0" w:space="0" w:color="auto"/>
        <w:right w:val="none" w:sz="0" w:space="0" w:color="auto"/>
      </w:divBdr>
    </w:div>
    <w:div w:id="634797564">
      <w:bodyDiv w:val="1"/>
      <w:marLeft w:val="0"/>
      <w:marRight w:val="0"/>
      <w:marTop w:val="0"/>
      <w:marBottom w:val="0"/>
      <w:divBdr>
        <w:top w:val="none" w:sz="0" w:space="0" w:color="auto"/>
        <w:left w:val="none" w:sz="0" w:space="0" w:color="auto"/>
        <w:bottom w:val="none" w:sz="0" w:space="0" w:color="auto"/>
        <w:right w:val="none" w:sz="0" w:space="0" w:color="auto"/>
      </w:divBdr>
    </w:div>
    <w:div w:id="635530922">
      <w:bodyDiv w:val="1"/>
      <w:marLeft w:val="0"/>
      <w:marRight w:val="0"/>
      <w:marTop w:val="0"/>
      <w:marBottom w:val="0"/>
      <w:divBdr>
        <w:top w:val="none" w:sz="0" w:space="0" w:color="auto"/>
        <w:left w:val="none" w:sz="0" w:space="0" w:color="auto"/>
        <w:bottom w:val="none" w:sz="0" w:space="0" w:color="auto"/>
        <w:right w:val="none" w:sz="0" w:space="0" w:color="auto"/>
      </w:divBdr>
    </w:div>
    <w:div w:id="635835257">
      <w:bodyDiv w:val="1"/>
      <w:marLeft w:val="0"/>
      <w:marRight w:val="0"/>
      <w:marTop w:val="0"/>
      <w:marBottom w:val="0"/>
      <w:divBdr>
        <w:top w:val="none" w:sz="0" w:space="0" w:color="auto"/>
        <w:left w:val="none" w:sz="0" w:space="0" w:color="auto"/>
        <w:bottom w:val="none" w:sz="0" w:space="0" w:color="auto"/>
        <w:right w:val="none" w:sz="0" w:space="0" w:color="auto"/>
      </w:divBdr>
    </w:div>
    <w:div w:id="636298852">
      <w:bodyDiv w:val="1"/>
      <w:marLeft w:val="0"/>
      <w:marRight w:val="0"/>
      <w:marTop w:val="0"/>
      <w:marBottom w:val="0"/>
      <w:divBdr>
        <w:top w:val="none" w:sz="0" w:space="0" w:color="auto"/>
        <w:left w:val="none" w:sz="0" w:space="0" w:color="auto"/>
        <w:bottom w:val="none" w:sz="0" w:space="0" w:color="auto"/>
        <w:right w:val="none" w:sz="0" w:space="0" w:color="auto"/>
      </w:divBdr>
    </w:div>
    <w:div w:id="636380437">
      <w:bodyDiv w:val="1"/>
      <w:marLeft w:val="0"/>
      <w:marRight w:val="0"/>
      <w:marTop w:val="0"/>
      <w:marBottom w:val="0"/>
      <w:divBdr>
        <w:top w:val="none" w:sz="0" w:space="0" w:color="auto"/>
        <w:left w:val="none" w:sz="0" w:space="0" w:color="auto"/>
        <w:bottom w:val="none" w:sz="0" w:space="0" w:color="auto"/>
        <w:right w:val="none" w:sz="0" w:space="0" w:color="auto"/>
      </w:divBdr>
    </w:div>
    <w:div w:id="636759665">
      <w:bodyDiv w:val="1"/>
      <w:marLeft w:val="0"/>
      <w:marRight w:val="0"/>
      <w:marTop w:val="0"/>
      <w:marBottom w:val="0"/>
      <w:divBdr>
        <w:top w:val="none" w:sz="0" w:space="0" w:color="auto"/>
        <w:left w:val="none" w:sz="0" w:space="0" w:color="auto"/>
        <w:bottom w:val="none" w:sz="0" w:space="0" w:color="auto"/>
        <w:right w:val="none" w:sz="0" w:space="0" w:color="auto"/>
      </w:divBdr>
    </w:div>
    <w:div w:id="636836982">
      <w:bodyDiv w:val="1"/>
      <w:marLeft w:val="0"/>
      <w:marRight w:val="0"/>
      <w:marTop w:val="0"/>
      <w:marBottom w:val="0"/>
      <w:divBdr>
        <w:top w:val="none" w:sz="0" w:space="0" w:color="auto"/>
        <w:left w:val="none" w:sz="0" w:space="0" w:color="auto"/>
        <w:bottom w:val="none" w:sz="0" w:space="0" w:color="auto"/>
        <w:right w:val="none" w:sz="0" w:space="0" w:color="auto"/>
      </w:divBdr>
    </w:div>
    <w:div w:id="636839431">
      <w:bodyDiv w:val="1"/>
      <w:marLeft w:val="0"/>
      <w:marRight w:val="0"/>
      <w:marTop w:val="0"/>
      <w:marBottom w:val="0"/>
      <w:divBdr>
        <w:top w:val="none" w:sz="0" w:space="0" w:color="auto"/>
        <w:left w:val="none" w:sz="0" w:space="0" w:color="auto"/>
        <w:bottom w:val="none" w:sz="0" w:space="0" w:color="auto"/>
        <w:right w:val="none" w:sz="0" w:space="0" w:color="auto"/>
      </w:divBdr>
    </w:div>
    <w:div w:id="636879838">
      <w:bodyDiv w:val="1"/>
      <w:marLeft w:val="0"/>
      <w:marRight w:val="0"/>
      <w:marTop w:val="0"/>
      <w:marBottom w:val="0"/>
      <w:divBdr>
        <w:top w:val="none" w:sz="0" w:space="0" w:color="auto"/>
        <w:left w:val="none" w:sz="0" w:space="0" w:color="auto"/>
        <w:bottom w:val="none" w:sz="0" w:space="0" w:color="auto"/>
        <w:right w:val="none" w:sz="0" w:space="0" w:color="auto"/>
      </w:divBdr>
    </w:div>
    <w:div w:id="637075535">
      <w:bodyDiv w:val="1"/>
      <w:marLeft w:val="0"/>
      <w:marRight w:val="0"/>
      <w:marTop w:val="0"/>
      <w:marBottom w:val="0"/>
      <w:divBdr>
        <w:top w:val="none" w:sz="0" w:space="0" w:color="auto"/>
        <w:left w:val="none" w:sz="0" w:space="0" w:color="auto"/>
        <w:bottom w:val="none" w:sz="0" w:space="0" w:color="auto"/>
        <w:right w:val="none" w:sz="0" w:space="0" w:color="auto"/>
      </w:divBdr>
    </w:div>
    <w:div w:id="637296518">
      <w:bodyDiv w:val="1"/>
      <w:marLeft w:val="0"/>
      <w:marRight w:val="0"/>
      <w:marTop w:val="0"/>
      <w:marBottom w:val="0"/>
      <w:divBdr>
        <w:top w:val="none" w:sz="0" w:space="0" w:color="auto"/>
        <w:left w:val="none" w:sz="0" w:space="0" w:color="auto"/>
        <w:bottom w:val="none" w:sz="0" w:space="0" w:color="auto"/>
        <w:right w:val="none" w:sz="0" w:space="0" w:color="auto"/>
      </w:divBdr>
    </w:div>
    <w:div w:id="637422037">
      <w:bodyDiv w:val="1"/>
      <w:marLeft w:val="0"/>
      <w:marRight w:val="0"/>
      <w:marTop w:val="0"/>
      <w:marBottom w:val="0"/>
      <w:divBdr>
        <w:top w:val="none" w:sz="0" w:space="0" w:color="auto"/>
        <w:left w:val="none" w:sz="0" w:space="0" w:color="auto"/>
        <w:bottom w:val="none" w:sz="0" w:space="0" w:color="auto"/>
        <w:right w:val="none" w:sz="0" w:space="0" w:color="auto"/>
      </w:divBdr>
    </w:div>
    <w:div w:id="637489686">
      <w:bodyDiv w:val="1"/>
      <w:marLeft w:val="0"/>
      <w:marRight w:val="0"/>
      <w:marTop w:val="0"/>
      <w:marBottom w:val="0"/>
      <w:divBdr>
        <w:top w:val="none" w:sz="0" w:space="0" w:color="auto"/>
        <w:left w:val="none" w:sz="0" w:space="0" w:color="auto"/>
        <w:bottom w:val="none" w:sz="0" w:space="0" w:color="auto"/>
        <w:right w:val="none" w:sz="0" w:space="0" w:color="auto"/>
      </w:divBdr>
    </w:div>
    <w:div w:id="637492735">
      <w:bodyDiv w:val="1"/>
      <w:marLeft w:val="0"/>
      <w:marRight w:val="0"/>
      <w:marTop w:val="0"/>
      <w:marBottom w:val="0"/>
      <w:divBdr>
        <w:top w:val="none" w:sz="0" w:space="0" w:color="auto"/>
        <w:left w:val="none" w:sz="0" w:space="0" w:color="auto"/>
        <w:bottom w:val="none" w:sz="0" w:space="0" w:color="auto"/>
        <w:right w:val="none" w:sz="0" w:space="0" w:color="auto"/>
      </w:divBdr>
    </w:div>
    <w:div w:id="637760116">
      <w:bodyDiv w:val="1"/>
      <w:marLeft w:val="0"/>
      <w:marRight w:val="0"/>
      <w:marTop w:val="0"/>
      <w:marBottom w:val="0"/>
      <w:divBdr>
        <w:top w:val="none" w:sz="0" w:space="0" w:color="auto"/>
        <w:left w:val="none" w:sz="0" w:space="0" w:color="auto"/>
        <w:bottom w:val="none" w:sz="0" w:space="0" w:color="auto"/>
        <w:right w:val="none" w:sz="0" w:space="0" w:color="auto"/>
      </w:divBdr>
    </w:div>
    <w:div w:id="638345273">
      <w:bodyDiv w:val="1"/>
      <w:marLeft w:val="0"/>
      <w:marRight w:val="0"/>
      <w:marTop w:val="0"/>
      <w:marBottom w:val="0"/>
      <w:divBdr>
        <w:top w:val="none" w:sz="0" w:space="0" w:color="auto"/>
        <w:left w:val="none" w:sz="0" w:space="0" w:color="auto"/>
        <w:bottom w:val="none" w:sz="0" w:space="0" w:color="auto"/>
        <w:right w:val="none" w:sz="0" w:space="0" w:color="auto"/>
      </w:divBdr>
    </w:div>
    <w:div w:id="638808323">
      <w:bodyDiv w:val="1"/>
      <w:marLeft w:val="0"/>
      <w:marRight w:val="0"/>
      <w:marTop w:val="0"/>
      <w:marBottom w:val="0"/>
      <w:divBdr>
        <w:top w:val="none" w:sz="0" w:space="0" w:color="auto"/>
        <w:left w:val="none" w:sz="0" w:space="0" w:color="auto"/>
        <w:bottom w:val="none" w:sz="0" w:space="0" w:color="auto"/>
        <w:right w:val="none" w:sz="0" w:space="0" w:color="auto"/>
      </w:divBdr>
    </w:div>
    <w:div w:id="638995502">
      <w:bodyDiv w:val="1"/>
      <w:marLeft w:val="0"/>
      <w:marRight w:val="0"/>
      <w:marTop w:val="0"/>
      <w:marBottom w:val="0"/>
      <w:divBdr>
        <w:top w:val="none" w:sz="0" w:space="0" w:color="auto"/>
        <w:left w:val="none" w:sz="0" w:space="0" w:color="auto"/>
        <w:bottom w:val="none" w:sz="0" w:space="0" w:color="auto"/>
        <w:right w:val="none" w:sz="0" w:space="0" w:color="auto"/>
      </w:divBdr>
    </w:div>
    <w:div w:id="638997226">
      <w:bodyDiv w:val="1"/>
      <w:marLeft w:val="0"/>
      <w:marRight w:val="0"/>
      <w:marTop w:val="0"/>
      <w:marBottom w:val="0"/>
      <w:divBdr>
        <w:top w:val="none" w:sz="0" w:space="0" w:color="auto"/>
        <w:left w:val="none" w:sz="0" w:space="0" w:color="auto"/>
        <w:bottom w:val="none" w:sz="0" w:space="0" w:color="auto"/>
        <w:right w:val="none" w:sz="0" w:space="0" w:color="auto"/>
      </w:divBdr>
    </w:div>
    <w:div w:id="639500649">
      <w:bodyDiv w:val="1"/>
      <w:marLeft w:val="0"/>
      <w:marRight w:val="0"/>
      <w:marTop w:val="0"/>
      <w:marBottom w:val="0"/>
      <w:divBdr>
        <w:top w:val="none" w:sz="0" w:space="0" w:color="auto"/>
        <w:left w:val="none" w:sz="0" w:space="0" w:color="auto"/>
        <w:bottom w:val="none" w:sz="0" w:space="0" w:color="auto"/>
        <w:right w:val="none" w:sz="0" w:space="0" w:color="auto"/>
      </w:divBdr>
    </w:div>
    <w:div w:id="639774620">
      <w:bodyDiv w:val="1"/>
      <w:marLeft w:val="0"/>
      <w:marRight w:val="0"/>
      <w:marTop w:val="0"/>
      <w:marBottom w:val="0"/>
      <w:divBdr>
        <w:top w:val="none" w:sz="0" w:space="0" w:color="auto"/>
        <w:left w:val="none" w:sz="0" w:space="0" w:color="auto"/>
        <w:bottom w:val="none" w:sz="0" w:space="0" w:color="auto"/>
        <w:right w:val="none" w:sz="0" w:space="0" w:color="auto"/>
      </w:divBdr>
    </w:div>
    <w:div w:id="639845946">
      <w:bodyDiv w:val="1"/>
      <w:marLeft w:val="0"/>
      <w:marRight w:val="0"/>
      <w:marTop w:val="0"/>
      <w:marBottom w:val="0"/>
      <w:divBdr>
        <w:top w:val="none" w:sz="0" w:space="0" w:color="auto"/>
        <w:left w:val="none" w:sz="0" w:space="0" w:color="auto"/>
        <w:bottom w:val="none" w:sz="0" w:space="0" w:color="auto"/>
        <w:right w:val="none" w:sz="0" w:space="0" w:color="auto"/>
      </w:divBdr>
    </w:div>
    <w:div w:id="640963277">
      <w:bodyDiv w:val="1"/>
      <w:marLeft w:val="0"/>
      <w:marRight w:val="0"/>
      <w:marTop w:val="0"/>
      <w:marBottom w:val="0"/>
      <w:divBdr>
        <w:top w:val="none" w:sz="0" w:space="0" w:color="auto"/>
        <w:left w:val="none" w:sz="0" w:space="0" w:color="auto"/>
        <w:bottom w:val="none" w:sz="0" w:space="0" w:color="auto"/>
        <w:right w:val="none" w:sz="0" w:space="0" w:color="auto"/>
      </w:divBdr>
    </w:div>
    <w:div w:id="641230591">
      <w:bodyDiv w:val="1"/>
      <w:marLeft w:val="0"/>
      <w:marRight w:val="0"/>
      <w:marTop w:val="0"/>
      <w:marBottom w:val="0"/>
      <w:divBdr>
        <w:top w:val="none" w:sz="0" w:space="0" w:color="auto"/>
        <w:left w:val="none" w:sz="0" w:space="0" w:color="auto"/>
        <w:bottom w:val="none" w:sz="0" w:space="0" w:color="auto"/>
        <w:right w:val="none" w:sz="0" w:space="0" w:color="auto"/>
      </w:divBdr>
    </w:div>
    <w:div w:id="641270099">
      <w:bodyDiv w:val="1"/>
      <w:marLeft w:val="0"/>
      <w:marRight w:val="0"/>
      <w:marTop w:val="0"/>
      <w:marBottom w:val="0"/>
      <w:divBdr>
        <w:top w:val="none" w:sz="0" w:space="0" w:color="auto"/>
        <w:left w:val="none" w:sz="0" w:space="0" w:color="auto"/>
        <w:bottom w:val="none" w:sz="0" w:space="0" w:color="auto"/>
        <w:right w:val="none" w:sz="0" w:space="0" w:color="auto"/>
      </w:divBdr>
    </w:div>
    <w:div w:id="641423932">
      <w:bodyDiv w:val="1"/>
      <w:marLeft w:val="0"/>
      <w:marRight w:val="0"/>
      <w:marTop w:val="0"/>
      <w:marBottom w:val="0"/>
      <w:divBdr>
        <w:top w:val="none" w:sz="0" w:space="0" w:color="auto"/>
        <w:left w:val="none" w:sz="0" w:space="0" w:color="auto"/>
        <w:bottom w:val="none" w:sz="0" w:space="0" w:color="auto"/>
        <w:right w:val="none" w:sz="0" w:space="0" w:color="auto"/>
      </w:divBdr>
    </w:div>
    <w:div w:id="641926513">
      <w:bodyDiv w:val="1"/>
      <w:marLeft w:val="0"/>
      <w:marRight w:val="0"/>
      <w:marTop w:val="0"/>
      <w:marBottom w:val="0"/>
      <w:divBdr>
        <w:top w:val="none" w:sz="0" w:space="0" w:color="auto"/>
        <w:left w:val="none" w:sz="0" w:space="0" w:color="auto"/>
        <w:bottom w:val="none" w:sz="0" w:space="0" w:color="auto"/>
        <w:right w:val="none" w:sz="0" w:space="0" w:color="auto"/>
      </w:divBdr>
    </w:div>
    <w:div w:id="643511373">
      <w:bodyDiv w:val="1"/>
      <w:marLeft w:val="0"/>
      <w:marRight w:val="0"/>
      <w:marTop w:val="0"/>
      <w:marBottom w:val="0"/>
      <w:divBdr>
        <w:top w:val="none" w:sz="0" w:space="0" w:color="auto"/>
        <w:left w:val="none" w:sz="0" w:space="0" w:color="auto"/>
        <w:bottom w:val="none" w:sz="0" w:space="0" w:color="auto"/>
        <w:right w:val="none" w:sz="0" w:space="0" w:color="auto"/>
      </w:divBdr>
    </w:div>
    <w:div w:id="643975534">
      <w:bodyDiv w:val="1"/>
      <w:marLeft w:val="0"/>
      <w:marRight w:val="0"/>
      <w:marTop w:val="0"/>
      <w:marBottom w:val="0"/>
      <w:divBdr>
        <w:top w:val="none" w:sz="0" w:space="0" w:color="auto"/>
        <w:left w:val="none" w:sz="0" w:space="0" w:color="auto"/>
        <w:bottom w:val="none" w:sz="0" w:space="0" w:color="auto"/>
        <w:right w:val="none" w:sz="0" w:space="0" w:color="auto"/>
      </w:divBdr>
    </w:div>
    <w:div w:id="644631036">
      <w:bodyDiv w:val="1"/>
      <w:marLeft w:val="0"/>
      <w:marRight w:val="0"/>
      <w:marTop w:val="0"/>
      <w:marBottom w:val="0"/>
      <w:divBdr>
        <w:top w:val="none" w:sz="0" w:space="0" w:color="auto"/>
        <w:left w:val="none" w:sz="0" w:space="0" w:color="auto"/>
        <w:bottom w:val="none" w:sz="0" w:space="0" w:color="auto"/>
        <w:right w:val="none" w:sz="0" w:space="0" w:color="auto"/>
      </w:divBdr>
    </w:div>
    <w:div w:id="645087094">
      <w:bodyDiv w:val="1"/>
      <w:marLeft w:val="0"/>
      <w:marRight w:val="0"/>
      <w:marTop w:val="0"/>
      <w:marBottom w:val="0"/>
      <w:divBdr>
        <w:top w:val="none" w:sz="0" w:space="0" w:color="auto"/>
        <w:left w:val="none" w:sz="0" w:space="0" w:color="auto"/>
        <w:bottom w:val="none" w:sz="0" w:space="0" w:color="auto"/>
        <w:right w:val="none" w:sz="0" w:space="0" w:color="auto"/>
      </w:divBdr>
    </w:div>
    <w:div w:id="645359470">
      <w:bodyDiv w:val="1"/>
      <w:marLeft w:val="0"/>
      <w:marRight w:val="0"/>
      <w:marTop w:val="0"/>
      <w:marBottom w:val="0"/>
      <w:divBdr>
        <w:top w:val="none" w:sz="0" w:space="0" w:color="auto"/>
        <w:left w:val="none" w:sz="0" w:space="0" w:color="auto"/>
        <w:bottom w:val="none" w:sz="0" w:space="0" w:color="auto"/>
        <w:right w:val="none" w:sz="0" w:space="0" w:color="auto"/>
      </w:divBdr>
    </w:div>
    <w:div w:id="646906379">
      <w:bodyDiv w:val="1"/>
      <w:marLeft w:val="0"/>
      <w:marRight w:val="0"/>
      <w:marTop w:val="0"/>
      <w:marBottom w:val="0"/>
      <w:divBdr>
        <w:top w:val="none" w:sz="0" w:space="0" w:color="auto"/>
        <w:left w:val="none" w:sz="0" w:space="0" w:color="auto"/>
        <w:bottom w:val="none" w:sz="0" w:space="0" w:color="auto"/>
        <w:right w:val="none" w:sz="0" w:space="0" w:color="auto"/>
      </w:divBdr>
    </w:div>
    <w:div w:id="647326002">
      <w:bodyDiv w:val="1"/>
      <w:marLeft w:val="0"/>
      <w:marRight w:val="0"/>
      <w:marTop w:val="0"/>
      <w:marBottom w:val="0"/>
      <w:divBdr>
        <w:top w:val="none" w:sz="0" w:space="0" w:color="auto"/>
        <w:left w:val="none" w:sz="0" w:space="0" w:color="auto"/>
        <w:bottom w:val="none" w:sz="0" w:space="0" w:color="auto"/>
        <w:right w:val="none" w:sz="0" w:space="0" w:color="auto"/>
      </w:divBdr>
    </w:div>
    <w:div w:id="647632588">
      <w:bodyDiv w:val="1"/>
      <w:marLeft w:val="0"/>
      <w:marRight w:val="0"/>
      <w:marTop w:val="0"/>
      <w:marBottom w:val="0"/>
      <w:divBdr>
        <w:top w:val="none" w:sz="0" w:space="0" w:color="auto"/>
        <w:left w:val="none" w:sz="0" w:space="0" w:color="auto"/>
        <w:bottom w:val="none" w:sz="0" w:space="0" w:color="auto"/>
        <w:right w:val="none" w:sz="0" w:space="0" w:color="auto"/>
      </w:divBdr>
    </w:div>
    <w:div w:id="647708569">
      <w:bodyDiv w:val="1"/>
      <w:marLeft w:val="0"/>
      <w:marRight w:val="0"/>
      <w:marTop w:val="0"/>
      <w:marBottom w:val="0"/>
      <w:divBdr>
        <w:top w:val="none" w:sz="0" w:space="0" w:color="auto"/>
        <w:left w:val="none" w:sz="0" w:space="0" w:color="auto"/>
        <w:bottom w:val="none" w:sz="0" w:space="0" w:color="auto"/>
        <w:right w:val="none" w:sz="0" w:space="0" w:color="auto"/>
      </w:divBdr>
    </w:div>
    <w:div w:id="647788290">
      <w:bodyDiv w:val="1"/>
      <w:marLeft w:val="0"/>
      <w:marRight w:val="0"/>
      <w:marTop w:val="0"/>
      <w:marBottom w:val="0"/>
      <w:divBdr>
        <w:top w:val="none" w:sz="0" w:space="0" w:color="auto"/>
        <w:left w:val="none" w:sz="0" w:space="0" w:color="auto"/>
        <w:bottom w:val="none" w:sz="0" w:space="0" w:color="auto"/>
        <w:right w:val="none" w:sz="0" w:space="0" w:color="auto"/>
      </w:divBdr>
    </w:div>
    <w:div w:id="647974014">
      <w:bodyDiv w:val="1"/>
      <w:marLeft w:val="0"/>
      <w:marRight w:val="0"/>
      <w:marTop w:val="0"/>
      <w:marBottom w:val="0"/>
      <w:divBdr>
        <w:top w:val="none" w:sz="0" w:space="0" w:color="auto"/>
        <w:left w:val="none" w:sz="0" w:space="0" w:color="auto"/>
        <w:bottom w:val="none" w:sz="0" w:space="0" w:color="auto"/>
        <w:right w:val="none" w:sz="0" w:space="0" w:color="auto"/>
      </w:divBdr>
    </w:div>
    <w:div w:id="648024048">
      <w:bodyDiv w:val="1"/>
      <w:marLeft w:val="0"/>
      <w:marRight w:val="0"/>
      <w:marTop w:val="0"/>
      <w:marBottom w:val="0"/>
      <w:divBdr>
        <w:top w:val="none" w:sz="0" w:space="0" w:color="auto"/>
        <w:left w:val="none" w:sz="0" w:space="0" w:color="auto"/>
        <w:bottom w:val="none" w:sz="0" w:space="0" w:color="auto"/>
        <w:right w:val="none" w:sz="0" w:space="0" w:color="auto"/>
      </w:divBdr>
    </w:div>
    <w:div w:id="648095770">
      <w:bodyDiv w:val="1"/>
      <w:marLeft w:val="0"/>
      <w:marRight w:val="0"/>
      <w:marTop w:val="0"/>
      <w:marBottom w:val="0"/>
      <w:divBdr>
        <w:top w:val="none" w:sz="0" w:space="0" w:color="auto"/>
        <w:left w:val="none" w:sz="0" w:space="0" w:color="auto"/>
        <w:bottom w:val="none" w:sz="0" w:space="0" w:color="auto"/>
        <w:right w:val="none" w:sz="0" w:space="0" w:color="auto"/>
      </w:divBdr>
    </w:div>
    <w:div w:id="648098865">
      <w:bodyDiv w:val="1"/>
      <w:marLeft w:val="0"/>
      <w:marRight w:val="0"/>
      <w:marTop w:val="0"/>
      <w:marBottom w:val="0"/>
      <w:divBdr>
        <w:top w:val="none" w:sz="0" w:space="0" w:color="auto"/>
        <w:left w:val="none" w:sz="0" w:space="0" w:color="auto"/>
        <w:bottom w:val="none" w:sz="0" w:space="0" w:color="auto"/>
        <w:right w:val="none" w:sz="0" w:space="0" w:color="auto"/>
      </w:divBdr>
    </w:div>
    <w:div w:id="648898050">
      <w:bodyDiv w:val="1"/>
      <w:marLeft w:val="0"/>
      <w:marRight w:val="0"/>
      <w:marTop w:val="0"/>
      <w:marBottom w:val="0"/>
      <w:divBdr>
        <w:top w:val="none" w:sz="0" w:space="0" w:color="auto"/>
        <w:left w:val="none" w:sz="0" w:space="0" w:color="auto"/>
        <w:bottom w:val="none" w:sz="0" w:space="0" w:color="auto"/>
        <w:right w:val="none" w:sz="0" w:space="0" w:color="auto"/>
      </w:divBdr>
    </w:div>
    <w:div w:id="648948490">
      <w:bodyDiv w:val="1"/>
      <w:marLeft w:val="0"/>
      <w:marRight w:val="0"/>
      <w:marTop w:val="0"/>
      <w:marBottom w:val="0"/>
      <w:divBdr>
        <w:top w:val="none" w:sz="0" w:space="0" w:color="auto"/>
        <w:left w:val="none" w:sz="0" w:space="0" w:color="auto"/>
        <w:bottom w:val="none" w:sz="0" w:space="0" w:color="auto"/>
        <w:right w:val="none" w:sz="0" w:space="0" w:color="auto"/>
      </w:divBdr>
    </w:div>
    <w:div w:id="649098346">
      <w:bodyDiv w:val="1"/>
      <w:marLeft w:val="0"/>
      <w:marRight w:val="0"/>
      <w:marTop w:val="0"/>
      <w:marBottom w:val="0"/>
      <w:divBdr>
        <w:top w:val="none" w:sz="0" w:space="0" w:color="auto"/>
        <w:left w:val="none" w:sz="0" w:space="0" w:color="auto"/>
        <w:bottom w:val="none" w:sz="0" w:space="0" w:color="auto"/>
        <w:right w:val="none" w:sz="0" w:space="0" w:color="auto"/>
      </w:divBdr>
    </w:div>
    <w:div w:id="649209260">
      <w:bodyDiv w:val="1"/>
      <w:marLeft w:val="0"/>
      <w:marRight w:val="0"/>
      <w:marTop w:val="0"/>
      <w:marBottom w:val="0"/>
      <w:divBdr>
        <w:top w:val="none" w:sz="0" w:space="0" w:color="auto"/>
        <w:left w:val="none" w:sz="0" w:space="0" w:color="auto"/>
        <w:bottom w:val="none" w:sz="0" w:space="0" w:color="auto"/>
        <w:right w:val="none" w:sz="0" w:space="0" w:color="auto"/>
      </w:divBdr>
    </w:div>
    <w:div w:id="649795837">
      <w:bodyDiv w:val="1"/>
      <w:marLeft w:val="0"/>
      <w:marRight w:val="0"/>
      <w:marTop w:val="0"/>
      <w:marBottom w:val="0"/>
      <w:divBdr>
        <w:top w:val="none" w:sz="0" w:space="0" w:color="auto"/>
        <w:left w:val="none" w:sz="0" w:space="0" w:color="auto"/>
        <w:bottom w:val="none" w:sz="0" w:space="0" w:color="auto"/>
        <w:right w:val="none" w:sz="0" w:space="0" w:color="auto"/>
      </w:divBdr>
    </w:div>
    <w:div w:id="650794712">
      <w:bodyDiv w:val="1"/>
      <w:marLeft w:val="0"/>
      <w:marRight w:val="0"/>
      <w:marTop w:val="0"/>
      <w:marBottom w:val="0"/>
      <w:divBdr>
        <w:top w:val="none" w:sz="0" w:space="0" w:color="auto"/>
        <w:left w:val="none" w:sz="0" w:space="0" w:color="auto"/>
        <w:bottom w:val="none" w:sz="0" w:space="0" w:color="auto"/>
        <w:right w:val="none" w:sz="0" w:space="0" w:color="auto"/>
      </w:divBdr>
    </w:div>
    <w:div w:id="651560826">
      <w:bodyDiv w:val="1"/>
      <w:marLeft w:val="0"/>
      <w:marRight w:val="0"/>
      <w:marTop w:val="0"/>
      <w:marBottom w:val="0"/>
      <w:divBdr>
        <w:top w:val="none" w:sz="0" w:space="0" w:color="auto"/>
        <w:left w:val="none" w:sz="0" w:space="0" w:color="auto"/>
        <w:bottom w:val="none" w:sz="0" w:space="0" w:color="auto"/>
        <w:right w:val="none" w:sz="0" w:space="0" w:color="auto"/>
      </w:divBdr>
    </w:div>
    <w:div w:id="651831680">
      <w:bodyDiv w:val="1"/>
      <w:marLeft w:val="0"/>
      <w:marRight w:val="0"/>
      <w:marTop w:val="0"/>
      <w:marBottom w:val="0"/>
      <w:divBdr>
        <w:top w:val="none" w:sz="0" w:space="0" w:color="auto"/>
        <w:left w:val="none" w:sz="0" w:space="0" w:color="auto"/>
        <w:bottom w:val="none" w:sz="0" w:space="0" w:color="auto"/>
        <w:right w:val="none" w:sz="0" w:space="0" w:color="auto"/>
      </w:divBdr>
    </w:div>
    <w:div w:id="652149952">
      <w:bodyDiv w:val="1"/>
      <w:marLeft w:val="0"/>
      <w:marRight w:val="0"/>
      <w:marTop w:val="0"/>
      <w:marBottom w:val="0"/>
      <w:divBdr>
        <w:top w:val="none" w:sz="0" w:space="0" w:color="auto"/>
        <w:left w:val="none" w:sz="0" w:space="0" w:color="auto"/>
        <w:bottom w:val="none" w:sz="0" w:space="0" w:color="auto"/>
        <w:right w:val="none" w:sz="0" w:space="0" w:color="auto"/>
      </w:divBdr>
    </w:div>
    <w:div w:id="652174123">
      <w:bodyDiv w:val="1"/>
      <w:marLeft w:val="0"/>
      <w:marRight w:val="0"/>
      <w:marTop w:val="0"/>
      <w:marBottom w:val="0"/>
      <w:divBdr>
        <w:top w:val="none" w:sz="0" w:space="0" w:color="auto"/>
        <w:left w:val="none" w:sz="0" w:space="0" w:color="auto"/>
        <w:bottom w:val="none" w:sz="0" w:space="0" w:color="auto"/>
        <w:right w:val="none" w:sz="0" w:space="0" w:color="auto"/>
      </w:divBdr>
    </w:div>
    <w:div w:id="653031568">
      <w:bodyDiv w:val="1"/>
      <w:marLeft w:val="0"/>
      <w:marRight w:val="0"/>
      <w:marTop w:val="0"/>
      <w:marBottom w:val="0"/>
      <w:divBdr>
        <w:top w:val="none" w:sz="0" w:space="0" w:color="auto"/>
        <w:left w:val="none" w:sz="0" w:space="0" w:color="auto"/>
        <w:bottom w:val="none" w:sz="0" w:space="0" w:color="auto"/>
        <w:right w:val="none" w:sz="0" w:space="0" w:color="auto"/>
      </w:divBdr>
    </w:div>
    <w:div w:id="653335523">
      <w:bodyDiv w:val="1"/>
      <w:marLeft w:val="0"/>
      <w:marRight w:val="0"/>
      <w:marTop w:val="0"/>
      <w:marBottom w:val="0"/>
      <w:divBdr>
        <w:top w:val="none" w:sz="0" w:space="0" w:color="auto"/>
        <w:left w:val="none" w:sz="0" w:space="0" w:color="auto"/>
        <w:bottom w:val="none" w:sz="0" w:space="0" w:color="auto"/>
        <w:right w:val="none" w:sz="0" w:space="0" w:color="auto"/>
      </w:divBdr>
    </w:div>
    <w:div w:id="653725942">
      <w:bodyDiv w:val="1"/>
      <w:marLeft w:val="0"/>
      <w:marRight w:val="0"/>
      <w:marTop w:val="0"/>
      <w:marBottom w:val="0"/>
      <w:divBdr>
        <w:top w:val="none" w:sz="0" w:space="0" w:color="auto"/>
        <w:left w:val="none" w:sz="0" w:space="0" w:color="auto"/>
        <w:bottom w:val="none" w:sz="0" w:space="0" w:color="auto"/>
        <w:right w:val="none" w:sz="0" w:space="0" w:color="auto"/>
      </w:divBdr>
    </w:div>
    <w:div w:id="653798672">
      <w:bodyDiv w:val="1"/>
      <w:marLeft w:val="0"/>
      <w:marRight w:val="0"/>
      <w:marTop w:val="0"/>
      <w:marBottom w:val="0"/>
      <w:divBdr>
        <w:top w:val="none" w:sz="0" w:space="0" w:color="auto"/>
        <w:left w:val="none" w:sz="0" w:space="0" w:color="auto"/>
        <w:bottom w:val="none" w:sz="0" w:space="0" w:color="auto"/>
        <w:right w:val="none" w:sz="0" w:space="0" w:color="auto"/>
      </w:divBdr>
    </w:div>
    <w:div w:id="654068064">
      <w:bodyDiv w:val="1"/>
      <w:marLeft w:val="0"/>
      <w:marRight w:val="0"/>
      <w:marTop w:val="0"/>
      <w:marBottom w:val="0"/>
      <w:divBdr>
        <w:top w:val="none" w:sz="0" w:space="0" w:color="auto"/>
        <w:left w:val="none" w:sz="0" w:space="0" w:color="auto"/>
        <w:bottom w:val="none" w:sz="0" w:space="0" w:color="auto"/>
        <w:right w:val="none" w:sz="0" w:space="0" w:color="auto"/>
      </w:divBdr>
    </w:div>
    <w:div w:id="654261787">
      <w:bodyDiv w:val="1"/>
      <w:marLeft w:val="0"/>
      <w:marRight w:val="0"/>
      <w:marTop w:val="0"/>
      <w:marBottom w:val="0"/>
      <w:divBdr>
        <w:top w:val="none" w:sz="0" w:space="0" w:color="auto"/>
        <w:left w:val="none" w:sz="0" w:space="0" w:color="auto"/>
        <w:bottom w:val="none" w:sz="0" w:space="0" w:color="auto"/>
        <w:right w:val="none" w:sz="0" w:space="0" w:color="auto"/>
      </w:divBdr>
    </w:div>
    <w:div w:id="655304076">
      <w:bodyDiv w:val="1"/>
      <w:marLeft w:val="0"/>
      <w:marRight w:val="0"/>
      <w:marTop w:val="0"/>
      <w:marBottom w:val="0"/>
      <w:divBdr>
        <w:top w:val="none" w:sz="0" w:space="0" w:color="auto"/>
        <w:left w:val="none" w:sz="0" w:space="0" w:color="auto"/>
        <w:bottom w:val="none" w:sz="0" w:space="0" w:color="auto"/>
        <w:right w:val="none" w:sz="0" w:space="0" w:color="auto"/>
      </w:divBdr>
    </w:div>
    <w:div w:id="655304428">
      <w:bodyDiv w:val="1"/>
      <w:marLeft w:val="0"/>
      <w:marRight w:val="0"/>
      <w:marTop w:val="0"/>
      <w:marBottom w:val="0"/>
      <w:divBdr>
        <w:top w:val="none" w:sz="0" w:space="0" w:color="auto"/>
        <w:left w:val="none" w:sz="0" w:space="0" w:color="auto"/>
        <w:bottom w:val="none" w:sz="0" w:space="0" w:color="auto"/>
        <w:right w:val="none" w:sz="0" w:space="0" w:color="auto"/>
      </w:divBdr>
    </w:div>
    <w:div w:id="655572385">
      <w:bodyDiv w:val="1"/>
      <w:marLeft w:val="0"/>
      <w:marRight w:val="0"/>
      <w:marTop w:val="0"/>
      <w:marBottom w:val="0"/>
      <w:divBdr>
        <w:top w:val="none" w:sz="0" w:space="0" w:color="auto"/>
        <w:left w:val="none" w:sz="0" w:space="0" w:color="auto"/>
        <w:bottom w:val="none" w:sz="0" w:space="0" w:color="auto"/>
        <w:right w:val="none" w:sz="0" w:space="0" w:color="auto"/>
      </w:divBdr>
    </w:div>
    <w:div w:id="655645594">
      <w:bodyDiv w:val="1"/>
      <w:marLeft w:val="0"/>
      <w:marRight w:val="0"/>
      <w:marTop w:val="0"/>
      <w:marBottom w:val="0"/>
      <w:divBdr>
        <w:top w:val="none" w:sz="0" w:space="0" w:color="auto"/>
        <w:left w:val="none" w:sz="0" w:space="0" w:color="auto"/>
        <w:bottom w:val="none" w:sz="0" w:space="0" w:color="auto"/>
        <w:right w:val="none" w:sz="0" w:space="0" w:color="auto"/>
      </w:divBdr>
    </w:div>
    <w:div w:id="655692236">
      <w:bodyDiv w:val="1"/>
      <w:marLeft w:val="0"/>
      <w:marRight w:val="0"/>
      <w:marTop w:val="0"/>
      <w:marBottom w:val="0"/>
      <w:divBdr>
        <w:top w:val="none" w:sz="0" w:space="0" w:color="auto"/>
        <w:left w:val="none" w:sz="0" w:space="0" w:color="auto"/>
        <w:bottom w:val="none" w:sz="0" w:space="0" w:color="auto"/>
        <w:right w:val="none" w:sz="0" w:space="0" w:color="auto"/>
      </w:divBdr>
    </w:div>
    <w:div w:id="655836939">
      <w:bodyDiv w:val="1"/>
      <w:marLeft w:val="0"/>
      <w:marRight w:val="0"/>
      <w:marTop w:val="0"/>
      <w:marBottom w:val="0"/>
      <w:divBdr>
        <w:top w:val="none" w:sz="0" w:space="0" w:color="auto"/>
        <w:left w:val="none" w:sz="0" w:space="0" w:color="auto"/>
        <w:bottom w:val="none" w:sz="0" w:space="0" w:color="auto"/>
        <w:right w:val="none" w:sz="0" w:space="0" w:color="auto"/>
      </w:divBdr>
    </w:div>
    <w:div w:id="656035154">
      <w:bodyDiv w:val="1"/>
      <w:marLeft w:val="0"/>
      <w:marRight w:val="0"/>
      <w:marTop w:val="0"/>
      <w:marBottom w:val="0"/>
      <w:divBdr>
        <w:top w:val="none" w:sz="0" w:space="0" w:color="auto"/>
        <w:left w:val="none" w:sz="0" w:space="0" w:color="auto"/>
        <w:bottom w:val="none" w:sz="0" w:space="0" w:color="auto"/>
        <w:right w:val="none" w:sz="0" w:space="0" w:color="auto"/>
      </w:divBdr>
    </w:div>
    <w:div w:id="656417070">
      <w:bodyDiv w:val="1"/>
      <w:marLeft w:val="0"/>
      <w:marRight w:val="0"/>
      <w:marTop w:val="0"/>
      <w:marBottom w:val="0"/>
      <w:divBdr>
        <w:top w:val="none" w:sz="0" w:space="0" w:color="auto"/>
        <w:left w:val="none" w:sz="0" w:space="0" w:color="auto"/>
        <w:bottom w:val="none" w:sz="0" w:space="0" w:color="auto"/>
        <w:right w:val="none" w:sz="0" w:space="0" w:color="auto"/>
      </w:divBdr>
    </w:div>
    <w:div w:id="656809216">
      <w:bodyDiv w:val="1"/>
      <w:marLeft w:val="0"/>
      <w:marRight w:val="0"/>
      <w:marTop w:val="0"/>
      <w:marBottom w:val="0"/>
      <w:divBdr>
        <w:top w:val="none" w:sz="0" w:space="0" w:color="auto"/>
        <w:left w:val="none" w:sz="0" w:space="0" w:color="auto"/>
        <w:bottom w:val="none" w:sz="0" w:space="0" w:color="auto"/>
        <w:right w:val="none" w:sz="0" w:space="0" w:color="auto"/>
      </w:divBdr>
    </w:div>
    <w:div w:id="657416306">
      <w:bodyDiv w:val="1"/>
      <w:marLeft w:val="0"/>
      <w:marRight w:val="0"/>
      <w:marTop w:val="0"/>
      <w:marBottom w:val="0"/>
      <w:divBdr>
        <w:top w:val="none" w:sz="0" w:space="0" w:color="auto"/>
        <w:left w:val="none" w:sz="0" w:space="0" w:color="auto"/>
        <w:bottom w:val="none" w:sz="0" w:space="0" w:color="auto"/>
        <w:right w:val="none" w:sz="0" w:space="0" w:color="auto"/>
      </w:divBdr>
    </w:div>
    <w:div w:id="658268604">
      <w:bodyDiv w:val="1"/>
      <w:marLeft w:val="0"/>
      <w:marRight w:val="0"/>
      <w:marTop w:val="0"/>
      <w:marBottom w:val="0"/>
      <w:divBdr>
        <w:top w:val="none" w:sz="0" w:space="0" w:color="auto"/>
        <w:left w:val="none" w:sz="0" w:space="0" w:color="auto"/>
        <w:bottom w:val="none" w:sz="0" w:space="0" w:color="auto"/>
        <w:right w:val="none" w:sz="0" w:space="0" w:color="auto"/>
      </w:divBdr>
    </w:div>
    <w:div w:id="658844471">
      <w:bodyDiv w:val="1"/>
      <w:marLeft w:val="0"/>
      <w:marRight w:val="0"/>
      <w:marTop w:val="0"/>
      <w:marBottom w:val="0"/>
      <w:divBdr>
        <w:top w:val="none" w:sz="0" w:space="0" w:color="auto"/>
        <w:left w:val="none" w:sz="0" w:space="0" w:color="auto"/>
        <w:bottom w:val="none" w:sz="0" w:space="0" w:color="auto"/>
        <w:right w:val="none" w:sz="0" w:space="0" w:color="auto"/>
      </w:divBdr>
    </w:div>
    <w:div w:id="659423899">
      <w:bodyDiv w:val="1"/>
      <w:marLeft w:val="0"/>
      <w:marRight w:val="0"/>
      <w:marTop w:val="0"/>
      <w:marBottom w:val="0"/>
      <w:divBdr>
        <w:top w:val="none" w:sz="0" w:space="0" w:color="auto"/>
        <w:left w:val="none" w:sz="0" w:space="0" w:color="auto"/>
        <w:bottom w:val="none" w:sz="0" w:space="0" w:color="auto"/>
        <w:right w:val="none" w:sz="0" w:space="0" w:color="auto"/>
      </w:divBdr>
    </w:div>
    <w:div w:id="659623473">
      <w:bodyDiv w:val="1"/>
      <w:marLeft w:val="0"/>
      <w:marRight w:val="0"/>
      <w:marTop w:val="0"/>
      <w:marBottom w:val="0"/>
      <w:divBdr>
        <w:top w:val="none" w:sz="0" w:space="0" w:color="auto"/>
        <w:left w:val="none" w:sz="0" w:space="0" w:color="auto"/>
        <w:bottom w:val="none" w:sz="0" w:space="0" w:color="auto"/>
        <w:right w:val="none" w:sz="0" w:space="0" w:color="auto"/>
      </w:divBdr>
    </w:div>
    <w:div w:id="659697336">
      <w:bodyDiv w:val="1"/>
      <w:marLeft w:val="0"/>
      <w:marRight w:val="0"/>
      <w:marTop w:val="0"/>
      <w:marBottom w:val="0"/>
      <w:divBdr>
        <w:top w:val="none" w:sz="0" w:space="0" w:color="auto"/>
        <w:left w:val="none" w:sz="0" w:space="0" w:color="auto"/>
        <w:bottom w:val="none" w:sz="0" w:space="0" w:color="auto"/>
        <w:right w:val="none" w:sz="0" w:space="0" w:color="auto"/>
      </w:divBdr>
    </w:div>
    <w:div w:id="660541885">
      <w:bodyDiv w:val="1"/>
      <w:marLeft w:val="0"/>
      <w:marRight w:val="0"/>
      <w:marTop w:val="0"/>
      <w:marBottom w:val="0"/>
      <w:divBdr>
        <w:top w:val="none" w:sz="0" w:space="0" w:color="auto"/>
        <w:left w:val="none" w:sz="0" w:space="0" w:color="auto"/>
        <w:bottom w:val="none" w:sz="0" w:space="0" w:color="auto"/>
        <w:right w:val="none" w:sz="0" w:space="0" w:color="auto"/>
      </w:divBdr>
    </w:div>
    <w:div w:id="660620425">
      <w:bodyDiv w:val="1"/>
      <w:marLeft w:val="0"/>
      <w:marRight w:val="0"/>
      <w:marTop w:val="0"/>
      <w:marBottom w:val="0"/>
      <w:divBdr>
        <w:top w:val="none" w:sz="0" w:space="0" w:color="auto"/>
        <w:left w:val="none" w:sz="0" w:space="0" w:color="auto"/>
        <w:bottom w:val="none" w:sz="0" w:space="0" w:color="auto"/>
        <w:right w:val="none" w:sz="0" w:space="0" w:color="auto"/>
      </w:divBdr>
    </w:div>
    <w:div w:id="660889239">
      <w:bodyDiv w:val="1"/>
      <w:marLeft w:val="0"/>
      <w:marRight w:val="0"/>
      <w:marTop w:val="0"/>
      <w:marBottom w:val="0"/>
      <w:divBdr>
        <w:top w:val="none" w:sz="0" w:space="0" w:color="auto"/>
        <w:left w:val="none" w:sz="0" w:space="0" w:color="auto"/>
        <w:bottom w:val="none" w:sz="0" w:space="0" w:color="auto"/>
        <w:right w:val="none" w:sz="0" w:space="0" w:color="auto"/>
      </w:divBdr>
    </w:div>
    <w:div w:id="661811078">
      <w:bodyDiv w:val="1"/>
      <w:marLeft w:val="0"/>
      <w:marRight w:val="0"/>
      <w:marTop w:val="0"/>
      <w:marBottom w:val="0"/>
      <w:divBdr>
        <w:top w:val="none" w:sz="0" w:space="0" w:color="auto"/>
        <w:left w:val="none" w:sz="0" w:space="0" w:color="auto"/>
        <w:bottom w:val="none" w:sz="0" w:space="0" w:color="auto"/>
        <w:right w:val="none" w:sz="0" w:space="0" w:color="auto"/>
      </w:divBdr>
    </w:div>
    <w:div w:id="661860264">
      <w:bodyDiv w:val="1"/>
      <w:marLeft w:val="0"/>
      <w:marRight w:val="0"/>
      <w:marTop w:val="0"/>
      <w:marBottom w:val="0"/>
      <w:divBdr>
        <w:top w:val="none" w:sz="0" w:space="0" w:color="auto"/>
        <w:left w:val="none" w:sz="0" w:space="0" w:color="auto"/>
        <w:bottom w:val="none" w:sz="0" w:space="0" w:color="auto"/>
        <w:right w:val="none" w:sz="0" w:space="0" w:color="auto"/>
      </w:divBdr>
    </w:div>
    <w:div w:id="662391342">
      <w:bodyDiv w:val="1"/>
      <w:marLeft w:val="0"/>
      <w:marRight w:val="0"/>
      <w:marTop w:val="0"/>
      <w:marBottom w:val="0"/>
      <w:divBdr>
        <w:top w:val="none" w:sz="0" w:space="0" w:color="auto"/>
        <w:left w:val="none" w:sz="0" w:space="0" w:color="auto"/>
        <w:bottom w:val="none" w:sz="0" w:space="0" w:color="auto"/>
        <w:right w:val="none" w:sz="0" w:space="0" w:color="auto"/>
      </w:divBdr>
    </w:div>
    <w:div w:id="663125409">
      <w:bodyDiv w:val="1"/>
      <w:marLeft w:val="0"/>
      <w:marRight w:val="0"/>
      <w:marTop w:val="0"/>
      <w:marBottom w:val="0"/>
      <w:divBdr>
        <w:top w:val="none" w:sz="0" w:space="0" w:color="auto"/>
        <w:left w:val="none" w:sz="0" w:space="0" w:color="auto"/>
        <w:bottom w:val="none" w:sz="0" w:space="0" w:color="auto"/>
        <w:right w:val="none" w:sz="0" w:space="0" w:color="auto"/>
      </w:divBdr>
    </w:div>
    <w:div w:id="663704873">
      <w:bodyDiv w:val="1"/>
      <w:marLeft w:val="0"/>
      <w:marRight w:val="0"/>
      <w:marTop w:val="0"/>
      <w:marBottom w:val="0"/>
      <w:divBdr>
        <w:top w:val="none" w:sz="0" w:space="0" w:color="auto"/>
        <w:left w:val="none" w:sz="0" w:space="0" w:color="auto"/>
        <w:bottom w:val="none" w:sz="0" w:space="0" w:color="auto"/>
        <w:right w:val="none" w:sz="0" w:space="0" w:color="auto"/>
      </w:divBdr>
    </w:div>
    <w:div w:id="663706340">
      <w:bodyDiv w:val="1"/>
      <w:marLeft w:val="0"/>
      <w:marRight w:val="0"/>
      <w:marTop w:val="0"/>
      <w:marBottom w:val="0"/>
      <w:divBdr>
        <w:top w:val="none" w:sz="0" w:space="0" w:color="auto"/>
        <w:left w:val="none" w:sz="0" w:space="0" w:color="auto"/>
        <w:bottom w:val="none" w:sz="0" w:space="0" w:color="auto"/>
        <w:right w:val="none" w:sz="0" w:space="0" w:color="auto"/>
      </w:divBdr>
    </w:div>
    <w:div w:id="663822569">
      <w:bodyDiv w:val="1"/>
      <w:marLeft w:val="0"/>
      <w:marRight w:val="0"/>
      <w:marTop w:val="0"/>
      <w:marBottom w:val="0"/>
      <w:divBdr>
        <w:top w:val="none" w:sz="0" w:space="0" w:color="auto"/>
        <w:left w:val="none" w:sz="0" w:space="0" w:color="auto"/>
        <w:bottom w:val="none" w:sz="0" w:space="0" w:color="auto"/>
        <w:right w:val="none" w:sz="0" w:space="0" w:color="auto"/>
      </w:divBdr>
    </w:div>
    <w:div w:id="664019060">
      <w:bodyDiv w:val="1"/>
      <w:marLeft w:val="0"/>
      <w:marRight w:val="0"/>
      <w:marTop w:val="0"/>
      <w:marBottom w:val="0"/>
      <w:divBdr>
        <w:top w:val="none" w:sz="0" w:space="0" w:color="auto"/>
        <w:left w:val="none" w:sz="0" w:space="0" w:color="auto"/>
        <w:bottom w:val="none" w:sz="0" w:space="0" w:color="auto"/>
        <w:right w:val="none" w:sz="0" w:space="0" w:color="auto"/>
      </w:divBdr>
    </w:div>
    <w:div w:id="664551933">
      <w:bodyDiv w:val="1"/>
      <w:marLeft w:val="0"/>
      <w:marRight w:val="0"/>
      <w:marTop w:val="0"/>
      <w:marBottom w:val="0"/>
      <w:divBdr>
        <w:top w:val="none" w:sz="0" w:space="0" w:color="auto"/>
        <w:left w:val="none" w:sz="0" w:space="0" w:color="auto"/>
        <w:bottom w:val="none" w:sz="0" w:space="0" w:color="auto"/>
        <w:right w:val="none" w:sz="0" w:space="0" w:color="auto"/>
      </w:divBdr>
    </w:div>
    <w:div w:id="664632299">
      <w:bodyDiv w:val="1"/>
      <w:marLeft w:val="0"/>
      <w:marRight w:val="0"/>
      <w:marTop w:val="0"/>
      <w:marBottom w:val="0"/>
      <w:divBdr>
        <w:top w:val="none" w:sz="0" w:space="0" w:color="auto"/>
        <w:left w:val="none" w:sz="0" w:space="0" w:color="auto"/>
        <w:bottom w:val="none" w:sz="0" w:space="0" w:color="auto"/>
        <w:right w:val="none" w:sz="0" w:space="0" w:color="auto"/>
      </w:divBdr>
    </w:div>
    <w:div w:id="664750565">
      <w:bodyDiv w:val="1"/>
      <w:marLeft w:val="0"/>
      <w:marRight w:val="0"/>
      <w:marTop w:val="0"/>
      <w:marBottom w:val="0"/>
      <w:divBdr>
        <w:top w:val="none" w:sz="0" w:space="0" w:color="auto"/>
        <w:left w:val="none" w:sz="0" w:space="0" w:color="auto"/>
        <w:bottom w:val="none" w:sz="0" w:space="0" w:color="auto"/>
        <w:right w:val="none" w:sz="0" w:space="0" w:color="auto"/>
      </w:divBdr>
    </w:div>
    <w:div w:id="664893099">
      <w:bodyDiv w:val="1"/>
      <w:marLeft w:val="0"/>
      <w:marRight w:val="0"/>
      <w:marTop w:val="0"/>
      <w:marBottom w:val="0"/>
      <w:divBdr>
        <w:top w:val="none" w:sz="0" w:space="0" w:color="auto"/>
        <w:left w:val="none" w:sz="0" w:space="0" w:color="auto"/>
        <w:bottom w:val="none" w:sz="0" w:space="0" w:color="auto"/>
        <w:right w:val="none" w:sz="0" w:space="0" w:color="auto"/>
      </w:divBdr>
    </w:div>
    <w:div w:id="665133074">
      <w:bodyDiv w:val="1"/>
      <w:marLeft w:val="0"/>
      <w:marRight w:val="0"/>
      <w:marTop w:val="0"/>
      <w:marBottom w:val="0"/>
      <w:divBdr>
        <w:top w:val="none" w:sz="0" w:space="0" w:color="auto"/>
        <w:left w:val="none" w:sz="0" w:space="0" w:color="auto"/>
        <w:bottom w:val="none" w:sz="0" w:space="0" w:color="auto"/>
        <w:right w:val="none" w:sz="0" w:space="0" w:color="auto"/>
      </w:divBdr>
    </w:div>
    <w:div w:id="665285869">
      <w:bodyDiv w:val="1"/>
      <w:marLeft w:val="0"/>
      <w:marRight w:val="0"/>
      <w:marTop w:val="0"/>
      <w:marBottom w:val="0"/>
      <w:divBdr>
        <w:top w:val="none" w:sz="0" w:space="0" w:color="auto"/>
        <w:left w:val="none" w:sz="0" w:space="0" w:color="auto"/>
        <w:bottom w:val="none" w:sz="0" w:space="0" w:color="auto"/>
        <w:right w:val="none" w:sz="0" w:space="0" w:color="auto"/>
      </w:divBdr>
    </w:div>
    <w:div w:id="666247701">
      <w:bodyDiv w:val="1"/>
      <w:marLeft w:val="0"/>
      <w:marRight w:val="0"/>
      <w:marTop w:val="0"/>
      <w:marBottom w:val="0"/>
      <w:divBdr>
        <w:top w:val="none" w:sz="0" w:space="0" w:color="auto"/>
        <w:left w:val="none" w:sz="0" w:space="0" w:color="auto"/>
        <w:bottom w:val="none" w:sz="0" w:space="0" w:color="auto"/>
        <w:right w:val="none" w:sz="0" w:space="0" w:color="auto"/>
      </w:divBdr>
    </w:div>
    <w:div w:id="666400420">
      <w:bodyDiv w:val="1"/>
      <w:marLeft w:val="0"/>
      <w:marRight w:val="0"/>
      <w:marTop w:val="0"/>
      <w:marBottom w:val="0"/>
      <w:divBdr>
        <w:top w:val="none" w:sz="0" w:space="0" w:color="auto"/>
        <w:left w:val="none" w:sz="0" w:space="0" w:color="auto"/>
        <w:bottom w:val="none" w:sz="0" w:space="0" w:color="auto"/>
        <w:right w:val="none" w:sz="0" w:space="0" w:color="auto"/>
      </w:divBdr>
    </w:div>
    <w:div w:id="666442413">
      <w:bodyDiv w:val="1"/>
      <w:marLeft w:val="0"/>
      <w:marRight w:val="0"/>
      <w:marTop w:val="0"/>
      <w:marBottom w:val="0"/>
      <w:divBdr>
        <w:top w:val="none" w:sz="0" w:space="0" w:color="auto"/>
        <w:left w:val="none" w:sz="0" w:space="0" w:color="auto"/>
        <w:bottom w:val="none" w:sz="0" w:space="0" w:color="auto"/>
        <w:right w:val="none" w:sz="0" w:space="0" w:color="auto"/>
      </w:divBdr>
    </w:div>
    <w:div w:id="666523023">
      <w:bodyDiv w:val="1"/>
      <w:marLeft w:val="0"/>
      <w:marRight w:val="0"/>
      <w:marTop w:val="0"/>
      <w:marBottom w:val="0"/>
      <w:divBdr>
        <w:top w:val="none" w:sz="0" w:space="0" w:color="auto"/>
        <w:left w:val="none" w:sz="0" w:space="0" w:color="auto"/>
        <w:bottom w:val="none" w:sz="0" w:space="0" w:color="auto"/>
        <w:right w:val="none" w:sz="0" w:space="0" w:color="auto"/>
      </w:divBdr>
    </w:div>
    <w:div w:id="667291001">
      <w:bodyDiv w:val="1"/>
      <w:marLeft w:val="0"/>
      <w:marRight w:val="0"/>
      <w:marTop w:val="0"/>
      <w:marBottom w:val="0"/>
      <w:divBdr>
        <w:top w:val="none" w:sz="0" w:space="0" w:color="auto"/>
        <w:left w:val="none" w:sz="0" w:space="0" w:color="auto"/>
        <w:bottom w:val="none" w:sz="0" w:space="0" w:color="auto"/>
        <w:right w:val="none" w:sz="0" w:space="0" w:color="auto"/>
      </w:divBdr>
    </w:div>
    <w:div w:id="667906327">
      <w:bodyDiv w:val="1"/>
      <w:marLeft w:val="0"/>
      <w:marRight w:val="0"/>
      <w:marTop w:val="0"/>
      <w:marBottom w:val="0"/>
      <w:divBdr>
        <w:top w:val="none" w:sz="0" w:space="0" w:color="auto"/>
        <w:left w:val="none" w:sz="0" w:space="0" w:color="auto"/>
        <w:bottom w:val="none" w:sz="0" w:space="0" w:color="auto"/>
        <w:right w:val="none" w:sz="0" w:space="0" w:color="auto"/>
      </w:divBdr>
    </w:div>
    <w:div w:id="668027161">
      <w:bodyDiv w:val="1"/>
      <w:marLeft w:val="0"/>
      <w:marRight w:val="0"/>
      <w:marTop w:val="0"/>
      <w:marBottom w:val="0"/>
      <w:divBdr>
        <w:top w:val="none" w:sz="0" w:space="0" w:color="auto"/>
        <w:left w:val="none" w:sz="0" w:space="0" w:color="auto"/>
        <w:bottom w:val="none" w:sz="0" w:space="0" w:color="auto"/>
        <w:right w:val="none" w:sz="0" w:space="0" w:color="auto"/>
      </w:divBdr>
    </w:div>
    <w:div w:id="669143364">
      <w:bodyDiv w:val="1"/>
      <w:marLeft w:val="0"/>
      <w:marRight w:val="0"/>
      <w:marTop w:val="0"/>
      <w:marBottom w:val="0"/>
      <w:divBdr>
        <w:top w:val="none" w:sz="0" w:space="0" w:color="auto"/>
        <w:left w:val="none" w:sz="0" w:space="0" w:color="auto"/>
        <w:bottom w:val="none" w:sz="0" w:space="0" w:color="auto"/>
        <w:right w:val="none" w:sz="0" w:space="0" w:color="auto"/>
      </w:divBdr>
    </w:div>
    <w:div w:id="669480379">
      <w:bodyDiv w:val="1"/>
      <w:marLeft w:val="0"/>
      <w:marRight w:val="0"/>
      <w:marTop w:val="0"/>
      <w:marBottom w:val="0"/>
      <w:divBdr>
        <w:top w:val="none" w:sz="0" w:space="0" w:color="auto"/>
        <w:left w:val="none" w:sz="0" w:space="0" w:color="auto"/>
        <w:bottom w:val="none" w:sz="0" w:space="0" w:color="auto"/>
        <w:right w:val="none" w:sz="0" w:space="0" w:color="auto"/>
      </w:divBdr>
    </w:div>
    <w:div w:id="669796720">
      <w:bodyDiv w:val="1"/>
      <w:marLeft w:val="0"/>
      <w:marRight w:val="0"/>
      <w:marTop w:val="0"/>
      <w:marBottom w:val="0"/>
      <w:divBdr>
        <w:top w:val="none" w:sz="0" w:space="0" w:color="auto"/>
        <w:left w:val="none" w:sz="0" w:space="0" w:color="auto"/>
        <w:bottom w:val="none" w:sz="0" w:space="0" w:color="auto"/>
        <w:right w:val="none" w:sz="0" w:space="0" w:color="auto"/>
      </w:divBdr>
    </w:div>
    <w:div w:id="670303395">
      <w:bodyDiv w:val="1"/>
      <w:marLeft w:val="0"/>
      <w:marRight w:val="0"/>
      <w:marTop w:val="0"/>
      <w:marBottom w:val="0"/>
      <w:divBdr>
        <w:top w:val="none" w:sz="0" w:space="0" w:color="auto"/>
        <w:left w:val="none" w:sz="0" w:space="0" w:color="auto"/>
        <w:bottom w:val="none" w:sz="0" w:space="0" w:color="auto"/>
        <w:right w:val="none" w:sz="0" w:space="0" w:color="auto"/>
      </w:divBdr>
    </w:div>
    <w:div w:id="670907408">
      <w:bodyDiv w:val="1"/>
      <w:marLeft w:val="0"/>
      <w:marRight w:val="0"/>
      <w:marTop w:val="0"/>
      <w:marBottom w:val="0"/>
      <w:divBdr>
        <w:top w:val="none" w:sz="0" w:space="0" w:color="auto"/>
        <w:left w:val="none" w:sz="0" w:space="0" w:color="auto"/>
        <w:bottom w:val="none" w:sz="0" w:space="0" w:color="auto"/>
        <w:right w:val="none" w:sz="0" w:space="0" w:color="auto"/>
      </w:divBdr>
    </w:div>
    <w:div w:id="671957106">
      <w:bodyDiv w:val="1"/>
      <w:marLeft w:val="0"/>
      <w:marRight w:val="0"/>
      <w:marTop w:val="0"/>
      <w:marBottom w:val="0"/>
      <w:divBdr>
        <w:top w:val="none" w:sz="0" w:space="0" w:color="auto"/>
        <w:left w:val="none" w:sz="0" w:space="0" w:color="auto"/>
        <w:bottom w:val="none" w:sz="0" w:space="0" w:color="auto"/>
        <w:right w:val="none" w:sz="0" w:space="0" w:color="auto"/>
      </w:divBdr>
    </w:div>
    <w:div w:id="672759738">
      <w:bodyDiv w:val="1"/>
      <w:marLeft w:val="0"/>
      <w:marRight w:val="0"/>
      <w:marTop w:val="0"/>
      <w:marBottom w:val="0"/>
      <w:divBdr>
        <w:top w:val="none" w:sz="0" w:space="0" w:color="auto"/>
        <w:left w:val="none" w:sz="0" w:space="0" w:color="auto"/>
        <w:bottom w:val="none" w:sz="0" w:space="0" w:color="auto"/>
        <w:right w:val="none" w:sz="0" w:space="0" w:color="auto"/>
      </w:divBdr>
    </w:div>
    <w:div w:id="672924802">
      <w:bodyDiv w:val="1"/>
      <w:marLeft w:val="0"/>
      <w:marRight w:val="0"/>
      <w:marTop w:val="0"/>
      <w:marBottom w:val="0"/>
      <w:divBdr>
        <w:top w:val="none" w:sz="0" w:space="0" w:color="auto"/>
        <w:left w:val="none" w:sz="0" w:space="0" w:color="auto"/>
        <w:bottom w:val="none" w:sz="0" w:space="0" w:color="auto"/>
        <w:right w:val="none" w:sz="0" w:space="0" w:color="auto"/>
      </w:divBdr>
    </w:div>
    <w:div w:id="672924952">
      <w:bodyDiv w:val="1"/>
      <w:marLeft w:val="0"/>
      <w:marRight w:val="0"/>
      <w:marTop w:val="0"/>
      <w:marBottom w:val="0"/>
      <w:divBdr>
        <w:top w:val="none" w:sz="0" w:space="0" w:color="auto"/>
        <w:left w:val="none" w:sz="0" w:space="0" w:color="auto"/>
        <w:bottom w:val="none" w:sz="0" w:space="0" w:color="auto"/>
        <w:right w:val="none" w:sz="0" w:space="0" w:color="auto"/>
      </w:divBdr>
    </w:div>
    <w:div w:id="672954235">
      <w:bodyDiv w:val="1"/>
      <w:marLeft w:val="0"/>
      <w:marRight w:val="0"/>
      <w:marTop w:val="0"/>
      <w:marBottom w:val="0"/>
      <w:divBdr>
        <w:top w:val="none" w:sz="0" w:space="0" w:color="auto"/>
        <w:left w:val="none" w:sz="0" w:space="0" w:color="auto"/>
        <w:bottom w:val="none" w:sz="0" w:space="0" w:color="auto"/>
        <w:right w:val="none" w:sz="0" w:space="0" w:color="auto"/>
      </w:divBdr>
    </w:div>
    <w:div w:id="672996133">
      <w:bodyDiv w:val="1"/>
      <w:marLeft w:val="0"/>
      <w:marRight w:val="0"/>
      <w:marTop w:val="0"/>
      <w:marBottom w:val="0"/>
      <w:divBdr>
        <w:top w:val="none" w:sz="0" w:space="0" w:color="auto"/>
        <w:left w:val="none" w:sz="0" w:space="0" w:color="auto"/>
        <w:bottom w:val="none" w:sz="0" w:space="0" w:color="auto"/>
        <w:right w:val="none" w:sz="0" w:space="0" w:color="auto"/>
      </w:divBdr>
    </w:div>
    <w:div w:id="673190728">
      <w:bodyDiv w:val="1"/>
      <w:marLeft w:val="0"/>
      <w:marRight w:val="0"/>
      <w:marTop w:val="0"/>
      <w:marBottom w:val="0"/>
      <w:divBdr>
        <w:top w:val="none" w:sz="0" w:space="0" w:color="auto"/>
        <w:left w:val="none" w:sz="0" w:space="0" w:color="auto"/>
        <w:bottom w:val="none" w:sz="0" w:space="0" w:color="auto"/>
        <w:right w:val="none" w:sz="0" w:space="0" w:color="auto"/>
      </w:divBdr>
    </w:div>
    <w:div w:id="673336261">
      <w:bodyDiv w:val="1"/>
      <w:marLeft w:val="0"/>
      <w:marRight w:val="0"/>
      <w:marTop w:val="0"/>
      <w:marBottom w:val="0"/>
      <w:divBdr>
        <w:top w:val="none" w:sz="0" w:space="0" w:color="auto"/>
        <w:left w:val="none" w:sz="0" w:space="0" w:color="auto"/>
        <w:bottom w:val="none" w:sz="0" w:space="0" w:color="auto"/>
        <w:right w:val="none" w:sz="0" w:space="0" w:color="auto"/>
      </w:divBdr>
    </w:div>
    <w:div w:id="673529153">
      <w:bodyDiv w:val="1"/>
      <w:marLeft w:val="0"/>
      <w:marRight w:val="0"/>
      <w:marTop w:val="0"/>
      <w:marBottom w:val="0"/>
      <w:divBdr>
        <w:top w:val="none" w:sz="0" w:space="0" w:color="auto"/>
        <w:left w:val="none" w:sz="0" w:space="0" w:color="auto"/>
        <w:bottom w:val="none" w:sz="0" w:space="0" w:color="auto"/>
        <w:right w:val="none" w:sz="0" w:space="0" w:color="auto"/>
      </w:divBdr>
    </w:div>
    <w:div w:id="673610317">
      <w:bodyDiv w:val="1"/>
      <w:marLeft w:val="0"/>
      <w:marRight w:val="0"/>
      <w:marTop w:val="0"/>
      <w:marBottom w:val="0"/>
      <w:divBdr>
        <w:top w:val="none" w:sz="0" w:space="0" w:color="auto"/>
        <w:left w:val="none" w:sz="0" w:space="0" w:color="auto"/>
        <w:bottom w:val="none" w:sz="0" w:space="0" w:color="auto"/>
        <w:right w:val="none" w:sz="0" w:space="0" w:color="auto"/>
      </w:divBdr>
    </w:div>
    <w:div w:id="673730670">
      <w:bodyDiv w:val="1"/>
      <w:marLeft w:val="0"/>
      <w:marRight w:val="0"/>
      <w:marTop w:val="0"/>
      <w:marBottom w:val="0"/>
      <w:divBdr>
        <w:top w:val="none" w:sz="0" w:space="0" w:color="auto"/>
        <w:left w:val="none" w:sz="0" w:space="0" w:color="auto"/>
        <w:bottom w:val="none" w:sz="0" w:space="0" w:color="auto"/>
        <w:right w:val="none" w:sz="0" w:space="0" w:color="auto"/>
      </w:divBdr>
    </w:div>
    <w:div w:id="675111400">
      <w:bodyDiv w:val="1"/>
      <w:marLeft w:val="0"/>
      <w:marRight w:val="0"/>
      <w:marTop w:val="0"/>
      <w:marBottom w:val="0"/>
      <w:divBdr>
        <w:top w:val="none" w:sz="0" w:space="0" w:color="auto"/>
        <w:left w:val="none" w:sz="0" w:space="0" w:color="auto"/>
        <w:bottom w:val="none" w:sz="0" w:space="0" w:color="auto"/>
        <w:right w:val="none" w:sz="0" w:space="0" w:color="auto"/>
      </w:divBdr>
    </w:div>
    <w:div w:id="675499747">
      <w:bodyDiv w:val="1"/>
      <w:marLeft w:val="0"/>
      <w:marRight w:val="0"/>
      <w:marTop w:val="0"/>
      <w:marBottom w:val="0"/>
      <w:divBdr>
        <w:top w:val="none" w:sz="0" w:space="0" w:color="auto"/>
        <w:left w:val="none" w:sz="0" w:space="0" w:color="auto"/>
        <w:bottom w:val="none" w:sz="0" w:space="0" w:color="auto"/>
        <w:right w:val="none" w:sz="0" w:space="0" w:color="auto"/>
      </w:divBdr>
    </w:div>
    <w:div w:id="675570218">
      <w:bodyDiv w:val="1"/>
      <w:marLeft w:val="0"/>
      <w:marRight w:val="0"/>
      <w:marTop w:val="0"/>
      <w:marBottom w:val="0"/>
      <w:divBdr>
        <w:top w:val="none" w:sz="0" w:space="0" w:color="auto"/>
        <w:left w:val="none" w:sz="0" w:space="0" w:color="auto"/>
        <w:bottom w:val="none" w:sz="0" w:space="0" w:color="auto"/>
        <w:right w:val="none" w:sz="0" w:space="0" w:color="auto"/>
      </w:divBdr>
    </w:div>
    <w:div w:id="676272228">
      <w:bodyDiv w:val="1"/>
      <w:marLeft w:val="0"/>
      <w:marRight w:val="0"/>
      <w:marTop w:val="0"/>
      <w:marBottom w:val="0"/>
      <w:divBdr>
        <w:top w:val="none" w:sz="0" w:space="0" w:color="auto"/>
        <w:left w:val="none" w:sz="0" w:space="0" w:color="auto"/>
        <w:bottom w:val="none" w:sz="0" w:space="0" w:color="auto"/>
        <w:right w:val="none" w:sz="0" w:space="0" w:color="auto"/>
      </w:divBdr>
    </w:div>
    <w:div w:id="676616216">
      <w:bodyDiv w:val="1"/>
      <w:marLeft w:val="0"/>
      <w:marRight w:val="0"/>
      <w:marTop w:val="0"/>
      <w:marBottom w:val="0"/>
      <w:divBdr>
        <w:top w:val="none" w:sz="0" w:space="0" w:color="auto"/>
        <w:left w:val="none" w:sz="0" w:space="0" w:color="auto"/>
        <w:bottom w:val="none" w:sz="0" w:space="0" w:color="auto"/>
        <w:right w:val="none" w:sz="0" w:space="0" w:color="auto"/>
      </w:divBdr>
    </w:div>
    <w:div w:id="676736478">
      <w:bodyDiv w:val="1"/>
      <w:marLeft w:val="0"/>
      <w:marRight w:val="0"/>
      <w:marTop w:val="0"/>
      <w:marBottom w:val="0"/>
      <w:divBdr>
        <w:top w:val="none" w:sz="0" w:space="0" w:color="auto"/>
        <w:left w:val="none" w:sz="0" w:space="0" w:color="auto"/>
        <w:bottom w:val="none" w:sz="0" w:space="0" w:color="auto"/>
        <w:right w:val="none" w:sz="0" w:space="0" w:color="auto"/>
      </w:divBdr>
    </w:div>
    <w:div w:id="677850990">
      <w:bodyDiv w:val="1"/>
      <w:marLeft w:val="0"/>
      <w:marRight w:val="0"/>
      <w:marTop w:val="0"/>
      <w:marBottom w:val="0"/>
      <w:divBdr>
        <w:top w:val="none" w:sz="0" w:space="0" w:color="auto"/>
        <w:left w:val="none" w:sz="0" w:space="0" w:color="auto"/>
        <w:bottom w:val="none" w:sz="0" w:space="0" w:color="auto"/>
        <w:right w:val="none" w:sz="0" w:space="0" w:color="auto"/>
      </w:divBdr>
    </w:div>
    <w:div w:id="678308893">
      <w:bodyDiv w:val="1"/>
      <w:marLeft w:val="0"/>
      <w:marRight w:val="0"/>
      <w:marTop w:val="0"/>
      <w:marBottom w:val="0"/>
      <w:divBdr>
        <w:top w:val="none" w:sz="0" w:space="0" w:color="auto"/>
        <w:left w:val="none" w:sz="0" w:space="0" w:color="auto"/>
        <w:bottom w:val="none" w:sz="0" w:space="0" w:color="auto"/>
        <w:right w:val="none" w:sz="0" w:space="0" w:color="auto"/>
      </w:divBdr>
    </w:div>
    <w:div w:id="678657662">
      <w:bodyDiv w:val="1"/>
      <w:marLeft w:val="0"/>
      <w:marRight w:val="0"/>
      <w:marTop w:val="0"/>
      <w:marBottom w:val="0"/>
      <w:divBdr>
        <w:top w:val="none" w:sz="0" w:space="0" w:color="auto"/>
        <w:left w:val="none" w:sz="0" w:space="0" w:color="auto"/>
        <w:bottom w:val="none" w:sz="0" w:space="0" w:color="auto"/>
        <w:right w:val="none" w:sz="0" w:space="0" w:color="auto"/>
      </w:divBdr>
    </w:div>
    <w:div w:id="679308183">
      <w:bodyDiv w:val="1"/>
      <w:marLeft w:val="0"/>
      <w:marRight w:val="0"/>
      <w:marTop w:val="0"/>
      <w:marBottom w:val="0"/>
      <w:divBdr>
        <w:top w:val="none" w:sz="0" w:space="0" w:color="auto"/>
        <w:left w:val="none" w:sz="0" w:space="0" w:color="auto"/>
        <w:bottom w:val="none" w:sz="0" w:space="0" w:color="auto"/>
        <w:right w:val="none" w:sz="0" w:space="0" w:color="auto"/>
      </w:divBdr>
    </w:div>
    <w:div w:id="679309507">
      <w:bodyDiv w:val="1"/>
      <w:marLeft w:val="0"/>
      <w:marRight w:val="0"/>
      <w:marTop w:val="0"/>
      <w:marBottom w:val="0"/>
      <w:divBdr>
        <w:top w:val="none" w:sz="0" w:space="0" w:color="auto"/>
        <w:left w:val="none" w:sz="0" w:space="0" w:color="auto"/>
        <w:bottom w:val="none" w:sz="0" w:space="0" w:color="auto"/>
        <w:right w:val="none" w:sz="0" w:space="0" w:color="auto"/>
      </w:divBdr>
    </w:div>
    <w:div w:id="679546246">
      <w:bodyDiv w:val="1"/>
      <w:marLeft w:val="0"/>
      <w:marRight w:val="0"/>
      <w:marTop w:val="0"/>
      <w:marBottom w:val="0"/>
      <w:divBdr>
        <w:top w:val="none" w:sz="0" w:space="0" w:color="auto"/>
        <w:left w:val="none" w:sz="0" w:space="0" w:color="auto"/>
        <w:bottom w:val="none" w:sz="0" w:space="0" w:color="auto"/>
        <w:right w:val="none" w:sz="0" w:space="0" w:color="auto"/>
      </w:divBdr>
    </w:div>
    <w:div w:id="679938564">
      <w:bodyDiv w:val="1"/>
      <w:marLeft w:val="0"/>
      <w:marRight w:val="0"/>
      <w:marTop w:val="0"/>
      <w:marBottom w:val="0"/>
      <w:divBdr>
        <w:top w:val="none" w:sz="0" w:space="0" w:color="auto"/>
        <w:left w:val="none" w:sz="0" w:space="0" w:color="auto"/>
        <w:bottom w:val="none" w:sz="0" w:space="0" w:color="auto"/>
        <w:right w:val="none" w:sz="0" w:space="0" w:color="auto"/>
      </w:divBdr>
    </w:div>
    <w:div w:id="680352467">
      <w:bodyDiv w:val="1"/>
      <w:marLeft w:val="0"/>
      <w:marRight w:val="0"/>
      <w:marTop w:val="0"/>
      <w:marBottom w:val="0"/>
      <w:divBdr>
        <w:top w:val="none" w:sz="0" w:space="0" w:color="auto"/>
        <w:left w:val="none" w:sz="0" w:space="0" w:color="auto"/>
        <w:bottom w:val="none" w:sz="0" w:space="0" w:color="auto"/>
        <w:right w:val="none" w:sz="0" w:space="0" w:color="auto"/>
      </w:divBdr>
    </w:div>
    <w:div w:id="680354725">
      <w:bodyDiv w:val="1"/>
      <w:marLeft w:val="0"/>
      <w:marRight w:val="0"/>
      <w:marTop w:val="0"/>
      <w:marBottom w:val="0"/>
      <w:divBdr>
        <w:top w:val="none" w:sz="0" w:space="0" w:color="auto"/>
        <w:left w:val="none" w:sz="0" w:space="0" w:color="auto"/>
        <w:bottom w:val="none" w:sz="0" w:space="0" w:color="auto"/>
        <w:right w:val="none" w:sz="0" w:space="0" w:color="auto"/>
      </w:divBdr>
    </w:div>
    <w:div w:id="680400921">
      <w:bodyDiv w:val="1"/>
      <w:marLeft w:val="0"/>
      <w:marRight w:val="0"/>
      <w:marTop w:val="0"/>
      <w:marBottom w:val="0"/>
      <w:divBdr>
        <w:top w:val="none" w:sz="0" w:space="0" w:color="auto"/>
        <w:left w:val="none" w:sz="0" w:space="0" w:color="auto"/>
        <w:bottom w:val="none" w:sz="0" w:space="0" w:color="auto"/>
        <w:right w:val="none" w:sz="0" w:space="0" w:color="auto"/>
      </w:divBdr>
    </w:div>
    <w:div w:id="680666540">
      <w:bodyDiv w:val="1"/>
      <w:marLeft w:val="0"/>
      <w:marRight w:val="0"/>
      <w:marTop w:val="0"/>
      <w:marBottom w:val="0"/>
      <w:divBdr>
        <w:top w:val="none" w:sz="0" w:space="0" w:color="auto"/>
        <w:left w:val="none" w:sz="0" w:space="0" w:color="auto"/>
        <w:bottom w:val="none" w:sz="0" w:space="0" w:color="auto"/>
        <w:right w:val="none" w:sz="0" w:space="0" w:color="auto"/>
      </w:divBdr>
    </w:div>
    <w:div w:id="681202401">
      <w:bodyDiv w:val="1"/>
      <w:marLeft w:val="0"/>
      <w:marRight w:val="0"/>
      <w:marTop w:val="0"/>
      <w:marBottom w:val="0"/>
      <w:divBdr>
        <w:top w:val="none" w:sz="0" w:space="0" w:color="auto"/>
        <w:left w:val="none" w:sz="0" w:space="0" w:color="auto"/>
        <w:bottom w:val="none" w:sz="0" w:space="0" w:color="auto"/>
        <w:right w:val="none" w:sz="0" w:space="0" w:color="auto"/>
      </w:divBdr>
    </w:div>
    <w:div w:id="681204246">
      <w:bodyDiv w:val="1"/>
      <w:marLeft w:val="0"/>
      <w:marRight w:val="0"/>
      <w:marTop w:val="0"/>
      <w:marBottom w:val="0"/>
      <w:divBdr>
        <w:top w:val="none" w:sz="0" w:space="0" w:color="auto"/>
        <w:left w:val="none" w:sz="0" w:space="0" w:color="auto"/>
        <w:bottom w:val="none" w:sz="0" w:space="0" w:color="auto"/>
        <w:right w:val="none" w:sz="0" w:space="0" w:color="auto"/>
      </w:divBdr>
    </w:div>
    <w:div w:id="681513100">
      <w:bodyDiv w:val="1"/>
      <w:marLeft w:val="0"/>
      <w:marRight w:val="0"/>
      <w:marTop w:val="0"/>
      <w:marBottom w:val="0"/>
      <w:divBdr>
        <w:top w:val="none" w:sz="0" w:space="0" w:color="auto"/>
        <w:left w:val="none" w:sz="0" w:space="0" w:color="auto"/>
        <w:bottom w:val="none" w:sz="0" w:space="0" w:color="auto"/>
        <w:right w:val="none" w:sz="0" w:space="0" w:color="auto"/>
      </w:divBdr>
    </w:div>
    <w:div w:id="681585897">
      <w:bodyDiv w:val="1"/>
      <w:marLeft w:val="0"/>
      <w:marRight w:val="0"/>
      <w:marTop w:val="0"/>
      <w:marBottom w:val="0"/>
      <w:divBdr>
        <w:top w:val="none" w:sz="0" w:space="0" w:color="auto"/>
        <w:left w:val="none" w:sz="0" w:space="0" w:color="auto"/>
        <w:bottom w:val="none" w:sz="0" w:space="0" w:color="auto"/>
        <w:right w:val="none" w:sz="0" w:space="0" w:color="auto"/>
      </w:divBdr>
    </w:div>
    <w:div w:id="681589623">
      <w:bodyDiv w:val="1"/>
      <w:marLeft w:val="0"/>
      <w:marRight w:val="0"/>
      <w:marTop w:val="0"/>
      <w:marBottom w:val="0"/>
      <w:divBdr>
        <w:top w:val="none" w:sz="0" w:space="0" w:color="auto"/>
        <w:left w:val="none" w:sz="0" w:space="0" w:color="auto"/>
        <w:bottom w:val="none" w:sz="0" w:space="0" w:color="auto"/>
        <w:right w:val="none" w:sz="0" w:space="0" w:color="auto"/>
      </w:divBdr>
    </w:div>
    <w:div w:id="681664615">
      <w:bodyDiv w:val="1"/>
      <w:marLeft w:val="0"/>
      <w:marRight w:val="0"/>
      <w:marTop w:val="0"/>
      <w:marBottom w:val="0"/>
      <w:divBdr>
        <w:top w:val="none" w:sz="0" w:space="0" w:color="auto"/>
        <w:left w:val="none" w:sz="0" w:space="0" w:color="auto"/>
        <w:bottom w:val="none" w:sz="0" w:space="0" w:color="auto"/>
        <w:right w:val="none" w:sz="0" w:space="0" w:color="auto"/>
      </w:divBdr>
    </w:div>
    <w:div w:id="681980500">
      <w:bodyDiv w:val="1"/>
      <w:marLeft w:val="0"/>
      <w:marRight w:val="0"/>
      <w:marTop w:val="0"/>
      <w:marBottom w:val="0"/>
      <w:divBdr>
        <w:top w:val="none" w:sz="0" w:space="0" w:color="auto"/>
        <w:left w:val="none" w:sz="0" w:space="0" w:color="auto"/>
        <w:bottom w:val="none" w:sz="0" w:space="0" w:color="auto"/>
        <w:right w:val="none" w:sz="0" w:space="0" w:color="auto"/>
      </w:divBdr>
    </w:div>
    <w:div w:id="682442122">
      <w:bodyDiv w:val="1"/>
      <w:marLeft w:val="0"/>
      <w:marRight w:val="0"/>
      <w:marTop w:val="0"/>
      <w:marBottom w:val="0"/>
      <w:divBdr>
        <w:top w:val="none" w:sz="0" w:space="0" w:color="auto"/>
        <w:left w:val="none" w:sz="0" w:space="0" w:color="auto"/>
        <w:bottom w:val="none" w:sz="0" w:space="0" w:color="auto"/>
        <w:right w:val="none" w:sz="0" w:space="0" w:color="auto"/>
      </w:divBdr>
    </w:div>
    <w:div w:id="682754102">
      <w:bodyDiv w:val="1"/>
      <w:marLeft w:val="0"/>
      <w:marRight w:val="0"/>
      <w:marTop w:val="0"/>
      <w:marBottom w:val="0"/>
      <w:divBdr>
        <w:top w:val="none" w:sz="0" w:space="0" w:color="auto"/>
        <w:left w:val="none" w:sz="0" w:space="0" w:color="auto"/>
        <w:bottom w:val="none" w:sz="0" w:space="0" w:color="auto"/>
        <w:right w:val="none" w:sz="0" w:space="0" w:color="auto"/>
      </w:divBdr>
    </w:div>
    <w:div w:id="682778997">
      <w:bodyDiv w:val="1"/>
      <w:marLeft w:val="0"/>
      <w:marRight w:val="0"/>
      <w:marTop w:val="0"/>
      <w:marBottom w:val="0"/>
      <w:divBdr>
        <w:top w:val="none" w:sz="0" w:space="0" w:color="auto"/>
        <w:left w:val="none" w:sz="0" w:space="0" w:color="auto"/>
        <w:bottom w:val="none" w:sz="0" w:space="0" w:color="auto"/>
        <w:right w:val="none" w:sz="0" w:space="0" w:color="auto"/>
      </w:divBdr>
    </w:div>
    <w:div w:id="682781622">
      <w:bodyDiv w:val="1"/>
      <w:marLeft w:val="0"/>
      <w:marRight w:val="0"/>
      <w:marTop w:val="0"/>
      <w:marBottom w:val="0"/>
      <w:divBdr>
        <w:top w:val="none" w:sz="0" w:space="0" w:color="auto"/>
        <w:left w:val="none" w:sz="0" w:space="0" w:color="auto"/>
        <w:bottom w:val="none" w:sz="0" w:space="0" w:color="auto"/>
        <w:right w:val="none" w:sz="0" w:space="0" w:color="auto"/>
      </w:divBdr>
    </w:div>
    <w:div w:id="682824926">
      <w:bodyDiv w:val="1"/>
      <w:marLeft w:val="0"/>
      <w:marRight w:val="0"/>
      <w:marTop w:val="0"/>
      <w:marBottom w:val="0"/>
      <w:divBdr>
        <w:top w:val="none" w:sz="0" w:space="0" w:color="auto"/>
        <w:left w:val="none" w:sz="0" w:space="0" w:color="auto"/>
        <w:bottom w:val="none" w:sz="0" w:space="0" w:color="auto"/>
        <w:right w:val="none" w:sz="0" w:space="0" w:color="auto"/>
      </w:divBdr>
    </w:div>
    <w:div w:id="683634667">
      <w:bodyDiv w:val="1"/>
      <w:marLeft w:val="0"/>
      <w:marRight w:val="0"/>
      <w:marTop w:val="0"/>
      <w:marBottom w:val="0"/>
      <w:divBdr>
        <w:top w:val="none" w:sz="0" w:space="0" w:color="auto"/>
        <w:left w:val="none" w:sz="0" w:space="0" w:color="auto"/>
        <w:bottom w:val="none" w:sz="0" w:space="0" w:color="auto"/>
        <w:right w:val="none" w:sz="0" w:space="0" w:color="auto"/>
      </w:divBdr>
    </w:div>
    <w:div w:id="685599397">
      <w:bodyDiv w:val="1"/>
      <w:marLeft w:val="0"/>
      <w:marRight w:val="0"/>
      <w:marTop w:val="0"/>
      <w:marBottom w:val="0"/>
      <w:divBdr>
        <w:top w:val="none" w:sz="0" w:space="0" w:color="auto"/>
        <w:left w:val="none" w:sz="0" w:space="0" w:color="auto"/>
        <w:bottom w:val="none" w:sz="0" w:space="0" w:color="auto"/>
        <w:right w:val="none" w:sz="0" w:space="0" w:color="auto"/>
      </w:divBdr>
    </w:div>
    <w:div w:id="686172734">
      <w:bodyDiv w:val="1"/>
      <w:marLeft w:val="0"/>
      <w:marRight w:val="0"/>
      <w:marTop w:val="0"/>
      <w:marBottom w:val="0"/>
      <w:divBdr>
        <w:top w:val="none" w:sz="0" w:space="0" w:color="auto"/>
        <w:left w:val="none" w:sz="0" w:space="0" w:color="auto"/>
        <w:bottom w:val="none" w:sz="0" w:space="0" w:color="auto"/>
        <w:right w:val="none" w:sz="0" w:space="0" w:color="auto"/>
      </w:divBdr>
    </w:div>
    <w:div w:id="686443959">
      <w:bodyDiv w:val="1"/>
      <w:marLeft w:val="0"/>
      <w:marRight w:val="0"/>
      <w:marTop w:val="0"/>
      <w:marBottom w:val="0"/>
      <w:divBdr>
        <w:top w:val="none" w:sz="0" w:space="0" w:color="auto"/>
        <w:left w:val="none" w:sz="0" w:space="0" w:color="auto"/>
        <w:bottom w:val="none" w:sz="0" w:space="0" w:color="auto"/>
        <w:right w:val="none" w:sz="0" w:space="0" w:color="auto"/>
      </w:divBdr>
    </w:div>
    <w:div w:id="687176098">
      <w:bodyDiv w:val="1"/>
      <w:marLeft w:val="0"/>
      <w:marRight w:val="0"/>
      <w:marTop w:val="0"/>
      <w:marBottom w:val="0"/>
      <w:divBdr>
        <w:top w:val="none" w:sz="0" w:space="0" w:color="auto"/>
        <w:left w:val="none" w:sz="0" w:space="0" w:color="auto"/>
        <w:bottom w:val="none" w:sz="0" w:space="0" w:color="auto"/>
        <w:right w:val="none" w:sz="0" w:space="0" w:color="auto"/>
      </w:divBdr>
    </w:div>
    <w:div w:id="687298464">
      <w:bodyDiv w:val="1"/>
      <w:marLeft w:val="0"/>
      <w:marRight w:val="0"/>
      <w:marTop w:val="0"/>
      <w:marBottom w:val="0"/>
      <w:divBdr>
        <w:top w:val="none" w:sz="0" w:space="0" w:color="auto"/>
        <w:left w:val="none" w:sz="0" w:space="0" w:color="auto"/>
        <w:bottom w:val="none" w:sz="0" w:space="0" w:color="auto"/>
        <w:right w:val="none" w:sz="0" w:space="0" w:color="auto"/>
      </w:divBdr>
    </w:div>
    <w:div w:id="687561699">
      <w:bodyDiv w:val="1"/>
      <w:marLeft w:val="0"/>
      <w:marRight w:val="0"/>
      <w:marTop w:val="0"/>
      <w:marBottom w:val="0"/>
      <w:divBdr>
        <w:top w:val="none" w:sz="0" w:space="0" w:color="auto"/>
        <w:left w:val="none" w:sz="0" w:space="0" w:color="auto"/>
        <w:bottom w:val="none" w:sz="0" w:space="0" w:color="auto"/>
        <w:right w:val="none" w:sz="0" w:space="0" w:color="auto"/>
      </w:divBdr>
    </w:div>
    <w:div w:id="689337376">
      <w:bodyDiv w:val="1"/>
      <w:marLeft w:val="0"/>
      <w:marRight w:val="0"/>
      <w:marTop w:val="0"/>
      <w:marBottom w:val="0"/>
      <w:divBdr>
        <w:top w:val="none" w:sz="0" w:space="0" w:color="auto"/>
        <w:left w:val="none" w:sz="0" w:space="0" w:color="auto"/>
        <w:bottom w:val="none" w:sz="0" w:space="0" w:color="auto"/>
        <w:right w:val="none" w:sz="0" w:space="0" w:color="auto"/>
      </w:divBdr>
    </w:div>
    <w:div w:id="689648054">
      <w:bodyDiv w:val="1"/>
      <w:marLeft w:val="0"/>
      <w:marRight w:val="0"/>
      <w:marTop w:val="0"/>
      <w:marBottom w:val="0"/>
      <w:divBdr>
        <w:top w:val="none" w:sz="0" w:space="0" w:color="auto"/>
        <w:left w:val="none" w:sz="0" w:space="0" w:color="auto"/>
        <w:bottom w:val="none" w:sz="0" w:space="0" w:color="auto"/>
        <w:right w:val="none" w:sz="0" w:space="0" w:color="auto"/>
      </w:divBdr>
    </w:div>
    <w:div w:id="690227231">
      <w:bodyDiv w:val="1"/>
      <w:marLeft w:val="0"/>
      <w:marRight w:val="0"/>
      <w:marTop w:val="0"/>
      <w:marBottom w:val="0"/>
      <w:divBdr>
        <w:top w:val="none" w:sz="0" w:space="0" w:color="auto"/>
        <w:left w:val="none" w:sz="0" w:space="0" w:color="auto"/>
        <w:bottom w:val="none" w:sz="0" w:space="0" w:color="auto"/>
        <w:right w:val="none" w:sz="0" w:space="0" w:color="auto"/>
      </w:divBdr>
    </w:div>
    <w:div w:id="690375527">
      <w:bodyDiv w:val="1"/>
      <w:marLeft w:val="0"/>
      <w:marRight w:val="0"/>
      <w:marTop w:val="0"/>
      <w:marBottom w:val="0"/>
      <w:divBdr>
        <w:top w:val="none" w:sz="0" w:space="0" w:color="auto"/>
        <w:left w:val="none" w:sz="0" w:space="0" w:color="auto"/>
        <w:bottom w:val="none" w:sz="0" w:space="0" w:color="auto"/>
        <w:right w:val="none" w:sz="0" w:space="0" w:color="auto"/>
      </w:divBdr>
    </w:div>
    <w:div w:id="690843406">
      <w:bodyDiv w:val="1"/>
      <w:marLeft w:val="0"/>
      <w:marRight w:val="0"/>
      <w:marTop w:val="0"/>
      <w:marBottom w:val="0"/>
      <w:divBdr>
        <w:top w:val="none" w:sz="0" w:space="0" w:color="auto"/>
        <w:left w:val="none" w:sz="0" w:space="0" w:color="auto"/>
        <w:bottom w:val="none" w:sz="0" w:space="0" w:color="auto"/>
        <w:right w:val="none" w:sz="0" w:space="0" w:color="auto"/>
      </w:divBdr>
    </w:div>
    <w:div w:id="690961853">
      <w:bodyDiv w:val="1"/>
      <w:marLeft w:val="0"/>
      <w:marRight w:val="0"/>
      <w:marTop w:val="0"/>
      <w:marBottom w:val="0"/>
      <w:divBdr>
        <w:top w:val="none" w:sz="0" w:space="0" w:color="auto"/>
        <w:left w:val="none" w:sz="0" w:space="0" w:color="auto"/>
        <w:bottom w:val="none" w:sz="0" w:space="0" w:color="auto"/>
        <w:right w:val="none" w:sz="0" w:space="0" w:color="auto"/>
      </w:divBdr>
    </w:div>
    <w:div w:id="692532191">
      <w:bodyDiv w:val="1"/>
      <w:marLeft w:val="0"/>
      <w:marRight w:val="0"/>
      <w:marTop w:val="0"/>
      <w:marBottom w:val="0"/>
      <w:divBdr>
        <w:top w:val="none" w:sz="0" w:space="0" w:color="auto"/>
        <w:left w:val="none" w:sz="0" w:space="0" w:color="auto"/>
        <w:bottom w:val="none" w:sz="0" w:space="0" w:color="auto"/>
        <w:right w:val="none" w:sz="0" w:space="0" w:color="auto"/>
      </w:divBdr>
    </w:div>
    <w:div w:id="693043930">
      <w:bodyDiv w:val="1"/>
      <w:marLeft w:val="0"/>
      <w:marRight w:val="0"/>
      <w:marTop w:val="0"/>
      <w:marBottom w:val="0"/>
      <w:divBdr>
        <w:top w:val="none" w:sz="0" w:space="0" w:color="auto"/>
        <w:left w:val="none" w:sz="0" w:space="0" w:color="auto"/>
        <w:bottom w:val="none" w:sz="0" w:space="0" w:color="auto"/>
        <w:right w:val="none" w:sz="0" w:space="0" w:color="auto"/>
      </w:divBdr>
    </w:div>
    <w:div w:id="693383139">
      <w:bodyDiv w:val="1"/>
      <w:marLeft w:val="0"/>
      <w:marRight w:val="0"/>
      <w:marTop w:val="0"/>
      <w:marBottom w:val="0"/>
      <w:divBdr>
        <w:top w:val="none" w:sz="0" w:space="0" w:color="auto"/>
        <w:left w:val="none" w:sz="0" w:space="0" w:color="auto"/>
        <w:bottom w:val="none" w:sz="0" w:space="0" w:color="auto"/>
        <w:right w:val="none" w:sz="0" w:space="0" w:color="auto"/>
      </w:divBdr>
    </w:div>
    <w:div w:id="693460014">
      <w:bodyDiv w:val="1"/>
      <w:marLeft w:val="0"/>
      <w:marRight w:val="0"/>
      <w:marTop w:val="0"/>
      <w:marBottom w:val="0"/>
      <w:divBdr>
        <w:top w:val="none" w:sz="0" w:space="0" w:color="auto"/>
        <w:left w:val="none" w:sz="0" w:space="0" w:color="auto"/>
        <w:bottom w:val="none" w:sz="0" w:space="0" w:color="auto"/>
        <w:right w:val="none" w:sz="0" w:space="0" w:color="auto"/>
      </w:divBdr>
    </w:div>
    <w:div w:id="694161761">
      <w:bodyDiv w:val="1"/>
      <w:marLeft w:val="0"/>
      <w:marRight w:val="0"/>
      <w:marTop w:val="0"/>
      <w:marBottom w:val="0"/>
      <w:divBdr>
        <w:top w:val="none" w:sz="0" w:space="0" w:color="auto"/>
        <w:left w:val="none" w:sz="0" w:space="0" w:color="auto"/>
        <w:bottom w:val="none" w:sz="0" w:space="0" w:color="auto"/>
        <w:right w:val="none" w:sz="0" w:space="0" w:color="auto"/>
      </w:divBdr>
    </w:div>
    <w:div w:id="694506752">
      <w:bodyDiv w:val="1"/>
      <w:marLeft w:val="0"/>
      <w:marRight w:val="0"/>
      <w:marTop w:val="0"/>
      <w:marBottom w:val="0"/>
      <w:divBdr>
        <w:top w:val="none" w:sz="0" w:space="0" w:color="auto"/>
        <w:left w:val="none" w:sz="0" w:space="0" w:color="auto"/>
        <w:bottom w:val="none" w:sz="0" w:space="0" w:color="auto"/>
        <w:right w:val="none" w:sz="0" w:space="0" w:color="auto"/>
      </w:divBdr>
    </w:div>
    <w:div w:id="694841446">
      <w:bodyDiv w:val="1"/>
      <w:marLeft w:val="0"/>
      <w:marRight w:val="0"/>
      <w:marTop w:val="0"/>
      <w:marBottom w:val="0"/>
      <w:divBdr>
        <w:top w:val="none" w:sz="0" w:space="0" w:color="auto"/>
        <w:left w:val="none" w:sz="0" w:space="0" w:color="auto"/>
        <w:bottom w:val="none" w:sz="0" w:space="0" w:color="auto"/>
        <w:right w:val="none" w:sz="0" w:space="0" w:color="auto"/>
      </w:divBdr>
    </w:div>
    <w:div w:id="695159254">
      <w:bodyDiv w:val="1"/>
      <w:marLeft w:val="0"/>
      <w:marRight w:val="0"/>
      <w:marTop w:val="0"/>
      <w:marBottom w:val="0"/>
      <w:divBdr>
        <w:top w:val="none" w:sz="0" w:space="0" w:color="auto"/>
        <w:left w:val="none" w:sz="0" w:space="0" w:color="auto"/>
        <w:bottom w:val="none" w:sz="0" w:space="0" w:color="auto"/>
        <w:right w:val="none" w:sz="0" w:space="0" w:color="auto"/>
      </w:divBdr>
    </w:div>
    <w:div w:id="695236043">
      <w:bodyDiv w:val="1"/>
      <w:marLeft w:val="0"/>
      <w:marRight w:val="0"/>
      <w:marTop w:val="0"/>
      <w:marBottom w:val="0"/>
      <w:divBdr>
        <w:top w:val="none" w:sz="0" w:space="0" w:color="auto"/>
        <w:left w:val="none" w:sz="0" w:space="0" w:color="auto"/>
        <w:bottom w:val="none" w:sz="0" w:space="0" w:color="auto"/>
        <w:right w:val="none" w:sz="0" w:space="0" w:color="auto"/>
      </w:divBdr>
    </w:div>
    <w:div w:id="696126390">
      <w:bodyDiv w:val="1"/>
      <w:marLeft w:val="0"/>
      <w:marRight w:val="0"/>
      <w:marTop w:val="0"/>
      <w:marBottom w:val="0"/>
      <w:divBdr>
        <w:top w:val="none" w:sz="0" w:space="0" w:color="auto"/>
        <w:left w:val="none" w:sz="0" w:space="0" w:color="auto"/>
        <w:bottom w:val="none" w:sz="0" w:space="0" w:color="auto"/>
        <w:right w:val="none" w:sz="0" w:space="0" w:color="auto"/>
      </w:divBdr>
    </w:div>
    <w:div w:id="696658243">
      <w:bodyDiv w:val="1"/>
      <w:marLeft w:val="0"/>
      <w:marRight w:val="0"/>
      <w:marTop w:val="0"/>
      <w:marBottom w:val="0"/>
      <w:divBdr>
        <w:top w:val="none" w:sz="0" w:space="0" w:color="auto"/>
        <w:left w:val="none" w:sz="0" w:space="0" w:color="auto"/>
        <w:bottom w:val="none" w:sz="0" w:space="0" w:color="auto"/>
        <w:right w:val="none" w:sz="0" w:space="0" w:color="auto"/>
      </w:divBdr>
    </w:div>
    <w:div w:id="697118454">
      <w:bodyDiv w:val="1"/>
      <w:marLeft w:val="0"/>
      <w:marRight w:val="0"/>
      <w:marTop w:val="0"/>
      <w:marBottom w:val="0"/>
      <w:divBdr>
        <w:top w:val="none" w:sz="0" w:space="0" w:color="auto"/>
        <w:left w:val="none" w:sz="0" w:space="0" w:color="auto"/>
        <w:bottom w:val="none" w:sz="0" w:space="0" w:color="auto"/>
        <w:right w:val="none" w:sz="0" w:space="0" w:color="auto"/>
      </w:divBdr>
    </w:div>
    <w:div w:id="697513778">
      <w:bodyDiv w:val="1"/>
      <w:marLeft w:val="0"/>
      <w:marRight w:val="0"/>
      <w:marTop w:val="0"/>
      <w:marBottom w:val="0"/>
      <w:divBdr>
        <w:top w:val="none" w:sz="0" w:space="0" w:color="auto"/>
        <w:left w:val="none" w:sz="0" w:space="0" w:color="auto"/>
        <w:bottom w:val="none" w:sz="0" w:space="0" w:color="auto"/>
        <w:right w:val="none" w:sz="0" w:space="0" w:color="auto"/>
      </w:divBdr>
    </w:div>
    <w:div w:id="698892723">
      <w:bodyDiv w:val="1"/>
      <w:marLeft w:val="0"/>
      <w:marRight w:val="0"/>
      <w:marTop w:val="0"/>
      <w:marBottom w:val="0"/>
      <w:divBdr>
        <w:top w:val="none" w:sz="0" w:space="0" w:color="auto"/>
        <w:left w:val="none" w:sz="0" w:space="0" w:color="auto"/>
        <w:bottom w:val="none" w:sz="0" w:space="0" w:color="auto"/>
        <w:right w:val="none" w:sz="0" w:space="0" w:color="auto"/>
      </w:divBdr>
    </w:div>
    <w:div w:id="698966451">
      <w:bodyDiv w:val="1"/>
      <w:marLeft w:val="0"/>
      <w:marRight w:val="0"/>
      <w:marTop w:val="0"/>
      <w:marBottom w:val="0"/>
      <w:divBdr>
        <w:top w:val="none" w:sz="0" w:space="0" w:color="auto"/>
        <w:left w:val="none" w:sz="0" w:space="0" w:color="auto"/>
        <w:bottom w:val="none" w:sz="0" w:space="0" w:color="auto"/>
        <w:right w:val="none" w:sz="0" w:space="0" w:color="auto"/>
      </w:divBdr>
    </w:div>
    <w:div w:id="699471493">
      <w:bodyDiv w:val="1"/>
      <w:marLeft w:val="0"/>
      <w:marRight w:val="0"/>
      <w:marTop w:val="0"/>
      <w:marBottom w:val="0"/>
      <w:divBdr>
        <w:top w:val="none" w:sz="0" w:space="0" w:color="auto"/>
        <w:left w:val="none" w:sz="0" w:space="0" w:color="auto"/>
        <w:bottom w:val="none" w:sz="0" w:space="0" w:color="auto"/>
        <w:right w:val="none" w:sz="0" w:space="0" w:color="auto"/>
      </w:divBdr>
    </w:div>
    <w:div w:id="699473402">
      <w:bodyDiv w:val="1"/>
      <w:marLeft w:val="0"/>
      <w:marRight w:val="0"/>
      <w:marTop w:val="0"/>
      <w:marBottom w:val="0"/>
      <w:divBdr>
        <w:top w:val="none" w:sz="0" w:space="0" w:color="auto"/>
        <w:left w:val="none" w:sz="0" w:space="0" w:color="auto"/>
        <w:bottom w:val="none" w:sz="0" w:space="0" w:color="auto"/>
        <w:right w:val="none" w:sz="0" w:space="0" w:color="auto"/>
      </w:divBdr>
    </w:div>
    <w:div w:id="700399670">
      <w:bodyDiv w:val="1"/>
      <w:marLeft w:val="0"/>
      <w:marRight w:val="0"/>
      <w:marTop w:val="0"/>
      <w:marBottom w:val="0"/>
      <w:divBdr>
        <w:top w:val="none" w:sz="0" w:space="0" w:color="auto"/>
        <w:left w:val="none" w:sz="0" w:space="0" w:color="auto"/>
        <w:bottom w:val="none" w:sz="0" w:space="0" w:color="auto"/>
        <w:right w:val="none" w:sz="0" w:space="0" w:color="auto"/>
      </w:divBdr>
    </w:div>
    <w:div w:id="700403024">
      <w:bodyDiv w:val="1"/>
      <w:marLeft w:val="0"/>
      <w:marRight w:val="0"/>
      <w:marTop w:val="0"/>
      <w:marBottom w:val="0"/>
      <w:divBdr>
        <w:top w:val="none" w:sz="0" w:space="0" w:color="auto"/>
        <w:left w:val="none" w:sz="0" w:space="0" w:color="auto"/>
        <w:bottom w:val="none" w:sz="0" w:space="0" w:color="auto"/>
        <w:right w:val="none" w:sz="0" w:space="0" w:color="auto"/>
      </w:divBdr>
    </w:div>
    <w:div w:id="700473836">
      <w:bodyDiv w:val="1"/>
      <w:marLeft w:val="0"/>
      <w:marRight w:val="0"/>
      <w:marTop w:val="0"/>
      <w:marBottom w:val="0"/>
      <w:divBdr>
        <w:top w:val="none" w:sz="0" w:space="0" w:color="auto"/>
        <w:left w:val="none" w:sz="0" w:space="0" w:color="auto"/>
        <w:bottom w:val="none" w:sz="0" w:space="0" w:color="auto"/>
        <w:right w:val="none" w:sz="0" w:space="0" w:color="auto"/>
      </w:divBdr>
    </w:div>
    <w:div w:id="700478942">
      <w:bodyDiv w:val="1"/>
      <w:marLeft w:val="0"/>
      <w:marRight w:val="0"/>
      <w:marTop w:val="0"/>
      <w:marBottom w:val="0"/>
      <w:divBdr>
        <w:top w:val="none" w:sz="0" w:space="0" w:color="auto"/>
        <w:left w:val="none" w:sz="0" w:space="0" w:color="auto"/>
        <w:bottom w:val="none" w:sz="0" w:space="0" w:color="auto"/>
        <w:right w:val="none" w:sz="0" w:space="0" w:color="auto"/>
      </w:divBdr>
    </w:div>
    <w:div w:id="700865902">
      <w:bodyDiv w:val="1"/>
      <w:marLeft w:val="0"/>
      <w:marRight w:val="0"/>
      <w:marTop w:val="0"/>
      <w:marBottom w:val="0"/>
      <w:divBdr>
        <w:top w:val="none" w:sz="0" w:space="0" w:color="auto"/>
        <w:left w:val="none" w:sz="0" w:space="0" w:color="auto"/>
        <w:bottom w:val="none" w:sz="0" w:space="0" w:color="auto"/>
        <w:right w:val="none" w:sz="0" w:space="0" w:color="auto"/>
      </w:divBdr>
    </w:div>
    <w:div w:id="701243635">
      <w:bodyDiv w:val="1"/>
      <w:marLeft w:val="0"/>
      <w:marRight w:val="0"/>
      <w:marTop w:val="0"/>
      <w:marBottom w:val="0"/>
      <w:divBdr>
        <w:top w:val="none" w:sz="0" w:space="0" w:color="auto"/>
        <w:left w:val="none" w:sz="0" w:space="0" w:color="auto"/>
        <w:bottom w:val="none" w:sz="0" w:space="0" w:color="auto"/>
        <w:right w:val="none" w:sz="0" w:space="0" w:color="auto"/>
      </w:divBdr>
    </w:div>
    <w:div w:id="701244035">
      <w:bodyDiv w:val="1"/>
      <w:marLeft w:val="0"/>
      <w:marRight w:val="0"/>
      <w:marTop w:val="0"/>
      <w:marBottom w:val="0"/>
      <w:divBdr>
        <w:top w:val="none" w:sz="0" w:space="0" w:color="auto"/>
        <w:left w:val="none" w:sz="0" w:space="0" w:color="auto"/>
        <w:bottom w:val="none" w:sz="0" w:space="0" w:color="auto"/>
        <w:right w:val="none" w:sz="0" w:space="0" w:color="auto"/>
      </w:divBdr>
    </w:div>
    <w:div w:id="701711401">
      <w:bodyDiv w:val="1"/>
      <w:marLeft w:val="0"/>
      <w:marRight w:val="0"/>
      <w:marTop w:val="0"/>
      <w:marBottom w:val="0"/>
      <w:divBdr>
        <w:top w:val="none" w:sz="0" w:space="0" w:color="auto"/>
        <w:left w:val="none" w:sz="0" w:space="0" w:color="auto"/>
        <w:bottom w:val="none" w:sz="0" w:space="0" w:color="auto"/>
        <w:right w:val="none" w:sz="0" w:space="0" w:color="auto"/>
      </w:divBdr>
    </w:div>
    <w:div w:id="702024266">
      <w:bodyDiv w:val="1"/>
      <w:marLeft w:val="0"/>
      <w:marRight w:val="0"/>
      <w:marTop w:val="0"/>
      <w:marBottom w:val="0"/>
      <w:divBdr>
        <w:top w:val="none" w:sz="0" w:space="0" w:color="auto"/>
        <w:left w:val="none" w:sz="0" w:space="0" w:color="auto"/>
        <w:bottom w:val="none" w:sz="0" w:space="0" w:color="auto"/>
        <w:right w:val="none" w:sz="0" w:space="0" w:color="auto"/>
      </w:divBdr>
    </w:div>
    <w:div w:id="702094407">
      <w:bodyDiv w:val="1"/>
      <w:marLeft w:val="0"/>
      <w:marRight w:val="0"/>
      <w:marTop w:val="0"/>
      <w:marBottom w:val="0"/>
      <w:divBdr>
        <w:top w:val="none" w:sz="0" w:space="0" w:color="auto"/>
        <w:left w:val="none" w:sz="0" w:space="0" w:color="auto"/>
        <w:bottom w:val="none" w:sz="0" w:space="0" w:color="auto"/>
        <w:right w:val="none" w:sz="0" w:space="0" w:color="auto"/>
      </w:divBdr>
    </w:div>
    <w:div w:id="702750739">
      <w:bodyDiv w:val="1"/>
      <w:marLeft w:val="0"/>
      <w:marRight w:val="0"/>
      <w:marTop w:val="0"/>
      <w:marBottom w:val="0"/>
      <w:divBdr>
        <w:top w:val="none" w:sz="0" w:space="0" w:color="auto"/>
        <w:left w:val="none" w:sz="0" w:space="0" w:color="auto"/>
        <w:bottom w:val="none" w:sz="0" w:space="0" w:color="auto"/>
        <w:right w:val="none" w:sz="0" w:space="0" w:color="auto"/>
      </w:divBdr>
    </w:div>
    <w:div w:id="702897731">
      <w:bodyDiv w:val="1"/>
      <w:marLeft w:val="0"/>
      <w:marRight w:val="0"/>
      <w:marTop w:val="0"/>
      <w:marBottom w:val="0"/>
      <w:divBdr>
        <w:top w:val="none" w:sz="0" w:space="0" w:color="auto"/>
        <w:left w:val="none" w:sz="0" w:space="0" w:color="auto"/>
        <w:bottom w:val="none" w:sz="0" w:space="0" w:color="auto"/>
        <w:right w:val="none" w:sz="0" w:space="0" w:color="auto"/>
      </w:divBdr>
    </w:div>
    <w:div w:id="703023934">
      <w:bodyDiv w:val="1"/>
      <w:marLeft w:val="0"/>
      <w:marRight w:val="0"/>
      <w:marTop w:val="0"/>
      <w:marBottom w:val="0"/>
      <w:divBdr>
        <w:top w:val="none" w:sz="0" w:space="0" w:color="auto"/>
        <w:left w:val="none" w:sz="0" w:space="0" w:color="auto"/>
        <w:bottom w:val="none" w:sz="0" w:space="0" w:color="auto"/>
        <w:right w:val="none" w:sz="0" w:space="0" w:color="auto"/>
      </w:divBdr>
    </w:div>
    <w:div w:id="703554793">
      <w:bodyDiv w:val="1"/>
      <w:marLeft w:val="0"/>
      <w:marRight w:val="0"/>
      <w:marTop w:val="0"/>
      <w:marBottom w:val="0"/>
      <w:divBdr>
        <w:top w:val="none" w:sz="0" w:space="0" w:color="auto"/>
        <w:left w:val="none" w:sz="0" w:space="0" w:color="auto"/>
        <w:bottom w:val="none" w:sz="0" w:space="0" w:color="auto"/>
        <w:right w:val="none" w:sz="0" w:space="0" w:color="auto"/>
      </w:divBdr>
    </w:div>
    <w:div w:id="703560465">
      <w:bodyDiv w:val="1"/>
      <w:marLeft w:val="0"/>
      <w:marRight w:val="0"/>
      <w:marTop w:val="0"/>
      <w:marBottom w:val="0"/>
      <w:divBdr>
        <w:top w:val="none" w:sz="0" w:space="0" w:color="auto"/>
        <w:left w:val="none" w:sz="0" w:space="0" w:color="auto"/>
        <w:bottom w:val="none" w:sz="0" w:space="0" w:color="auto"/>
        <w:right w:val="none" w:sz="0" w:space="0" w:color="auto"/>
      </w:divBdr>
    </w:div>
    <w:div w:id="703673315">
      <w:bodyDiv w:val="1"/>
      <w:marLeft w:val="0"/>
      <w:marRight w:val="0"/>
      <w:marTop w:val="0"/>
      <w:marBottom w:val="0"/>
      <w:divBdr>
        <w:top w:val="none" w:sz="0" w:space="0" w:color="auto"/>
        <w:left w:val="none" w:sz="0" w:space="0" w:color="auto"/>
        <w:bottom w:val="none" w:sz="0" w:space="0" w:color="auto"/>
        <w:right w:val="none" w:sz="0" w:space="0" w:color="auto"/>
      </w:divBdr>
    </w:div>
    <w:div w:id="703873550">
      <w:bodyDiv w:val="1"/>
      <w:marLeft w:val="0"/>
      <w:marRight w:val="0"/>
      <w:marTop w:val="0"/>
      <w:marBottom w:val="0"/>
      <w:divBdr>
        <w:top w:val="none" w:sz="0" w:space="0" w:color="auto"/>
        <w:left w:val="none" w:sz="0" w:space="0" w:color="auto"/>
        <w:bottom w:val="none" w:sz="0" w:space="0" w:color="auto"/>
        <w:right w:val="none" w:sz="0" w:space="0" w:color="auto"/>
      </w:divBdr>
    </w:div>
    <w:div w:id="704406252">
      <w:bodyDiv w:val="1"/>
      <w:marLeft w:val="0"/>
      <w:marRight w:val="0"/>
      <w:marTop w:val="0"/>
      <w:marBottom w:val="0"/>
      <w:divBdr>
        <w:top w:val="none" w:sz="0" w:space="0" w:color="auto"/>
        <w:left w:val="none" w:sz="0" w:space="0" w:color="auto"/>
        <w:bottom w:val="none" w:sz="0" w:space="0" w:color="auto"/>
        <w:right w:val="none" w:sz="0" w:space="0" w:color="auto"/>
      </w:divBdr>
    </w:div>
    <w:div w:id="704867003">
      <w:bodyDiv w:val="1"/>
      <w:marLeft w:val="0"/>
      <w:marRight w:val="0"/>
      <w:marTop w:val="0"/>
      <w:marBottom w:val="0"/>
      <w:divBdr>
        <w:top w:val="none" w:sz="0" w:space="0" w:color="auto"/>
        <w:left w:val="none" w:sz="0" w:space="0" w:color="auto"/>
        <w:bottom w:val="none" w:sz="0" w:space="0" w:color="auto"/>
        <w:right w:val="none" w:sz="0" w:space="0" w:color="auto"/>
      </w:divBdr>
    </w:div>
    <w:div w:id="704982551">
      <w:bodyDiv w:val="1"/>
      <w:marLeft w:val="0"/>
      <w:marRight w:val="0"/>
      <w:marTop w:val="0"/>
      <w:marBottom w:val="0"/>
      <w:divBdr>
        <w:top w:val="none" w:sz="0" w:space="0" w:color="auto"/>
        <w:left w:val="none" w:sz="0" w:space="0" w:color="auto"/>
        <w:bottom w:val="none" w:sz="0" w:space="0" w:color="auto"/>
        <w:right w:val="none" w:sz="0" w:space="0" w:color="auto"/>
      </w:divBdr>
    </w:div>
    <w:div w:id="704984552">
      <w:bodyDiv w:val="1"/>
      <w:marLeft w:val="0"/>
      <w:marRight w:val="0"/>
      <w:marTop w:val="0"/>
      <w:marBottom w:val="0"/>
      <w:divBdr>
        <w:top w:val="none" w:sz="0" w:space="0" w:color="auto"/>
        <w:left w:val="none" w:sz="0" w:space="0" w:color="auto"/>
        <w:bottom w:val="none" w:sz="0" w:space="0" w:color="auto"/>
        <w:right w:val="none" w:sz="0" w:space="0" w:color="auto"/>
      </w:divBdr>
    </w:div>
    <w:div w:id="704984841">
      <w:bodyDiv w:val="1"/>
      <w:marLeft w:val="0"/>
      <w:marRight w:val="0"/>
      <w:marTop w:val="0"/>
      <w:marBottom w:val="0"/>
      <w:divBdr>
        <w:top w:val="none" w:sz="0" w:space="0" w:color="auto"/>
        <w:left w:val="none" w:sz="0" w:space="0" w:color="auto"/>
        <w:bottom w:val="none" w:sz="0" w:space="0" w:color="auto"/>
        <w:right w:val="none" w:sz="0" w:space="0" w:color="auto"/>
      </w:divBdr>
    </w:div>
    <w:div w:id="705914933">
      <w:bodyDiv w:val="1"/>
      <w:marLeft w:val="0"/>
      <w:marRight w:val="0"/>
      <w:marTop w:val="0"/>
      <w:marBottom w:val="0"/>
      <w:divBdr>
        <w:top w:val="none" w:sz="0" w:space="0" w:color="auto"/>
        <w:left w:val="none" w:sz="0" w:space="0" w:color="auto"/>
        <w:bottom w:val="none" w:sz="0" w:space="0" w:color="auto"/>
        <w:right w:val="none" w:sz="0" w:space="0" w:color="auto"/>
      </w:divBdr>
    </w:div>
    <w:div w:id="706418327">
      <w:bodyDiv w:val="1"/>
      <w:marLeft w:val="0"/>
      <w:marRight w:val="0"/>
      <w:marTop w:val="0"/>
      <w:marBottom w:val="0"/>
      <w:divBdr>
        <w:top w:val="none" w:sz="0" w:space="0" w:color="auto"/>
        <w:left w:val="none" w:sz="0" w:space="0" w:color="auto"/>
        <w:bottom w:val="none" w:sz="0" w:space="0" w:color="auto"/>
        <w:right w:val="none" w:sz="0" w:space="0" w:color="auto"/>
      </w:divBdr>
    </w:div>
    <w:div w:id="707605465">
      <w:bodyDiv w:val="1"/>
      <w:marLeft w:val="0"/>
      <w:marRight w:val="0"/>
      <w:marTop w:val="0"/>
      <w:marBottom w:val="0"/>
      <w:divBdr>
        <w:top w:val="none" w:sz="0" w:space="0" w:color="auto"/>
        <w:left w:val="none" w:sz="0" w:space="0" w:color="auto"/>
        <w:bottom w:val="none" w:sz="0" w:space="0" w:color="auto"/>
        <w:right w:val="none" w:sz="0" w:space="0" w:color="auto"/>
      </w:divBdr>
    </w:div>
    <w:div w:id="707729247">
      <w:bodyDiv w:val="1"/>
      <w:marLeft w:val="0"/>
      <w:marRight w:val="0"/>
      <w:marTop w:val="0"/>
      <w:marBottom w:val="0"/>
      <w:divBdr>
        <w:top w:val="none" w:sz="0" w:space="0" w:color="auto"/>
        <w:left w:val="none" w:sz="0" w:space="0" w:color="auto"/>
        <w:bottom w:val="none" w:sz="0" w:space="0" w:color="auto"/>
        <w:right w:val="none" w:sz="0" w:space="0" w:color="auto"/>
      </w:divBdr>
    </w:div>
    <w:div w:id="708074121">
      <w:bodyDiv w:val="1"/>
      <w:marLeft w:val="0"/>
      <w:marRight w:val="0"/>
      <w:marTop w:val="0"/>
      <w:marBottom w:val="0"/>
      <w:divBdr>
        <w:top w:val="none" w:sz="0" w:space="0" w:color="auto"/>
        <w:left w:val="none" w:sz="0" w:space="0" w:color="auto"/>
        <w:bottom w:val="none" w:sz="0" w:space="0" w:color="auto"/>
        <w:right w:val="none" w:sz="0" w:space="0" w:color="auto"/>
      </w:divBdr>
    </w:div>
    <w:div w:id="708577146">
      <w:bodyDiv w:val="1"/>
      <w:marLeft w:val="0"/>
      <w:marRight w:val="0"/>
      <w:marTop w:val="0"/>
      <w:marBottom w:val="0"/>
      <w:divBdr>
        <w:top w:val="none" w:sz="0" w:space="0" w:color="auto"/>
        <w:left w:val="none" w:sz="0" w:space="0" w:color="auto"/>
        <w:bottom w:val="none" w:sz="0" w:space="0" w:color="auto"/>
        <w:right w:val="none" w:sz="0" w:space="0" w:color="auto"/>
      </w:divBdr>
    </w:div>
    <w:div w:id="708604179">
      <w:bodyDiv w:val="1"/>
      <w:marLeft w:val="0"/>
      <w:marRight w:val="0"/>
      <w:marTop w:val="0"/>
      <w:marBottom w:val="0"/>
      <w:divBdr>
        <w:top w:val="none" w:sz="0" w:space="0" w:color="auto"/>
        <w:left w:val="none" w:sz="0" w:space="0" w:color="auto"/>
        <w:bottom w:val="none" w:sz="0" w:space="0" w:color="auto"/>
        <w:right w:val="none" w:sz="0" w:space="0" w:color="auto"/>
      </w:divBdr>
    </w:div>
    <w:div w:id="708796693">
      <w:bodyDiv w:val="1"/>
      <w:marLeft w:val="0"/>
      <w:marRight w:val="0"/>
      <w:marTop w:val="0"/>
      <w:marBottom w:val="0"/>
      <w:divBdr>
        <w:top w:val="none" w:sz="0" w:space="0" w:color="auto"/>
        <w:left w:val="none" w:sz="0" w:space="0" w:color="auto"/>
        <w:bottom w:val="none" w:sz="0" w:space="0" w:color="auto"/>
        <w:right w:val="none" w:sz="0" w:space="0" w:color="auto"/>
      </w:divBdr>
    </w:div>
    <w:div w:id="708844940">
      <w:bodyDiv w:val="1"/>
      <w:marLeft w:val="0"/>
      <w:marRight w:val="0"/>
      <w:marTop w:val="0"/>
      <w:marBottom w:val="0"/>
      <w:divBdr>
        <w:top w:val="none" w:sz="0" w:space="0" w:color="auto"/>
        <w:left w:val="none" w:sz="0" w:space="0" w:color="auto"/>
        <w:bottom w:val="none" w:sz="0" w:space="0" w:color="auto"/>
        <w:right w:val="none" w:sz="0" w:space="0" w:color="auto"/>
      </w:divBdr>
    </w:div>
    <w:div w:id="709694735">
      <w:bodyDiv w:val="1"/>
      <w:marLeft w:val="0"/>
      <w:marRight w:val="0"/>
      <w:marTop w:val="0"/>
      <w:marBottom w:val="0"/>
      <w:divBdr>
        <w:top w:val="none" w:sz="0" w:space="0" w:color="auto"/>
        <w:left w:val="none" w:sz="0" w:space="0" w:color="auto"/>
        <w:bottom w:val="none" w:sz="0" w:space="0" w:color="auto"/>
        <w:right w:val="none" w:sz="0" w:space="0" w:color="auto"/>
      </w:divBdr>
    </w:div>
    <w:div w:id="709887258">
      <w:bodyDiv w:val="1"/>
      <w:marLeft w:val="0"/>
      <w:marRight w:val="0"/>
      <w:marTop w:val="0"/>
      <w:marBottom w:val="0"/>
      <w:divBdr>
        <w:top w:val="none" w:sz="0" w:space="0" w:color="auto"/>
        <w:left w:val="none" w:sz="0" w:space="0" w:color="auto"/>
        <w:bottom w:val="none" w:sz="0" w:space="0" w:color="auto"/>
        <w:right w:val="none" w:sz="0" w:space="0" w:color="auto"/>
      </w:divBdr>
    </w:div>
    <w:div w:id="709963213">
      <w:bodyDiv w:val="1"/>
      <w:marLeft w:val="0"/>
      <w:marRight w:val="0"/>
      <w:marTop w:val="0"/>
      <w:marBottom w:val="0"/>
      <w:divBdr>
        <w:top w:val="none" w:sz="0" w:space="0" w:color="auto"/>
        <w:left w:val="none" w:sz="0" w:space="0" w:color="auto"/>
        <w:bottom w:val="none" w:sz="0" w:space="0" w:color="auto"/>
        <w:right w:val="none" w:sz="0" w:space="0" w:color="auto"/>
      </w:divBdr>
    </w:div>
    <w:div w:id="710611323">
      <w:bodyDiv w:val="1"/>
      <w:marLeft w:val="0"/>
      <w:marRight w:val="0"/>
      <w:marTop w:val="0"/>
      <w:marBottom w:val="0"/>
      <w:divBdr>
        <w:top w:val="none" w:sz="0" w:space="0" w:color="auto"/>
        <w:left w:val="none" w:sz="0" w:space="0" w:color="auto"/>
        <w:bottom w:val="none" w:sz="0" w:space="0" w:color="auto"/>
        <w:right w:val="none" w:sz="0" w:space="0" w:color="auto"/>
      </w:divBdr>
    </w:div>
    <w:div w:id="711728240">
      <w:bodyDiv w:val="1"/>
      <w:marLeft w:val="0"/>
      <w:marRight w:val="0"/>
      <w:marTop w:val="0"/>
      <w:marBottom w:val="0"/>
      <w:divBdr>
        <w:top w:val="none" w:sz="0" w:space="0" w:color="auto"/>
        <w:left w:val="none" w:sz="0" w:space="0" w:color="auto"/>
        <w:bottom w:val="none" w:sz="0" w:space="0" w:color="auto"/>
        <w:right w:val="none" w:sz="0" w:space="0" w:color="auto"/>
      </w:divBdr>
    </w:div>
    <w:div w:id="712266795">
      <w:bodyDiv w:val="1"/>
      <w:marLeft w:val="0"/>
      <w:marRight w:val="0"/>
      <w:marTop w:val="0"/>
      <w:marBottom w:val="0"/>
      <w:divBdr>
        <w:top w:val="none" w:sz="0" w:space="0" w:color="auto"/>
        <w:left w:val="none" w:sz="0" w:space="0" w:color="auto"/>
        <w:bottom w:val="none" w:sz="0" w:space="0" w:color="auto"/>
        <w:right w:val="none" w:sz="0" w:space="0" w:color="auto"/>
      </w:divBdr>
    </w:div>
    <w:div w:id="712652559">
      <w:bodyDiv w:val="1"/>
      <w:marLeft w:val="0"/>
      <w:marRight w:val="0"/>
      <w:marTop w:val="0"/>
      <w:marBottom w:val="0"/>
      <w:divBdr>
        <w:top w:val="none" w:sz="0" w:space="0" w:color="auto"/>
        <w:left w:val="none" w:sz="0" w:space="0" w:color="auto"/>
        <w:bottom w:val="none" w:sz="0" w:space="0" w:color="auto"/>
        <w:right w:val="none" w:sz="0" w:space="0" w:color="auto"/>
      </w:divBdr>
    </w:div>
    <w:div w:id="712770891">
      <w:bodyDiv w:val="1"/>
      <w:marLeft w:val="0"/>
      <w:marRight w:val="0"/>
      <w:marTop w:val="0"/>
      <w:marBottom w:val="0"/>
      <w:divBdr>
        <w:top w:val="none" w:sz="0" w:space="0" w:color="auto"/>
        <w:left w:val="none" w:sz="0" w:space="0" w:color="auto"/>
        <w:bottom w:val="none" w:sz="0" w:space="0" w:color="auto"/>
        <w:right w:val="none" w:sz="0" w:space="0" w:color="auto"/>
      </w:divBdr>
    </w:div>
    <w:div w:id="713427716">
      <w:bodyDiv w:val="1"/>
      <w:marLeft w:val="0"/>
      <w:marRight w:val="0"/>
      <w:marTop w:val="0"/>
      <w:marBottom w:val="0"/>
      <w:divBdr>
        <w:top w:val="none" w:sz="0" w:space="0" w:color="auto"/>
        <w:left w:val="none" w:sz="0" w:space="0" w:color="auto"/>
        <w:bottom w:val="none" w:sz="0" w:space="0" w:color="auto"/>
        <w:right w:val="none" w:sz="0" w:space="0" w:color="auto"/>
      </w:divBdr>
    </w:div>
    <w:div w:id="713504248">
      <w:bodyDiv w:val="1"/>
      <w:marLeft w:val="0"/>
      <w:marRight w:val="0"/>
      <w:marTop w:val="0"/>
      <w:marBottom w:val="0"/>
      <w:divBdr>
        <w:top w:val="none" w:sz="0" w:space="0" w:color="auto"/>
        <w:left w:val="none" w:sz="0" w:space="0" w:color="auto"/>
        <w:bottom w:val="none" w:sz="0" w:space="0" w:color="auto"/>
        <w:right w:val="none" w:sz="0" w:space="0" w:color="auto"/>
      </w:divBdr>
    </w:div>
    <w:div w:id="713777671">
      <w:bodyDiv w:val="1"/>
      <w:marLeft w:val="0"/>
      <w:marRight w:val="0"/>
      <w:marTop w:val="0"/>
      <w:marBottom w:val="0"/>
      <w:divBdr>
        <w:top w:val="none" w:sz="0" w:space="0" w:color="auto"/>
        <w:left w:val="none" w:sz="0" w:space="0" w:color="auto"/>
        <w:bottom w:val="none" w:sz="0" w:space="0" w:color="auto"/>
        <w:right w:val="none" w:sz="0" w:space="0" w:color="auto"/>
      </w:divBdr>
    </w:div>
    <w:div w:id="713818575">
      <w:bodyDiv w:val="1"/>
      <w:marLeft w:val="0"/>
      <w:marRight w:val="0"/>
      <w:marTop w:val="0"/>
      <w:marBottom w:val="0"/>
      <w:divBdr>
        <w:top w:val="none" w:sz="0" w:space="0" w:color="auto"/>
        <w:left w:val="none" w:sz="0" w:space="0" w:color="auto"/>
        <w:bottom w:val="none" w:sz="0" w:space="0" w:color="auto"/>
        <w:right w:val="none" w:sz="0" w:space="0" w:color="auto"/>
      </w:divBdr>
    </w:div>
    <w:div w:id="714694195">
      <w:bodyDiv w:val="1"/>
      <w:marLeft w:val="0"/>
      <w:marRight w:val="0"/>
      <w:marTop w:val="0"/>
      <w:marBottom w:val="0"/>
      <w:divBdr>
        <w:top w:val="none" w:sz="0" w:space="0" w:color="auto"/>
        <w:left w:val="none" w:sz="0" w:space="0" w:color="auto"/>
        <w:bottom w:val="none" w:sz="0" w:space="0" w:color="auto"/>
        <w:right w:val="none" w:sz="0" w:space="0" w:color="auto"/>
      </w:divBdr>
    </w:div>
    <w:div w:id="714739141">
      <w:bodyDiv w:val="1"/>
      <w:marLeft w:val="0"/>
      <w:marRight w:val="0"/>
      <w:marTop w:val="0"/>
      <w:marBottom w:val="0"/>
      <w:divBdr>
        <w:top w:val="none" w:sz="0" w:space="0" w:color="auto"/>
        <w:left w:val="none" w:sz="0" w:space="0" w:color="auto"/>
        <w:bottom w:val="none" w:sz="0" w:space="0" w:color="auto"/>
        <w:right w:val="none" w:sz="0" w:space="0" w:color="auto"/>
      </w:divBdr>
    </w:div>
    <w:div w:id="714961539">
      <w:bodyDiv w:val="1"/>
      <w:marLeft w:val="0"/>
      <w:marRight w:val="0"/>
      <w:marTop w:val="0"/>
      <w:marBottom w:val="0"/>
      <w:divBdr>
        <w:top w:val="none" w:sz="0" w:space="0" w:color="auto"/>
        <w:left w:val="none" w:sz="0" w:space="0" w:color="auto"/>
        <w:bottom w:val="none" w:sz="0" w:space="0" w:color="auto"/>
        <w:right w:val="none" w:sz="0" w:space="0" w:color="auto"/>
      </w:divBdr>
    </w:div>
    <w:div w:id="715738477">
      <w:bodyDiv w:val="1"/>
      <w:marLeft w:val="0"/>
      <w:marRight w:val="0"/>
      <w:marTop w:val="0"/>
      <w:marBottom w:val="0"/>
      <w:divBdr>
        <w:top w:val="none" w:sz="0" w:space="0" w:color="auto"/>
        <w:left w:val="none" w:sz="0" w:space="0" w:color="auto"/>
        <w:bottom w:val="none" w:sz="0" w:space="0" w:color="auto"/>
        <w:right w:val="none" w:sz="0" w:space="0" w:color="auto"/>
      </w:divBdr>
    </w:div>
    <w:div w:id="715859485">
      <w:bodyDiv w:val="1"/>
      <w:marLeft w:val="0"/>
      <w:marRight w:val="0"/>
      <w:marTop w:val="0"/>
      <w:marBottom w:val="0"/>
      <w:divBdr>
        <w:top w:val="none" w:sz="0" w:space="0" w:color="auto"/>
        <w:left w:val="none" w:sz="0" w:space="0" w:color="auto"/>
        <w:bottom w:val="none" w:sz="0" w:space="0" w:color="auto"/>
        <w:right w:val="none" w:sz="0" w:space="0" w:color="auto"/>
      </w:divBdr>
    </w:div>
    <w:div w:id="717162886">
      <w:bodyDiv w:val="1"/>
      <w:marLeft w:val="0"/>
      <w:marRight w:val="0"/>
      <w:marTop w:val="0"/>
      <w:marBottom w:val="0"/>
      <w:divBdr>
        <w:top w:val="none" w:sz="0" w:space="0" w:color="auto"/>
        <w:left w:val="none" w:sz="0" w:space="0" w:color="auto"/>
        <w:bottom w:val="none" w:sz="0" w:space="0" w:color="auto"/>
        <w:right w:val="none" w:sz="0" w:space="0" w:color="auto"/>
      </w:divBdr>
    </w:div>
    <w:div w:id="717706008">
      <w:bodyDiv w:val="1"/>
      <w:marLeft w:val="0"/>
      <w:marRight w:val="0"/>
      <w:marTop w:val="0"/>
      <w:marBottom w:val="0"/>
      <w:divBdr>
        <w:top w:val="none" w:sz="0" w:space="0" w:color="auto"/>
        <w:left w:val="none" w:sz="0" w:space="0" w:color="auto"/>
        <w:bottom w:val="none" w:sz="0" w:space="0" w:color="auto"/>
        <w:right w:val="none" w:sz="0" w:space="0" w:color="auto"/>
      </w:divBdr>
    </w:div>
    <w:div w:id="717707740">
      <w:bodyDiv w:val="1"/>
      <w:marLeft w:val="0"/>
      <w:marRight w:val="0"/>
      <w:marTop w:val="0"/>
      <w:marBottom w:val="0"/>
      <w:divBdr>
        <w:top w:val="none" w:sz="0" w:space="0" w:color="auto"/>
        <w:left w:val="none" w:sz="0" w:space="0" w:color="auto"/>
        <w:bottom w:val="none" w:sz="0" w:space="0" w:color="auto"/>
        <w:right w:val="none" w:sz="0" w:space="0" w:color="auto"/>
      </w:divBdr>
    </w:div>
    <w:div w:id="718017691">
      <w:bodyDiv w:val="1"/>
      <w:marLeft w:val="0"/>
      <w:marRight w:val="0"/>
      <w:marTop w:val="0"/>
      <w:marBottom w:val="0"/>
      <w:divBdr>
        <w:top w:val="none" w:sz="0" w:space="0" w:color="auto"/>
        <w:left w:val="none" w:sz="0" w:space="0" w:color="auto"/>
        <w:bottom w:val="none" w:sz="0" w:space="0" w:color="auto"/>
        <w:right w:val="none" w:sz="0" w:space="0" w:color="auto"/>
      </w:divBdr>
    </w:div>
    <w:div w:id="718476279">
      <w:bodyDiv w:val="1"/>
      <w:marLeft w:val="0"/>
      <w:marRight w:val="0"/>
      <w:marTop w:val="0"/>
      <w:marBottom w:val="0"/>
      <w:divBdr>
        <w:top w:val="none" w:sz="0" w:space="0" w:color="auto"/>
        <w:left w:val="none" w:sz="0" w:space="0" w:color="auto"/>
        <w:bottom w:val="none" w:sz="0" w:space="0" w:color="auto"/>
        <w:right w:val="none" w:sz="0" w:space="0" w:color="auto"/>
      </w:divBdr>
    </w:div>
    <w:div w:id="718556264">
      <w:bodyDiv w:val="1"/>
      <w:marLeft w:val="0"/>
      <w:marRight w:val="0"/>
      <w:marTop w:val="0"/>
      <w:marBottom w:val="0"/>
      <w:divBdr>
        <w:top w:val="none" w:sz="0" w:space="0" w:color="auto"/>
        <w:left w:val="none" w:sz="0" w:space="0" w:color="auto"/>
        <w:bottom w:val="none" w:sz="0" w:space="0" w:color="auto"/>
        <w:right w:val="none" w:sz="0" w:space="0" w:color="auto"/>
      </w:divBdr>
    </w:div>
    <w:div w:id="718668637">
      <w:bodyDiv w:val="1"/>
      <w:marLeft w:val="0"/>
      <w:marRight w:val="0"/>
      <w:marTop w:val="0"/>
      <w:marBottom w:val="0"/>
      <w:divBdr>
        <w:top w:val="none" w:sz="0" w:space="0" w:color="auto"/>
        <w:left w:val="none" w:sz="0" w:space="0" w:color="auto"/>
        <w:bottom w:val="none" w:sz="0" w:space="0" w:color="auto"/>
        <w:right w:val="none" w:sz="0" w:space="0" w:color="auto"/>
      </w:divBdr>
    </w:div>
    <w:div w:id="718670967">
      <w:bodyDiv w:val="1"/>
      <w:marLeft w:val="0"/>
      <w:marRight w:val="0"/>
      <w:marTop w:val="0"/>
      <w:marBottom w:val="0"/>
      <w:divBdr>
        <w:top w:val="none" w:sz="0" w:space="0" w:color="auto"/>
        <w:left w:val="none" w:sz="0" w:space="0" w:color="auto"/>
        <w:bottom w:val="none" w:sz="0" w:space="0" w:color="auto"/>
        <w:right w:val="none" w:sz="0" w:space="0" w:color="auto"/>
      </w:divBdr>
    </w:div>
    <w:div w:id="718747591">
      <w:bodyDiv w:val="1"/>
      <w:marLeft w:val="0"/>
      <w:marRight w:val="0"/>
      <w:marTop w:val="0"/>
      <w:marBottom w:val="0"/>
      <w:divBdr>
        <w:top w:val="none" w:sz="0" w:space="0" w:color="auto"/>
        <w:left w:val="none" w:sz="0" w:space="0" w:color="auto"/>
        <w:bottom w:val="none" w:sz="0" w:space="0" w:color="auto"/>
        <w:right w:val="none" w:sz="0" w:space="0" w:color="auto"/>
      </w:divBdr>
    </w:div>
    <w:div w:id="718825663">
      <w:bodyDiv w:val="1"/>
      <w:marLeft w:val="0"/>
      <w:marRight w:val="0"/>
      <w:marTop w:val="0"/>
      <w:marBottom w:val="0"/>
      <w:divBdr>
        <w:top w:val="none" w:sz="0" w:space="0" w:color="auto"/>
        <w:left w:val="none" w:sz="0" w:space="0" w:color="auto"/>
        <w:bottom w:val="none" w:sz="0" w:space="0" w:color="auto"/>
        <w:right w:val="none" w:sz="0" w:space="0" w:color="auto"/>
      </w:divBdr>
    </w:div>
    <w:div w:id="719520391">
      <w:bodyDiv w:val="1"/>
      <w:marLeft w:val="0"/>
      <w:marRight w:val="0"/>
      <w:marTop w:val="0"/>
      <w:marBottom w:val="0"/>
      <w:divBdr>
        <w:top w:val="none" w:sz="0" w:space="0" w:color="auto"/>
        <w:left w:val="none" w:sz="0" w:space="0" w:color="auto"/>
        <w:bottom w:val="none" w:sz="0" w:space="0" w:color="auto"/>
        <w:right w:val="none" w:sz="0" w:space="0" w:color="auto"/>
      </w:divBdr>
    </w:div>
    <w:div w:id="719523753">
      <w:bodyDiv w:val="1"/>
      <w:marLeft w:val="0"/>
      <w:marRight w:val="0"/>
      <w:marTop w:val="0"/>
      <w:marBottom w:val="0"/>
      <w:divBdr>
        <w:top w:val="none" w:sz="0" w:space="0" w:color="auto"/>
        <w:left w:val="none" w:sz="0" w:space="0" w:color="auto"/>
        <w:bottom w:val="none" w:sz="0" w:space="0" w:color="auto"/>
        <w:right w:val="none" w:sz="0" w:space="0" w:color="auto"/>
      </w:divBdr>
    </w:div>
    <w:div w:id="720398780">
      <w:bodyDiv w:val="1"/>
      <w:marLeft w:val="0"/>
      <w:marRight w:val="0"/>
      <w:marTop w:val="0"/>
      <w:marBottom w:val="0"/>
      <w:divBdr>
        <w:top w:val="none" w:sz="0" w:space="0" w:color="auto"/>
        <w:left w:val="none" w:sz="0" w:space="0" w:color="auto"/>
        <w:bottom w:val="none" w:sz="0" w:space="0" w:color="auto"/>
        <w:right w:val="none" w:sz="0" w:space="0" w:color="auto"/>
      </w:divBdr>
    </w:div>
    <w:div w:id="720594293">
      <w:bodyDiv w:val="1"/>
      <w:marLeft w:val="0"/>
      <w:marRight w:val="0"/>
      <w:marTop w:val="0"/>
      <w:marBottom w:val="0"/>
      <w:divBdr>
        <w:top w:val="none" w:sz="0" w:space="0" w:color="auto"/>
        <w:left w:val="none" w:sz="0" w:space="0" w:color="auto"/>
        <w:bottom w:val="none" w:sz="0" w:space="0" w:color="auto"/>
        <w:right w:val="none" w:sz="0" w:space="0" w:color="auto"/>
      </w:divBdr>
    </w:div>
    <w:div w:id="720597038">
      <w:bodyDiv w:val="1"/>
      <w:marLeft w:val="0"/>
      <w:marRight w:val="0"/>
      <w:marTop w:val="0"/>
      <w:marBottom w:val="0"/>
      <w:divBdr>
        <w:top w:val="none" w:sz="0" w:space="0" w:color="auto"/>
        <w:left w:val="none" w:sz="0" w:space="0" w:color="auto"/>
        <w:bottom w:val="none" w:sz="0" w:space="0" w:color="auto"/>
        <w:right w:val="none" w:sz="0" w:space="0" w:color="auto"/>
      </w:divBdr>
    </w:div>
    <w:div w:id="722948366">
      <w:bodyDiv w:val="1"/>
      <w:marLeft w:val="0"/>
      <w:marRight w:val="0"/>
      <w:marTop w:val="0"/>
      <w:marBottom w:val="0"/>
      <w:divBdr>
        <w:top w:val="none" w:sz="0" w:space="0" w:color="auto"/>
        <w:left w:val="none" w:sz="0" w:space="0" w:color="auto"/>
        <w:bottom w:val="none" w:sz="0" w:space="0" w:color="auto"/>
        <w:right w:val="none" w:sz="0" w:space="0" w:color="auto"/>
      </w:divBdr>
    </w:div>
    <w:div w:id="723138795">
      <w:bodyDiv w:val="1"/>
      <w:marLeft w:val="0"/>
      <w:marRight w:val="0"/>
      <w:marTop w:val="0"/>
      <w:marBottom w:val="0"/>
      <w:divBdr>
        <w:top w:val="none" w:sz="0" w:space="0" w:color="auto"/>
        <w:left w:val="none" w:sz="0" w:space="0" w:color="auto"/>
        <w:bottom w:val="none" w:sz="0" w:space="0" w:color="auto"/>
        <w:right w:val="none" w:sz="0" w:space="0" w:color="auto"/>
      </w:divBdr>
    </w:div>
    <w:div w:id="723141210">
      <w:bodyDiv w:val="1"/>
      <w:marLeft w:val="0"/>
      <w:marRight w:val="0"/>
      <w:marTop w:val="0"/>
      <w:marBottom w:val="0"/>
      <w:divBdr>
        <w:top w:val="none" w:sz="0" w:space="0" w:color="auto"/>
        <w:left w:val="none" w:sz="0" w:space="0" w:color="auto"/>
        <w:bottom w:val="none" w:sz="0" w:space="0" w:color="auto"/>
        <w:right w:val="none" w:sz="0" w:space="0" w:color="auto"/>
      </w:divBdr>
    </w:div>
    <w:div w:id="723336478">
      <w:bodyDiv w:val="1"/>
      <w:marLeft w:val="0"/>
      <w:marRight w:val="0"/>
      <w:marTop w:val="0"/>
      <w:marBottom w:val="0"/>
      <w:divBdr>
        <w:top w:val="none" w:sz="0" w:space="0" w:color="auto"/>
        <w:left w:val="none" w:sz="0" w:space="0" w:color="auto"/>
        <w:bottom w:val="none" w:sz="0" w:space="0" w:color="auto"/>
        <w:right w:val="none" w:sz="0" w:space="0" w:color="auto"/>
      </w:divBdr>
    </w:div>
    <w:div w:id="723605989">
      <w:bodyDiv w:val="1"/>
      <w:marLeft w:val="0"/>
      <w:marRight w:val="0"/>
      <w:marTop w:val="0"/>
      <w:marBottom w:val="0"/>
      <w:divBdr>
        <w:top w:val="none" w:sz="0" w:space="0" w:color="auto"/>
        <w:left w:val="none" w:sz="0" w:space="0" w:color="auto"/>
        <w:bottom w:val="none" w:sz="0" w:space="0" w:color="auto"/>
        <w:right w:val="none" w:sz="0" w:space="0" w:color="auto"/>
      </w:divBdr>
    </w:div>
    <w:div w:id="723799188">
      <w:bodyDiv w:val="1"/>
      <w:marLeft w:val="0"/>
      <w:marRight w:val="0"/>
      <w:marTop w:val="0"/>
      <w:marBottom w:val="0"/>
      <w:divBdr>
        <w:top w:val="none" w:sz="0" w:space="0" w:color="auto"/>
        <w:left w:val="none" w:sz="0" w:space="0" w:color="auto"/>
        <w:bottom w:val="none" w:sz="0" w:space="0" w:color="auto"/>
        <w:right w:val="none" w:sz="0" w:space="0" w:color="auto"/>
      </w:divBdr>
    </w:div>
    <w:div w:id="723875650">
      <w:bodyDiv w:val="1"/>
      <w:marLeft w:val="0"/>
      <w:marRight w:val="0"/>
      <w:marTop w:val="0"/>
      <w:marBottom w:val="0"/>
      <w:divBdr>
        <w:top w:val="none" w:sz="0" w:space="0" w:color="auto"/>
        <w:left w:val="none" w:sz="0" w:space="0" w:color="auto"/>
        <w:bottom w:val="none" w:sz="0" w:space="0" w:color="auto"/>
        <w:right w:val="none" w:sz="0" w:space="0" w:color="auto"/>
      </w:divBdr>
    </w:div>
    <w:div w:id="724061251">
      <w:bodyDiv w:val="1"/>
      <w:marLeft w:val="0"/>
      <w:marRight w:val="0"/>
      <w:marTop w:val="0"/>
      <w:marBottom w:val="0"/>
      <w:divBdr>
        <w:top w:val="none" w:sz="0" w:space="0" w:color="auto"/>
        <w:left w:val="none" w:sz="0" w:space="0" w:color="auto"/>
        <w:bottom w:val="none" w:sz="0" w:space="0" w:color="auto"/>
        <w:right w:val="none" w:sz="0" w:space="0" w:color="auto"/>
      </w:divBdr>
    </w:div>
    <w:div w:id="724452766">
      <w:bodyDiv w:val="1"/>
      <w:marLeft w:val="0"/>
      <w:marRight w:val="0"/>
      <w:marTop w:val="0"/>
      <w:marBottom w:val="0"/>
      <w:divBdr>
        <w:top w:val="none" w:sz="0" w:space="0" w:color="auto"/>
        <w:left w:val="none" w:sz="0" w:space="0" w:color="auto"/>
        <w:bottom w:val="none" w:sz="0" w:space="0" w:color="auto"/>
        <w:right w:val="none" w:sz="0" w:space="0" w:color="auto"/>
      </w:divBdr>
    </w:div>
    <w:div w:id="724767093">
      <w:bodyDiv w:val="1"/>
      <w:marLeft w:val="0"/>
      <w:marRight w:val="0"/>
      <w:marTop w:val="0"/>
      <w:marBottom w:val="0"/>
      <w:divBdr>
        <w:top w:val="none" w:sz="0" w:space="0" w:color="auto"/>
        <w:left w:val="none" w:sz="0" w:space="0" w:color="auto"/>
        <w:bottom w:val="none" w:sz="0" w:space="0" w:color="auto"/>
        <w:right w:val="none" w:sz="0" w:space="0" w:color="auto"/>
      </w:divBdr>
    </w:div>
    <w:div w:id="725226204">
      <w:bodyDiv w:val="1"/>
      <w:marLeft w:val="0"/>
      <w:marRight w:val="0"/>
      <w:marTop w:val="0"/>
      <w:marBottom w:val="0"/>
      <w:divBdr>
        <w:top w:val="none" w:sz="0" w:space="0" w:color="auto"/>
        <w:left w:val="none" w:sz="0" w:space="0" w:color="auto"/>
        <w:bottom w:val="none" w:sz="0" w:space="0" w:color="auto"/>
        <w:right w:val="none" w:sz="0" w:space="0" w:color="auto"/>
      </w:divBdr>
    </w:div>
    <w:div w:id="725681852">
      <w:bodyDiv w:val="1"/>
      <w:marLeft w:val="0"/>
      <w:marRight w:val="0"/>
      <w:marTop w:val="0"/>
      <w:marBottom w:val="0"/>
      <w:divBdr>
        <w:top w:val="none" w:sz="0" w:space="0" w:color="auto"/>
        <w:left w:val="none" w:sz="0" w:space="0" w:color="auto"/>
        <w:bottom w:val="none" w:sz="0" w:space="0" w:color="auto"/>
        <w:right w:val="none" w:sz="0" w:space="0" w:color="auto"/>
      </w:divBdr>
    </w:div>
    <w:div w:id="725841585">
      <w:bodyDiv w:val="1"/>
      <w:marLeft w:val="0"/>
      <w:marRight w:val="0"/>
      <w:marTop w:val="0"/>
      <w:marBottom w:val="0"/>
      <w:divBdr>
        <w:top w:val="none" w:sz="0" w:space="0" w:color="auto"/>
        <w:left w:val="none" w:sz="0" w:space="0" w:color="auto"/>
        <w:bottom w:val="none" w:sz="0" w:space="0" w:color="auto"/>
        <w:right w:val="none" w:sz="0" w:space="0" w:color="auto"/>
      </w:divBdr>
    </w:div>
    <w:div w:id="726030399">
      <w:bodyDiv w:val="1"/>
      <w:marLeft w:val="0"/>
      <w:marRight w:val="0"/>
      <w:marTop w:val="0"/>
      <w:marBottom w:val="0"/>
      <w:divBdr>
        <w:top w:val="none" w:sz="0" w:space="0" w:color="auto"/>
        <w:left w:val="none" w:sz="0" w:space="0" w:color="auto"/>
        <w:bottom w:val="none" w:sz="0" w:space="0" w:color="auto"/>
        <w:right w:val="none" w:sz="0" w:space="0" w:color="auto"/>
      </w:divBdr>
    </w:div>
    <w:div w:id="726147413">
      <w:bodyDiv w:val="1"/>
      <w:marLeft w:val="0"/>
      <w:marRight w:val="0"/>
      <w:marTop w:val="0"/>
      <w:marBottom w:val="0"/>
      <w:divBdr>
        <w:top w:val="none" w:sz="0" w:space="0" w:color="auto"/>
        <w:left w:val="none" w:sz="0" w:space="0" w:color="auto"/>
        <w:bottom w:val="none" w:sz="0" w:space="0" w:color="auto"/>
        <w:right w:val="none" w:sz="0" w:space="0" w:color="auto"/>
      </w:divBdr>
    </w:div>
    <w:div w:id="727151559">
      <w:bodyDiv w:val="1"/>
      <w:marLeft w:val="0"/>
      <w:marRight w:val="0"/>
      <w:marTop w:val="0"/>
      <w:marBottom w:val="0"/>
      <w:divBdr>
        <w:top w:val="none" w:sz="0" w:space="0" w:color="auto"/>
        <w:left w:val="none" w:sz="0" w:space="0" w:color="auto"/>
        <w:bottom w:val="none" w:sz="0" w:space="0" w:color="auto"/>
        <w:right w:val="none" w:sz="0" w:space="0" w:color="auto"/>
      </w:divBdr>
    </w:div>
    <w:div w:id="727261268">
      <w:bodyDiv w:val="1"/>
      <w:marLeft w:val="0"/>
      <w:marRight w:val="0"/>
      <w:marTop w:val="0"/>
      <w:marBottom w:val="0"/>
      <w:divBdr>
        <w:top w:val="none" w:sz="0" w:space="0" w:color="auto"/>
        <w:left w:val="none" w:sz="0" w:space="0" w:color="auto"/>
        <w:bottom w:val="none" w:sz="0" w:space="0" w:color="auto"/>
        <w:right w:val="none" w:sz="0" w:space="0" w:color="auto"/>
      </w:divBdr>
    </w:div>
    <w:div w:id="727416026">
      <w:bodyDiv w:val="1"/>
      <w:marLeft w:val="0"/>
      <w:marRight w:val="0"/>
      <w:marTop w:val="0"/>
      <w:marBottom w:val="0"/>
      <w:divBdr>
        <w:top w:val="none" w:sz="0" w:space="0" w:color="auto"/>
        <w:left w:val="none" w:sz="0" w:space="0" w:color="auto"/>
        <w:bottom w:val="none" w:sz="0" w:space="0" w:color="auto"/>
        <w:right w:val="none" w:sz="0" w:space="0" w:color="auto"/>
      </w:divBdr>
    </w:div>
    <w:div w:id="727846776">
      <w:bodyDiv w:val="1"/>
      <w:marLeft w:val="0"/>
      <w:marRight w:val="0"/>
      <w:marTop w:val="0"/>
      <w:marBottom w:val="0"/>
      <w:divBdr>
        <w:top w:val="none" w:sz="0" w:space="0" w:color="auto"/>
        <w:left w:val="none" w:sz="0" w:space="0" w:color="auto"/>
        <w:bottom w:val="none" w:sz="0" w:space="0" w:color="auto"/>
        <w:right w:val="none" w:sz="0" w:space="0" w:color="auto"/>
      </w:divBdr>
    </w:div>
    <w:div w:id="727919901">
      <w:bodyDiv w:val="1"/>
      <w:marLeft w:val="0"/>
      <w:marRight w:val="0"/>
      <w:marTop w:val="0"/>
      <w:marBottom w:val="0"/>
      <w:divBdr>
        <w:top w:val="none" w:sz="0" w:space="0" w:color="auto"/>
        <w:left w:val="none" w:sz="0" w:space="0" w:color="auto"/>
        <w:bottom w:val="none" w:sz="0" w:space="0" w:color="auto"/>
        <w:right w:val="none" w:sz="0" w:space="0" w:color="auto"/>
      </w:divBdr>
    </w:div>
    <w:div w:id="727997688">
      <w:bodyDiv w:val="1"/>
      <w:marLeft w:val="0"/>
      <w:marRight w:val="0"/>
      <w:marTop w:val="0"/>
      <w:marBottom w:val="0"/>
      <w:divBdr>
        <w:top w:val="none" w:sz="0" w:space="0" w:color="auto"/>
        <w:left w:val="none" w:sz="0" w:space="0" w:color="auto"/>
        <w:bottom w:val="none" w:sz="0" w:space="0" w:color="auto"/>
        <w:right w:val="none" w:sz="0" w:space="0" w:color="auto"/>
      </w:divBdr>
    </w:div>
    <w:div w:id="729184288">
      <w:bodyDiv w:val="1"/>
      <w:marLeft w:val="0"/>
      <w:marRight w:val="0"/>
      <w:marTop w:val="0"/>
      <w:marBottom w:val="0"/>
      <w:divBdr>
        <w:top w:val="none" w:sz="0" w:space="0" w:color="auto"/>
        <w:left w:val="none" w:sz="0" w:space="0" w:color="auto"/>
        <w:bottom w:val="none" w:sz="0" w:space="0" w:color="auto"/>
        <w:right w:val="none" w:sz="0" w:space="0" w:color="auto"/>
      </w:divBdr>
    </w:div>
    <w:div w:id="729352429">
      <w:bodyDiv w:val="1"/>
      <w:marLeft w:val="0"/>
      <w:marRight w:val="0"/>
      <w:marTop w:val="0"/>
      <w:marBottom w:val="0"/>
      <w:divBdr>
        <w:top w:val="none" w:sz="0" w:space="0" w:color="auto"/>
        <w:left w:val="none" w:sz="0" w:space="0" w:color="auto"/>
        <w:bottom w:val="none" w:sz="0" w:space="0" w:color="auto"/>
        <w:right w:val="none" w:sz="0" w:space="0" w:color="auto"/>
      </w:divBdr>
    </w:div>
    <w:div w:id="729499774">
      <w:bodyDiv w:val="1"/>
      <w:marLeft w:val="0"/>
      <w:marRight w:val="0"/>
      <w:marTop w:val="0"/>
      <w:marBottom w:val="0"/>
      <w:divBdr>
        <w:top w:val="none" w:sz="0" w:space="0" w:color="auto"/>
        <w:left w:val="none" w:sz="0" w:space="0" w:color="auto"/>
        <w:bottom w:val="none" w:sz="0" w:space="0" w:color="auto"/>
        <w:right w:val="none" w:sz="0" w:space="0" w:color="auto"/>
      </w:divBdr>
    </w:div>
    <w:div w:id="730932668">
      <w:bodyDiv w:val="1"/>
      <w:marLeft w:val="0"/>
      <w:marRight w:val="0"/>
      <w:marTop w:val="0"/>
      <w:marBottom w:val="0"/>
      <w:divBdr>
        <w:top w:val="none" w:sz="0" w:space="0" w:color="auto"/>
        <w:left w:val="none" w:sz="0" w:space="0" w:color="auto"/>
        <w:bottom w:val="none" w:sz="0" w:space="0" w:color="auto"/>
        <w:right w:val="none" w:sz="0" w:space="0" w:color="auto"/>
      </w:divBdr>
    </w:div>
    <w:div w:id="731319553">
      <w:bodyDiv w:val="1"/>
      <w:marLeft w:val="0"/>
      <w:marRight w:val="0"/>
      <w:marTop w:val="0"/>
      <w:marBottom w:val="0"/>
      <w:divBdr>
        <w:top w:val="none" w:sz="0" w:space="0" w:color="auto"/>
        <w:left w:val="none" w:sz="0" w:space="0" w:color="auto"/>
        <w:bottom w:val="none" w:sz="0" w:space="0" w:color="auto"/>
        <w:right w:val="none" w:sz="0" w:space="0" w:color="auto"/>
      </w:divBdr>
    </w:div>
    <w:div w:id="731536259">
      <w:bodyDiv w:val="1"/>
      <w:marLeft w:val="0"/>
      <w:marRight w:val="0"/>
      <w:marTop w:val="0"/>
      <w:marBottom w:val="0"/>
      <w:divBdr>
        <w:top w:val="none" w:sz="0" w:space="0" w:color="auto"/>
        <w:left w:val="none" w:sz="0" w:space="0" w:color="auto"/>
        <w:bottom w:val="none" w:sz="0" w:space="0" w:color="auto"/>
        <w:right w:val="none" w:sz="0" w:space="0" w:color="auto"/>
      </w:divBdr>
    </w:div>
    <w:div w:id="731586463">
      <w:bodyDiv w:val="1"/>
      <w:marLeft w:val="0"/>
      <w:marRight w:val="0"/>
      <w:marTop w:val="0"/>
      <w:marBottom w:val="0"/>
      <w:divBdr>
        <w:top w:val="none" w:sz="0" w:space="0" w:color="auto"/>
        <w:left w:val="none" w:sz="0" w:space="0" w:color="auto"/>
        <w:bottom w:val="none" w:sz="0" w:space="0" w:color="auto"/>
        <w:right w:val="none" w:sz="0" w:space="0" w:color="auto"/>
      </w:divBdr>
    </w:div>
    <w:div w:id="731781234">
      <w:bodyDiv w:val="1"/>
      <w:marLeft w:val="0"/>
      <w:marRight w:val="0"/>
      <w:marTop w:val="0"/>
      <w:marBottom w:val="0"/>
      <w:divBdr>
        <w:top w:val="none" w:sz="0" w:space="0" w:color="auto"/>
        <w:left w:val="none" w:sz="0" w:space="0" w:color="auto"/>
        <w:bottom w:val="none" w:sz="0" w:space="0" w:color="auto"/>
        <w:right w:val="none" w:sz="0" w:space="0" w:color="auto"/>
      </w:divBdr>
    </w:div>
    <w:div w:id="732003884">
      <w:bodyDiv w:val="1"/>
      <w:marLeft w:val="0"/>
      <w:marRight w:val="0"/>
      <w:marTop w:val="0"/>
      <w:marBottom w:val="0"/>
      <w:divBdr>
        <w:top w:val="none" w:sz="0" w:space="0" w:color="auto"/>
        <w:left w:val="none" w:sz="0" w:space="0" w:color="auto"/>
        <w:bottom w:val="none" w:sz="0" w:space="0" w:color="auto"/>
        <w:right w:val="none" w:sz="0" w:space="0" w:color="auto"/>
      </w:divBdr>
    </w:div>
    <w:div w:id="732046541">
      <w:bodyDiv w:val="1"/>
      <w:marLeft w:val="0"/>
      <w:marRight w:val="0"/>
      <w:marTop w:val="0"/>
      <w:marBottom w:val="0"/>
      <w:divBdr>
        <w:top w:val="none" w:sz="0" w:space="0" w:color="auto"/>
        <w:left w:val="none" w:sz="0" w:space="0" w:color="auto"/>
        <w:bottom w:val="none" w:sz="0" w:space="0" w:color="auto"/>
        <w:right w:val="none" w:sz="0" w:space="0" w:color="auto"/>
      </w:divBdr>
    </w:div>
    <w:div w:id="732431110">
      <w:bodyDiv w:val="1"/>
      <w:marLeft w:val="0"/>
      <w:marRight w:val="0"/>
      <w:marTop w:val="0"/>
      <w:marBottom w:val="0"/>
      <w:divBdr>
        <w:top w:val="none" w:sz="0" w:space="0" w:color="auto"/>
        <w:left w:val="none" w:sz="0" w:space="0" w:color="auto"/>
        <w:bottom w:val="none" w:sz="0" w:space="0" w:color="auto"/>
        <w:right w:val="none" w:sz="0" w:space="0" w:color="auto"/>
      </w:divBdr>
    </w:div>
    <w:div w:id="732587257">
      <w:bodyDiv w:val="1"/>
      <w:marLeft w:val="0"/>
      <w:marRight w:val="0"/>
      <w:marTop w:val="0"/>
      <w:marBottom w:val="0"/>
      <w:divBdr>
        <w:top w:val="none" w:sz="0" w:space="0" w:color="auto"/>
        <w:left w:val="none" w:sz="0" w:space="0" w:color="auto"/>
        <w:bottom w:val="none" w:sz="0" w:space="0" w:color="auto"/>
        <w:right w:val="none" w:sz="0" w:space="0" w:color="auto"/>
      </w:divBdr>
    </w:div>
    <w:div w:id="733551621">
      <w:bodyDiv w:val="1"/>
      <w:marLeft w:val="0"/>
      <w:marRight w:val="0"/>
      <w:marTop w:val="0"/>
      <w:marBottom w:val="0"/>
      <w:divBdr>
        <w:top w:val="none" w:sz="0" w:space="0" w:color="auto"/>
        <w:left w:val="none" w:sz="0" w:space="0" w:color="auto"/>
        <w:bottom w:val="none" w:sz="0" w:space="0" w:color="auto"/>
        <w:right w:val="none" w:sz="0" w:space="0" w:color="auto"/>
      </w:divBdr>
    </w:div>
    <w:div w:id="734477737">
      <w:bodyDiv w:val="1"/>
      <w:marLeft w:val="0"/>
      <w:marRight w:val="0"/>
      <w:marTop w:val="0"/>
      <w:marBottom w:val="0"/>
      <w:divBdr>
        <w:top w:val="none" w:sz="0" w:space="0" w:color="auto"/>
        <w:left w:val="none" w:sz="0" w:space="0" w:color="auto"/>
        <w:bottom w:val="none" w:sz="0" w:space="0" w:color="auto"/>
        <w:right w:val="none" w:sz="0" w:space="0" w:color="auto"/>
      </w:divBdr>
    </w:div>
    <w:div w:id="734738450">
      <w:bodyDiv w:val="1"/>
      <w:marLeft w:val="0"/>
      <w:marRight w:val="0"/>
      <w:marTop w:val="0"/>
      <w:marBottom w:val="0"/>
      <w:divBdr>
        <w:top w:val="none" w:sz="0" w:space="0" w:color="auto"/>
        <w:left w:val="none" w:sz="0" w:space="0" w:color="auto"/>
        <w:bottom w:val="none" w:sz="0" w:space="0" w:color="auto"/>
        <w:right w:val="none" w:sz="0" w:space="0" w:color="auto"/>
      </w:divBdr>
    </w:div>
    <w:div w:id="735324056">
      <w:bodyDiv w:val="1"/>
      <w:marLeft w:val="0"/>
      <w:marRight w:val="0"/>
      <w:marTop w:val="0"/>
      <w:marBottom w:val="0"/>
      <w:divBdr>
        <w:top w:val="none" w:sz="0" w:space="0" w:color="auto"/>
        <w:left w:val="none" w:sz="0" w:space="0" w:color="auto"/>
        <w:bottom w:val="none" w:sz="0" w:space="0" w:color="auto"/>
        <w:right w:val="none" w:sz="0" w:space="0" w:color="auto"/>
      </w:divBdr>
    </w:div>
    <w:div w:id="736130235">
      <w:bodyDiv w:val="1"/>
      <w:marLeft w:val="0"/>
      <w:marRight w:val="0"/>
      <w:marTop w:val="0"/>
      <w:marBottom w:val="0"/>
      <w:divBdr>
        <w:top w:val="none" w:sz="0" w:space="0" w:color="auto"/>
        <w:left w:val="none" w:sz="0" w:space="0" w:color="auto"/>
        <w:bottom w:val="none" w:sz="0" w:space="0" w:color="auto"/>
        <w:right w:val="none" w:sz="0" w:space="0" w:color="auto"/>
      </w:divBdr>
    </w:div>
    <w:div w:id="736634155">
      <w:bodyDiv w:val="1"/>
      <w:marLeft w:val="0"/>
      <w:marRight w:val="0"/>
      <w:marTop w:val="0"/>
      <w:marBottom w:val="0"/>
      <w:divBdr>
        <w:top w:val="none" w:sz="0" w:space="0" w:color="auto"/>
        <w:left w:val="none" w:sz="0" w:space="0" w:color="auto"/>
        <w:bottom w:val="none" w:sz="0" w:space="0" w:color="auto"/>
        <w:right w:val="none" w:sz="0" w:space="0" w:color="auto"/>
      </w:divBdr>
    </w:div>
    <w:div w:id="737215503">
      <w:bodyDiv w:val="1"/>
      <w:marLeft w:val="0"/>
      <w:marRight w:val="0"/>
      <w:marTop w:val="0"/>
      <w:marBottom w:val="0"/>
      <w:divBdr>
        <w:top w:val="none" w:sz="0" w:space="0" w:color="auto"/>
        <w:left w:val="none" w:sz="0" w:space="0" w:color="auto"/>
        <w:bottom w:val="none" w:sz="0" w:space="0" w:color="auto"/>
        <w:right w:val="none" w:sz="0" w:space="0" w:color="auto"/>
      </w:divBdr>
    </w:div>
    <w:div w:id="738404079">
      <w:bodyDiv w:val="1"/>
      <w:marLeft w:val="0"/>
      <w:marRight w:val="0"/>
      <w:marTop w:val="0"/>
      <w:marBottom w:val="0"/>
      <w:divBdr>
        <w:top w:val="none" w:sz="0" w:space="0" w:color="auto"/>
        <w:left w:val="none" w:sz="0" w:space="0" w:color="auto"/>
        <w:bottom w:val="none" w:sz="0" w:space="0" w:color="auto"/>
        <w:right w:val="none" w:sz="0" w:space="0" w:color="auto"/>
      </w:divBdr>
    </w:div>
    <w:div w:id="738599035">
      <w:bodyDiv w:val="1"/>
      <w:marLeft w:val="0"/>
      <w:marRight w:val="0"/>
      <w:marTop w:val="0"/>
      <w:marBottom w:val="0"/>
      <w:divBdr>
        <w:top w:val="none" w:sz="0" w:space="0" w:color="auto"/>
        <w:left w:val="none" w:sz="0" w:space="0" w:color="auto"/>
        <w:bottom w:val="none" w:sz="0" w:space="0" w:color="auto"/>
        <w:right w:val="none" w:sz="0" w:space="0" w:color="auto"/>
      </w:divBdr>
    </w:div>
    <w:div w:id="739181623">
      <w:bodyDiv w:val="1"/>
      <w:marLeft w:val="0"/>
      <w:marRight w:val="0"/>
      <w:marTop w:val="0"/>
      <w:marBottom w:val="0"/>
      <w:divBdr>
        <w:top w:val="none" w:sz="0" w:space="0" w:color="auto"/>
        <w:left w:val="none" w:sz="0" w:space="0" w:color="auto"/>
        <w:bottom w:val="none" w:sz="0" w:space="0" w:color="auto"/>
        <w:right w:val="none" w:sz="0" w:space="0" w:color="auto"/>
      </w:divBdr>
    </w:div>
    <w:div w:id="739248968">
      <w:bodyDiv w:val="1"/>
      <w:marLeft w:val="0"/>
      <w:marRight w:val="0"/>
      <w:marTop w:val="0"/>
      <w:marBottom w:val="0"/>
      <w:divBdr>
        <w:top w:val="none" w:sz="0" w:space="0" w:color="auto"/>
        <w:left w:val="none" w:sz="0" w:space="0" w:color="auto"/>
        <w:bottom w:val="none" w:sz="0" w:space="0" w:color="auto"/>
        <w:right w:val="none" w:sz="0" w:space="0" w:color="auto"/>
      </w:divBdr>
    </w:div>
    <w:div w:id="739907346">
      <w:bodyDiv w:val="1"/>
      <w:marLeft w:val="0"/>
      <w:marRight w:val="0"/>
      <w:marTop w:val="0"/>
      <w:marBottom w:val="0"/>
      <w:divBdr>
        <w:top w:val="none" w:sz="0" w:space="0" w:color="auto"/>
        <w:left w:val="none" w:sz="0" w:space="0" w:color="auto"/>
        <w:bottom w:val="none" w:sz="0" w:space="0" w:color="auto"/>
        <w:right w:val="none" w:sz="0" w:space="0" w:color="auto"/>
      </w:divBdr>
    </w:div>
    <w:div w:id="741297629">
      <w:bodyDiv w:val="1"/>
      <w:marLeft w:val="0"/>
      <w:marRight w:val="0"/>
      <w:marTop w:val="0"/>
      <w:marBottom w:val="0"/>
      <w:divBdr>
        <w:top w:val="none" w:sz="0" w:space="0" w:color="auto"/>
        <w:left w:val="none" w:sz="0" w:space="0" w:color="auto"/>
        <w:bottom w:val="none" w:sz="0" w:space="0" w:color="auto"/>
        <w:right w:val="none" w:sz="0" w:space="0" w:color="auto"/>
      </w:divBdr>
    </w:div>
    <w:div w:id="742341242">
      <w:bodyDiv w:val="1"/>
      <w:marLeft w:val="0"/>
      <w:marRight w:val="0"/>
      <w:marTop w:val="0"/>
      <w:marBottom w:val="0"/>
      <w:divBdr>
        <w:top w:val="none" w:sz="0" w:space="0" w:color="auto"/>
        <w:left w:val="none" w:sz="0" w:space="0" w:color="auto"/>
        <w:bottom w:val="none" w:sz="0" w:space="0" w:color="auto"/>
        <w:right w:val="none" w:sz="0" w:space="0" w:color="auto"/>
      </w:divBdr>
    </w:div>
    <w:div w:id="743143733">
      <w:bodyDiv w:val="1"/>
      <w:marLeft w:val="0"/>
      <w:marRight w:val="0"/>
      <w:marTop w:val="0"/>
      <w:marBottom w:val="0"/>
      <w:divBdr>
        <w:top w:val="none" w:sz="0" w:space="0" w:color="auto"/>
        <w:left w:val="none" w:sz="0" w:space="0" w:color="auto"/>
        <w:bottom w:val="none" w:sz="0" w:space="0" w:color="auto"/>
        <w:right w:val="none" w:sz="0" w:space="0" w:color="auto"/>
      </w:divBdr>
    </w:div>
    <w:div w:id="743182947">
      <w:bodyDiv w:val="1"/>
      <w:marLeft w:val="0"/>
      <w:marRight w:val="0"/>
      <w:marTop w:val="0"/>
      <w:marBottom w:val="0"/>
      <w:divBdr>
        <w:top w:val="none" w:sz="0" w:space="0" w:color="auto"/>
        <w:left w:val="none" w:sz="0" w:space="0" w:color="auto"/>
        <w:bottom w:val="none" w:sz="0" w:space="0" w:color="auto"/>
        <w:right w:val="none" w:sz="0" w:space="0" w:color="auto"/>
      </w:divBdr>
    </w:div>
    <w:div w:id="743651909">
      <w:bodyDiv w:val="1"/>
      <w:marLeft w:val="0"/>
      <w:marRight w:val="0"/>
      <w:marTop w:val="0"/>
      <w:marBottom w:val="0"/>
      <w:divBdr>
        <w:top w:val="none" w:sz="0" w:space="0" w:color="auto"/>
        <w:left w:val="none" w:sz="0" w:space="0" w:color="auto"/>
        <w:bottom w:val="none" w:sz="0" w:space="0" w:color="auto"/>
        <w:right w:val="none" w:sz="0" w:space="0" w:color="auto"/>
      </w:divBdr>
    </w:div>
    <w:div w:id="744497791">
      <w:bodyDiv w:val="1"/>
      <w:marLeft w:val="0"/>
      <w:marRight w:val="0"/>
      <w:marTop w:val="0"/>
      <w:marBottom w:val="0"/>
      <w:divBdr>
        <w:top w:val="none" w:sz="0" w:space="0" w:color="auto"/>
        <w:left w:val="none" w:sz="0" w:space="0" w:color="auto"/>
        <w:bottom w:val="none" w:sz="0" w:space="0" w:color="auto"/>
        <w:right w:val="none" w:sz="0" w:space="0" w:color="auto"/>
      </w:divBdr>
    </w:div>
    <w:div w:id="744912787">
      <w:bodyDiv w:val="1"/>
      <w:marLeft w:val="0"/>
      <w:marRight w:val="0"/>
      <w:marTop w:val="0"/>
      <w:marBottom w:val="0"/>
      <w:divBdr>
        <w:top w:val="none" w:sz="0" w:space="0" w:color="auto"/>
        <w:left w:val="none" w:sz="0" w:space="0" w:color="auto"/>
        <w:bottom w:val="none" w:sz="0" w:space="0" w:color="auto"/>
        <w:right w:val="none" w:sz="0" w:space="0" w:color="auto"/>
      </w:divBdr>
    </w:div>
    <w:div w:id="744914481">
      <w:bodyDiv w:val="1"/>
      <w:marLeft w:val="0"/>
      <w:marRight w:val="0"/>
      <w:marTop w:val="0"/>
      <w:marBottom w:val="0"/>
      <w:divBdr>
        <w:top w:val="none" w:sz="0" w:space="0" w:color="auto"/>
        <w:left w:val="none" w:sz="0" w:space="0" w:color="auto"/>
        <w:bottom w:val="none" w:sz="0" w:space="0" w:color="auto"/>
        <w:right w:val="none" w:sz="0" w:space="0" w:color="auto"/>
      </w:divBdr>
    </w:div>
    <w:div w:id="746003280">
      <w:bodyDiv w:val="1"/>
      <w:marLeft w:val="0"/>
      <w:marRight w:val="0"/>
      <w:marTop w:val="0"/>
      <w:marBottom w:val="0"/>
      <w:divBdr>
        <w:top w:val="none" w:sz="0" w:space="0" w:color="auto"/>
        <w:left w:val="none" w:sz="0" w:space="0" w:color="auto"/>
        <w:bottom w:val="none" w:sz="0" w:space="0" w:color="auto"/>
        <w:right w:val="none" w:sz="0" w:space="0" w:color="auto"/>
      </w:divBdr>
    </w:div>
    <w:div w:id="746147855">
      <w:bodyDiv w:val="1"/>
      <w:marLeft w:val="0"/>
      <w:marRight w:val="0"/>
      <w:marTop w:val="0"/>
      <w:marBottom w:val="0"/>
      <w:divBdr>
        <w:top w:val="none" w:sz="0" w:space="0" w:color="auto"/>
        <w:left w:val="none" w:sz="0" w:space="0" w:color="auto"/>
        <w:bottom w:val="none" w:sz="0" w:space="0" w:color="auto"/>
        <w:right w:val="none" w:sz="0" w:space="0" w:color="auto"/>
      </w:divBdr>
    </w:div>
    <w:div w:id="746193005">
      <w:bodyDiv w:val="1"/>
      <w:marLeft w:val="0"/>
      <w:marRight w:val="0"/>
      <w:marTop w:val="0"/>
      <w:marBottom w:val="0"/>
      <w:divBdr>
        <w:top w:val="none" w:sz="0" w:space="0" w:color="auto"/>
        <w:left w:val="none" w:sz="0" w:space="0" w:color="auto"/>
        <w:bottom w:val="none" w:sz="0" w:space="0" w:color="auto"/>
        <w:right w:val="none" w:sz="0" w:space="0" w:color="auto"/>
      </w:divBdr>
    </w:div>
    <w:div w:id="746728536">
      <w:bodyDiv w:val="1"/>
      <w:marLeft w:val="0"/>
      <w:marRight w:val="0"/>
      <w:marTop w:val="0"/>
      <w:marBottom w:val="0"/>
      <w:divBdr>
        <w:top w:val="none" w:sz="0" w:space="0" w:color="auto"/>
        <w:left w:val="none" w:sz="0" w:space="0" w:color="auto"/>
        <w:bottom w:val="none" w:sz="0" w:space="0" w:color="auto"/>
        <w:right w:val="none" w:sz="0" w:space="0" w:color="auto"/>
      </w:divBdr>
    </w:div>
    <w:div w:id="748120406">
      <w:bodyDiv w:val="1"/>
      <w:marLeft w:val="0"/>
      <w:marRight w:val="0"/>
      <w:marTop w:val="0"/>
      <w:marBottom w:val="0"/>
      <w:divBdr>
        <w:top w:val="none" w:sz="0" w:space="0" w:color="auto"/>
        <w:left w:val="none" w:sz="0" w:space="0" w:color="auto"/>
        <w:bottom w:val="none" w:sz="0" w:space="0" w:color="auto"/>
        <w:right w:val="none" w:sz="0" w:space="0" w:color="auto"/>
      </w:divBdr>
    </w:div>
    <w:div w:id="748305831">
      <w:bodyDiv w:val="1"/>
      <w:marLeft w:val="0"/>
      <w:marRight w:val="0"/>
      <w:marTop w:val="0"/>
      <w:marBottom w:val="0"/>
      <w:divBdr>
        <w:top w:val="none" w:sz="0" w:space="0" w:color="auto"/>
        <w:left w:val="none" w:sz="0" w:space="0" w:color="auto"/>
        <w:bottom w:val="none" w:sz="0" w:space="0" w:color="auto"/>
        <w:right w:val="none" w:sz="0" w:space="0" w:color="auto"/>
      </w:divBdr>
    </w:div>
    <w:div w:id="748844764">
      <w:bodyDiv w:val="1"/>
      <w:marLeft w:val="0"/>
      <w:marRight w:val="0"/>
      <w:marTop w:val="0"/>
      <w:marBottom w:val="0"/>
      <w:divBdr>
        <w:top w:val="none" w:sz="0" w:space="0" w:color="auto"/>
        <w:left w:val="none" w:sz="0" w:space="0" w:color="auto"/>
        <w:bottom w:val="none" w:sz="0" w:space="0" w:color="auto"/>
        <w:right w:val="none" w:sz="0" w:space="0" w:color="auto"/>
      </w:divBdr>
    </w:div>
    <w:div w:id="749160312">
      <w:bodyDiv w:val="1"/>
      <w:marLeft w:val="0"/>
      <w:marRight w:val="0"/>
      <w:marTop w:val="0"/>
      <w:marBottom w:val="0"/>
      <w:divBdr>
        <w:top w:val="none" w:sz="0" w:space="0" w:color="auto"/>
        <w:left w:val="none" w:sz="0" w:space="0" w:color="auto"/>
        <w:bottom w:val="none" w:sz="0" w:space="0" w:color="auto"/>
        <w:right w:val="none" w:sz="0" w:space="0" w:color="auto"/>
      </w:divBdr>
    </w:div>
    <w:div w:id="749809351">
      <w:bodyDiv w:val="1"/>
      <w:marLeft w:val="0"/>
      <w:marRight w:val="0"/>
      <w:marTop w:val="0"/>
      <w:marBottom w:val="0"/>
      <w:divBdr>
        <w:top w:val="none" w:sz="0" w:space="0" w:color="auto"/>
        <w:left w:val="none" w:sz="0" w:space="0" w:color="auto"/>
        <w:bottom w:val="none" w:sz="0" w:space="0" w:color="auto"/>
        <w:right w:val="none" w:sz="0" w:space="0" w:color="auto"/>
      </w:divBdr>
    </w:div>
    <w:div w:id="751004924">
      <w:bodyDiv w:val="1"/>
      <w:marLeft w:val="0"/>
      <w:marRight w:val="0"/>
      <w:marTop w:val="0"/>
      <w:marBottom w:val="0"/>
      <w:divBdr>
        <w:top w:val="none" w:sz="0" w:space="0" w:color="auto"/>
        <w:left w:val="none" w:sz="0" w:space="0" w:color="auto"/>
        <w:bottom w:val="none" w:sz="0" w:space="0" w:color="auto"/>
        <w:right w:val="none" w:sz="0" w:space="0" w:color="auto"/>
      </w:divBdr>
    </w:div>
    <w:div w:id="751127921">
      <w:bodyDiv w:val="1"/>
      <w:marLeft w:val="0"/>
      <w:marRight w:val="0"/>
      <w:marTop w:val="0"/>
      <w:marBottom w:val="0"/>
      <w:divBdr>
        <w:top w:val="none" w:sz="0" w:space="0" w:color="auto"/>
        <w:left w:val="none" w:sz="0" w:space="0" w:color="auto"/>
        <w:bottom w:val="none" w:sz="0" w:space="0" w:color="auto"/>
        <w:right w:val="none" w:sz="0" w:space="0" w:color="auto"/>
      </w:divBdr>
    </w:div>
    <w:div w:id="751778302">
      <w:bodyDiv w:val="1"/>
      <w:marLeft w:val="0"/>
      <w:marRight w:val="0"/>
      <w:marTop w:val="0"/>
      <w:marBottom w:val="0"/>
      <w:divBdr>
        <w:top w:val="none" w:sz="0" w:space="0" w:color="auto"/>
        <w:left w:val="none" w:sz="0" w:space="0" w:color="auto"/>
        <w:bottom w:val="none" w:sz="0" w:space="0" w:color="auto"/>
        <w:right w:val="none" w:sz="0" w:space="0" w:color="auto"/>
      </w:divBdr>
    </w:div>
    <w:div w:id="752431301">
      <w:bodyDiv w:val="1"/>
      <w:marLeft w:val="0"/>
      <w:marRight w:val="0"/>
      <w:marTop w:val="0"/>
      <w:marBottom w:val="0"/>
      <w:divBdr>
        <w:top w:val="none" w:sz="0" w:space="0" w:color="auto"/>
        <w:left w:val="none" w:sz="0" w:space="0" w:color="auto"/>
        <w:bottom w:val="none" w:sz="0" w:space="0" w:color="auto"/>
        <w:right w:val="none" w:sz="0" w:space="0" w:color="auto"/>
      </w:divBdr>
    </w:div>
    <w:div w:id="752507864">
      <w:bodyDiv w:val="1"/>
      <w:marLeft w:val="0"/>
      <w:marRight w:val="0"/>
      <w:marTop w:val="0"/>
      <w:marBottom w:val="0"/>
      <w:divBdr>
        <w:top w:val="none" w:sz="0" w:space="0" w:color="auto"/>
        <w:left w:val="none" w:sz="0" w:space="0" w:color="auto"/>
        <w:bottom w:val="none" w:sz="0" w:space="0" w:color="auto"/>
        <w:right w:val="none" w:sz="0" w:space="0" w:color="auto"/>
      </w:divBdr>
    </w:div>
    <w:div w:id="752898014">
      <w:bodyDiv w:val="1"/>
      <w:marLeft w:val="0"/>
      <w:marRight w:val="0"/>
      <w:marTop w:val="0"/>
      <w:marBottom w:val="0"/>
      <w:divBdr>
        <w:top w:val="none" w:sz="0" w:space="0" w:color="auto"/>
        <w:left w:val="none" w:sz="0" w:space="0" w:color="auto"/>
        <w:bottom w:val="none" w:sz="0" w:space="0" w:color="auto"/>
        <w:right w:val="none" w:sz="0" w:space="0" w:color="auto"/>
      </w:divBdr>
    </w:div>
    <w:div w:id="753353766">
      <w:bodyDiv w:val="1"/>
      <w:marLeft w:val="0"/>
      <w:marRight w:val="0"/>
      <w:marTop w:val="0"/>
      <w:marBottom w:val="0"/>
      <w:divBdr>
        <w:top w:val="none" w:sz="0" w:space="0" w:color="auto"/>
        <w:left w:val="none" w:sz="0" w:space="0" w:color="auto"/>
        <w:bottom w:val="none" w:sz="0" w:space="0" w:color="auto"/>
        <w:right w:val="none" w:sz="0" w:space="0" w:color="auto"/>
      </w:divBdr>
    </w:div>
    <w:div w:id="753356753">
      <w:bodyDiv w:val="1"/>
      <w:marLeft w:val="0"/>
      <w:marRight w:val="0"/>
      <w:marTop w:val="0"/>
      <w:marBottom w:val="0"/>
      <w:divBdr>
        <w:top w:val="none" w:sz="0" w:space="0" w:color="auto"/>
        <w:left w:val="none" w:sz="0" w:space="0" w:color="auto"/>
        <w:bottom w:val="none" w:sz="0" w:space="0" w:color="auto"/>
        <w:right w:val="none" w:sz="0" w:space="0" w:color="auto"/>
      </w:divBdr>
    </w:div>
    <w:div w:id="753863037">
      <w:bodyDiv w:val="1"/>
      <w:marLeft w:val="0"/>
      <w:marRight w:val="0"/>
      <w:marTop w:val="0"/>
      <w:marBottom w:val="0"/>
      <w:divBdr>
        <w:top w:val="none" w:sz="0" w:space="0" w:color="auto"/>
        <w:left w:val="none" w:sz="0" w:space="0" w:color="auto"/>
        <w:bottom w:val="none" w:sz="0" w:space="0" w:color="auto"/>
        <w:right w:val="none" w:sz="0" w:space="0" w:color="auto"/>
      </w:divBdr>
    </w:div>
    <w:div w:id="755253213">
      <w:bodyDiv w:val="1"/>
      <w:marLeft w:val="0"/>
      <w:marRight w:val="0"/>
      <w:marTop w:val="0"/>
      <w:marBottom w:val="0"/>
      <w:divBdr>
        <w:top w:val="none" w:sz="0" w:space="0" w:color="auto"/>
        <w:left w:val="none" w:sz="0" w:space="0" w:color="auto"/>
        <w:bottom w:val="none" w:sz="0" w:space="0" w:color="auto"/>
        <w:right w:val="none" w:sz="0" w:space="0" w:color="auto"/>
      </w:divBdr>
    </w:div>
    <w:div w:id="755253397">
      <w:bodyDiv w:val="1"/>
      <w:marLeft w:val="0"/>
      <w:marRight w:val="0"/>
      <w:marTop w:val="0"/>
      <w:marBottom w:val="0"/>
      <w:divBdr>
        <w:top w:val="none" w:sz="0" w:space="0" w:color="auto"/>
        <w:left w:val="none" w:sz="0" w:space="0" w:color="auto"/>
        <w:bottom w:val="none" w:sz="0" w:space="0" w:color="auto"/>
        <w:right w:val="none" w:sz="0" w:space="0" w:color="auto"/>
      </w:divBdr>
    </w:div>
    <w:div w:id="755512651">
      <w:bodyDiv w:val="1"/>
      <w:marLeft w:val="0"/>
      <w:marRight w:val="0"/>
      <w:marTop w:val="0"/>
      <w:marBottom w:val="0"/>
      <w:divBdr>
        <w:top w:val="none" w:sz="0" w:space="0" w:color="auto"/>
        <w:left w:val="none" w:sz="0" w:space="0" w:color="auto"/>
        <w:bottom w:val="none" w:sz="0" w:space="0" w:color="auto"/>
        <w:right w:val="none" w:sz="0" w:space="0" w:color="auto"/>
      </w:divBdr>
    </w:div>
    <w:div w:id="755631859">
      <w:bodyDiv w:val="1"/>
      <w:marLeft w:val="0"/>
      <w:marRight w:val="0"/>
      <w:marTop w:val="0"/>
      <w:marBottom w:val="0"/>
      <w:divBdr>
        <w:top w:val="none" w:sz="0" w:space="0" w:color="auto"/>
        <w:left w:val="none" w:sz="0" w:space="0" w:color="auto"/>
        <w:bottom w:val="none" w:sz="0" w:space="0" w:color="auto"/>
        <w:right w:val="none" w:sz="0" w:space="0" w:color="auto"/>
      </w:divBdr>
    </w:div>
    <w:div w:id="755634514">
      <w:bodyDiv w:val="1"/>
      <w:marLeft w:val="0"/>
      <w:marRight w:val="0"/>
      <w:marTop w:val="0"/>
      <w:marBottom w:val="0"/>
      <w:divBdr>
        <w:top w:val="none" w:sz="0" w:space="0" w:color="auto"/>
        <w:left w:val="none" w:sz="0" w:space="0" w:color="auto"/>
        <w:bottom w:val="none" w:sz="0" w:space="0" w:color="auto"/>
        <w:right w:val="none" w:sz="0" w:space="0" w:color="auto"/>
      </w:divBdr>
    </w:div>
    <w:div w:id="755975555">
      <w:bodyDiv w:val="1"/>
      <w:marLeft w:val="0"/>
      <w:marRight w:val="0"/>
      <w:marTop w:val="0"/>
      <w:marBottom w:val="0"/>
      <w:divBdr>
        <w:top w:val="none" w:sz="0" w:space="0" w:color="auto"/>
        <w:left w:val="none" w:sz="0" w:space="0" w:color="auto"/>
        <w:bottom w:val="none" w:sz="0" w:space="0" w:color="auto"/>
        <w:right w:val="none" w:sz="0" w:space="0" w:color="auto"/>
      </w:divBdr>
    </w:div>
    <w:div w:id="755983137">
      <w:bodyDiv w:val="1"/>
      <w:marLeft w:val="0"/>
      <w:marRight w:val="0"/>
      <w:marTop w:val="0"/>
      <w:marBottom w:val="0"/>
      <w:divBdr>
        <w:top w:val="none" w:sz="0" w:space="0" w:color="auto"/>
        <w:left w:val="none" w:sz="0" w:space="0" w:color="auto"/>
        <w:bottom w:val="none" w:sz="0" w:space="0" w:color="auto"/>
        <w:right w:val="none" w:sz="0" w:space="0" w:color="auto"/>
      </w:divBdr>
    </w:div>
    <w:div w:id="756365987">
      <w:bodyDiv w:val="1"/>
      <w:marLeft w:val="0"/>
      <w:marRight w:val="0"/>
      <w:marTop w:val="0"/>
      <w:marBottom w:val="0"/>
      <w:divBdr>
        <w:top w:val="none" w:sz="0" w:space="0" w:color="auto"/>
        <w:left w:val="none" w:sz="0" w:space="0" w:color="auto"/>
        <w:bottom w:val="none" w:sz="0" w:space="0" w:color="auto"/>
        <w:right w:val="none" w:sz="0" w:space="0" w:color="auto"/>
      </w:divBdr>
    </w:div>
    <w:div w:id="756562117">
      <w:bodyDiv w:val="1"/>
      <w:marLeft w:val="0"/>
      <w:marRight w:val="0"/>
      <w:marTop w:val="0"/>
      <w:marBottom w:val="0"/>
      <w:divBdr>
        <w:top w:val="none" w:sz="0" w:space="0" w:color="auto"/>
        <w:left w:val="none" w:sz="0" w:space="0" w:color="auto"/>
        <w:bottom w:val="none" w:sz="0" w:space="0" w:color="auto"/>
        <w:right w:val="none" w:sz="0" w:space="0" w:color="auto"/>
      </w:divBdr>
    </w:div>
    <w:div w:id="756678686">
      <w:bodyDiv w:val="1"/>
      <w:marLeft w:val="0"/>
      <w:marRight w:val="0"/>
      <w:marTop w:val="0"/>
      <w:marBottom w:val="0"/>
      <w:divBdr>
        <w:top w:val="none" w:sz="0" w:space="0" w:color="auto"/>
        <w:left w:val="none" w:sz="0" w:space="0" w:color="auto"/>
        <w:bottom w:val="none" w:sz="0" w:space="0" w:color="auto"/>
        <w:right w:val="none" w:sz="0" w:space="0" w:color="auto"/>
      </w:divBdr>
    </w:div>
    <w:div w:id="757599988">
      <w:bodyDiv w:val="1"/>
      <w:marLeft w:val="0"/>
      <w:marRight w:val="0"/>
      <w:marTop w:val="0"/>
      <w:marBottom w:val="0"/>
      <w:divBdr>
        <w:top w:val="none" w:sz="0" w:space="0" w:color="auto"/>
        <w:left w:val="none" w:sz="0" w:space="0" w:color="auto"/>
        <w:bottom w:val="none" w:sz="0" w:space="0" w:color="auto"/>
        <w:right w:val="none" w:sz="0" w:space="0" w:color="auto"/>
      </w:divBdr>
    </w:div>
    <w:div w:id="757604639">
      <w:bodyDiv w:val="1"/>
      <w:marLeft w:val="0"/>
      <w:marRight w:val="0"/>
      <w:marTop w:val="0"/>
      <w:marBottom w:val="0"/>
      <w:divBdr>
        <w:top w:val="none" w:sz="0" w:space="0" w:color="auto"/>
        <w:left w:val="none" w:sz="0" w:space="0" w:color="auto"/>
        <w:bottom w:val="none" w:sz="0" w:space="0" w:color="auto"/>
        <w:right w:val="none" w:sz="0" w:space="0" w:color="auto"/>
      </w:divBdr>
    </w:div>
    <w:div w:id="757945590">
      <w:bodyDiv w:val="1"/>
      <w:marLeft w:val="0"/>
      <w:marRight w:val="0"/>
      <w:marTop w:val="0"/>
      <w:marBottom w:val="0"/>
      <w:divBdr>
        <w:top w:val="none" w:sz="0" w:space="0" w:color="auto"/>
        <w:left w:val="none" w:sz="0" w:space="0" w:color="auto"/>
        <w:bottom w:val="none" w:sz="0" w:space="0" w:color="auto"/>
        <w:right w:val="none" w:sz="0" w:space="0" w:color="auto"/>
      </w:divBdr>
    </w:div>
    <w:div w:id="758138974">
      <w:bodyDiv w:val="1"/>
      <w:marLeft w:val="0"/>
      <w:marRight w:val="0"/>
      <w:marTop w:val="0"/>
      <w:marBottom w:val="0"/>
      <w:divBdr>
        <w:top w:val="none" w:sz="0" w:space="0" w:color="auto"/>
        <w:left w:val="none" w:sz="0" w:space="0" w:color="auto"/>
        <w:bottom w:val="none" w:sz="0" w:space="0" w:color="auto"/>
        <w:right w:val="none" w:sz="0" w:space="0" w:color="auto"/>
      </w:divBdr>
    </w:div>
    <w:div w:id="758139660">
      <w:bodyDiv w:val="1"/>
      <w:marLeft w:val="0"/>
      <w:marRight w:val="0"/>
      <w:marTop w:val="0"/>
      <w:marBottom w:val="0"/>
      <w:divBdr>
        <w:top w:val="none" w:sz="0" w:space="0" w:color="auto"/>
        <w:left w:val="none" w:sz="0" w:space="0" w:color="auto"/>
        <w:bottom w:val="none" w:sz="0" w:space="0" w:color="auto"/>
        <w:right w:val="none" w:sz="0" w:space="0" w:color="auto"/>
      </w:divBdr>
    </w:div>
    <w:div w:id="758451714">
      <w:bodyDiv w:val="1"/>
      <w:marLeft w:val="0"/>
      <w:marRight w:val="0"/>
      <w:marTop w:val="0"/>
      <w:marBottom w:val="0"/>
      <w:divBdr>
        <w:top w:val="none" w:sz="0" w:space="0" w:color="auto"/>
        <w:left w:val="none" w:sz="0" w:space="0" w:color="auto"/>
        <w:bottom w:val="none" w:sz="0" w:space="0" w:color="auto"/>
        <w:right w:val="none" w:sz="0" w:space="0" w:color="auto"/>
      </w:divBdr>
    </w:div>
    <w:div w:id="758673748">
      <w:bodyDiv w:val="1"/>
      <w:marLeft w:val="0"/>
      <w:marRight w:val="0"/>
      <w:marTop w:val="0"/>
      <w:marBottom w:val="0"/>
      <w:divBdr>
        <w:top w:val="none" w:sz="0" w:space="0" w:color="auto"/>
        <w:left w:val="none" w:sz="0" w:space="0" w:color="auto"/>
        <w:bottom w:val="none" w:sz="0" w:space="0" w:color="auto"/>
        <w:right w:val="none" w:sz="0" w:space="0" w:color="auto"/>
      </w:divBdr>
    </w:div>
    <w:div w:id="759177448">
      <w:bodyDiv w:val="1"/>
      <w:marLeft w:val="0"/>
      <w:marRight w:val="0"/>
      <w:marTop w:val="0"/>
      <w:marBottom w:val="0"/>
      <w:divBdr>
        <w:top w:val="none" w:sz="0" w:space="0" w:color="auto"/>
        <w:left w:val="none" w:sz="0" w:space="0" w:color="auto"/>
        <w:bottom w:val="none" w:sz="0" w:space="0" w:color="auto"/>
        <w:right w:val="none" w:sz="0" w:space="0" w:color="auto"/>
      </w:divBdr>
    </w:div>
    <w:div w:id="759789928">
      <w:bodyDiv w:val="1"/>
      <w:marLeft w:val="0"/>
      <w:marRight w:val="0"/>
      <w:marTop w:val="0"/>
      <w:marBottom w:val="0"/>
      <w:divBdr>
        <w:top w:val="none" w:sz="0" w:space="0" w:color="auto"/>
        <w:left w:val="none" w:sz="0" w:space="0" w:color="auto"/>
        <w:bottom w:val="none" w:sz="0" w:space="0" w:color="auto"/>
        <w:right w:val="none" w:sz="0" w:space="0" w:color="auto"/>
      </w:divBdr>
    </w:div>
    <w:div w:id="761032947">
      <w:bodyDiv w:val="1"/>
      <w:marLeft w:val="0"/>
      <w:marRight w:val="0"/>
      <w:marTop w:val="0"/>
      <w:marBottom w:val="0"/>
      <w:divBdr>
        <w:top w:val="none" w:sz="0" w:space="0" w:color="auto"/>
        <w:left w:val="none" w:sz="0" w:space="0" w:color="auto"/>
        <w:bottom w:val="none" w:sz="0" w:space="0" w:color="auto"/>
        <w:right w:val="none" w:sz="0" w:space="0" w:color="auto"/>
      </w:divBdr>
    </w:div>
    <w:div w:id="761075122">
      <w:bodyDiv w:val="1"/>
      <w:marLeft w:val="0"/>
      <w:marRight w:val="0"/>
      <w:marTop w:val="0"/>
      <w:marBottom w:val="0"/>
      <w:divBdr>
        <w:top w:val="none" w:sz="0" w:space="0" w:color="auto"/>
        <w:left w:val="none" w:sz="0" w:space="0" w:color="auto"/>
        <w:bottom w:val="none" w:sz="0" w:space="0" w:color="auto"/>
        <w:right w:val="none" w:sz="0" w:space="0" w:color="auto"/>
      </w:divBdr>
    </w:div>
    <w:div w:id="761335205">
      <w:bodyDiv w:val="1"/>
      <w:marLeft w:val="0"/>
      <w:marRight w:val="0"/>
      <w:marTop w:val="0"/>
      <w:marBottom w:val="0"/>
      <w:divBdr>
        <w:top w:val="none" w:sz="0" w:space="0" w:color="auto"/>
        <w:left w:val="none" w:sz="0" w:space="0" w:color="auto"/>
        <w:bottom w:val="none" w:sz="0" w:space="0" w:color="auto"/>
        <w:right w:val="none" w:sz="0" w:space="0" w:color="auto"/>
      </w:divBdr>
    </w:div>
    <w:div w:id="761344163">
      <w:bodyDiv w:val="1"/>
      <w:marLeft w:val="0"/>
      <w:marRight w:val="0"/>
      <w:marTop w:val="0"/>
      <w:marBottom w:val="0"/>
      <w:divBdr>
        <w:top w:val="none" w:sz="0" w:space="0" w:color="auto"/>
        <w:left w:val="none" w:sz="0" w:space="0" w:color="auto"/>
        <w:bottom w:val="none" w:sz="0" w:space="0" w:color="auto"/>
        <w:right w:val="none" w:sz="0" w:space="0" w:color="auto"/>
      </w:divBdr>
    </w:div>
    <w:div w:id="761796534">
      <w:bodyDiv w:val="1"/>
      <w:marLeft w:val="0"/>
      <w:marRight w:val="0"/>
      <w:marTop w:val="0"/>
      <w:marBottom w:val="0"/>
      <w:divBdr>
        <w:top w:val="none" w:sz="0" w:space="0" w:color="auto"/>
        <w:left w:val="none" w:sz="0" w:space="0" w:color="auto"/>
        <w:bottom w:val="none" w:sz="0" w:space="0" w:color="auto"/>
        <w:right w:val="none" w:sz="0" w:space="0" w:color="auto"/>
      </w:divBdr>
    </w:div>
    <w:div w:id="762068631">
      <w:bodyDiv w:val="1"/>
      <w:marLeft w:val="0"/>
      <w:marRight w:val="0"/>
      <w:marTop w:val="0"/>
      <w:marBottom w:val="0"/>
      <w:divBdr>
        <w:top w:val="none" w:sz="0" w:space="0" w:color="auto"/>
        <w:left w:val="none" w:sz="0" w:space="0" w:color="auto"/>
        <w:bottom w:val="none" w:sz="0" w:space="0" w:color="auto"/>
        <w:right w:val="none" w:sz="0" w:space="0" w:color="auto"/>
      </w:divBdr>
    </w:div>
    <w:div w:id="762263262">
      <w:bodyDiv w:val="1"/>
      <w:marLeft w:val="0"/>
      <w:marRight w:val="0"/>
      <w:marTop w:val="0"/>
      <w:marBottom w:val="0"/>
      <w:divBdr>
        <w:top w:val="none" w:sz="0" w:space="0" w:color="auto"/>
        <w:left w:val="none" w:sz="0" w:space="0" w:color="auto"/>
        <w:bottom w:val="none" w:sz="0" w:space="0" w:color="auto"/>
        <w:right w:val="none" w:sz="0" w:space="0" w:color="auto"/>
      </w:divBdr>
    </w:div>
    <w:div w:id="762840343">
      <w:bodyDiv w:val="1"/>
      <w:marLeft w:val="0"/>
      <w:marRight w:val="0"/>
      <w:marTop w:val="0"/>
      <w:marBottom w:val="0"/>
      <w:divBdr>
        <w:top w:val="none" w:sz="0" w:space="0" w:color="auto"/>
        <w:left w:val="none" w:sz="0" w:space="0" w:color="auto"/>
        <w:bottom w:val="none" w:sz="0" w:space="0" w:color="auto"/>
        <w:right w:val="none" w:sz="0" w:space="0" w:color="auto"/>
      </w:divBdr>
    </w:div>
    <w:div w:id="763763479">
      <w:bodyDiv w:val="1"/>
      <w:marLeft w:val="0"/>
      <w:marRight w:val="0"/>
      <w:marTop w:val="0"/>
      <w:marBottom w:val="0"/>
      <w:divBdr>
        <w:top w:val="none" w:sz="0" w:space="0" w:color="auto"/>
        <w:left w:val="none" w:sz="0" w:space="0" w:color="auto"/>
        <w:bottom w:val="none" w:sz="0" w:space="0" w:color="auto"/>
        <w:right w:val="none" w:sz="0" w:space="0" w:color="auto"/>
      </w:divBdr>
    </w:div>
    <w:div w:id="764114147">
      <w:bodyDiv w:val="1"/>
      <w:marLeft w:val="0"/>
      <w:marRight w:val="0"/>
      <w:marTop w:val="0"/>
      <w:marBottom w:val="0"/>
      <w:divBdr>
        <w:top w:val="none" w:sz="0" w:space="0" w:color="auto"/>
        <w:left w:val="none" w:sz="0" w:space="0" w:color="auto"/>
        <w:bottom w:val="none" w:sz="0" w:space="0" w:color="auto"/>
        <w:right w:val="none" w:sz="0" w:space="0" w:color="auto"/>
      </w:divBdr>
    </w:div>
    <w:div w:id="764308994">
      <w:bodyDiv w:val="1"/>
      <w:marLeft w:val="0"/>
      <w:marRight w:val="0"/>
      <w:marTop w:val="0"/>
      <w:marBottom w:val="0"/>
      <w:divBdr>
        <w:top w:val="none" w:sz="0" w:space="0" w:color="auto"/>
        <w:left w:val="none" w:sz="0" w:space="0" w:color="auto"/>
        <w:bottom w:val="none" w:sz="0" w:space="0" w:color="auto"/>
        <w:right w:val="none" w:sz="0" w:space="0" w:color="auto"/>
      </w:divBdr>
    </w:div>
    <w:div w:id="764543805">
      <w:bodyDiv w:val="1"/>
      <w:marLeft w:val="0"/>
      <w:marRight w:val="0"/>
      <w:marTop w:val="0"/>
      <w:marBottom w:val="0"/>
      <w:divBdr>
        <w:top w:val="none" w:sz="0" w:space="0" w:color="auto"/>
        <w:left w:val="none" w:sz="0" w:space="0" w:color="auto"/>
        <w:bottom w:val="none" w:sz="0" w:space="0" w:color="auto"/>
        <w:right w:val="none" w:sz="0" w:space="0" w:color="auto"/>
      </w:divBdr>
    </w:div>
    <w:div w:id="764572079">
      <w:bodyDiv w:val="1"/>
      <w:marLeft w:val="0"/>
      <w:marRight w:val="0"/>
      <w:marTop w:val="0"/>
      <w:marBottom w:val="0"/>
      <w:divBdr>
        <w:top w:val="none" w:sz="0" w:space="0" w:color="auto"/>
        <w:left w:val="none" w:sz="0" w:space="0" w:color="auto"/>
        <w:bottom w:val="none" w:sz="0" w:space="0" w:color="auto"/>
        <w:right w:val="none" w:sz="0" w:space="0" w:color="auto"/>
      </w:divBdr>
    </w:div>
    <w:div w:id="764612872">
      <w:bodyDiv w:val="1"/>
      <w:marLeft w:val="0"/>
      <w:marRight w:val="0"/>
      <w:marTop w:val="0"/>
      <w:marBottom w:val="0"/>
      <w:divBdr>
        <w:top w:val="none" w:sz="0" w:space="0" w:color="auto"/>
        <w:left w:val="none" w:sz="0" w:space="0" w:color="auto"/>
        <w:bottom w:val="none" w:sz="0" w:space="0" w:color="auto"/>
        <w:right w:val="none" w:sz="0" w:space="0" w:color="auto"/>
      </w:divBdr>
    </w:div>
    <w:div w:id="764880070">
      <w:bodyDiv w:val="1"/>
      <w:marLeft w:val="0"/>
      <w:marRight w:val="0"/>
      <w:marTop w:val="0"/>
      <w:marBottom w:val="0"/>
      <w:divBdr>
        <w:top w:val="none" w:sz="0" w:space="0" w:color="auto"/>
        <w:left w:val="none" w:sz="0" w:space="0" w:color="auto"/>
        <w:bottom w:val="none" w:sz="0" w:space="0" w:color="auto"/>
        <w:right w:val="none" w:sz="0" w:space="0" w:color="auto"/>
      </w:divBdr>
    </w:div>
    <w:div w:id="765032055">
      <w:bodyDiv w:val="1"/>
      <w:marLeft w:val="0"/>
      <w:marRight w:val="0"/>
      <w:marTop w:val="0"/>
      <w:marBottom w:val="0"/>
      <w:divBdr>
        <w:top w:val="none" w:sz="0" w:space="0" w:color="auto"/>
        <w:left w:val="none" w:sz="0" w:space="0" w:color="auto"/>
        <w:bottom w:val="none" w:sz="0" w:space="0" w:color="auto"/>
        <w:right w:val="none" w:sz="0" w:space="0" w:color="auto"/>
      </w:divBdr>
    </w:div>
    <w:div w:id="765461570">
      <w:bodyDiv w:val="1"/>
      <w:marLeft w:val="0"/>
      <w:marRight w:val="0"/>
      <w:marTop w:val="0"/>
      <w:marBottom w:val="0"/>
      <w:divBdr>
        <w:top w:val="none" w:sz="0" w:space="0" w:color="auto"/>
        <w:left w:val="none" w:sz="0" w:space="0" w:color="auto"/>
        <w:bottom w:val="none" w:sz="0" w:space="0" w:color="auto"/>
        <w:right w:val="none" w:sz="0" w:space="0" w:color="auto"/>
      </w:divBdr>
    </w:div>
    <w:div w:id="765810389">
      <w:bodyDiv w:val="1"/>
      <w:marLeft w:val="0"/>
      <w:marRight w:val="0"/>
      <w:marTop w:val="0"/>
      <w:marBottom w:val="0"/>
      <w:divBdr>
        <w:top w:val="none" w:sz="0" w:space="0" w:color="auto"/>
        <w:left w:val="none" w:sz="0" w:space="0" w:color="auto"/>
        <w:bottom w:val="none" w:sz="0" w:space="0" w:color="auto"/>
        <w:right w:val="none" w:sz="0" w:space="0" w:color="auto"/>
      </w:divBdr>
    </w:div>
    <w:div w:id="766313508">
      <w:bodyDiv w:val="1"/>
      <w:marLeft w:val="0"/>
      <w:marRight w:val="0"/>
      <w:marTop w:val="0"/>
      <w:marBottom w:val="0"/>
      <w:divBdr>
        <w:top w:val="none" w:sz="0" w:space="0" w:color="auto"/>
        <w:left w:val="none" w:sz="0" w:space="0" w:color="auto"/>
        <w:bottom w:val="none" w:sz="0" w:space="0" w:color="auto"/>
        <w:right w:val="none" w:sz="0" w:space="0" w:color="auto"/>
      </w:divBdr>
    </w:div>
    <w:div w:id="766774588">
      <w:bodyDiv w:val="1"/>
      <w:marLeft w:val="0"/>
      <w:marRight w:val="0"/>
      <w:marTop w:val="0"/>
      <w:marBottom w:val="0"/>
      <w:divBdr>
        <w:top w:val="none" w:sz="0" w:space="0" w:color="auto"/>
        <w:left w:val="none" w:sz="0" w:space="0" w:color="auto"/>
        <w:bottom w:val="none" w:sz="0" w:space="0" w:color="auto"/>
        <w:right w:val="none" w:sz="0" w:space="0" w:color="auto"/>
      </w:divBdr>
    </w:div>
    <w:div w:id="766777663">
      <w:bodyDiv w:val="1"/>
      <w:marLeft w:val="0"/>
      <w:marRight w:val="0"/>
      <w:marTop w:val="0"/>
      <w:marBottom w:val="0"/>
      <w:divBdr>
        <w:top w:val="none" w:sz="0" w:space="0" w:color="auto"/>
        <w:left w:val="none" w:sz="0" w:space="0" w:color="auto"/>
        <w:bottom w:val="none" w:sz="0" w:space="0" w:color="auto"/>
        <w:right w:val="none" w:sz="0" w:space="0" w:color="auto"/>
      </w:divBdr>
    </w:div>
    <w:div w:id="766803024">
      <w:bodyDiv w:val="1"/>
      <w:marLeft w:val="0"/>
      <w:marRight w:val="0"/>
      <w:marTop w:val="0"/>
      <w:marBottom w:val="0"/>
      <w:divBdr>
        <w:top w:val="none" w:sz="0" w:space="0" w:color="auto"/>
        <w:left w:val="none" w:sz="0" w:space="0" w:color="auto"/>
        <w:bottom w:val="none" w:sz="0" w:space="0" w:color="auto"/>
        <w:right w:val="none" w:sz="0" w:space="0" w:color="auto"/>
      </w:divBdr>
    </w:div>
    <w:div w:id="767040461">
      <w:bodyDiv w:val="1"/>
      <w:marLeft w:val="0"/>
      <w:marRight w:val="0"/>
      <w:marTop w:val="0"/>
      <w:marBottom w:val="0"/>
      <w:divBdr>
        <w:top w:val="none" w:sz="0" w:space="0" w:color="auto"/>
        <w:left w:val="none" w:sz="0" w:space="0" w:color="auto"/>
        <w:bottom w:val="none" w:sz="0" w:space="0" w:color="auto"/>
        <w:right w:val="none" w:sz="0" w:space="0" w:color="auto"/>
      </w:divBdr>
    </w:div>
    <w:div w:id="767894803">
      <w:bodyDiv w:val="1"/>
      <w:marLeft w:val="0"/>
      <w:marRight w:val="0"/>
      <w:marTop w:val="0"/>
      <w:marBottom w:val="0"/>
      <w:divBdr>
        <w:top w:val="none" w:sz="0" w:space="0" w:color="auto"/>
        <w:left w:val="none" w:sz="0" w:space="0" w:color="auto"/>
        <w:bottom w:val="none" w:sz="0" w:space="0" w:color="auto"/>
        <w:right w:val="none" w:sz="0" w:space="0" w:color="auto"/>
      </w:divBdr>
    </w:div>
    <w:div w:id="768157700">
      <w:bodyDiv w:val="1"/>
      <w:marLeft w:val="0"/>
      <w:marRight w:val="0"/>
      <w:marTop w:val="0"/>
      <w:marBottom w:val="0"/>
      <w:divBdr>
        <w:top w:val="none" w:sz="0" w:space="0" w:color="auto"/>
        <w:left w:val="none" w:sz="0" w:space="0" w:color="auto"/>
        <w:bottom w:val="none" w:sz="0" w:space="0" w:color="auto"/>
        <w:right w:val="none" w:sz="0" w:space="0" w:color="auto"/>
      </w:divBdr>
    </w:div>
    <w:div w:id="768501773">
      <w:bodyDiv w:val="1"/>
      <w:marLeft w:val="0"/>
      <w:marRight w:val="0"/>
      <w:marTop w:val="0"/>
      <w:marBottom w:val="0"/>
      <w:divBdr>
        <w:top w:val="none" w:sz="0" w:space="0" w:color="auto"/>
        <w:left w:val="none" w:sz="0" w:space="0" w:color="auto"/>
        <w:bottom w:val="none" w:sz="0" w:space="0" w:color="auto"/>
        <w:right w:val="none" w:sz="0" w:space="0" w:color="auto"/>
      </w:divBdr>
    </w:div>
    <w:div w:id="768504184">
      <w:bodyDiv w:val="1"/>
      <w:marLeft w:val="0"/>
      <w:marRight w:val="0"/>
      <w:marTop w:val="0"/>
      <w:marBottom w:val="0"/>
      <w:divBdr>
        <w:top w:val="none" w:sz="0" w:space="0" w:color="auto"/>
        <w:left w:val="none" w:sz="0" w:space="0" w:color="auto"/>
        <w:bottom w:val="none" w:sz="0" w:space="0" w:color="auto"/>
        <w:right w:val="none" w:sz="0" w:space="0" w:color="auto"/>
      </w:divBdr>
    </w:div>
    <w:div w:id="768769725">
      <w:bodyDiv w:val="1"/>
      <w:marLeft w:val="0"/>
      <w:marRight w:val="0"/>
      <w:marTop w:val="0"/>
      <w:marBottom w:val="0"/>
      <w:divBdr>
        <w:top w:val="none" w:sz="0" w:space="0" w:color="auto"/>
        <w:left w:val="none" w:sz="0" w:space="0" w:color="auto"/>
        <w:bottom w:val="none" w:sz="0" w:space="0" w:color="auto"/>
        <w:right w:val="none" w:sz="0" w:space="0" w:color="auto"/>
      </w:divBdr>
    </w:div>
    <w:div w:id="769277539">
      <w:bodyDiv w:val="1"/>
      <w:marLeft w:val="0"/>
      <w:marRight w:val="0"/>
      <w:marTop w:val="0"/>
      <w:marBottom w:val="0"/>
      <w:divBdr>
        <w:top w:val="none" w:sz="0" w:space="0" w:color="auto"/>
        <w:left w:val="none" w:sz="0" w:space="0" w:color="auto"/>
        <w:bottom w:val="none" w:sz="0" w:space="0" w:color="auto"/>
        <w:right w:val="none" w:sz="0" w:space="0" w:color="auto"/>
      </w:divBdr>
    </w:div>
    <w:div w:id="770508674">
      <w:bodyDiv w:val="1"/>
      <w:marLeft w:val="0"/>
      <w:marRight w:val="0"/>
      <w:marTop w:val="0"/>
      <w:marBottom w:val="0"/>
      <w:divBdr>
        <w:top w:val="none" w:sz="0" w:space="0" w:color="auto"/>
        <w:left w:val="none" w:sz="0" w:space="0" w:color="auto"/>
        <w:bottom w:val="none" w:sz="0" w:space="0" w:color="auto"/>
        <w:right w:val="none" w:sz="0" w:space="0" w:color="auto"/>
      </w:divBdr>
    </w:div>
    <w:div w:id="770509865">
      <w:bodyDiv w:val="1"/>
      <w:marLeft w:val="0"/>
      <w:marRight w:val="0"/>
      <w:marTop w:val="0"/>
      <w:marBottom w:val="0"/>
      <w:divBdr>
        <w:top w:val="none" w:sz="0" w:space="0" w:color="auto"/>
        <w:left w:val="none" w:sz="0" w:space="0" w:color="auto"/>
        <w:bottom w:val="none" w:sz="0" w:space="0" w:color="auto"/>
        <w:right w:val="none" w:sz="0" w:space="0" w:color="auto"/>
      </w:divBdr>
    </w:div>
    <w:div w:id="770707223">
      <w:bodyDiv w:val="1"/>
      <w:marLeft w:val="0"/>
      <w:marRight w:val="0"/>
      <w:marTop w:val="0"/>
      <w:marBottom w:val="0"/>
      <w:divBdr>
        <w:top w:val="none" w:sz="0" w:space="0" w:color="auto"/>
        <w:left w:val="none" w:sz="0" w:space="0" w:color="auto"/>
        <w:bottom w:val="none" w:sz="0" w:space="0" w:color="auto"/>
        <w:right w:val="none" w:sz="0" w:space="0" w:color="auto"/>
      </w:divBdr>
    </w:div>
    <w:div w:id="770859723">
      <w:bodyDiv w:val="1"/>
      <w:marLeft w:val="0"/>
      <w:marRight w:val="0"/>
      <w:marTop w:val="0"/>
      <w:marBottom w:val="0"/>
      <w:divBdr>
        <w:top w:val="none" w:sz="0" w:space="0" w:color="auto"/>
        <w:left w:val="none" w:sz="0" w:space="0" w:color="auto"/>
        <w:bottom w:val="none" w:sz="0" w:space="0" w:color="auto"/>
        <w:right w:val="none" w:sz="0" w:space="0" w:color="auto"/>
      </w:divBdr>
    </w:div>
    <w:div w:id="771359663">
      <w:bodyDiv w:val="1"/>
      <w:marLeft w:val="0"/>
      <w:marRight w:val="0"/>
      <w:marTop w:val="0"/>
      <w:marBottom w:val="0"/>
      <w:divBdr>
        <w:top w:val="none" w:sz="0" w:space="0" w:color="auto"/>
        <w:left w:val="none" w:sz="0" w:space="0" w:color="auto"/>
        <w:bottom w:val="none" w:sz="0" w:space="0" w:color="auto"/>
        <w:right w:val="none" w:sz="0" w:space="0" w:color="auto"/>
      </w:divBdr>
    </w:div>
    <w:div w:id="771818907">
      <w:bodyDiv w:val="1"/>
      <w:marLeft w:val="0"/>
      <w:marRight w:val="0"/>
      <w:marTop w:val="0"/>
      <w:marBottom w:val="0"/>
      <w:divBdr>
        <w:top w:val="none" w:sz="0" w:space="0" w:color="auto"/>
        <w:left w:val="none" w:sz="0" w:space="0" w:color="auto"/>
        <w:bottom w:val="none" w:sz="0" w:space="0" w:color="auto"/>
        <w:right w:val="none" w:sz="0" w:space="0" w:color="auto"/>
      </w:divBdr>
    </w:div>
    <w:div w:id="772290225">
      <w:bodyDiv w:val="1"/>
      <w:marLeft w:val="0"/>
      <w:marRight w:val="0"/>
      <w:marTop w:val="0"/>
      <w:marBottom w:val="0"/>
      <w:divBdr>
        <w:top w:val="none" w:sz="0" w:space="0" w:color="auto"/>
        <w:left w:val="none" w:sz="0" w:space="0" w:color="auto"/>
        <w:bottom w:val="none" w:sz="0" w:space="0" w:color="auto"/>
        <w:right w:val="none" w:sz="0" w:space="0" w:color="auto"/>
      </w:divBdr>
    </w:div>
    <w:div w:id="772360534">
      <w:bodyDiv w:val="1"/>
      <w:marLeft w:val="0"/>
      <w:marRight w:val="0"/>
      <w:marTop w:val="0"/>
      <w:marBottom w:val="0"/>
      <w:divBdr>
        <w:top w:val="none" w:sz="0" w:space="0" w:color="auto"/>
        <w:left w:val="none" w:sz="0" w:space="0" w:color="auto"/>
        <w:bottom w:val="none" w:sz="0" w:space="0" w:color="auto"/>
        <w:right w:val="none" w:sz="0" w:space="0" w:color="auto"/>
      </w:divBdr>
    </w:div>
    <w:div w:id="772475785">
      <w:bodyDiv w:val="1"/>
      <w:marLeft w:val="0"/>
      <w:marRight w:val="0"/>
      <w:marTop w:val="0"/>
      <w:marBottom w:val="0"/>
      <w:divBdr>
        <w:top w:val="none" w:sz="0" w:space="0" w:color="auto"/>
        <w:left w:val="none" w:sz="0" w:space="0" w:color="auto"/>
        <w:bottom w:val="none" w:sz="0" w:space="0" w:color="auto"/>
        <w:right w:val="none" w:sz="0" w:space="0" w:color="auto"/>
      </w:divBdr>
    </w:div>
    <w:div w:id="772673047">
      <w:bodyDiv w:val="1"/>
      <w:marLeft w:val="0"/>
      <w:marRight w:val="0"/>
      <w:marTop w:val="0"/>
      <w:marBottom w:val="0"/>
      <w:divBdr>
        <w:top w:val="none" w:sz="0" w:space="0" w:color="auto"/>
        <w:left w:val="none" w:sz="0" w:space="0" w:color="auto"/>
        <w:bottom w:val="none" w:sz="0" w:space="0" w:color="auto"/>
        <w:right w:val="none" w:sz="0" w:space="0" w:color="auto"/>
      </w:divBdr>
    </w:div>
    <w:div w:id="773399682">
      <w:bodyDiv w:val="1"/>
      <w:marLeft w:val="0"/>
      <w:marRight w:val="0"/>
      <w:marTop w:val="0"/>
      <w:marBottom w:val="0"/>
      <w:divBdr>
        <w:top w:val="none" w:sz="0" w:space="0" w:color="auto"/>
        <w:left w:val="none" w:sz="0" w:space="0" w:color="auto"/>
        <w:bottom w:val="none" w:sz="0" w:space="0" w:color="auto"/>
        <w:right w:val="none" w:sz="0" w:space="0" w:color="auto"/>
      </w:divBdr>
    </w:div>
    <w:div w:id="773788011">
      <w:bodyDiv w:val="1"/>
      <w:marLeft w:val="0"/>
      <w:marRight w:val="0"/>
      <w:marTop w:val="0"/>
      <w:marBottom w:val="0"/>
      <w:divBdr>
        <w:top w:val="none" w:sz="0" w:space="0" w:color="auto"/>
        <w:left w:val="none" w:sz="0" w:space="0" w:color="auto"/>
        <w:bottom w:val="none" w:sz="0" w:space="0" w:color="auto"/>
        <w:right w:val="none" w:sz="0" w:space="0" w:color="auto"/>
      </w:divBdr>
    </w:div>
    <w:div w:id="773944255">
      <w:bodyDiv w:val="1"/>
      <w:marLeft w:val="0"/>
      <w:marRight w:val="0"/>
      <w:marTop w:val="0"/>
      <w:marBottom w:val="0"/>
      <w:divBdr>
        <w:top w:val="none" w:sz="0" w:space="0" w:color="auto"/>
        <w:left w:val="none" w:sz="0" w:space="0" w:color="auto"/>
        <w:bottom w:val="none" w:sz="0" w:space="0" w:color="auto"/>
        <w:right w:val="none" w:sz="0" w:space="0" w:color="auto"/>
      </w:divBdr>
    </w:div>
    <w:div w:id="774250406">
      <w:bodyDiv w:val="1"/>
      <w:marLeft w:val="0"/>
      <w:marRight w:val="0"/>
      <w:marTop w:val="0"/>
      <w:marBottom w:val="0"/>
      <w:divBdr>
        <w:top w:val="none" w:sz="0" w:space="0" w:color="auto"/>
        <w:left w:val="none" w:sz="0" w:space="0" w:color="auto"/>
        <w:bottom w:val="none" w:sz="0" w:space="0" w:color="auto"/>
        <w:right w:val="none" w:sz="0" w:space="0" w:color="auto"/>
      </w:divBdr>
    </w:div>
    <w:div w:id="774788482">
      <w:bodyDiv w:val="1"/>
      <w:marLeft w:val="0"/>
      <w:marRight w:val="0"/>
      <w:marTop w:val="0"/>
      <w:marBottom w:val="0"/>
      <w:divBdr>
        <w:top w:val="none" w:sz="0" w:space="0" w:color="auto"/>
        <w:left w:val="none" w:sz="0" w:space="0" w:color="auto"/>
        <w:bottom w:val="none" w:sz="0" w:space="0" w:color="auto"/>
        <w:right w:val="none" w:sz="0" w:space="0" w:color="auto"/>
      </w:divBdr>
    </w:div>
    <w:div w:id="774903577">
      <w:bodyDiv w:val="1"/>
      <w:marLeft w:val="0"/>
      <w:marRight w:val="0"/>
      <w:marTop w:val="0"/>
      <w:marBottom w:val="0"/>
      <w:divBdr>
        <w:top w:val="none" w:sz="0" w:space="0" w:color="auto"/>
        <w:left w:val="none" w:sz="0" w:space="0" w:color="auto"/>
        <w:bottom w:val="none" w:sz="0" w:space="0" w:color="auto"/>
        <w:right w:val="none" w:sz="0" w:space="0" w:color="auto"/>
      </w:divBdr>
    </w:div>
    <w:div w:id="775367390">
      <w:bodyDiv w:val="1"/>
      <w:marLeft w:val="0"/>
      <w:marRight w:val="0"/>
      <w:marTop w:val="0"/>
      <w:marBottom w:val="0"/>
      <w:divBdr>
        <w:top w:val="none" w:sz="0" w:space="0" w:color="auto"/>
        <w:left w:val="none" w:sz="0" w:space="0" w:color="auto"/>
        <w:bottom w:val="none" w:sz="0" w:space="0" w:color="auto"/>
        <w:right w:val="none" w:sz="0" w:space="0" w:color="auto"/>
      </w:divBdr>
    </w:div>
    <w:div w:id="776169832">
      <w:bodyDiv w:val="1"/>
      <w:marLeft w:val="0"/>
      <w:marRight w:val="0"/>
      <w:marTop w:val="0"/>
      <w:marBottom w:val="0"/>
      <w:divBdr>
        <w:top w:val="none" w:sz="0" w:space="0" w:color="auto"/>
        <w:left w:val="none" w:sz="0" w:space="0" w:color="auto"/>
        <w:bottom w:val="none" w:sz="0" w:space="0" w:color="auto"/>
        <w:right w:val="none" w:sz="0" w:space="0" w:color="auto"/>
      </w:divBdr>
    </w:div>
    <w:div w:id="776214920">
      <w:bodyDiv w:val="1"/>
      <w:marLeft w:val="0"/>
      <w:marRight w:val="0"/>
      <w:marTop w:val="0"/>
      <w:marBottom w:val="0"/>
      <w:divBdr>
        <w:top w:val="none" w:sz="0" w:space="0" w:color="auto"/>
        <w:left w:val="none" w:sz="0" w:space="0" w:color="auto"/>
        <w:bottom w:val="none" w:sz="0" w:space="0" w:color="auto"/>
        <w:right w:val="none" w:sz="0" w:space="0" w:color="auto"/>
      </w:divBdr>
    </w:div>
    <w:div w:id="776486827">
      <w:bodyDiv w:val="1"/>
      <w:marLeft w:val="0"/>
      <w:marRight w:val="0"/>
      <w:marTop w:val="0"/>
      <w:marBottom w:val="0"/>
      <w:divBdr>
        <w:top w:val="none" w:sz="0" w:space="0" w:color="auto"/>
        <w:left w:val="none" w:sz="0" w:space="0" w:color="auto"/>
        <w:bottom w:val="none" w:sz="0" w:space="0" w:color="auto"/>
        <w:right w:val="none" w:sz="0" w:space="0" w:color="auto"/>
      </w:divBdr>
    </w:div>
    <w:div w:id="776950523">
      <w:bodyDiv w:val="1"/>
      <w:marLeft w:val="0"/>
      <w:marRight w:val="0"/>
      <w:marTop w:val="0"/>
      <w:marBottom w:val="0"/>
      <w:divBdr>
        <w:top w:val="none" w:sz="0" w:space="0" w:color="auto"/>
        <w:left w:val="none" w:sz="0" w:space="0" w:color="auto"/>
        <w:bottom w:val="none" w:sz="0" w:space="0" w:color="auto"/>
        <w:right w:val="none" w:sz="0" w:space="0" w:color="auto"/>
      </w:divBdr>
    </w:div>
    <w:div w:id="777482457">
      <w:bodyDiv w:val="1"/>
      <w:marLeft w:val="0"/>
      <w:marRight w:val="0"/>
      <w:marTop w:val="0"/>
      <w:marBottom w:val="0"/>
      <w:divBdr>
        <w:top w:val="none" w:sz="0" w:space="0" w:color="auto"/>
        <w:left w:val="none" w:sz="0" w:space="0" w:color="auto"/>
        <w:bottom w:val="none" w:sz="0" w:space="0" w:color="auto"/>
        <w:right w:val="none" w:sz="0" w:space="0" w:color="auto"/>
      </w:divBdr>
    </w:div>
    <w:div w:id="777876002">
      <w:bodyDiv w:val="1"/>
      <w:marLeft w:val="0"/>
      <w:marRight w:val="0"/>
      <w:marTop w:val="0"/>
      <w:marBottom w:val="0"/>
      <w:divBdr>
        <w:top w:val="none" w:sz="0" w:space="0" w:color="auto"/>
        <w:left w:val="none" w:sz="0" w:space="0" w:color="auto"/>
        <w:bottom w:val="none" w:sz="0" w:space="0" w:color="auto"/>
        <w:right w:val="none" w:sz="0" w:space="0" w:color="auto"/>
      </w:divBdr>
    </w:div>
    <w:div w:id="777994442">
      <w:bodyDiv w:val="1"/>
      <w:marLeft w:val="0"/>
      <w:marRight w:val="0"/>
      <w:marTop w:val="0"/>
      <w:marBottom w:val="0"/>
      <w:divBdr>
        <w:top w:val="none" w:sz="0" w:space="0" w:color="auto"/>
        <w:left w:val="none" w:sz="0" w:space="0" w:color="auto"/>
        <w:bottom w:val="none" w:sz="0" w:space="0" w:color="auto"/>
        <w:right w:val="none" w:sz="0" w:space="0" w:color="auto"/>
      </w:divBdr>
    </w:div>
    <w:div w:id="778141570">
      <w:bodyDiv w:val="1"/>
      <w:marLeft w:val="0"/>
      <w:marRight w:val="0"/>
      <w:marTop w:val="0"/>
      <w:marBottom w:val="0"/>
      <w:divBdr>
        <w:top w:val="none" w:sz="0" w:space="0" w:color="auto"/>
        <w:left w:val="none" w:sz="0" w:space="0" w:color="auto"/>
        <w:bottom w:val="none" w:sz="0" w:space="0" w:color="auto"/>
        <w:right w:val="none" w:sz="0" w:space="0" w:color="auto"/>
      </w:divBdr>
    </w:div>
    <w:div w:id="778834147">
      <w:bodyDiv w:val="1"/>
      <w:marLeft w:val="0"/>
      <w:marRight w:val="0"/>
      <w:marTop w:val="0"/>
      <w:marBottom w:val="0"/>
      <w:divBdr>
        <w:top w:val="none" w:sz="0" w:space="0" w:color="auto"/>
        <w:left w:val="none" w:sz="0" w:space="0" w:color="auto"/>
        <w:bottom w:val="none" w:sz="0" w:space="0" w:color="auto"/>
        <w:right w:val="none" w:sz="0" w:space="0" w:color="auto"/>
      </w:divBdr>
    </w:div>
    <w:div w:id="778911582">
      <w:bodyDiv w:val="1"/>
      <w:marLeft w:val="0"/>
      <w:marRight w:val="0"/>
      <w:marTop w:val="0"/>
      <w:marBottom w:val="0"/>
      <w:divBdr>
        <w:top w:val="none" w:sz="0" w:space="0" w:color="auto"/>
        <w:left w:val="none" w:sz="0" w:space="0" w:color="auto"/>
        <w:bottom w:val="none" w:sz="0" w:space="0" w:color="auto"/>
        <w:right w:val="none" w:sz="0" w:space="0" w:color="auto"/>
      </w:divBdr>
    </w:div>
    <w:div w:id="779446160">
      <w:bodyDiv w:val="1"/>
      <w:marLeft w:val="0"/>
      <w:marRight w:val="0"/>
      <w:marTop w:val="0"/>
      <w:marBottom w:val="0"/>
      <w:divBdr>
        <w:top w:val="none" w:sz="0" w:space="0" w:color="auto"/>
        <w:left w:val="none" w:sz="0" w:space="0" w:color="auto"/>
        <w:bottom w:val="none" w:sz="0" w:space="0" w:color="auto"/>
        <w:right w:val="none" w:sz="0" w:space="0" w:color="auto"/>
      </w:divBdr>
    </w:div>
    <w:div w:id="779493975">
      <w:bodyDiv w:val="1"/>
      <w:marLeft w:val="0"/>
      <w:marRight w:val="0"/>
      <w:marTop w:val="0"/>
      <w:marBottom w:val="0"/>
      <w:divBdr>
        <w:top w:val="none" w:sz="0" w:space="0" w:color="auto"/>
        <w:left w:val="none" w:sz="0" w:space="0" w:color="auto"/>
        <w:bottom w:val="none" w:sz="0" w:space="0" w:color="auto"/>
        <w:right w:val="none" w:sz="0" w:space="0" w:color="auto"/>
      </w:divBdr>
    </w:div>
    <w:div w:id="779644744">
      <w:bodyDiv w:val="1"/>
      <w:marLeft w:val="0"/>
      <w:marRight w:val="0"/>
      <w:marTop w:val="0"/>
      <w:marBottom w:val="0"/>
      <w:divBdr>
        <w:top w:val="none" w:sz="0" w:space="0" w:color="auto"/>
        <w:left w:val="none" w:sz="0" w:space="0" w:color="auto"/>
        <w:bottom w:val="none" w:sz="0" w:space="0" w:color="auto"/>
        <w:right w:val="none" w:sz="0" w:space="0" w:color="auto"/>
      </w:divBdr>
    </w:div>
    <w:div w:id="780565141">
      <w:bodyDiv w:val="1"/>
      <w:marLeft w:val="0"/>
      <w:marRight w:val="0"/>
      <w:marTop w:val="0"/>
      <w:marBottom w:val="0"/>
      <w:divBdr>
        <w:top w:val="none" w:sz="0" w:space="0" w:color="auto"/>
        <w:left w:val="none" w:sz="0" w:space="0" w:color="auto"/>
        <w:bottom w:val="none" w:sz="0" w:space="0" w:color="auto"/>
        <w:right w:val="none" w:sz="0" w:space="0" w:color="auto"/>
      </w:divBdr>
    </w:div>
    <w:div w:id="780761230">
      <w:bodyDiv w:val="1"/>
      <w:marLeft w:val="0"/>
      <w:marRight w:val="0"/>
      <w:marTop w:val="0"/>
      <w:marBottom w:val="0"/>
      <w:divBdr>
        <w:top w:val="none" w:sz="0" w:space="0" w:color="auto"/>
        <w:left w:val="none" w:sz="0" w:space="0" w:color="auto"/>
        <w:bottom w:val="none" w:sz="0" w:space="0" w:color="auto"/>
        <w:right w:val="none" w:sz="0" w:space="0" w:color="auto"/>
      </w:divBdr>
    </w:div>
    <w:div w:id="782042968">
      <w:bodyDiv w:val="1"/>
      <w:marLeft w:val="0"/>
      <w:marRight w:val="0"/>
      <w:marTop w:val="0"/>
      <w:marBottom w:val="0"/>
      <w:divBdr>
        <w:top w:val="none" w:sz="0" w:space="0" w:color="auto"/>
        <w:left w:val="none" w:sz="0" w:space="0" w:color="auto"/>
        <w:bottom w:val="none" w:sz="0" w:space="0" w:color="auto"/>
        <w:right w:val="none" w:sz="0" w:space="0" w:color="auto"/>
      </w:divBdr>
    </w:div>
    <w:div w:id="782380551">
      <w:bodyDiv w:val="1"/>
      <w:marLeft w:val="0"/>
      <w:marRight w:val="0"/>
      <w:marTop w:val="0"/>
      <w:marBottom w:val="0"/>
      <w:divBdr>
        <w:top w:val="none" w:sz="0" w:space="0" w:color="auto"/>
        <w:left w:val="none" w:sz="0" w:space="0" w:color="auto"/>
        <w:bottom w:val="none" w:sz="0" w:space="0" w:color="auto"/>
        <w:right w:val="none" w:sz="0" w:space="0" w:color="auto"/>
      </w:divBdr>
    </w:div>
    <w:div w:id="782918618">
      <w:bodyDiv w:val="1"/>
      <w:marLeft w:val="0"/>
      <w:marRight w:val="0"/>
      <w:marTop w:val="0"/>
      <w:marBottom w:val="0"/>
      <w:divBdr>
        <w:top w:val="none" w:sz="0" w:space="0" w:color="auto"/>
        <w:left w:val="none" w:sz="0" w:space="0" w:color="auto"/>
        <w:bottom w:val="none" w:sz="0" w:space="0" w:color="auto"/>
        <w:right w:val="none" w:sz="0" w:space="0" w:color="auto"/>
      </w:divBdr>
    </w:div>
    <w:div w:id="783040544">
      <w:bodyDiv w:val="1"/>
      <w:marLeft w:val="0"/>
      <w:marRight w:val="0"/>
      <w:marTop w:val="0"/>
      <w:marBottom w:val="0"/>
      <w:divBdr>
        <w:top w:val="none" w:sz="0" w:space="0" w:color="auto"/>
        <w:left w:val="none" w:sz="0" w:space="0" w:color="auto"/>
        <w:bottom w:val="none" w:sz="0" w:space="0" w:color="auto"/>
        <w:right w:val="none" w:sz="0" w:space="0" w:color="auto"/>
      </w:divBdr>
    </w:div>
    <w:div w:id="783156667">
      <w:bodyDiv w:val="1"/>
      <w:marLeft w:val="0"/>
      <w:marRight w:val="0"/>
      <w:marTop w:val="0"/>
      <w:marBottom w:val="0"/>
      <w:divBdr>
        <w:top w:val="none" w:sz="0" w:space="0" w:color="auto"/>
        <w:left w:val="none" w:sz="0" w:space="0" w:color="auto"/>
        <w:bottom w:val="none" w:sz="0" w:space="0" w:color="auto"/>
        <w:right w:val="none" w:sz="0" w:space="0" w:color="auto"/>
      </w:divBdr>
    </w:div>
    <w:div w:id="783306295">
      <w:bodyDiv w:val="1"/>
      <w:marLeft w:val="0"/>
      <w:marRight w:val="0"/>
      <w:marTop w:val="0"/>
      <w:marBottom w:val="0"/>
      <w:divBdr>
        <w:top w:val="none" w:sz="0" w:space="0" w:color="auto"/>
        <w:left w:val="none" w:sz="0" w:space="0" w:color="auto"/>
        <w:bottom w:val="none" w:sz="0" w:space="0" w:color="auto"/>
        <w:right w:val="none" w:sz="0" w:space="0" w:color="auto"/>
      </w:divBdr>
    </w:div>
    <w:div w:id="783579642">
      <w:bodyDiv w:val="1"/>
      <w:marLeft w:val="0"/>
      <w:marRight w:val="0"/>
      <w:marTop w:val="0"/>
      <w:marBottom w:val="0"/>
      <w:divBdr>
        <w:top w:val="none" w:sz="0" w:space="0" w:color="auto"/>
        <w:left w:val="none" w:sz="0" w:space="0" w:color="auto"/>
        <w:bottom w:val="none" w:sz="0" w:space="0" w:color="auto"/>
        <w:right w:val="none" w:sz="0" w:space="0" w:color="auto"/>
      </w:divBdr>
    </w:div>
    <w:div w:id="784426613">
      <w:bodyDiv w:val="1"/>
      <w:marLeft w:val="0"/>
      <w:marRight w:val="0"/>
      <w:marTop w:val="0"/>
      <w:marBottom w:val="0"/>
      <w:divBdr>
        <w:top w:val="none" w:sz="0" w:space="0" w:color="auto"/>
        <w:left w:val="none" w:sz="0" w:space="0" w:color="auto"/>
        <w:bottom w:val="none" w:sz="0" w:space="0" w:color="auto"/>
        <w:right w:val="none" w:sz="0" w:space="0" w:color="auto"/>
      </w:divBdr>
    </w:div>
    <w:div w:id="784933090">
      <w:bodyDiv w:val="1"/>
      <w:marLeft w:val="0"/>
      <w:marRight w:val="0"/>
      <w:marTop w:val="0"/>
      <w:marBottom w:val="0"/>
      <w:divBdr>
        <w:top w:val="none" w:sz="0" w:space="0" w:color="auto"/>
        <w:left w:val="none" w:sz="0" w:space="0" w:color="auto"/>
        <w:bottom w:val="none" w:sz="0" w:space="0" w:color="auto"/>
        <w:right w:val="none" w:sz="0" w:space="0" w:color="auto"/>
      </w:divBdr>
    </w:div>
    <w:div w:id="785198101">
      <w:bodyDiv w:val="1"/>
      <w:marLeft w:val="0"/>
      <w:marRight w:val="0"/>
      <w:marTop w:val="0"/>
      <w:marBottom w:val="0"/>
      <w:divBdr>
        <w:top w:val="none" w:sz="0" w:space="0" w:color="auto"/>
        <w:left w:val="none" w:sz="0" w:space="0" w:color="auto"/>
        <w:bottom w:val="none" w:sz="0" w:space="0" w:color="auto"/>
        <w:right w:val="none" w:sz="0" w:space="0" w:color="auto"/>
      </w:divBdr>
    </w:div>
    <w:div w:id="785344327">
      <w:bodyDiv w:val="1"/>
      <w:marLeft w:val="0"/>
      <w:marRight w:val="0"/>
      <w:marTop w:val="0"/>
      <w:marBottom w:val="0"/>
      <w:divBdr>
        <w:top w:val="none" w:sz="0" w:space="0" w:color="auto"/>
        <w:left w:val="none" w:sz="0" w:space="0" w:color="auto"/>
        <w:bottom w:val="none" w:sz="0" w:space="0" w:color="auto"/>
        <w:right w:val="none" w:sz="0" w:space="0" w:color="auto"/>
      </w:divBdr>
    </w:div>
    <w:div w:id="785661268">
      <w:bodyDiv w:val="1"/>
      <w:marLeft w:val="0"/>
      <w:marRight w:val="0"/>
      <w:marTop w:val="0"/>
      <w:marBottom w:val="0"/>
      <w:divBdr>
        <w:top w:val="none" w:sz="0" w:space="0" w:color="auto"/>
        <w:left w:val="none" w:sz="0" w:space="0" w:color="auto"/>
        <w:bottom w:val="none" w:sz="0" w:space="0" w:color="auto"/>
        <w:right w:val="none" w:sz="0" w:space="0" w:color="auto"/>
      </w:divBdr>
    </w:div>
    <w:div w:id="786319146">
      <w:bodyDiv w:val="1"/>
      <w:marLeft w:val="0"/>
      <w:marRight w:val="0"/>
      <w:marTop w:val="0"/>
      <w:marBottom w:val="0"/>
      <w:divBdr>
        <w:top w:val="none" w:sz="0" w:space="0" w:color="auto"/>
        <w:left w:val="none" w:sz="0" w:space="0" w:color="auto"/>
        <w:bottom w:val="none" w:sz="0" w:space="0" w:color="auto"/>
        <w:right w:val="none" w:sz="0" w:space="0" w:color="auto"/>
      </w:divBdr>
    </w:div>
    <w:div w:id="786779862">
      <w:bodyDiv w:val="1"/>
      <w:marLeft w:val="0"/>
      <w:marRight w:val="0"/>
      <w:marTop w:val="0"/>
      <w:marBottom w:val="0"/>
      <w:divBdr>
        <w:top w:val="none" w:sz="0" w:space="0" w:color="auto"/>
        <w:left w:val="none" w:sz="0" w:space="0" w:color="auto"/>
        <w:bottom w:val="none" w:sz="0" w:space="0" w:color="auto"/>
        <w:right w:val="none" w:sz="0" w:space="0" w:color="auto"/>
      </w:divBdr>
    </w:div>
    <w:div w:id="787117240">
      <w:bodyDiv w:val="1"/>
      <w:marLeft w:val="0"/>
      <w:marRight w:val="0"/>
      <w:marTop w:val="0"/>
      <w:marBottom w:val="0"/>
      <w:divBdr>
        <w:top w:val="none" w:sz="0" w:space="0" w:color="auto"/>
        <w:left w:val="none" w:sz="0" w:space="0" w:color="auto"/>
        <w:bottom w:val="none" w:sz="0" w:space="0" w:color="auto"/>
        <w:right w:val="none" w:sz="0" w:space="0" w:color="auto"/>
      </w:divBdr>
    </w:div>
    <w:div w:id="787356528">
      <w:bodyDiv w:val="1"/>
      <w:marLeft w:val="0"/>
      <w:marRight w:val="0"/>
      <w:marTop w:val="0"/>
      <w:marBottom w:val="0"/>
      <w:divBdr>
        <w:top w:val="none" w:sz="0" w:space="0" w:color="auto"/>
        <w:left w:val="none" w:sz="0" w:space="0" w:color="auto"/>
        <w:bottom w:val="none" w:sz="0" w:space="0" w:color="auto"/>
        <w:right w:val="none" w:sz="0" w:space="0" w:color="auto"/>
      </w:divBdr>
    </w:div>
    <w:div w:id="788085726">
      <w:bodyDiv w:val="1"/>
      <w:marLeft w:val="0"/>
      <w:marRight w:val="0"/>
      <w:marTop w:val="0"/>
      <w:marBottom w:val="0"/>
      <w:divBdr>
        <w:top w:val="none" w:sz="0" w:space="0" w:color="auto"/>
        <w:left w:val="none" w:sz="0" w:space="0" w:color="auto"/>
        <w:bottom w:val="none" w:sz="0" w:space="0" w:color="auto"/>
        <w:right w:val="none" w:sz="0" w:space="0" w:color="auto"/>
      </w:divBdr>
    </w:div>
    <w:div w:id="788158328">
      <w:bodyDiv w:val="1"/>
      <w:marLeft w:val="0"/>
      <w:marRight w:val="0"/>
      <w:marTop w:val="0"/>
      <w:marBottom w:val="0"/>
      <w:divBdr>
        <w:top w:val="none" w:sz="0" w:space="0" w:color="auto"/>
        <w:left w:val="none" w:sz="0" w:space="0" w:color="auto"/>
        <w:bottom w:val="none" w:sz="0" w:space="0" w:color="auto"/>
        <w:right w:val="none" w:sz="0" w:space="0" w:color="auto"/>
      </w:divBdr>
    </w:div>
    <w:div w:id="788206330">
      <w:bodyDiv w:val="1"/>
      <w:marLeft w:val="0"/>
      <w:marRight w:val="0"/>
      <w:marTop w:val="0"/>
      <w:marBottom w:val="0"/>
      <w:divBdr>
        <w:top w:val="none" w:sz="0" w:space="0" w:color="auto"/>
        <w:left w:val="none" w:sz="0" w:space="0" w:color="auto"/>
        <w:bottom w:val="none" w:sz="0" w:space="0" w:color="auto"/>
        <w:right w:val="none" w:sz="0" w:space="0" w:color="auto"/>
      </w:divBdr>
    </w:div>
    <w:div w:id="788279003">
      <w:bodyDiv w:val="1"/>
      <w:marLeft w:val="0"/>
      <w:marRight w:val="0"/>
      <w:marTop w:val="0"/>
      <w:marBottom w:val="0"/>
      <w:divBdr>
        <w:top w:val="none" w:sz="0" w:space="0" w:color="auto"/>
        <w:left w:val="none" w:sz="0" w:space="0" w:color="auto"/>
        <w:bottom w:val="none" w:sz="0" w:space="0" w:color="auto"/>
        <w:right w:val="none" w:sz="0" w:space="0" w:color="auto"/>
      </w:divBdr>
    </w:div>
    <w:div w:id="788626480">
      <w:bodyDiv w:val="1"/>
      <w:marLeft w:val="0"/>
      <w:marRight w:val="0"/>
      <w:marTop w:val="0"/>
      <w:marBottom w:val="0"/>
      <w:divBdr>
        <w:top w:val="none" w:sz="0" w:space="0" w:color="auto"/>
        <w:left w:val="none" w:sz="0" w:space="0" w:color="auto"/>
        <w:bottom w:val="none" w:sz="0" w:space="0" w:color="auto"/>
        <w:right w:val="none" w:sz="0" w:space="0" w:color="auto"/>
      </w:divBdr>
    </w:div>
    <w:div w:id="788940050">
      <w:bodyDiv w:val="1"/>
      <w:marLeft w:val="0"/>
      <w:marRight w:val="0"/>
      <w:marTop w:val="0"/>
      <w:marBottom w:val="0"/>
      <w:divBdr>
        <w:top w:val="none" w:sz="0" w:space="0" w:color="auto"/>
        <w:left w:val="none" w:sz="0" w:space="0" w:color="auto"/>
        <w:bottom w:val="none" w:sz="0" w:space="0" w:color="auto"/>
        <w:right w:val="none" w:sz="0" w:space="0" w:color="auto"/>
      </w:divBdr>
    </w:div>
    <w:div w:id="789667876">
      <w:bodyDiv w:val="1"/>
      <w:marLeft w:val="0"/>
      <w:marRight w:val="0"/>
      <w:marTop w:val="0"/>
      <w:marBottom w:val="0"/>
      <w:divBdr>
        <w:top w:val="none" w:sz="0" w:space="0" w:color="auto"/>
        <w:left w:val="none" w:sz="0" w:space="0" w:color="auto"/>
        <w:bottom w:val="none" w:sz="0" w:space="0" w:color="auto"/>
        <w:right w:val="none" w:sz="0" w:space="0" w:color="auto"/>
      </w:divBdr>
    </w:div>
    <w:div w:id="789859814">
      <w:bodyDiv w:val="1"/>
      <w:marLeft w:val="0"/>
      <w:marRight w:val="0"/>
      <w:marTop w:val="0"/>
      <w:marBottom w:val="0"/>
      <w:divBdr>
        <w:top w:val="none" w:sz="0" w:space="0" w:color="auto"/>
        <w:left w:val="none" w:sz="0" w:space="0" w:color="auto"/>
        <w:bottom w:val="none" w:sz="0" w:space="0" w:color="auto"/>
        <w:right w:val="none" w:sz="0" w:space="0" w:color="auto"/>
      </w:divBdr>
    </w:div>
    <w:div w:id="790056647">
      <w:bodyDiv w:val="1"/>
      <w:marLeft w:val="0"/>
      <w:marRight w:val="0"/>
      <w:marTop w:val="0"/>
      <w:marBottom w:val="0"/>
      <w:divBdr>
        <w:top w:val="none" w:sz="0" w:space="0" w:color="auto"/>
        <w:left w:val="none" w:sz="0" w:space="0" w:color="auto"/>
        <w:bottom w:val="none" w:sz="0" w:space="0" w:color="auto"/>
        <w:right w:val="none" w:sz="0" w:space="0" w:color="auto"/>
      </w:divBdr>
    </w:div>
    <w:div w:id="790436496">
      <w:bodyDiv w:val="1"/>
      <w:marLeft w:val="0"/>
      <w:marRight w:val="0"/>
      <w:marTop w:val="0"/>
      <w:marBottom w:val="0"/>
      <w:divBdr>
        <w:top w:val="none" w:sz="0" w:space="0" w:color="auto"/>
        <w:left w:val="none" w:sz="0" w:space="0" w:color="auto"/>
        <w:bottom w:val="none" w:sz="0" w:space="0" w:color="auto"/>
        <w:right w:val="none" w:sz="0" w:space="0" w:color="auto"/>
      </w:divBdr>
    </w:div>
    <w:div w:id="790592136">
      <w:bodyDiv w:val="1"/>
      <w:marLeft w:val="0"/>
      <w:marRight w:val="0"/>
      <w:marTop w:val="0"/>
      <w:marBottom w:val="0"/>
      <w:divBdr>
        <w:top w:val="none" w:sz="0" w:space="0" w:color="auto"/>
        <w:left w:val="none" w:sz="0" w:space="0" w:color="auto"/>
        <w:bottom w:val="none" w:sz="0" w:space="0" w:color="auto"/>
        <w:right w:val="none" w:sz="0" w:space="0" w:color="auto"/>
      </w:divBdr>
    </w:div>
    <w:div w:id="791292969">
      <w:bodyDiv w:val="1"/>
      <w:marLeft w:val="0"/>
      <w:marRight w:val="0"/>
      <w:marTop w:val="0"/>
      <w:marBottom w:val="0"/>
      <w:divBdr>
        <w:top w:val="none" w:sz="0" w:space="0" w:color="auto"/>
        <w:left w:val="none" w:sz="0" w:space="0" w:color="auto"/>
        <w:bottom w:val="none" w:sz="0" w:space="0" w:color="auto"/>
        <w:right w:val="none" w:sz="0" w:space="0" w:color="auto"/>
      </w:divBdr>
    </w:div>
    <w:div w:id="791748036">
      <w:bodyDiv w:val="1"/>
      <w:marLeft w:val="0"/>
      <w:marRight w:val="0"/>
      <w:marTop w:val="0"/>
      <w:marBottom w:val="0"/>
      <w:divBdr>
        <w:top w:val="none" w:sz="0" w:space="0" w:color="auto"/>
        <w:left w:val="none" w:sz="0" w:space="0" w:color="auto"/>
        <w:bottom w:val="none" w:sz="0" w:space="0" w:color="auto"/>
        <w:right w:val="none" w:sz="0" w:space="0" w:color="auto"/>
      </w:divBdr>
    </w:div>
    <w:div w:id="791901664">
      <w:bodyDiv w:val="1"/>
      <w:marLeft w:val="0"/>
      <w:marRight w:val="0"/>
      <w:marTop w:val="0"/>
      <w:marBottom w:val="0"/>
      <w:divBdr>
        <w:top w:val="none" w:sz="0" w:space="0" w:color="auto"/>
        <w:left w:val="none" w:sz="0" w:space="0" w:color="auto"/>
        <w:bottom w:val="none" w:sz="0" w:space="0" w:color="auto"/>
        <w:right w:val="none" w:sz="0" w:space="0" w:color="auto"/>
      </w:divBdr>
    </w:div>
    <w:div w:id="792098785">
      <w:bodyDiv w:val="1"/>
      <w:marLeft w:val="0"/>
      <w:marRight w:val="0"/>
      <w:marTop w:val="0"/>
      <w:marBottom w:val="0"/>
      <w:divBdr>
        <w:top w:val="none" w:sz="0" w:space="0" w:color="auto"/>
        <w:left w:val="none" w:sz="0" w:space="0" w:color="auto"/>
        <w:bottom w:val="none" w:sz="0" w:space="0" w:color="auto"/>
        <w:right w:val="none" w:sz="0" w:space="0" w:color="auto"/>
      </w:divBdr>
    </w:div>
    <w:div w:id="792938693">
      <w:bodyDiv w:val="1"/>
      <w:marLeft w:val="0"/>
      <w:marRight w:val="0"/>
      <w:marTop w:val="0"/>
      <w:marBottom w:val="0"/>
      <w:divBdr>
        <w:top w:val="none" w:sz="0" w:space="0" w:color="auto"/>
        <w:left w:val="none" w:sz="0" w:space="0" w:color="auto"/>
        <w:bottom w:val="none" w:sz="0" w:space="0" w:color="auto"/>
        <w:right w:val="none" w:sz="0" w:space="0" w:color="auto"/>
      </w:divBdr>
    </w:div>
    <w:div w:id="793131463">
      <w:bodyDiv w:val="1"/>
      <w:marLeft w:val="0"/>
      <w:marRight w:val="0"/>
      <w:marTop w:val="0"/>
      <w:marBottom w:val="0"/>
      <w:divBdr>
        <w:top w:val="none" w:sz="0" w:space="0" w:color="auto"/>
        <w:left w:val="none" w:sz="0" w:space="0" w:color="auto"/>
        <w:bottom w:val="none" w:sz="0" w:space="0" w:color="auto"/>
        <w:right w:val="none" w:sz="0" w:space="0" w:color="auto"/>
      </w:divBdr>
    </w:div>
    <w:div w:id="793446635">
      <w:bodyDiv w:val="1"/>
      <w:marLeft w:val="0"/>
      <w:marRight w:val="0"/>
      <w:marTop w:val="0"/>
      <w:marBottom w:val="0"/>
      <w:divBdr>
        <w:top w:val="none" w:sz="0" w:space="0" w:color="auto"/>
        <w:left w:val="none" w:sz="0" w:space="0" w:color="auto"/>
        <w:bottom w:val="none" w:sz="0" w:space="0" w:color="auto"/>
        <w:right w:val="none" w:sz="0" w:space="0" w:color="auto"/>
      </w:divBdr>
    </w:div>
    <w:div w:id="793595416">
      <w:bodyDiv w:val="1"/>
      <w:marLeft w:val="0"/>
      <w:marRight w:val="0"/>
      <w:marTop w:val="0"/>
      <w:marBottom w:val="0"/>
      <w:divBdr>
        <w:top w:val="none" w:sz="0" w:space="0" w:color="auto"/>
        <w:left w:val="none" w:sz="0" w:space="0" w:color="auto"/>
        <w:bottom w:val="none" w:sz="0" w:space="0" w:color="auto"/>
        <w:right w:val="none" w:sz="0" w:space="0" w:color="auto"/>
      </w:divBdr>
    </w:div>
    <w:div w:id="793914376">
      <w:bodyDiv w:val="1"/>
      <w:marLeft w:val="0"/>
      <w:marRight w:val="0"/>
      <w:marTop w:val="0"/>
      <w:marBottom w:val="0"/>
      <w:divBdr>
        <w:top w:val="none" w:sz="0" w:space="0" w:color="auto"/>
        <w:left w:val="none" w:sz="0" w:space="0" w:color="auto"/>
        <w:bottom w:val="none" w:sz="0" w:space="0" w:color="auto"/>
        <w:right w:val="none" w:sz="0" w:space="0" w:color="auto"/>
      </w:divBdr>
    </w:div>
    <w:div w:id="794103881">
      <w:bodyDiv w:val="1"/>
      <w:marLeft w:val="0"/>
      <w:marRight w:val="0"/>
      <w:marTop w:val="0"/>
      <w:marBottom w:val="0"/>
      <w:divBdr>
        <w:top w:val="none" w:sz="0" w:space="0" w:color="auto"/>
        <w:left w:val="none" w:sz="0" w:space="0" w:color="auto"/>
        <w:bottom w:val="none" w:sz="0" w:space="0" w:color="auto"/>
        <w:right w:val="none" w:sz="0" w:space="0" w:color="auto"/>
      </w:divBdr>
    </w:div>
    <w:div w:id="794181316">
      <w:bodyDiv w:val="1"/>
      <w:marLeft w:val="0"/>
      <w:marRight w:val="0"/>
      <w:marTop w:val="0"/>
      <w:marBottom w:val="0"/>
      <w:divBdr>
        <w:top w:val="none" w:sz="0" w:space="0" w:color="auto"/>
        <w:left w:val="none" w:sz="0" w:space="0" w:color="auto"/>
        <w:bottom w:val="none" w:sz="0" w:space="0" w:color="auto"/>
        <w:right w:val="none" w:sz="0" w:space="0" w:color="auto"/>
      </w:divBdr>
    </w:div>
    <w:div w:id="794181745">
      <w:bodyDiv w:val="1"/>
      <w:marLeft w:val="0"/>
      <w:marRight w:val="0"/>
      <w:marTop w:val="0"/>
      <w:marBottom w:val="0"/>
      <w:divBdr>
        <w:top w:val="none" w:sz="0" w:space="0" w:color="auto"/>
        <w:left w:val="none" w:sz="0" w:space="0" w:color="auto"/>
        <w:bottom w:val="none" w:sz="0" w:space="0" w:color="auto"/>
        <w:right w:val="none" w:sz="0" w:space="0" w:color="auto"/>
      </w:divBdr>
    </w:div>
    <w:div w:id="795299652">
      <w:bodyDiv w:val="1"/>
      <w:marLeft w:val="0"/>
      <w:marRight w:val="0"/>
      <w:marTop w:val="0"/>
      <w:marBottom w:val="0"/>
      <w:divBdr>
        <w:top w:val="none" w:sz="0" w:space="0" w:color="auto"/>
        <w:left w:val="none" w:sz="0" w:space="0" w:color="auto"/>
        <w:bottom w:val="none" w:sz="0" w:space="0" w:color="auto"/>
        <w:right w:val="none" w:sz="0" w:space="0" w:color="auto"/>
      </w:divBdr>
    </w:div>
    <w:div w:id="795415353">
      <w:bodyDiv w:val="1"/>
      <w:marLeft w:val="0"/>
      <w:marRight w:val="0"/>
      <w:marTop w:val="0"/>
      <w:marBottom w:val="0"/>
      <w:divBdr>
        <w:top w:val="none" w:sz="0" w:space="0" w:color="auto"/>
        <w:left w:val="none" w:sz="0" w:space="0" w:color="auto"/>
        <w:bottom w:val="none" w:sz="0" w:space="0" w:color="auto"/>
        <w:right w:val="none" w:sz="0" w:space="0" w:color="auto"/>
      </w:divBdr>
    </w:div>
    <w:div w:id="795609634">
      <w:bodyDiv w:val="1"/>
      <w:marLeft w:val="0"/>
      <w:marRight w:val="0"/>
      <w:marTop w:val="0"/>
      <w:marBottom w:val="0"/>
      <w:divBdr>
        <w:top w:val="none" w:sz="0" w:space="0" w:color="auto"/>
        <w:left w:val="none" w:sz="0" w:space="0" w:color="auto"/>
        <w:bottom w:val="none" w:sz="0" w:space="0" w:color="auto"/>
        <w:right w:val="none" w:sz="0" w:space="0" w:color="auto"/>
      </w:divBdr>
    </w:div>
    <w:div w:id="795879528">
      <w:bodyDiv w:val="1"/>
      <w:marLeft w:val="0"/>
      <w:marRight w:val="0"/>
      <w:marTop w:val="0"/>
      <w:marBottom w:val="0"/>
      <w:divBdr>
        <w:top w:val="none" w:sz="0" w:space="0" w:color="auto"/>
        <w:left w:val="none" w:sz="0" w:space="0" w:color="auto"/>
        <w:bottom w:val="none" w:sz="0" w:space="0" w:color="auto"/>
        <w:right w:val="none" w:sz="0" w:space="0" w:color="auto"/>
      </w:divBdr>
    </w:div>
    <w:div w:id="796071405">
      <w:bodyDiv w:val="1"/>
      <w:marLeft w:val="0"/>
      <w:marRight w:val="0"/>
      <w:marTop w:val="0"/>
      <w:marBottom w:val="0"/>
      <w:divBdr>
        <w:top w:val="none" w:sz="0" w:space="0" w:color="auto"/>
        <w:left w:val="none" w:sz="0" w:space="0" w:color="auto"/>
        <w:bottom w:val="none" w:sz="0" w:space="0" w:color="auto"/>
        <w:right w:val="none" w:sz="0" w:space="0" w:color="auto"/>
      </w:divBdr>
    </w:div>
    <w:div w:id="796415302">
      <w:bodyDiv w:val="1"/>
      <w:marLeft w:val="0"/>
      <w:marRight w:val="0"/>
      <w:marTop w:val="0"/>
      <w:marBottom w:val="0"/>
      <w:divBdr>
        <w:top w:val="none" w:sz="0" w:space="0" w:color="auto"/>
        <w:left w:val="none" w:sz="0" w:space="0" w:color="auto"/>
        <w:bottom w:val="none" w:sz="0" w:space="0" w:color="auto"/>
        <w:right w:val="none" w:sz="0" w:space="0" w:color="auto"/>
      </w:divBdr>
    </w:div>
    <w:div w:id="797769921">
      <w:bodyDiv w:val="1"/>
      <w:marLeft w:val="0"/>
      <w:marRight w:val="0"/>
      <w:marTop w:val="0"/>
      <w:marBottom w:val="0"/>
      <w:divBdr>
        <w:top w:val="none" w:sz="0" w:space="0" w:color="auto"/>
        <w:left w:val="none" w:sz="0" w:space="0" w:color="auto"/>
        <w:bottom w:val="none" w:sz="0" w:space="0" w:color="auto"/>
        <w:right w:val="none" w:sz="0" w:space="0" w:color="auto"/>
      </w:divBdr>
    </w:div>
    <w:div w:id="797794367">
      <w:bodyDiv w:val="1"/>
      <w:marLeft w:val="0"/>
      <w:marRight w:val="0"/>
      <w:marTop w:val="0"/>
      <w:marBottom w:val="0"/>
      <w:divBdr>
        <w:top w:val="none" w:sz="0" w:space="0" w:color="auto"/>
        <w:left w:val="none" w:sz="0" w:space="0" w:color="auto"/>
        <w:bottom w:val="none" w:sz="0" w:space="0" w:color="auto"/>
        <w:right w:val="none" w:sz="0" w:space="0" w:color="auto"/>
      </w:divBdr>
    </w:div>
    <w:div w:id="797843155">
      <w:bodyDiv w:val="1"/>
      <w:marLeft w:val="0"/>
      <w:marRight w:val="0"/>
      <w:marTop w:val="0"/>
      <w:marBottom w:val="0"/>
      <w:divBdr>
        <w:top w:val="none" w:sz="0" w:space="0" w:color="auto"/>
        <w:left w:val="none" w:sz="0" w:space="0" w:color="auto"/>
        <w:bottom w:val="none" w:sz="0" w:space="0" w:color="auto"/>
        <w:right w:val="none" w:sz="0" w:space="0" w:color="auto"/>
      </w:divBdr>
    </w:div>
    <w:div w:id="797844809">
      <w:bodyDiv w:val="1"/>
      <w:marLeft w:val="0"/>
      <w:marRight w:val="0"/>
      <w:marTop w:val="0"/>
      <w:marBottom w:val="0"/>
      <w:divBdr>
        <w:top w:val="none" w:sz="0" w:space="0" w:color="auto"/>
        <w:left w:val="none" w:sz="0" w:space="0" w:color="auto"/>
        <w:bottom w:val="none" w:sz="0" w:space="0" w:color="auto"/>
        <w:right w:val="none" w:sz="0" w:space="0" w:color="auto"/>
      </w:divBdr>
    </w:div>
    <w:div w:id="798181852">
      <w:bodyDiv w:val="1"/>
      <w:marLeft w:val="0"/>
      <w:marRight w:val="0"/>
      <w:marTop w:val="0"/>
      <w:marBottom w:val="0"/>
      <w:divBdr>
        <w:top w:val="none" w:sz="0" w:space="0" w:color="auto"/>
        <w:left w:val="none" w:sz="0" w:space="0" w:color="auto"/>
        <w:bottom w:val="none" w:sz="0" w:space="0" w:color="auto"/>
        <w:right w:val="none" w:sz="0" w:space="0" w:color="auto"/>
      </w:divBdr>
    </w:div>
    <w:div w:id="798573775">
      <w:bodyDiv w:val="1"/>
      <w:marLeft w:val="0"/>
      <w:marRight w:val="0"/>
      <w:marTop w:val="0"/>
      <w:marBottom w:val="0"/>
      <w:divBdr>
        <w:top w:val="none" w:sz="0" w:space="0" w:color="auto"/>
        <w:left w:val="none" w:sz="0" w:space="0" w:color="auto"/>
        <w:bottom w:val="none" w:sz="0" w:space="0" w:color="auto"/>
        <w:right w:val="none" w:sz="0" w:space="0" w:color="auto"/>
      </w:divBdr>
    </w:div>
    <w:div w:id="798913294">
      <w:bodyDiv w:val="1"/>
      <w:marLeft w:val="0"/>
      <w:marRight w:val="0"/>
      <w:marTop w:val="0"/>
      <w:marBottom w:val="0"/>
      <w:divBdr>
        <w:top w:val="none" w:sz="0" w:space="0" w:color="auto"/>
        <w:left w:val="none" w:sz="0" w:space="0" w:color="auto"/>
        <w:bottom w:val="none" w:sz="0" w:space="0" w:color="auto"/>
        <w:right w:val="none" w:sz="0" w:space="0" w:color="auto"/>
      </w:divBdr>
    </w:div>
    <w:div w:id="799227720">
      <w:bodyDiv w:val="1"/>
      <w:marLeft w:val="0"/>
      <w:marRight w:val="0"/>
      <w:marTop w:val="0"/>
      <w:marBottom w:val="0"/>
      <w:divBdr>
        <w:top w:val="none" w:sz="0" w:space="0" w:color="auto"/>
        <w:left w:val="none" w:sz="0" w:space="0" w:color="auto"/>
        <w:bottom w:val="none" w:sz="0" w:space="0" w:color="auto"/>
        <w:right w:val="none" w:sz="0" w:space="0" w:color="auto"/>
      </w:divBdr>
    </w:div>
    <w:div w:id="799618271">
      <w:bodyDiv w:val="1"/>
      <w:marLeft w:val="0"/>
      <w:marRight w:val="0"/>
      <w:marTop w:val="0"/>
      <w:marBottom w:val="0"/>
      <w:divBdr>
        <w:top w:val="none" w:sz="0" w:space="0" w:color="auto"/>
        <w:left w:val="none" w:sz="0" w:space="0" w:color="auto"/>
        <w:bottom w:val="none" w:sz="0" w:space="0" w:color="auto"/>
        <w:right w:val="none" w:sz="0" w:space="0" w:color="auto"/>
      </w:divBdr>
    </w:div>
    <w:div w:id="799760776">
      <w:bodyDiv w:val="1"/>
      <w:marLeft w:val="0"/>
      <w:marRight w:val="0"/>
      <w:marTop w:val="0"/>
      <w:marBottom w:val="0"/>
      <w:divBdr>
        <w:top w:val="none" w:sz="0" w:space="0" w:color="auto"/>
        <w:left w:val="none" w:sz="0" w:space="0" w:color="auto"/>
        <w:bottom w:val="none" w:sz="0" w:space="0" w:color="auto"/>
        <w:right w:val="none" w:sz="0" w:space="0" w:color="auto"/>
      </w:divBdr>
    </w:div>
    <w:div w:id="799762644">
      <w:bodyDiv w:val="1"/>
      <w:marLeft w:val="0"/>
      <w:marRight w:val="0"/>
      <w:marTop w:val="0"/>
      <w:marBottom w:val="0"/>
      <w:divBdr>
        <w:top w:val="none" w:sz="0" w:space="0" w:color="auto"/>
        <w:left w:val="none" w:sz="0" w:space="0" w:color="auto"/>
        <w:bottom w:val="none" w:sz="0" w:space="0" w:color="auto"/>
        <w:right w:val="none" w:sz="0" w:space="0" w:color="auto"/>
      </w:divBdr>
    </w:div>
    <w:div w:id="799765093">
      <w:bodyDiv w:val="1"/>
      <w:marLeft w:val="0"/>
      <w:marRight w:val="0"/>
      <w:marTop w:val="0"/>
      <w:marBottom w:val="0"/>
      <w:divBdr>
        <w:top w:val="none" w:sz="0" w:space="0" w:color="auto"/>
        <w:left w:val="none" w:sz="0" w:space="0" w:color="auto"/>
        <w:bottom w:val="none" w:sz="0" w:space="0" w:color="auto"/>
        <w:right w:val="none" w:sz="0" w:space="0" w:color="auto"/>
      </w:divBdr>
    </w:div>
    <w:div w:id="799999283">
      <w:bodyDiv w:val="1"/>
      <w:marLeft w:val="0"/>
      <w:marRight w:val="0"/>
      <w:marTop w:val="0"/>
      <w:marBottom w:val="0"/>
      <w:divBdr>
        <w:top w:val="none" w:sz="0" w:space="0" w:color="auto"/>
        <w:left w:val="none" w:sz="0" w:space="0" w:color="auto"/>
        <w:bottom w:val="none" w:sz="0" w:space="0" w:color="auto"/>
        <w:right w:val="none" w:sz="0" w:space="0" w:color="auto"/>
      </w:divBdr>
    </w:div>
    <w:div w:id="800076007">
      <w:bodyDiv w:val="1"/>
      <w:marLeft w:val="0"/>
      <w:marRight w:val="0"/>
      <w:marTop w:val="0"/>
      <w:marBottom w:val="0"/>
      <w:divBdr>
        <w:top w:val="none" w:sz="0" w:space="0" w:color="auto"/>
        <w:left w:val="none" w:sz="0" w:space="0" w:color="auto"/>
        <w:bottom w:val="none" w:sz="0" w:space="0" w:color="auto"/>
        <w:right w:val="none" w:sz="0" w:space="0" w:color="auto"/>
      </w:divBdr>
    </w:div>
    <w:div w:id="801459024">
      <w:bodyDiv w:val="1"/>
      <w:marLeft w:val="0"/>
      <w:marRight w:val="0"/>
      <w:marTop w:val="0"/>
      <w:marBottom w:val="0"/>
      <w:divBdr>
        <w:top w:val="none" w:sz="0" w:space="0" w:color="auto"/>
        <w:left w:val="none" w:sz="0" w:space="0" w:color="auto"/>
        <w:bottom w:val="none" w:sz="0" w:space="0" w:color="auto"/>
        <w:right w:val="none" w:sz="0" w:space="0" w:color="auto"/>
      </w:divBdr>
    </w:div>
    <w:div w:id="801506301">
      <w:bodyDiv w:val="1"/>
      <w:marLeft w:val="0"/>
      <w:marRight w:val="0"/>
      <w:marTop w:val="0"/>
      <w:marBottom w:val="0"/>
      <w:divBdr>
        <w:top w:val="none" w:sz="0" w:space="0" w:color="auto"/>
        <w:left w:val="none" w:sz="0" w:space="0" w:color="auto"/>
        <w:bottom w:val="none" w:sz="0" w:space="0" w:color="auto"/>
        <w:right w:val="none" w:sz="0" w:space="0" w:color="auto"/>
      </w:divBdr>
    </w:div>
    <w:div w:id="801532356">
      <w:bodyDiv w:val="1"/>
      <w:marLeft w:val="0"/>
      <w:marRight w:val="0"/>
      <w:marTop w:val="0"/>
      <w:marBottom w:val="0"/>
      <w:divBdr>
        <w:top w:val="none" w:sz="0" w:space="0" w:color="auto"/>
        <w:left w:val="none" w:sz="0" w:space="0" w:color="auto"/>
        <w:bottom w:val="none" w:sz="0" w:space="0" w:color="auto"/>
        <w:right w:val="none" w:sz="0" w:space="0" w:color="auto"/>
      </w:divBdr>
    </w:div>
    <w:div w:id="801654009">
      <w:bodyDiv w:val="1"/>
      <w:marLeft w:val="0"/>
      <w:marRight w:val="0"/>
      <w:marTop w:val="0"/>
      <w:marBottom w:val="0"/>
      <w:divBdr>
        <w:top w:val="none" w:sz="0" w:space="0" w:color="auto"/>
        <w:left w:val="none" w:sz="0" w:space="0" w:color="auto"/>
        <w:bottom w:val="none" w:sz="0" w:space="0" w:color="auto"/>
        <w:right w:val="none" w:sz="0" w:space="0" w:color="auto"/>
      </w:divBdr>
    </w:div>
    <w:div w:id="801926526">
      <w:bodyDiv w:val="1"/>
      <w:marLeft w:val="0"/>
      <w:marRight w:val="0"/>
      <w:marTop w:val="0"/>
      <w:marBottom w:val="0"/>
      <w:divBdr>
        <w:top w:val="none" w:sz="0" w:space="0" w:color="auto"/>
        <w:left w:val="none" w:sz="0" w:space="0" w:color="auto"/>
        <w:bottom w:val="none" w:sz="0" w:space="0" w:color="auto"/>
        <w:right w:val="none" w:sz="0" w:space="0" w:color="auto"/>
      </w:divBdr>
    </w:div>
    <w:div w:id="802234583">
      <w:bodyDiv w:val="1"/>
      <w:marLeft w:val="0"/>
      <w:marRight w:val="0"/>
      <w:marTop w:val="0"/>
      <w:marBottom w:val="0"/>
      <w:divBdr>
        <w:top w:val="none" w:sz="0" w:space="0" w:color="auto"/>
        <w:left w:val="none" w:sz="0" w:space="0" w:color="auto"/>
        <w:bottom w:val="none" w:sz="0" w:space="0" w:color="auto"/>
        <w:right w:val="none" w:sz="0" w:space="0" w:color="auto"/>
      </w:divBdr>
    </w:div>
    <w:div w:id="802503317">
      <w:bodyDiv w:val="1"/>
      <w:marLeft w:val="0"/>
      <w:marRight w:val="0"/>
      <w:marTop w:val="0"/>
      <w:marBottom w:val="0"/>
      <w:divBdr>
        <w:top w:val="none" w:sz="0" w:space="0" w:color="auto"/>
        <w:left w:val="none" w:sz="0" w:space="0" w:color="auto"/>
        <w:bottom w:val="none" w:sz="0" w:space="0" w:color="auto"/>
        <w:right w:val="none" w:sz="0" w:space="0" w:color="auto"/>
      </w:divBdr>
    </w:div>
    <w:div w:id="802699149">
      <w:bodyDiv w:val="1"/>
      <w:marLeft w:val="0"/>
      <w:marRight w:val="0"/>
      <w:marTop w:val="0"/>
      <w:marBottom w:val="0"/>
      <w:divBdr>
        <w:top w:val="none" w:sz="0" w:space="0" w:color="auto"/>
        <w:left w:val="none" w:sz="0" w:space="0" w:color="auto"/>
        <w:bottom w:val="none" w:sz="0" w:space="0" w:color="auto"/>
        <w:right w:val="none" w:sz="0" w:space="0" w:color="auto"/>
      </w:divBdr>
    </w:div>
    <w:div w:id="804346858">
      <w:bodyDiv w:val="1"/>
      <w:marLeft w:val="0"/>
      <w:marRight w:val="0"/>
      <w:marTop w:val="0"/>
      <w:marBottom w:val="0"/>
      <w:divBdr>
        <w:top w:val="none" w:sz="0" w:space="0" w:color="auto"/>
        <w:left w:val="none" w:sz="0" w:space="0" w:color="auto"/>
        <w:bottom w:val="none" w:sz="0" w:space="0" w:color="auto"/>
        <w:right w:val="none" w:sz="0" w:space="0" w:color="auto"/>
      </w:divBdr>
    </w:div>
    <w:div w:id="805320947">
      <w:bodyDiv w:val="1"/>
      <w:marLeft w:val="0"/>
      <w:marRight w:val="0"/>
      <w:marTop w:val="0"/>
      <w:marBottom w:val="0"/>
      <w:divBdr>
        <w:top w:val="none" w:sz="0" w:space="0" w:color="auto"/>
        <w:left w:val="none" w:sz="0" w:space="0" w:color="auto"/>
        <w:bottom w:val="none" w:sz="0" w:space="0" w:color="auto"/>
        <w:right w:val="none" w:sz="0" w:space="0" w:color="auto"/>
      </w:divBdr>
    </w:div>
    <w:div w:id="805779787">
      <w:bodyDiv w:val="1"/>
      <w:marLeft w:val="0"/>
      <w:marRight w:val="0"/>
      <w:marTop w:val="0"/>
      <w:marBottom w:val="0"/>
      <w:divBdr>
        <w:top w:val="none" w:sz="0" w:space="0" w:color="auto"/>
        <w:left w:val="none" w:sz="0" w:space="0" w:color="auto"/>
        <w:bottom w:val="none" w:sz="0" w:space="0" w:color="auto"/>
        <w:right w:val="none" w:sz="0" w:space="0" w:color="auto"/>
      </w:divBdr>
    </w:div>
    <w:div w:id="805858364">
      <w:bodyDiv w:val="1"/>
      <w:marLeft w:val="0"/>
      <w:marRight w:val="0"/>
      <w:marTop w:val="0"/>
      <w:marBottom w:val="0"/>
      <w:divBdr>
        <w:top w:val="none" w:sz="0" w:space="0" w:color="auto"/>
        <w:left w:val="none" w:sz="0" w:space="0" w:color="auto"/>
        <w:bottom w:val="none" w:sz="0" w:space="0" w:color="auto"/>
        <w:right w:val="none" w:sz="0" w:space="0" w:color="auto"/>
      </w:divBdr>
    </w:div>
    <w:div w:id="806052827">
      <w:bodyDiv w:val="1"/>
      <w:marLeft w:val="0"/>
      <w:marRight w:val="0"/>
      <w:marTop w:val="0"/>
      <w:marBottom w:val="0"/>
      <w:divBdr>
        <w:top w:val="none" w:sz="0" w:space="0" w:color="auto"/>
        <w:left w:val="none" w:sz="0" w:space="0" w:color="auto"/>
        <w:bottom w:val="none" w:sz="0" w:space="0" w:color="auto"/>
        <w:right w:val="none" w:sz="0" w:space="0" w:color="auto"/>
      </w:divBdr>
    </w:div>
    <w:div w:id="806698779">
      <w:bodyDiv w:val="1"/>
      <w:marLeft w:val="0"/>
      <w:marRight w:val="0"/>
      <w:marTop w:val="0"/>
      <w:marBottom w:val="0"/>
      <w:divBdr>
        <w:top w:val="none" w:sz="0" w:space="0" w:color="auto"/>
        <w:left w:val="none" w:sz="0" w:space="0" w:color="auto"/>
        <w:bottom w:val="none" w:sz="0" w:space="0" w:color="auto"/>
        <w:right w:val="none" w:sz="0" w:space="0" w:color="auto"/>
      </w:divBdr>
    </w:div>
    <w:div w:id="807280730">
      <w:bodyDiv w:val="1"/>
      <w:marLeft w:val="0"/>
      <w:marRight w:val="0"/>
      <w:marTop w:val="0"/>
      <w:marBottom w:val="0"/>
      <w:divBdr>
        <w:top w:val="none" w:sz="0" w:space="0" w:color="auto"/>
        <w:left w:val="none" w:sz="0" w:space="0" w:color="auto"/>
        <w:bottom w:val="none" w:sz="0" w:space="0" w:color="auto"/>
        <w:right w:val="none" w:sz="0" w:space="0" w:color="auto"/>
      </w:divBdr>
    </w:div>
    <w:div w:id="807743287">
      <w:bodyDiv w:val="1"/>
      <w:marLeft w:val="0"/>
      <w:marRight w:val="0"/>
      <w:marTop w:val="0"/>
      <w:marBottom w:val="0"/>
      <w:divBdr>
        <w:top w:val="none" w:sz="0" w:space="0" w:color="auto"/>
        <w:left w:val="none" w:sz="0" w:space="0" w:color="auto"/>
        <w:bottom w:val="none" w:sz="0" w:space="0" w:color="auto"/>
        <w:right w:val="none" w:sz="0" w:space="0" w:color="auto"/>
      </w:divBdr>
    </w:div>
    <w:div w:id="807866803">
      <w:bodyDiv w:val="1"/>
      <w:marLeft w:val="0"/>
      <w:marRight w:val="0"/>
      <w:marTop w:val="0"/>
      <w:marBottom w:val="0"/>
      <w:divBdr>
        <w:top w:val="none" w:sz="0" w:space="0" w:color="auto"/>
        <w:left w:val="none" w:sz="0" w:space="0" w:color="auto"/>
        <w:bottom w:val="none" w:sz="0" w:space="0" w:color="auto"/>
        <w:right w:val="none" w:sz="0" w:space="0" w:color="auto"/>
      </w:divBdr>
    </w:div>
    <w:div w:id="809251022">
      <w:bodyDiv w:val="1"/>
      <w:marLeft w:val="0"/>
      <w:marRight w:val="0"/>
      <w:marTop w:val="0"/>
      <w:marBottom w:val="0"/>
      <w:divBdr>
        <w:top w:val="none" w:sz="0" w:space="0" w:color="auto"/>
        <w:left w:val="none" w:sz="0" w:space="0" w:color="auto"/>
        <w:bottom w:val="none" w:sz="0" w:space="0" w:color="auto"/>
        <w:right w:val="none" w:sz="0" w:space="0" w:color="auto"/>
      </w:divBdr>
    </w:div>
    <w:div w:id="810174363">
      <w:bodyDiv w:val="1"/>
      <w:marLeft w:val="0"/>
      <w:marRight w:val="0"/>
      <w:marTop w:val="0"/>
      <w:marBottom w:val="0"/>
      <w:divBdr>
        <w:top w:val="none" w:sz="0" w:space="0" w:color="auto"/>
        <w:left w:val="none" w:sz="0" w:space="0" w:color="auto"/>
        <w:bottom w:val="none" w:sz="0" w:space="0" w:color="auto"/>
        <w:right w:val="none" w:sz="0" w:space="0" w:color="auto"/>
      </w:divBdr>
    </w:div>
    <w:div w:id="810828367">
      <w:bodyDiv w:val="1"/>
      <w:marLeft w:val="0"/>
      <w:marRight w:val="0"/>
      <w:marTop w:val="0"/>
      <w:marBottom w:val="0"/>
      <w:divBdr>
        <w:top w:val="none" w:sz="0" w:space="0" w:color="auto"/>
        <w:left w:val="none" w:sz="0" w:space="0" w:color="auto"/>
        <w:bottom w:val="none" w:sz="0" w:space="0" w:color="auto"/>
        <w:right w:val="none" w:sz="0" w:space="0" w:color="auto"/>
      </w:divBdr>
    </w:div>
    <w:div w:id="811019010">
      <w:bodyDiv w:val="1"/>
      <w:marLeft w:val="0"/>
      <w:marRight w:val="0"/>
      <w:marTop w:val="0"/>
      <w:marBottom w:val="0"/>
      <w:divBdr>
        <w:top w:val="none" w:sz="0" w:space="0" w:color="auto"/>
        <w:left w:val="none" w:sz="0" w:space="0" w:color="auto"/>
        <w:bottom w:val="none" w:sz="0" w:space="0" w:color="auto"/>
        <w:right w:val="none" w:sz="0" w:space="0" w:color="auto"/>
      </w:divBdr>
    </w:div>
    <w:div w:id="811144560">
      <w:bodyDiv w:val="1"/>
      <w:marLeft w:val="0"/>
      <w:marRight w:val="0"/>
      <w:marTop w:val="0"/>
      <w:marBottom w:val="0"/>
      <w:divBdr>
        <w:top w:val="none" w:sz="0" w:space="0" w:color="auto"/>
        <w:left w:val="none" w:sz="0" w:space="0" w:color="auto"/>
        <w:bottom w:val="none" w:sz="0" w:space="0" w:color="auto"/>
        <w:right w:val="none" w:sz="0" w:space="0" w:color="auto"/>
      </w:divBdr>
    </w:div>
    <w:div w:id="811947023">
      <w:bodyDiv w:val="1"/>
      <w:marLeft w:val="0"/>
      <w:marRight w:val="0"/>
      <w:marTop w:val="0"/>
      <w:marBottom w:val="0"/>
      <w:divBdr>
        <w:top w:val="none" w:sz="0" w:space="0" w:color="auto"/>
        <w:left w:val="none" w:sz="0" w:space="0" w:color="auto"/>
        <w:bottom w:val="none" w:sz="0" w:space="0" w:color="auto"/>
        <w:right w:val="none" w:sz="0" w:space="0" w:color="auto"/>
      </w:divBdr>
    </w:div>
    <w:div w:id="812598479">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12916700">
      <w:bodyDiv w:val="1"/>
      <w:marLeft w:val="0"/>
      <w:marRight w:val="0"/>
      <w:marTop w:val="0"/>
      <w:marBottom w:val="0"/>
      <w:divBdr>
        <w:top w:val="none" w:sz="0" w:space="0" w:color="auto"/>
        <w:left w:val="none" w:sz="0" w:space="0" w:color="auto"/>
        <w:bottom w:val="none" w:sz="0" w:space="0" w:color="auto"/>
        <w:right w:val="none" w:sz="0" w:space="0" w:color="auto"/>
      </w:divBdr>
    </w:div>
    <w:div w:id="812987401">
      <w:bodyDiv w:val="1"/>
      <w:marLeft w:val="0"/>
      <w:marRight w:val="0"/>
      <w:marTop w:val="0"/>
      <w:marBottom w:val="0"/>
      <w:divBdr>
        <w:top w:val="none" w:sz="0" w:space="0" w:color="auto"/>
        <w:left w:val="none" w:sz="0" w:space="0" w:color="auto"/>
        <w:bottom w:val="none" w:sz="0" w:space="0" w:color="auto"/>
        <w:right w:val="none" w:sz="0" w:space="0" w:color="auto"/>
      </w:divBdr>
    </w:div>
    <w:div w:id="813062881">
      <w:bodyDiv w:val="1"/>
      <w:marLeft w:val="0"/>
      <w:marRight w:val="0"/>
      <w:marTop w:val="0"/>
      <w:marBottom w:val="0"/>
      <w:divBdr>
        <w:top w:val="none" w:sz="0" w:space="0" w:color="auto"/>
        <w:left w:val="none" w:sz="0" w:space="0" w:color="auto"/>
        <w:bottom w:val="none" w:sz="0" w:space="0" w:color="auto"/>
        <w:right w:val="none" w:sz="0" w:space="0" w:color="auto"/>
      </w:divBdr>
    </w:div>
    <w:div w:id="813136983">
      <w:bodyDiv w:val="1"/>
      <w:marLeft w:val="0"/>
      <w:marRight w:val="0"/>
      <w:marTop w:val="0"/>
      <w:marBottom w:val="0"/>
      <w:divBdr>
        <w:top w:val="none" w:sz="0" w:space="0" w:color="auto"/>
        <w:left w:val="none" w:sz="0" w:space="0" w:color="auto"/>
        <w:bottom w:val="none" w:sz="0" w:space="0" w:color="auto"/>
        <w:right w:val="none" w:sz="0" w:space="0" w:color="auto"/>
      </w:divBdr>
    </w:div>
    <w:div w:id="813184112">
      <w:bodyDiv w:val="1"/>
      <w:marLeft w:val="0"/>
      <w:marRight w:val="0"/>
      <w:marTop w:val="0"/>
      <w:marBottom w:val="0"/>
      <w:divBdr>
        <w:top w:val="none" w:sz="0" w:space="0" w:color="auto"/>
        <w:left w:val="none" w:sz="0" w:space="0" w:color="auto"/>
        <w:bottom w:val="none" w:sz="0" w:space="0" w:color="auto"/>
        <w:right w:val="none" w:sz="0" w:space="0" w:color="auto"/>
      </w:divBdr>
    </w:div>
    <w:div w:id="814447739">
      <w:bodyDiv w:val="1"/>
      <w:marLeft w:val="0"/>
      <w:marRight w:val="0"/>
      <w:marTop w:val="0"/>
      <w:marBottom w:val="0"/>
      <w:divBdr>
        <w:top w:val="none" w:sz="0" w:space="0" w:color="auto"/>
        <w:left w:val="none" w:sz="0" w:space="0" w:color="auto"/>
        <w:bottom w:val="none" w:sz="0" w:space="0" w:color="auto"/>
        <w:right w:val="none" w:sz="0" w:space="0" w:color="auto"/>
      </w:divBdr>
    </w:div>
    <w:div w:id="814950412">
      <w:bodyDiv w:val="1"/>
      <w:marLeft w:val="0"/>
      <w:marRight w:val="0"/>
      <w:marTop w:val="0"/>
      <w:marBottom w:val="0"/>
      <w:divBdr>
        <w:top w:val="none" w:sz="0" w:space="0" w:color="auto"/>
        <w:left w:val="none" w:sz="0" w:space="0" w:color="auto"/>
        <w:bottom w:val="none" w:sz="0" w:space="0" w:color="auto"/>
        <w:right w:val="none" w:sz="0" w:space="0" w:color="auto"/>
      </w:divBdr>
    </w:div>
    <w:div w:id="814958403">
      <w:bodyDiv w:val="1"/>
      <w:marLeft w:val="0"/>
      <w:marRight w:val="0"/>
      <w:marTop w:val="0"/>
      <w:marBottom w:val="0"/>
      <w:divBdr>
        <w:top w:val="none" w:sz="0" w:space="0" w:color="auto"/>
        <w:left w:val="none" w:sz="0" w:space="0" w:color="auto"/>
        <w:bottom w:val="none" w:sz="0" w:space="0" w:color="auto"/>
        <w:right w:val="none" w:sz="0" w:space="0" w:color="auto"/>
      </w:divBdr>
    </w:div>
    <w:div w:id="815607815">
      <w:bodyDiv w:val="1"/>
      <w:marLeft w:val="0"/>
      <w:marRight w:val="0"/>
      <w:marTop w:val="0"/>
      <w:marBottom w:val="0"/>
      <w:divBdr>
        <w:top w:val="none" w:sz="0" w:space="0" w:color="auto"/>
        <w:left w:val="none" w:sz="0" w:space="0" w:color="auto"/>
        <w:bottom w:val="none" w:sz="0" w:space="0" w:color="auto"/>
        <w:right w:val="none" w:sz="0" w:space="0" w:color="auto"/>
      </w:divBdr>
    </w:div>
    <w:div w:id="815611545">
      <w:bodyDiv w:val="1"/>
      <w:marLeft w:val="0"/>
      <w:marRight w:val="0"/>
      <w:marTop w:val="0"/>
      <w:marBottom w:val="0"/>
      <w:divBdr>
        <w:top w:val="none" w:sz="0" w:space="0" w:color="auto"/>
        <w:left w:val="none" w:sz="0" w:space="0" w:color="auto"/>
        <w:bottom w:val="none" w:sz="0" w:space="0" w:color="auto"/>
        <w:right w:val="none" w:sz="0" w:space="0" w:color="auto"/>
      </w:divBdr>
    </w:div>
    <w:div w:id="815994938">
      <w:bodyDiv w:val="1"/>
      <w:marLeft w:val="0"/>
      <w:marRight w:val="0"/>
      <w:marTop w:val="0"/>
      <w:marBottom w:val="0"/>
      <w:divBdr>
        <w:top w:val="none" w:sz="0" w:space="0" w:color="auto"/>
        <w:left w:val="none" w:sz="0" w:space="0" w:color="auto"/>
        <w:bottom w:val="none" w:sz="0" w:space="0" w:color="auto"/>
        <w:right w:val="none" w:sz="0" w:space="0" w:color="auto"/>
      </w:divBdr>
    </w:div>
    <w:div w:id="816148506">
      <w:bodyDiv w:val="1"/>
      <w:marLeft w:val="0"/>
      <w:marRight w:val="0"/>
      <w:marTop w:val="0"/>
      <w:marBottom w:val="0"/>
      <w:divBdr>
        <w:top w:val="none" w:sz="0" w:space="0" w:color="auto"/>
        <w:left w:val="none" w:sz="0" w:space="0" w:color="auto"/>
        <w:bottom w:val="none" w:sz="0" w:space="0" w:color="auto"/>
        <w:right w:val="none" w:sz="0" w:space="0" w:color="auto"/>
      </w:divBdr>
    </w:div>
    <w:div w:id="816216678">
      <w:bodyDiv w:val="1"/>
      <w:marLeft w:val="0"/>
      <w:marRight w:val="0"/>
      <w:marTop w:val="0"/>
      <w:marBottom w:val="0"/>
      <w:divBdr>
        <w:top w:val="none" w:sz="0" w:space="0" w:color="auto"/>
        <w:left w:val="none" w:sz="0" w:space="0" w:color="auto"/>
        <w:bottom w:val="none" w:sz="0" w:space="0" w:color="auto"/>
        <w:right w:val="none" w:sz="0" w:space="0" w:color="auto"/>
      </w:divBdr>
    </w:div>
    <w:div w:id="816217273">
      <w:bodyDiv w:val="1"/>
      <w:marLeft w:val="0"/>
      <w:marRight w:val="0"/>
      <w:marTop w:val="0"/>
      <w:marBottom w:val="0"/>
      <w:divBdr>
        <w:top w:val="none" w:sz="0" w:space="0" w:color="auto"/>
        <w:left w:val="none" w:sz="0" w:space="0" w:color="auto"/>
        <w:bottom w:val="none" w:sz="0" w:space="0" w:color="auto"/>
        <w:right w:val="none" w:sz="0" w:space="0" w:color="auto"/>
      </w:divBdr>
    </w:div>
    <w:div w:id="816263035">
      <w:bodyDiv w:val="1"/>
      <w:marLeft w:val="0"/>
      <w:marRight w:val="0"/>
      <w:marTop w:val="0"/>
      <w:marBottom w:val="0"/>
      <w:divBdr>
        <w:top w:val="none" w:sz="0" w:space="0" w:color="auto"/>
        <w:left w:val="none" w:sz="0" w:space="0" w:color="auto"/>
        <w:bottom w:val="none" w:sz="0" w:space="0" w:color="auto"/>
        <w:right w:val="none" w:sz="0" w:space="0" w:color="auto"/>
      </w:divBdr>
    </w:div>
    <w:div w:id="816724985">
      <w:bodyDiv w:val="1"/>
      <w:marLeft w:val="0"/>
      <w:marRight w:val="0"/>
      <w:marTop w:val="0"/>
      <w:marBottom w:val="0"/>
      <w:divBdr>
        <w:top w:val="none" w:sz="0" w:space="0" w:color="auto"/>
        <w:left w:val="none" w:sz="0" w:space="0" w:color="auto"/>
        <w:bottom w:val="none" w:sz="0" w:space="0" w:color="auto"/>
        <w:right w:val="none" w:sz="0" w:space="0" w:color="auto"/>
      </w:divBdr>
    </w:div>
    <w:div w:id="816847560">
      <w:bodyDiv w:val="1"/>
      <w:marLeft w:val="0"/>
      <w:marRight w:val="0"/>
      <w:marTop w:val="0"/>
      <w:marBottom w:val="0"/>
      <w:divBdr>
        <w:top w:val="none" w:sz="0" w:space="0" w:color="auto"/>
        <w:left w:val="none" w:sz="0" w:space="0" w:color="auto"/>
        <w:bottom w:val="none" w:sz="0" w:space="0" w:color="auto"/>
        <w:right w:val="none" w:sz="0" w:space="0" w:color="auto"/>
      </w:divBdr>
    </w:div>
    <w:div w:id="817654292">
      <w:bodyDiv w:val="1"/>
      <w:marLeft w:val="0"/>
      <w:marRight w:val="0"/>
      <w:marTop w:val="0"/>
      <w:marBottom w:val="0"/>
      <w:divBdr>
        <w:top w:val="none" w:sz="0" w:space="0" w:color="auto"/>
        <w:left w:val="none" w:sz="0" w:space="0" w:color="auto"/>
        <w:bottom w:val="none" w:sz="0" w:space="0" w:color="auto"/>
        <w:right w:val="none" w:sz="0" w:space="0" w:color="auto"/>
      </w:divBdr>
    </w:div>
    <w:div w:id="817766471">
      <w:bodyDiv w:val="1"/>
      <w:marLeft w:val="0"/>
      <w:marRight w:val="0"/>
      <w:marTop w:val="0"/>
      <w:marBottom w:val="0"/>
      <w:divBdr>
        <w:top w:val="none" w:sz="0" w:space="0" w:color="auto"/>
        <w:left w:val="none" w:sz="0" w:space="0" w:color="auto"/>
        <w:bottom w:val="none" w:sz="0" w:space="0" w:color="auto"/>
        <w:right w:val="none" w:sz="0" w:space="0" w:color="auto"/>
      </w:divBdr>
    </w:div>
    <w:div w:id="817842825">
      <w:bodyDiv w:val="1"/>
      <w:marLeft w:val="0"/>
      <w:marRight w:val="0"/>
      <w:marTop w:val="0"/>
      <w:marBottom w:val="0"/>
      <w:divBdr>
        <w:top w:val="none" w:sz="0" w:space="0" w:color="auto"/>
        <w:left w:val="none" w:sz="0" w:space="0" w:color="auto"/>
        <w:bottom w:val="none" w:sz="0" w:space="0" w:color="auto"/>
        <w:right w:val="none" w:sz="0" w:space="0" w:color="auto"/>
      </w:divBdr>
    </w:div>
    <w:div w:id="817918071">
      <w:bodyDiv w:val="1"/>
      <w:marLeft w:val="0"/>
      <w:marRight w:val="0"/>
      <w:marTop w:val="0"/>
      <w:marBottom w:val="0"/>
      <w:divBdr>
        <w:top w:val="none" w:sz="0" w:space="0" w:color="auto"/>
        <w:left w:val="none" w:sz="0" w:space="0" w:color="auto"/>
        <w:bottom w:val="none" w:sz="0" w:space="0" w:color="auto"/>
        <w:right w:val="none" w:sz="0" w:space="0" w:color="auto"/>
      </w:divBdr>
    </w:div>
    <w:div w:id="817919932">
      <w:bodyDiv w:val="1"/>
      <w:marLeft w:val="0"/>
      <w:marRight w:val="0"/>
      <w:marTop w:val="0"/>
      <w:marBottom w:val="0"/>
      <w:divBdr>
        <w:top w:val="none" w:sz="0" w:space="0" w:color="auto"/>
        <w:left w:val="none" w:sz="0" w:space="0" w:color="auto"/>
        <w:bottom w:val="none" w:sz="0" w:space="0" w:color="auto"/>
        <w:right w:val="none" w:sz="0" w:space="0" w:color="auto"/>
      </w:divBdr>
    </w:div>
    <w:div w:id="818034014">
      <w:bodyDiv w:val="1"/>
      <w:marLeft w:val="0"/>
      <w:marRight w:val="0"/>
      <w:marTop w:val="0"/>
      <w:marBottom w:val="0"/>
      <w:divBdr>
        <w:top w:val="none" w:sz="0" w:space="0" w:color="auto"/>
        <w:left w:val="none" w:sz="0" w:space="0" w:color="auto"/>
        <w:bottom w:val="none" w:sz="0" w:space="0" w:color="auto"/>
        <w:right w:val="none" w:sz="0" w:space="0" w:color="auto"/>
      </w:divBdr>
    </w:div>
    <w:div w:id="818424262">
      <w:bodyDiv w:val="1"/>
      <w:marLeft w:val="0"/>
      <w:marRight w:val="0"/>
      <w:marTop w:val="0"/>
      <w:marBottom w:val="0"/>
      <w:divBdr>
        <w:top w:val="none" w:sz="0" w:space="0" w:color="auto"/>
        <w:left w:val="none" w:sz="0" w:space="0" w:color="auto"/>
        <w:bottom w:val="none" w:sz="0" w:space="0" w:color="auto"/>
        <w:right w:val="none" w:sz="0" w:space="0" w:color="auto"/>
      </w:divBdr>
    </w:div>
    <w:div w:id="818889834">
      <w:bodyDiv w:val="1"/>
      <w:marLeft w:val="0"/>
      <w:marRight w:val="0"/>
      <w:marTop w:val="0"/>
      <w:marBottom w:val="0"/>
      <w:divBdr>
        <w:top w:val="none" w:sz="0" w:space="0" w:color="auto"/>
        <w:left w:val="none" w:sz="0" w:space="0" w:color="auto"/>
        <w:bottom w:val="none" w:sz="0" w:space="0" w:color="auto"/>
        <w:right w:val="none" w:sz="0" w:space="0" w:color="auto"/>
      </w:divBdr>
    </w:div>
    <w:div w:id="821237348">
      <w:bodyDiv w:val="1"/>
      <w:marLeft w:val="0"/>
      <w:marRight w:val="0"/>
      <w:marTop w:val="0"/>
      <w:marBottom w:val="0"/>
      <w:divBdr>
        <w:top w:val="none" w:sz="0" w:space="0" w:color="auto"/>
        <w:left w:val="none" w:sz="0" w:space="0" w:color="auto"/>
        <w:bottom w:val="none" w:sz="0" w:space="0" w:color="auto"/>
        <w:right w:val="none" w:sz="0" w:space="0" w:color="auto"/>
      </w:divBdr>
    </w:div>
    <w:div w:id="821385107">
      <w:bodyDiv w:val="1"/>
      <w:marLeft w:val="0"/>
      <w:marRight w:val="0"/>
      <w:marTop w:val="0"/>
      <w:marBottom w:val="0"/>
      <w:divBdr>
        <w:top w:val="none" w:sz="0" w:space="0" w:color="auto"/>
        <w:left w:val="none" w:sz="0" w:space="0" w:color="auto"/>
        <w:bottom w:val="none" w:sz="0" w:space="0" w:color="auto"/>
        <w:right w:val="none" w:sz="0" w:space="0" w:color="auto"/>
      </w:divBdr>
    </w:div>
    <w:div w:id="821501944">
      <w:bodyDiv w:val="1"/>
      <w:marLeft w:val="0"/>
      <w:marRight w:val="0"/>
      <w:marTop w:val="0"/>
      <w:marBottom w:val="0"/>
      <w:divBdr>
        <w:top w:val="none" w:sz="0" w:space="0" w:color="auto"/>
        <w:left w:val="none" w:sz="0" w:space="0" w:color="auto"/>
        <w:bottom w:val="none" w:sz="0" w:space="0" w:color="auto"/>
        <w:right w:val="none" w:sz="0" w:space="0" w:color="auto"/>
      </w:divBdr>
    </w:div>
    <w:div w:id="822543276">
      <w:bodyDiv w:val="1"/>
      <w:marLeft w:val="0"/>
      <w:marRight w:val="0"/>
      <w:marTop w:val="0"/>
      <w:marBottom w:val="0"/>
      <w:divBdr>
        <w:top w:val="none" w:sz="0" w:space="0" w:color="auto"/>
        <w:left w:val="none" w:sz="0" w:space="0" w:color="auto"/>
        <w:bottom w:val="none" w:sz="0" w:space="0" w:color="auto"/>
        <w:right w:val="none" w:sz="0" w:space="0" w:color="auto"/>
      </w:divBdr>
    </w:div>
    <w:div w:id="822627486">
      <w:bodyDiv w:val="1"/>
      <w:marLeft w:val="0"/>
      <w:marRight w:val="0"/>
      <w:marTop w:val="0"/>
      <w:marBottom w:val="0"/>
      <w:divBdr>
        <w:top w:val="none" w:sz="0" w:space="0" w:color="auto"/>
        <w:left w:val="none" w:sz="0" w:space="0" w:color="auto"/>
        <w:bottom w:val="none" w:sz="0" w:space="0" w:color="auto"/>
        <w:right w:val="none" w:sz="0" w:space="0" w:color="auto"/>
      </w:divBdr>
    </w:div>
    <w:div w:id="822890724">
      <w:bodyDiv w:val="1"/>
      <w:marLeft w:val="0"/>
      <w:marRight w:val="0"/>
      <w:marTop w:val="0"/>
      <w:marBottom w:val="0"/>
      <w:divBdr>
        <w:top w:val="none" w:sz="0" w:space="0" w:color="auto"/>
        <w:left w:val="none" w:sz="0" w:space="0" w:color="auto"/>
        <w:bottom w:val="none" w:sz="0" w:space="0" w:color="auto"/>
        <w:right w:val="none" w:sz="0" w:space="0" w:color="auto"/>
      </w:divBdr>
    </w:div>
    <w:div w:id="823735793">
      <w:bodyDiv w:val="1"/>
      <w:marLeft w:val="0"/>
      <w:marRight w:val="0"/>
      <w:marTop w:val="0"/>
      <w:marBottom w:val="0"/>
      <w:divBdr>
        <w:top w:val="none" w:sz="0" w:space="0" w:color="auto"/>
        <w:left w:val="none" w:sz="0" w:space="0" w:color="auto"/>
        <w:bottom w:val="none" w:sz="0" w:space="0" w:color="auto"/>
        <w:right w:val="none" w:sz="0" w:space="0" w:color="auto"/>
      </w:divBdr>
    </w:div>
    <w:div w:id="824004813">
      <w:bodyDiv w:val="1"/>
      <w:marLeft w:val="0"/>
      <w:marRight w:val="0"/>
      <w:marTop w:val="0"/>
      <w:marBottom w:val="0"/>
      <w:divBdr>
        <w:top w:val="none" w:sz="0" w:space="0" w:color="auto"/>
        <w:left w:val="none" w:sz="0" w:space="0" w:color="auto"/>
        <w:bottom w:val="none" w:sz="0" w:space="0" w:color="auto"/>
        <w:right w:val="none" w:sz="0" w:space="0" w:color="auto"/>
      </w:divBdr>
    </w:div>
    <w:div w:id="824012392">
      <w:bodyDiv w:val="1"/>
      <w:marLeft w:val="0"/>
      <w:marRight w:val="0"/>
      <w:marTop w:val="0"/>
      <w:marBottom w:val="0"/>
      <w:divBdr>
        <w:top w:val="none" w:sz="0" w:space="0" w:color="auto"/>
        <w:left w:val="none" w:sz="0" w:space="0" w:color="auto"/>
        <w:bottom w:val="none" w:sz="0" w:space="0" w:color="auto"/>
        <w:right w:val="none" w:sz="0" w:space="0" w:color="auto"/>
      </w:divBdr>
    </w:div>
    <w:div w:id="824664268">
      <w:bodyDiv w:val="1"/>
      <w:marLeft w:val="0"/>
      <w:marRight w:val="0"/>
      <w:marTop w:val="0"/>
      <w:marBottom w:val="0"/>
      <w:divBdr>
        <w:top w:val="none" w:sz="0" w:space="0" w:color="auto"/>
        <w:left w:val="none" w:sz="0" w:space="0" w:color="auto"/>
        <w:bottom w:val="none" w:sz="0" w:space="0" w:color="auto"/>
        <w:right w:val="none" w:sz="0" w:space="0" w:color="auto"/>
      </w:divBdr>
    </w:div>
    <w:div w:id="825321092">
      <w:bodyDiv w:val="1"/>
      <w:marLeft w:val="0"/>
      <w:marRight w:val="0"/>
      <w:marTop w:val="0"/>
      <w:marBottom w:val="0"/>
      <w:divBdr>
        <w:top w:val="none" w:sz="0" w:space="0" w:color="auto"/>
        <w:left w:val="none" w:sz="0" w:space="0" w:color="auto"/>
        <w:bottom w:val="none" w:sz="0" w:space="0" w:color="auto"/>
        <w:right w:val="none" w:sz="0" w:space="0" w:color="auto"/>
      </w:divBdr>
    </w:div>
    <w:div w:id="825436800">
      <w:bodyDiv w:val="1"/>
      <w:marLeft w:val="0"/>
      <w:marRight w:val="0"/>
      <w:marTop w:val="0"/>
      <w:marBottom w:val="0"/>
      <w:divBdr>
        <w:top w:val="none" w:sz="0" w:space="0" w:color="auto"/>
        <w:left w:val="none" w:sz="0" w:space="0" w:color="auto"/>
        <w:bottom w:val="none" w:sz="0" w:space="0" w:color="auto"/>
        <w:right w:val="none" w:sz="0" w:space="0" w:color="auto"/>
      </w:divBdr>
    </w:div>
    <w:div w:id="825441366">
      <w:bodyDiv w:val="1"/>
      <w:marLeft w:val="0"/>
      <w:marRight w:val="0"/>
      <w:marTop w:val="0"/>
      <w:marBottom w:val="0"/>
      <w:divBdr>
        <w:top w:val="none" w:sz="0" w:space="0" w:color="auto"/>
        <w:left w:val="none" w:sz="0" w:space="0" w:color="auto"/>
        <w:bottom w:val="none" w:sz="0" w:space="0" w:color="auto"/>
        <w:right w:val="none" w:sz="0" w:space="0" w:color="auto"/>
      </w:divBdr>
    </w:div>
    <w:div w:id="825823678">
      <w:bodyDiv w:val="1"/>
      <w:marLeft w:val="0"/>
      <w:marRight w:val="0"/>
      <w:marTop w:val="0"/>
      <w:marBottom w:val="0"/>
      <w:divBdr>
        <w:top w:val="none" w:sz="0" w:space="0" w:color="auto"/>
        <w:left w:val="none" w:sz="0" w:space="0" w:color="auto"/>
        <w:bottom w:val="none" w:sz="0" w:space="0" w:color="auto"/>
        <w:right w:val="none" w:sz="0" w:space="0" w:color="auto"/>
      </w:divBdr>
    </w:div>
    <w:div w:id="825897453">
      <w:bodyDiv w:val="1"/>
      <w:marLeft w:val="0"/>
      <w:marRight w:val="0"/>
      <w:marTop w:val="0"/>
      <w:marBottom w:val="0"/>
      <w:divBdr>
        <w:top w:val="none" w:sz="0" w:space="0" w:color="auto"/>
        <w:left w:val="none" w:sz="0" w:space="0" w:color="auto"/>
        <w:bottom w:val="none" w:sz="0" w:space="0" w:color="auto"/>
        <w:right w:val="none" w:sz="0" w:space="0" w:color="auto"/>
      </w:divBdr>
    </w:div>
    <w:div w:id="826441512">
      <w:bodyDiv w:val="1"/>
      <w:marLeft w:val="0"/>
      <w:marRight w:val="0"/>
      <w:marTop w:val="0"/>
      <w:marBottom w:val="0"/>
      <w:divBdr>
        <w:top w:val="none" w:sz="0" w:space="0" w:color="auto"/>
        <w:left w:val="none" w:sz="0" w:space="0" w:color="auto"/>
        <w:bottom w:val="none" w:sz="0" w:space="0" w:color="auto"/>
        <w:right w:val="none" w:sz="0" w:space="0" w:color="auto"/>
      </w:divBdr>
    </w:div>
    <w:div w:id="826824083">
      <w:bodyDiv w:val="1"/>
      <w:marLeft w:val="0"/>
      <w:marRight w:val="0"/>
      <w:marTop w:val="0"/>
      <w:marBottom w:val="0"/>
      <w:divBdr>
        <w:top w:val="none" w:sz="0" w:space="0" w:color="auto"/>
        <w:left w:val="none" w:sz="0" w:space="0" w:color="auto"/>
        <w:bottom w:val="none" w:sz="0" w:space="0" w:color="auto"/>
        <w:right w:val="none" w:sz="0" w:space="0" w:color="auto"/>
      </w:divBdr>
    </w:div>
    <w:div w:id="826944581">
      <w:bodyDiv w:val="1"/>
      <w:marLeft w:val="0"/>
      <w:marRight w:val="0"/>
      <w:marTop w:val="0"/>
      <w:marBottom w:val="0"/>
      <w:divBdr>
        <w:top w:val="none" w:sz="0" w:space="0" w:color="auto"/>
        <w:left w:val="none" w:sz="0" w:space="0" w:color="auto"/>
        <w:bottom w:val="none" w:sz="0" w:space="0" w:color="auto"/>
        <w:right w:val="none" w:sz="0" w:space="0" w:color="auto"/>
      </w:divBdr>
    </w:div>
    <w:div w:id="827481337">
      <w:bodyDiv w:val="1"/>
      <w:marLeft w:val="0"/>
      <w:marRight w:val="0"/>
      <w:marTop w:val="0"/>
      <w:marBottom w:val="0"/>
      <w:divBdr>
        <w:top w:val="none" w:sz="0" w:space="0" w:color="auto"/>
        <w:left w:val="none" w:sz="0" w:space="0" w:color="auto"/>
        <w:bottom w:val="none" w:sz="0" w:space="0" w:color="auto"/>
        <w:right w:val="none" w:sz="0" w:space="0" w:color="auto"/>
      </w:divBdr>
    </w:div>
    <w:div w:id="827982845">
      <w:bodyDiv w:val="1"/>
      <w:marLeft w:val="0"/>
      <w:marRight w:val="0"/>
      <w:marTop w:val="0"/>
      <w:marBottom w:val="0"/>
      <w:divBdr>
        <w:top w:val="none" w:sz="0" w:space="0" w:color="auto"/>
        <w:left w:val="none" w:sz="0" w:space="0" w:color="auto"/>
        <w:bottom w:val="none" w:sz="0" w:space="0" w:color="auto"/>
        <w:right w:val="none" w:sz="0" w:space="0" w:color="auto"/>
      </w:divBdr>
    </w:div>
    <w:div w:id="828138346">
      <w:bodyDiv w:val="1"/>
      <w:marLeft w:val="0"/>
      <w:marRight w:val="0"/>
      <w:marTop w:val="0"/>
      <w:marBottom w:val="0"/>
      <w:divBdr>
        <w:top w:val="none" w:sz="0" w:space="0" w:color="auto"/>
        <w:left w:val="none" w:sz="0" w:space="0" w:color="auto"/>
        <w:bottom w:val="none" w:sz="0" w:space="0" w:color="auto"/>
        <w:right w:val="none" w:sz="0" w:space="0" w:color="auto"/>
      </w:divBdr>
    </w:div>
    <w:div w:id="828835999">
      <w:bodyDiv w:val="1"/>
      <w:marLeft w:val="0"/>
      <w:marRight w:val="0"/>
      <w:marTop w:val="0"/>
      <w:marBottom w:val="0"/>
      <w:divBdr>
        <w:top w:val="none" w:sz="0" w:space="0" w:color="auto"/>
        <w:left w:val="none" w:sz="0" w:space="0" w:color="auto"/>
        <w:bottom w:val="none" w:sz="0" w:space="0" w:color="auto"/>
        <w:right w:val="none" w:sz="0" w:space="0" w:color="auto"/>
      </w:divBdr>
    </w:div>
    <w:div w:id="829102182">
      <w:bodyDiv w:val="1"/>
      <w:marLeft w:val="0"/>
      <w:marRight w:val="0"/>
      <w:marTop w:val="0"/>
      <w:marBottom w:val="0"/>
      <w:divBdr>
        <w:top w:val="none" w:sz="0" w:space="0" w:color="auto"/>
        <w:left w:val="none" w:sz="0" w:space="0" w:color="auto"/>
        <w:bottom w:val="none" w:sz="0" w:space="0" w:color="auto"/>
        <w:right w:val="none" w:sz="0" w:space="0" w:color="auto"/>
      </w:divBdr>
    </w:div>
    <w:div w:id="830028590">
      <w:bodyDiv w:val="1"/>
      <w:marLeft w:val="0"/>
      <w:marRight w:val="0"/>
      <w:marTop w:val="0"/>
      <w:marBottom w:val="0"/>
      <w:divBdr>
        <w:top w:val="none" w:sz="0" w:space="0" w:color="auto"/>
        <w:left w:val="none" w:sz="0" w:space="0" w:color="auto"/>
        <w:bottom w:val="none" w:sz="0" w:space="0" w:color="auto"/>
        <w:right w:val="none" w:sz="0" w:space="0" w:color="auto"/>
      </w:divBdr>
    </w:div>
    <w:div w:id="830410178">
      <w:bodyDiv w:val="1"/>
      <w:marLeft w:val="0"/>
      <w:marRight w:val="0"/>
      <w:marTop w:val="0"/>
      <w:marBottom w:val="0"/>
      <w:divBdr>
        <w:top w:val="none" w:sz="0" w:space="0" w:color="auto"/>
        <w:left w:val="none" w:sz="0" w:space="0" w:color="auto"/>
        <w:bottom w:val="none" w:sz="0" w:space="0" w:color="auto"/>
        <w:right w:val="none" w:sz="0" w:space="0" w:color="auto"/>
      </w:divBdr>
    </w:div>
    <w:div w:id="830489534">
      <w:bodyDiv w:val="1"/>
      <w:marLeft w:val="0"/>
      <w:marRight w:val="0"/>
      <w:marTop w:val="0"/>
      <w:marBottom w:val="0"/>
      <w:divBdr>
        <w:top w:val="none" w:sz="0" w:space="0" w:color="auto"/>
        <w:left w:val="none" w:sz="0" w:space="0" w:color="auto"/>
        <w:bottom w:val="none" w:sz="0" w:space="0" w:color="auto"/>
        <w:right w:val="none" w:sz="0" w:space="0" w:color="auto"/>
      </w:divBdr>
    </w:div>
    <w:div w:id="830634882">
      <w:bodyDiv w:val="1"/>
      <w:marLeft w:val="0"/>
      <w:marRight w:val="0"/>
      <w:marTop w:val="0"/>
      <w:marBottom w:val="0"/>
      <w:divBdr>
        <w:top w:val="none" w:sz="0" w:space="0" w:color="auto"/>
        <w:left w:val="none" w:sz="0" w:space="0" w:color="auto"/>
        <w:bottom w:val="none" w:sz="0" w:space="0" w:color="auto"/>
        <w:right w:val="none" w:sz="0" w:space="0" w:color="auto"/>
      </w:divBdr>
    </w:div>
    <w:div w:id="830948198">
      <w:bodyDiv w:val="1"/>
      <w:marLeft w:val="0"/>
      <w:marRight w:val="0"/>
      <w:marTop w:val="0"/>
      <w:marBottom w:val="0"/>
      <w:divBdr>
        <w:top w:val="none" w:sz="0" w:space="0" w:color="auto"/>
        <w:left w:val="none" w:sz="0" w:space="0" w:color="auto"/>
        <w:bottom w:val="none" w:sz="0" w:space="0" w:color="auto"/>
        <w:right w:val="none" w:sz="0" w:space="0" w:color="auto"/>
      </w:divBdr>
    </w:div>
    <w:div w:id="831027051">
      <w:bodyDiv w:val="1"/>
      <w:marLeft w:val="0"/>
      <w:marRight w:val="0"/>
      <w:marTop w:val="0"/>
      <w:marBottom w:val="0"/>
      <w:divBdr>
        <w:top w:val="none" w:sz="0" w:space="0" w:color="auto"/>
        <w:left w:val="none" w:sz="0" w:space="0" w:color="auto"/>
        <w:bottom w:val="none" w:sz="0" w:space="0" w:color="auto"/>
        <w:right w:val="none" w:sz="0" w:space="0" w:color="auto"/>
      </w:divBdr>
    </w:div>
    <w:div w:id="831723860">
      <w:bodyDiv w:val="1"/>
      <w:marLeft w:val="0"/>
      <w:marRight w:val="0"/>
      <w:marTop w:val="0"/>
      <w:marBottom w:val="0"/>
      <w:divBdr>
        <w:top w:val="none" w:sz="0" w:space="0" w:color="auto"/>
        <w:left w:val="none" w:sz="0" w:space="0" w:color="auto"/>
        <w:bottom w:val="none" w:sz="0" w:space="0" w:color="auto"/>
        <w:right w:val="none" w:sz="0" w:space="0" w:color="auto"/>
      </w:divBdr>
    </w:div>
    <w:div w:id="832647850">
      <w:bodyDiv w:val="1"/>
      <w:marLeft w:val="0"/>
      <w:marRight w:val="0"/>
      <w:marTop w:val="0"/>
      <w:marBottom w:val="0"/>
      <w:divBdr>
        <w:top w:val="none" w:sz="0" w:space="0" w:color="auto"/>
        <w:left w:val="none" w:sz="0" w:space="0" w:color="auto"/>
        <w:bottom w:val="none" w:sz="0" w:space="0" w:color="auto"/>
        <w:right w:val="none" w:sz="0" w:space="0" w:color="auto"/>
      </w:divBdr>
    </w:div>
    <w:div w:id="833032569">
      <w:bodyDiv w:val="1"/>
      <w:marLeft w:val="0"/>
      <w:marRight w:val="0"/>
      <w:marTop w:val="0"/>
      <w:marBottom w:val="0"/>
      <w:divBdr>
        <w:top w:val="none" w:sz="0" w:space="0" w:color="auto"/>
        <w:left w:val="none" w:sz="0" w:space="0" w:color="auto"/>
        <w:bottom w:val="none" w:sz="0" w:space="0" w:color="auto"/>
        <w:right w:val="none" w:sz="0" w:space="0" w:color="auto"/>
      </w:divBdr>
    </w:div>
    <w:div w:id="833253817">
      <w:bodyDiv w:val="1"/>
      <w:marLeft w:val="0"/>
      <w:marRight w:val="0"/>
      <w:marTop w:val="0"/>
      <w:marBottom w:val="0"/>
      <w:divBdr>
        <w:top w:val="none" w:sz="0" w:space="0" w:color="auto"/>
        <w:left w:val="none" w:sz="0" w:space="0" w:color="auto"/>
        <w:bottom w:val="none" w:sz="0" w:space="0" w:color="auto"/>
        <w:right w:val="none" w:sz="0" w:space="0" w:color="auto"/>
      </w:divBdr>
    </w:div>
    <w:div w:id="833571758">
      <w:bodyDiv w:val="1"/>
      <w:marLeft w:val="0"/>
      <w:marRight w:val="0"/>
      <w:marTop w:val="0"/>
      <w:marBottom w:val="0"/>
      <w:divBdr>
        <w:top w:val="none" w:sz="0" w:space="0" w:color="auto"/>
        <w:left w:val="none" w:sz="0" w:space="0" w:color="auto"/>
        <w:bottom w:val="none" w:sz="0" w:space="0" w:color="auto"/>
        <w:right w:val="none" w:sz="0" w:space="0" w:color="auto"/>
      </w:divBdr>
    </w:div>
    <w:div w:id="833960531">
      <w:bodyDiv w:val="1"/>
      <w:marLeft w:val="0"/>
      <w:marRight w:val="0"/>
      <w:marTop w:val="0"/>
      <w:marBottom w:val="0"/>
      <w:divBdr>
        <w:top w:val="none" w:sz="0" w:space="0" w:color="auto"/>
        <w:left w:val="none" w:sz="0" w:space="0" w:color="auto"/>
        <w:bottom w:val="none" w:sz="0" w:space="0" w:color="auto"/>
        <w:right w:val="none" w:sz="0" w:space="0" w:color="auto"/>
      </w:divBdr>
    </w:div>
    <w:div w:id="834226706">
      <w:bodyDiv w:val="1"/>
      <w:marLeft w:val="0"/>
      <w:marRight w:val="0"/>
      <w:marTop w:val="0"/>
      <w:marBottom w:val="0"/>
      <w:divBdr>
        <w:top w:val="none" w:sz="0" w:space="0" w:color="auto"/>
        <w:left w:val="none" w:sz="0" w:space="0" w:color="auto"/>
        <w:bottom w:val="none" w:sz="0" w:space="0" w:color="auto"/>
        <w:right w:val="none" w:sz="0" w:space="0" w:color="auto"/>
      </w:divBdr>
    </w:div>
    <w:div w:id="835000292">
      <w:bodyDiv w:val="1"/>
      <w:marLeft w:val="0"/>
      <w:marRight w:val="0"/>
      <w:marTop w:val="0"/>
      <w:marBottom w:val="0"/>
      <w:divBdr>
        <w:top w:val="none" w:sz="0" w:space="0" w:color="auto"/>
        <w:left w:val="none" w:sz="0" w:space="0" w:color="auto"/>
        <w:bottom w:val="none" w:sz="0" w:space="0" w:color="auto"/>
        <w:right w:val="none" w:sz="0" w:space="0" w:color="auto"/>
      </w:divBdr>
    </w:div>
    <w:div w:id="836382834">
      <w:bodyDiv w:val="1"/>
      <w:marLeft w:val="0"/>
      <w:marRight w:val="0"/>
      <w:marTop w:val="0"/>
      <w:marBottom w:val="0"/>
      <w:divBdr>
        <w:top w:val="none" w:sz="0" w:space="0" w:color="auto"/>
        <w:left w:val="none" w:sz="0" w:space="0" w:color="auto"/>
        <w:bottom w:val="none" w:sz="0" w:space="0" w:color="auto"/>
        <w:right w:val="none" w:sz="0" w:space="0" w:color="auto"/>
      </w:divBdr>
    </w:div>
    <w:div w:id="836505151">
      <w:bodyDiv w:val="1"/>
      <w:marLeft w:val="0"/>
      <w:marRight w:val="0"/>
      <w:marTop w:val="0"/>
      <w:marBottom w:val="0"/>
      <w:divBdr>
        <w:top w:val="none" w:sz="0" w:space="0" w:color="auto"/>
        <w:left w:val="none" w:sz="0" w:space="0" w:color="auto"/>
        <w:bottom w:val="none" w:sz="0" w:space="0" w:color="auto"/>
        <w:right w:val="none" w:sz="0" w:space="0" w:color="auto"/>
      </w:divBdr>
    </w:div>
    <w:div w:id="836968405">
      <w:bodyDiv w:val="1"/>
      <w:marLeft w:val="0"/>
      <w:marRight w:val="0"/>
      <w:marTop w:val="0"/>
      <w:marBottom w:val="0"/>
      <w:divBdr>
        <w:top w:val="none" w:sz="0" w:space="0" w:color="auto"/>
        <w:left w:val="none" w:sz="0" w:space="0" w:color="auto"/>
        <w:bottom w:val="none" w:sz="0" w:space="0" w:color="auto"/>
        <w:right w:val="none" w:sz="0" w:space="0" w:color="auto"/>
      </w:divBdr>
    </w:div>
    <w:div w:id="837160123">
      <w:bodyDiv w:val="1"/>
      <w:marLeft w:val="0"/>
      <w:marRight w:val="0"/>
      <w:marTop w:val="0"/>
      <w:marBottom w:val="0"/>
      <w:divBdr>
        <w:top w:val="none" w:sz="0" w:space="0" w:color="auto"/>
        <w:left w:val="none" w:sz="0" w:space="0" w:color="auto"/>
        <w:bottom w:val="none" w:sz="0" w:space="0" w:color="auto"/>
        <w:right w:val="none" w:sz="0" w:space="0" w:color="auto"/>
      </w:divBdr>
    </w:div>
    <w:div w:id="837160264">
      <w:bodyDiv w:val="1"/>
      <w:marLeft w:val="0"/>
      <w:marRight w:val="0"/>
      <w:marTop w:val="0"/>
      <w:marBottom w:val="0"/>
      <w:divBdr>
        <w:top w:val="none" w:sz="0" w:space="0" w:color="auto"/>
        <w:left w:val="none" w:sz="0" w:space="0" w:color="auto"/>
        <w:bottom w:val="none" w:sz="0" w:space="0" w:color="auto"/>
        <w:right w:val="none" w:sz="0" w:space="0" w:color="auto"/>
      </w:divBdr>
    </w:div>
    <w:div w:id="837503991">
      <w:bodyDiv w:val="1"/>
      <w:marLeft w:val="0"/>
      <w:marRight w:val="0"/>
      <w:marTop w:val="0"/>
      <w:marBottom w:val="0"/>
      <w:divBdr>
        <w:top w:val="none" w:sz="0" w:space="0" w:color="auto"/>
        <w:left w:val="none" w:sz="0" w:space="0" w:color="auto"/>
        <w:bottom w:val="none" w:sz="0" w:space="0" w:color="auto"/>
        <w:right w:val="none" w:sz="0" w:space="0" w:color="auto"/>
      </w:divBdr>
    </w:div>
    <w:div w:id="838155149">
      <w:bodyDiv w:val="1"/>
      <w:marLeft w:val="0"/>
      <w:marRight w:val="0"/>
      <w:marTop w:val="0"/>
      <w:marBottom w:val="0"/>
      <w:divBdr>
        <w:top w:val="none" w:sz="0" w:space="0" w:color="auto"/>
        <w:left w:val="none" w:sz="0" w:space="0" w:color="auto"/>
        <w:bottom w:val="none" w:sz="0" w:space="0" w:color="auto"/>
        <w:right w:val="none" w:sz="0" w:space="0" w:color="auto"/>
      </w:divBdr>
    </w:div>
    <w:div w:id="840049251">
      <w:bodyDiv w:val="1"/>
      <w:marLeft w:val="0"/>
      <w:marRight w:val="0"/>
      <w:marTop w:val="0"/>
      <w:marBottom w:val="0"/>
      <w:divBdr>
        <w:top w:val="none" w:sz="0" w:space="0" w:color="auto"/>
        <w:left w:val="none" w:sz="0" w:space="0" w:color="auto"/>
        <w:bottom w:val="none" w:sz="0" w:space="0" w:color="auto"/>
        <w:right w:val="none" w:sz="0" w:space="0" w:color="auto"/>
      </w:divBdr>
    </w:div>
    <w:div w:id="840050743">
      <w:bodyDiv w:val="1"/>
      <w:marLeft w:val="0"/>
      <w:marRight w:val="0"/>
      <w:marTop w:val="0"/>
      <w:marBottom w:val="0"/>
      <w:divBdr>
        <w:top w:val="none" w:sz="0" w:space="0" w:color="auto"/>
        <w:left w:val="none" w:sz="0" w:space="0" w:color="auto"/>
        <w:bottom w:val="none" w:sz="0" w:space="0" w:color="auto"/>
        <w:right w:val="none" w:sz="0" w:space="0" w:color="auto"/>
      </w:divBdr>
    </w:div>
    <w:div w:id="840779387">
      <w:bodyDiv w:val="1"/>
      <w:marLeft w:val="0"/>
      <w:marRight w:val="0"/>
      <w:marTop w:val="0"/>
      <w:marBottom w:val="0"/>
      <w:divBdr>
        <w:top w:val="none" w:sz="0" w:space="0" w:color="auto"/>
        <w:left w:val="none" w:sz="0" w:space="0" w:color="auto"/>
        <w:bottom w:val="none" w:sz="0" w:space="0" w:color="auto"/>
        <w:right w:val="none" w:sz="0" w:space="0" w:color="auto"/>
      </w:divBdr>
    </w:div>
    <w:div w:id="841042354">
      <w:bodyDiv w:val="1"/>
      <w:marLeft w:val="0"/>
      <w:marRight w:val="0"/>
      <w:marTop w:val="0"/>
      <w:marBottom w:val="0"/>
      <w:divBdr>
        <w:top w:val="none" w:sz="0" w:space="0" w:color="auto"/>
        <w:left w:val="none" w:sz="0" w:space="0" w:color="auto"/>
        <w:bottom w:val="none" w:sz="0" w:space="0" w:color="auto"/>
        <w:right w:val="none" w:sz="0" w:space="0" w:color="auto"/>
      </w:divBdr>
    </w:div>
    <w:div w:id="841093357">
      <w:bodyDiv w:val="1"/>
      <w:marLeft w:val="0"/>
      <w:marRight w:val="0"/>
      <w:marTop w:val="0"/>
      <w:marBottom w:val="0"/>
      <w:divBdr>
        <w:top w:val="none" w:sz="0" w:space="0" w:color="auto"/>
        <w:left w:val="none" w:sz="0" w:space="0" w:color="auto"/>
        <w:bottom w:val="none" w:sz="0" w:space="0" w:color="auto"/>
        <w:right w:val="none" w:sz="0" w:space="0" w:color="auto"/>
      </w:divBdr>
    </w:div>
    <w:div w:id="841360606">
      <w:bodyDiv w:val="1"/>
      <w:marLeft w:val="0"/>
      <w:marRight w:val="0"/>
      <w:marTop w:val="0"/>
      <w:marBottom w:val="0"/>
      <w:divBdr>
        <w:top w:val="none" w:sz="0" w:space="0" w:color="auto"/>
        <w:left w:val="none" w:sz="0" w:space="0" w:color="auto"/>
        <w:bottom w:val="none" w:sz="0" w:space="0" w:color="auto"/>
        <w:right w:val="none" w:sz="0" w:space="0" w:color="auto"/>
      </w:divBdr>
    </w:div>
    <w:div w:id="842160984">
      <w:bodyDiv w:val="1"/>
      <w:marLeft w:val="0"/>
      <w:marRight w:val="0"/>
      <w:marTop w:val="0"/>
      <w:marBottom w:val="0"/>
      <w:divBdr>
        <w:top w:val="none" w:sz="0" w:space="0" w:color="auto"/>
        <w:left w:val="none" w:sz="0" w:space="0" w:color="auto"/>
        <w:bottom w:val="none" w:sz="0" w:space="0" w:color="auto"/>
        <w:right w:val="none" w:sz="0" w:space="0" w:color="auto"/>
      </w:divBdr>
    </w:div>
    <w:div w:id="842623872">
      <w:bodyDiv w:val="1"/>
      <w:marLeft w:val="0"/>
      <w:marRight w:val="0"/>
      <w:marTop w:val="0"/>
      <w:marBottom w:val="0"/>
      <w:divBdr>
        <w:top w:val="none" w:sz="0" w:space="0" w:color="auto"/>
        <w:left w:val="none" w:sz="0" w:space="0" w:color="auto"/>
        <w:bottom w:val="none" w:sz="0" w:space="0" w:color="auto"/>
        <w:right w:val="none" w:sz="0" w:space="0" w:color="auto"/>
      </w:divBdr>
    </w:div>
    <w:div w:id="843324498">
      <w:bodyDiv w:val="1"/>
      <w:marLeft w:val="0"/>
      <w:marRight w:val="0"/>
      <w:marTop w:val="0"/>
      <w:marBottom w:val="0"/>
      <w:divBdr>
        <w:top w:val="none" w:sz="0" w:space="0" w:color="auto"/>
        <w:left w:val="none" w:sz="0" w:space="0" w:color="auto"/>
        <w:bottom w:val="none" w:sz="0" w:space="0" w:color="auto"/>
        <w:right w:val="none" w:sz="0" w:space="0" w:color="auto"/>
      </w:divBdr>
    </w:div>
    <w:div w:id="843588828">
      <w:bodyDiv w:val="1"/>
      <w:marLeft w:val="0"/>
      <w:marRight w:val="0"/>
      <w:marTop w:val="0"/>
      <w:marBottom w:val="0"/>
      <w:divBdr>
        <w:top w:val="none" w:sz="0" w:space="0" w:color="auto"/>
        <w:left w:val="none" w:sz="0" w:space="0" w:color="auto"/>
        <w:bottom w:val="none" w:sz="0" w:space="0" w:color="auto"/>
        <w:right w:val="none" w:sz="0" w:space="0" w:color="auto"/>
      </w:divBdr>
    </w:div>
    <w:div w:id="843714552">
      <w:bodyDiv w:val="1"/>
      <w:marLeft w:val="0"/>
      <w:marRight w:val="0"/>
      <w:marTop w:val="0"/>
      <w:marBottom w:val="0"/>
      <w:divBdr>
        <w:top w:val="none" w:sz="0" w:space="0" w:color="auto"/>
        <w:left w:val="none" w:sz="0" w:space="0" w:color="auto"/>
        <w:bottom w:val="none" w:sz="0" w:space="0" w:color="auto"/>
        <w:right w:val="none" w:sz="0" w:space="0" w:color="auto"/>
      </w:divBdr>
    </w:div>
    <w:div w:id="844052665">
      <w:bodyDiv w:val="1"/>
      <w:marLeft w:val="0"/>
      <w:marRight w:val="0"/>
      <w:marTop w:val="0"/>
      <w:marBottom w:val="0"/>
      <w:divBdr>
        <w:top w:val="none" w:sz="0" w:space="0" w:color="auto"/>
        <w:left w:val="none" w:sz="0" w:space="0" w:color="auto"/>
        <w:bottom w:val="none" w:sz="0" w:space="0" w:color="auto"/>
        <w:right w:val="none" w:sz="0" w:space="0" w:color="auto"/>
      </w:divBdr>
    </w:div>
    <w:div w:id="844125402">
      <w:bodyDiv w:val="1"/>
      <w:marLeft w:val="0"/>
      <w:marRight w:val="0"/>
      <w:marTop w:val="0"/>
      <w:marBottom w:val="0"/>
      <w:divBdr>
        <w:top w:val="none" w:sz="0" w:space="0" w:color="auto"/>
        <w:left w:val="none" w:sz="0" w:space="0" w:color="auto"/>
        <w:bottom w:val="none" w:sz="0" w:space="0" w:color="auto"/>
        <w:right w:val="none" w:sz="0" w:space="0" w:color="auto"/>
      </w:divBdr>
    </w:div>
    <w:div w:id="844520373">
      <w:bodyDiv w:val="1"/>
      <w:marLeft w:val="0"/>
      <w:marRight w:val="0"/>
      <w:marTop w:val="0"/>
      <w:marBottom w:val="0"/>
      <w:divBdr>
        <w:top w:val="none" w:sz="0" w:space="0" w:color="auto"/>
        <w:left w:val="none" w:sz="0" w:space="0" w:color="auto"/>
        <w:bottom w:val="none" w:sz="0" w:space="0" w:color="auto"/>
        <w:right w:val="none" w:sz="0" w:space="0" w:color="auto"/>
      </w:divBdr>
    </w:div>
    <w:div w:id="844976454">
      <w:bodyDiv w:val="1"/>
      <w:marLeft w:val="0"/>
      <w:marRight w:val="0"/>
      <w:marTop w:val="0"/>
      <w:marBottom w:val="0"/>
      <w:divBdr>
        <w:top w:val="none" w:sz="0" w:space="0" w:color="auto"/>
        <w:left w:val="none" w:sz="0" w:space="0" w:color="auto"/>
        <w:bottom w:val="none" w:sz="0" w:space="0" w:color="auto"/>
        <w:right w:val="none" w:sz="0" w:space="0" w:color="auto"/>
      </w:divBdr>
    </w:div>
    <w:div w:id="844982552">
      <w:bodyDiv w:val="1"/>
      <w:marLeft w:val="0"/>
      <w:marRight w:val="0"/>
      <w:marTop w:val="0"/>
      <w:marBottom w:val="0"/>
      <w:divBdr>
        <w:top w:val="none" w:sz="0" w:space="0" w:color="auto"/>
        <w:left w:val="none" w:sz="0" w:space="0" w:color="auto"/>
        <w:bottom w:val="none" w:sz="0" w:space="0" w:color="auto"/>
        <w:right w:val="none" w:sz="0" w:space="0" w:color="auto"/>
      </w:divBdr>
    </w:div>
    <w:div w:id="845171929">
      <w:bodyDiv w:val="1"/>
      <w:marLeft w:val="0"/>
      <w:marRight w:val="0"/>
      <w:marTop w:val="0"/>
      <w:marBottom w:val="0"/>
      <w:divBdr>
        <w:top w:val="none" w:sz="0" w:space="0" w:color="auto"/>
        <w:left w:val="none" w:sz="0" w:space="0" w:color="auto"/>
        <w:bottom w:val="none" w:sz="0" w:space="0" w:color="auto"/>
        <w:right w:val="none" w:sz="0" w:space="0" w:color="auto"/>
      </w:divBdr>
    </w:div>
    <w:div w:id="845481711">
      <w:bodyDiv w:val="1"/>
      <w:marLeft w:val="0"/>
      <w:marRight w:val="0"/>
      <w:marTop w:val="0"/>
      <w:marBottom w:val="0"/>
      <w:divBdr>
        <w:top w:val="none" w:sz="0" w:space="0" w:color="auto"/>
        <w:left w:val="none" w:sz="0" w:space="0" w:color="auto"/>
        <w:bottom w:val="none" w:sz="0" w:space="0" w:color="auto"/>
        <w:right w:val="none" w:sz="0" w:space="0" w:color="auto"/>
      </w:divBdr>
    </w:div>
    <w:div w:id="846167403">
      <w:bodyDiv w:val="1"/>
      <w:marLeft w:val="0"/>
      <w:marRight w:val="0"/>
      <w:marTop w:val="0"/>
      <w:marBottom w:val="0"/>
      <w:divBdr>
        <w:top w:val="none" w:sz="0" w:space="0" w:color="auto"/>
        <w:left w:val="none" w:sz="0" w:space="0" w:color="auto"/>
        <w:bottom w:val="none" w:sz="0" w:space="0" w:color="auto"/>
        <w:right w:val="none" w:sz="0" w:space="0" w:color="auto"/>
      </w:divBdr>
    </w:div>
    <w:div w:id="846407955">
      <w:bodyDiv w:val="1"/>
      <w:marLeft w:val="0"/>
      <w:marRight w:val="0"/>
      <w:marTop w:val="0"/>
      <w:marBottom w:val="0"/>
      <w:divBdr>
        <w:top w:val="none" w:sz="0" w:space="0" w:color="auto"/>
        <w:left w:val="none" w:sz="0" w:space="0" w:color="auto"/>
        <w:bottom w:val="none" w:sz="0" w:space="0" w:color="auto"/>
        <w:right w:val="none" w:sz="0" w:space="0" w:color="auto"/>
      </w:divBdr>
    </w:div>
    <w:div w:id="846556804">
      <w:bodyDiv w:val="1"/>
      <w:marLeft w:val="0"/>
      <w:marRight w:val="0"/>
      <w:marTop w:val="0"/>
      <w:marBottom w:val="0"/>
      <w:divBdr>
        <w:top w:val="none" w:sz="0" w:space="0" w:color="auto"/>
        <w:left w:val="none" w:sz="0" w:space="0" w:color="auto"/>
        <w:bottom w:val="none" w:sz="0" w:space="0" w:color="auto"/>
        <w:right w:val="none" w:sz="0" w:space="0" w:color="auto"/>
      </w:divBdr>
    </w:div>
    <w:div w:id="847672687">
      <w:bodyDiv w:val="1"/>
      <w:marLeft w:val="0"/>
      <w:marRight w:val="0"/>
      <w:marTop w:val="0"/>
      <w:marBottom w:val="0"/>
      <w:divBdr>
        <w:top w:val="none" w:sz="0" w:space="0" w:color="auto"/>
        <w:left w:val="none" w:sz="0" w:space="0" w:color="auto"/>
        <w:bottom w:val="none" w:sz="0" w:space="0" w:color="auto"/>
        <w:right w:val="none" w:sz="0" w:space="0" w:color="auto"/>
      </w:divBdr>
    </w:div>
    <w:div w:id="847717379">
      <w:bodyDiv w:val="1"/>
      <w:marLeft w:val="0"/>
      <w:marRight w:val="0"/>
      <w:marTop w:val="0"/>
      <w:marBottom w:val="0"/>
      <w:divBdr>
        <w:top w:val="none" w:sz="0" w:space="0" w:color="auto"/>
        <w:left w:val="none" w:sz="0" w:space="0" w:color="auto"/>
        <w:bottom w:val="none" w:sz="0" w:space="0" w:color="auto"/>
        <w:right w:val="none" w:sz="0" w:space="0" w:color="auto"/>
      </w:divBdr>
    </w:div>
    <w:div w:id="847793432">
      <w:bodyDiv w:val="1"/>
      <w:marLeft w:val="0"/>
      <w:marRight w:val="0"/>
      <w:marTop w:val="0"/>
      <w:marBottom w:val="0"/>
      <w:divBdr>
        <w:top w:val="none" w:sz="0" w:space="0" w:color="auto"/>
        <w:left w:val="none" w:sz="0" w:space="0" w:color="auto"/>
        <w:bottom w:val="none" w:sz="0" w:space="0" w:color="auto"/>
        <w:right w:val="none" w:sz="0" w:space="0" w:color="auto"/>
      </w:divBdr>
    </w:div>
    <w:div w:id="848060166">
      <w:bodyDiv w:val="1"/>
      <w:marLeft w:val="0"/>
      <w:marRight w:val="0"/>
      <w:marTop w:val="0"/>
      <w:marBottom w:val="0"/>
      <w:divBdr>
        <w:top w:val="none" w:sz="0" w:space="0" w:color="auto"/>
        <w:left w:val="none" w:sz="0" w:space="0" w:color="auto"/>
        <w:bottom w:val="none" w:sz="0" w:space="0" w:color="auto"/>
        <w:right w:val="none" w:sz="0" w:space="0" w:color="auto"/>
      </w:divBdr>
    </w:div>
    <w:div w:id="848300991">
      <w:bodyDiv w:val="1"/>
      <w:marLeft w:val="0"/>
      <w:marRight w:val="0"/>
      <w:marTop w:val="0"/>
      <w:marBottom w:val="0"/>
      <w:divBdr>
        <w:top w:val="none" w:sz="0" w:space="0" w:color="auto"/>
        <w:left w:val="none" w:sz="0" w:space="0" w:color="auto"/>
        <w:bottom w:val="none" w:sz="0" w:space="0" w:color="auto"/>
        <w:right w:val="none" w:sz="0" w:space="0" w:color="auto"/>
      </w:divBdr>
    </w:div>
    <w:div w:id="848324962">
      <w:bodyDiv w:val="1"/>
      <w:marLeft w:val="0"/>
      <w:marRight w:val="0"/>
      <w:marTop w:val="0"/>
      <w:marBottom w:val="0"/>
      <w:divBdr>
        <w:top w:val="none" w:sz="0" w:space="0" w:color="auto"/>
        <w:left w:val="none" w:sz="0" w:space="0" w:color="auto"/>
        <w:bottom w:val="none" w:sz="0" w:space="0" w:color="auto"/>
        <w:right w:val="none" w:sz="0" w:space="0" w:color="auto"/>
      </w:divBdr>
    </w:div>
    <w:div w:id="849485357">
      <w:bodyDiv w:val="1"/>
      <w:marLeft w:val="0"/>
      <w:marRight w:val="0"/>
      <w:marTop w:val="0"/>
      <w:marBottom w:val="0"/>
      <w:divBdr>
        <w:top w:val="none" w:sz="0" w:space="0" w:color="auto"/>
        <w:left w:val="none" w:sz="0" w:space="0" w:color="auto"/>
        <w:bottom w:val="none" w:sz="0" w:space="0" w:color="auto"/>
        <w:right w:val="none" w:sz="0" w:space="0" w:color="auto"/>
      </w:divBdr>
    </w:div>
    <w:div w:id="850221883">
      <w:bodyDiv w:val="1"/>
      <w:marLeft w:val="0"/>
      <w:marRight w:val="0"/>
      <w:marTop w:val="0"/>
      <w:marBottom w:val="0"/>
      <w:divBdr>
        <w:top w:val="none" w:sz="0" w:space="0" w:color="auto"/>
        <w:left w:val="none" w:sz="0" w:space="0" w:color="auto"/>
        <w:bottom w:val="none" w:sz="0" w:space="0" w:color="auto"/>
        <w:right w:val="none" w:sz="0" w:space="0" w:color="auto"/>
      </w:divBdr>
    </w:div>
    <w:div w:id="850223719">
      <w:bodyDiv w:val="1"/>
      <w:marLeft w:val="0"/>
      <w:marRight w:val="0"/>
      <w:marTop w:val="0"/>
      <w:marBottom w:val="0"/>
      <w:divBdr>
        <w:top w:val="none" w:sz="0" w:space="0" w:color="auto"/>
        <w:left w:val="none" w:sz="0" w:space="0" w:color="auto"/>
        <w:bottom w:val="none" w:sz="0" w:space="0" w:color="auto"/>
        <w:right w:val="none" w:sz="0" w:space="0" w:color="auto"/>
      </w:divBdr>
    </w:div>
    <w:div w:id="850489664">
      <w:bodyDiv w:val="1"/>
      <w:marLeft w:val="0"/>
      <w:marRight w:val="0"/>
      <w:marTop w:val="0"/>
      <w:marBottom w:val="0"/>
      <w:divBdr>
        <w:top w:val="none" w:sz="0" w:space="0" w:color="auto"/>
        <w:left w:val="none" w:sz="0" w:space="0" w:color="auto"/>
        <w:bottom w:val="none" w:sz="0" w:space="0" w:color="auto"/>
        <w:right w:val="none" w:sz="0" w:space="0" w:color="auto"/>
      </w:divBdr>
    </w:div>
    <w:div w:id="850683227">
      <w:bodyDiv w:val="1"/>
      <w:marLeft w:val="0"/>
      <w:marRight w:val="0"/>
      <w:marTop w:val="0"/>
      <w:marBottom w:val="0"/>
      <w:divBdr>
        <w:top w:val="none" w:sz="0" w:space="0" w:color="auto"/>
        <w:left w:val="none" w:sz="0" w:space="0" w:color="auto"/>
        <w:bottom w:val="none" w:sz="0" w:space="0" w:color="auto"/>
        <w:right w:val="none" w:sz="0" w:space="0" w:color="auto"/>
      </w:divBdr>
    </w:div>
    <w:div w:id="850725126">
      <w:bodyDiv w:val="1"/>
      <w:marLeft w:val="0"/>
      <w:marRight w:val="0"/>
      <w:marTop w:val="0"/>
      <w:marBottom w:val="0"/>
      <w:divBdr>
        <w:top w:val="none" w:sz="0" w:space="0" w:color="auto"/>
        <w:left w:val="none" w:sz="0" w:space="0" w:color="auto"/>
        <w:bottom w:val="none" w:sz="0" w:space="0" w:color="auto"/>
        <w:right w:val="none" w:sz="0" w:space="0" w:color="auto"/>
      </w:divBdr>
    </w:div>
    <w:div w:id="850950906">
      <w:bodyDiv w:val="1"/>
      <w:marLeft w:val="0"/>
      <w:marRight w:val="0"/>
      <w:marTop w:val="0"/>
      <w:marBottom w:val="0"/>
      <w:divBdr>
        <w:top w:val="none" w:sz="0" w:space="0" w:color="auto"/>
        <w:left w:val="none" w:sz="0" w:space="0" w:color="auto"/>
        <w:bottom w:val="none" w:sz="0" w:space="0" w:color="auto"/>
        <w:right w:val="none" w:sz="0" w:space="0" w:color="auto"/>
      </w:divBdr>
    </w:div>
    <w:div w:id="851071593">
      <w:bodyDiv w:val="1"/>
      <w:marLeft w:val="0"/>
      <w:marRight w:val="0"/>
      <w:marTop w:val="0"/>
      <w:marBottom w:val="0"/>
      <w:divBdr>
        <w:top w:val="none" w:sz="0" w:space="0" w:color="auto"/>
        <w:left w:val="none" w:sz="0" w:space="0" w:color="auto"/>
        <w:bottom w:val="none" w:sz="0" w:space="0" w:color="auto"/>
        <w:right w:val="none" w:sz="0" w:space="0" w:color="auto"/>
      </w:divBdr>
    </w:div>
    <w:div w:id="851531768">
      <w:bodyDiv w:val="1"/>
      <w:marLeft w:val="0"/>
      <w:marRight w:val="0"/>
      <w:marTop w:val="0"/>
      <w:marBottom w:val="0"/>
      <w:divBdr>
        <w:top w:val="none" w:sz="0" w:space="0" w:color="auto"/>
        <w:left w:val="none" w:sz="0" w:space="0" w:color="auto"/>
        <w:bottom w:val="none" w:sz="0" w:space="0" w:color="auto"/>
        <w:right w:val="none" w:sz="0" w:space="0" w:color="auto"/>
      </w:divBdr>
    </w:div>
    <w:div w:id="851794887">
      <w:bodyDiv w:val="1"/>
      <w:marLeft w:val="0"/>
      <w:marRight w:val="0"/>
      <w:marTop w:val="0"/>
      <w:marBottom w:val="0"/>
      <w:divBdr>
        <w:top w:val="none" w:sz="0" w:space="0" w:color="auto"/>
        <w:left w:val="none" w:sz="0" w:space="0" w:color="auto"/>
        <w:bottom w:val="none" w:sz="0" w:space="0" w:color="auto"/>
        <w:right w:val="none" w:sz="0" w:space="0" w:color="auto"/>
      </w:divBdr>
    </w:div>
    <w:div w:id="852039443">
      <w:bodyDiv w:val="1"/>
      <w:marLeft w:val="0"/>
      <w:marRight w:val="0"/>
      <w:marTop w:val="0"/>
      <w:marBottom w:val="0"/>
      <w:divBdr>
        <w:top w:val="none" w:sz="0" w:space="0" w:color="auto"/>
        <w:left w:val="none" w:sz="0" w:space="0" w:color="auto"/>
        <w:bottom w:val="none" w:sz="0" w:space="0" w:color="auto"/>
        <w:right w:val="none" w:sz="0" w:space="0" w:color="auto"/>
      </w:divBdr>
    </w:div>
    <w:div w:id="852257642">
      <w:bodyDiv w:val="1"/>
      <w:marLeft w:val="0"/>
      <w:marRight w:val="0"/>
      <w:marTop w:val="0"/>
      <w:marBottom w:val="0"/>
      <w:divBdr>
        <w:top w:val="none" w:sz="0" w:space="0" w:color="auto"/>
        <w:left w:val="none" w:sz="0" w:space="0" w:color="auto"/>
        <w:bottom w:val="none" w:sz="0" w:space="0" w:color="auto"/>
        <w:right w:val="none" w:sz="0" w:space="0" w:color="auto"/>
      </w:divBdr>
    </w:div>
    <w:div w:id="852452654">
      <w:bodyDiv w:val="1"/>
      <w:marLeft w:val="0"/>
      <w:marRight w:val="0"/>
      <w:marTop w:val="0"/>
      <w:marBottom w:val="0"/>
      <w:divBdr>
        <w:top w:val="none" w:sz="0" w:space="0" w:color="auto"/>
        <w:left w:val="none" w:sz="0" w:space="0" w:color="auto"/>
        <w:bottom w:val="none" w:sz="0" w:space="0" w:color="auto"/>
        <w:right w:val="none" w:sz="0" w:space="0" w:color="auto"/>
      </w:divBdr>
    </w:div>
    <w:div w:id="852456290">
      <w:bodyDiv w:val="1"/>
      <w:marLeft w:val="0"/>
      <w:marRight w:val="0"/>
      <w:marTop w:val="0"/>
      <w:marBottom w:val="0"/>
      <w:divBdr>
        <w:top w:val="none" w:sz="0" w:space="0" w:color="auto"/>
        <w:left w:val="none" w:sz="0" w:space="0" w:color="auto"/>
        <w:bottom w:val="none" w:sz="0" w:space="0" w:color="auto"/>
        <w:right w:val="none" w:sz="0" w:space="0" w:color="auto"/>
      </w:divBdr>
    </w:div>
    <w:div w:id="852573406">
      <w:bodyDiv w:val="1"/>
      <w:marLeft w:val="0"/>
      <w:marRight w:val="0"/>
      <w:marTop w:val="0"/>
      <w:marBottom w:val="0"/>
      <w:divBdr>
        <w:top w:val="none" w:sz="0" w:space="0" w:color="auto"/>
        <w:left w:val="none" w:sz="0" w:space="0" w:color="auto"/>
        <w:bottom w:val="none" w:sz="0" w:space="0" w:color="auto"/>
        <w:right w:val="none" w:sz="0" w:space="0" w:color="auto"/>
      </w:divBdr>
    </w:div>
    <w:div w:id="852844537">
      <w:bodyDiv w:val="1"/>
      <w:marLeft w:val="0"/>
      <w:marRight w:val="0"/>
      <w:marTop w:val="0"/>
      <w:marBottom w:val="0"/>
      <w:divBdr>
        <w:top w:val="none" w:sz="0" w:space="0" w:color="auto"/>
        <w:left w:val="none" w:sz="0" w:space="0" w:color="auto"/>
        <w:bottom w:val="none" w:sz="0" w:space="0" w:color="auto"/>
        <w:right w:val="none" w:sz="0" w:space="0" w:color="auto"/>
      </w:divBdr>
    </w:div>
    <w:div w:id="853306975">
      <w:bodyDiv w:val="1"/>
      <w:marLeft w:val="0"/>
      <w:marRight w:val="0"/>
      <w:marTop w:val="0"/>
      <w:marBottom w:val="0"/>
      <w:divBdr>
        <w:top w:val="none" w:sz="0" w:space="0" w:color="auto"/>
        <w:left w:val="none" w:sz="0" w:space="0" w:color="auto"/>
        <w:bottom w:val="none" w:sz="0" w:space="0" w:color="auto"/>
        <w:right w:val="none" w:sz="0" w:space="0" w:color="auto"/>
      </w:divBdr>
    </w:div>
    <w:div w:id="853347113">
      <w:bodyDiv w:val="1"/>
      <w:marLeft w:val="0"/>
      <w:marRight w:val="0"/>
      <w:marTop w:val="0"/>
      <w:marBottom w:val="0"/>
      <w:divBdr>
        <w:top w:val="none" w:sz="0" w:space="0" w:color="auto"/>
        <w:left w:val="none" w:sz="0" w:space="0" w:color="auto"/>
        <w:bottom w:val="none" w:sz="0" w:space="0" w:color="auto"/>
        <w:right w:val="none" w:sz="0" w:space="0" w:color="auto"/>
      </w:divBdr>
    </w:div>
    <w:div w:id="853572647">
      <w:bodyDiv w:val="1"/>
      <w:marLeft w:val="0"/>
      <w:marRight w:val="0"/>
      <w:marTop w:val="0"/>
      <w:marBottom w:val="0"/>
      <w:divBdr>
        <w:top w:val="none" w:sz="0" w:space="0" w:color="auto"/>
        <w:left w:val="none" w:sz="0" w:space="0" w:color="auto"/>
        <w:bottom w:val="none" w:sz="0" w:space="0" w:color="auto"/>
        <w:right w:val="none" w:sz="0" w:space="0" w:color="auto"/>
      </w:divBdr>
    </w:div>
    <w:div w:id="854149611">
      <w:bodyDiv w:val="1"/>
      <w:marLeft w:val="0"/>
      <w:marRight w:val="0"/>
      <w:marTop w:val="0"/>
      <w:marBottom w:val="0"/>
      <w:divBdr>
        <w:top w:val="none" w:sz="0" w:space="0" w:color="auto"/>
        <w:left w:val="none" w:sz="0" w:space="0" w:color="auto"/>
        <w:bottom w:val="none" w:sz="0" w:space="0" w:color="auto"/>
        <w:right w:val="none" w:sz="0" w:space="0" w:color="auto"/>
      </w:divBdr>
    </w:div>
    <w:div w:id="854225143">
      <w:bodyDiv w:val="1"/>
      <w:marLeft w:val="0"/>
      <w:marRight w:val="0"/>
      <w:marTop w:val="0"/>
      <w:marBottom w:val="0"/>
      <w:divBdr>
        <w:top w:val="none" w:sz="0" w:space="0" w:color="auto"/>
        <w:left w:val="none" w:sz="0" w:space="0" w:color="auto"/>
        <w:bottom w:val="none" w:sz="0" w:space="0" w:color="auto"/>
        <w:right w:val="none" w:sz="0" w:space="0" w:color="auto"/>
      </w:divBdr>
    </w:div>
    <w:div w:id="854657887">
      <w:bodyDiv w:val="1"/>
      <w:marLeft w:val="0"/>
      <w:marRight w:val="0"/>
      <w:marTop w:val="0"/>
      <w:marBottom w:val="0"/>
      <w:divBdr>
        <w:top w:val="none" w:sz="0" w:space="0" w:color="auto"/>
        <w:left w:val="none" w:sz="0" w:space="0" w:color="auto"/>
        <w:bottom w:val="none" w:sz="0" w:space="0" w:color="auto"/>
        <w:right w:val="none" w:sz="0" w:space="0" w:color="auto"/>
      </w:divBdr>
    </w:div>
    <w:div w:id="854807528">
      <w:bodyDiv w:val="1"/>
      <w:marLeft w:val="0"/>
      <w:marRight w:val="0"/>
      <w:marTop w:val="0"/>
      <w:marBottom w:val="0"/>
      <w:divBdr>
        <w:top w:val="none" w:sz="0" w:space="0" w:color="auto"/>
        <w:left w:val="none" w:sz="0" w:space="0" w:color="auto"/>
        <w:bottom w:val="none" w:sz="0" w:space="0" w:color="auto"/>
        <w:right w:val="none" w:sz="0" w:space="0" w:color="auto"/>
      </w:divBdr>
    </w:div>
    <w:div w:id="855459054">
      <w:bodyDiv w:val="1"/>
      <w:marLeft w:val="0"/>
      <w:marRight w:val="0"/>
      <w:marTop w:val="0"/>
      <w:marBottom w:val="0"/>
      <w:divBdr>
        <w:top w:val="none" w:sz="0" w:space="0" w:color="auto"/>
        <w:left w:val="none" w:sz="0" w:space="0" w:color="auto"/>
        <w:bottom w:val="none" w:sz="0" w:space="0" w:color="auto"/>
        <w:right w:val="none" w:sz="0" w:space="0" w:color="auto"/>
      </w:divBdr>
    </w:div>
    <w:div w:id="855658473">
      <w:bodyDiv w:val="1"/>
      <w:marLeft w:val="0"/>
      <w:marRight w:val="0"/>
      <w:marTop w:val="0"/>
      <w:marBottom w:val="0"/>
      <w:divBdr>
        <w:top w:val="none" w:sz="0" w:space="0" w:color="auto"/>
        <w:left w:val="none" w:sz="0" w:space="0" w:color="auto"/>
        <w:bottom w:val="none" w:sz="0" w:space="0" w:color="auto"/>
        <w:right w:val="none" w:sz="0" w:space="0" w:color="auto"/>
      </w:divBdr>
    </w:div>
    <w:div w:id="855734004">
      <w:bodyDiv w:val="1"/>
      <w:marLeft w:val="0"/>
      <w:marRight w:val="0"/>
      <w:marTop w:val="0"/>
      <w:marBottom w:val="0"/>
      <w:divBdr>
        <w:top w:val="none" w:sz="0" w:space="0" w:color="auto"/>
        <w:left w:val="none" w:sz="0" w:space="0" w:color="auto"/>
        <w:bottom w:val="none" w:sz="0" w:space="0" w:color="auto"/>
        <w:right w:val="none" w:sz="0" w:space="0" w:color="auto"/>
      </w:divBdr>
    </w:div>
    <w:div w:id="855772840">
      <w:bodyDiv w:val="1"/>
      <w:marLeft w:val="0"/>
      <w:marRight w:val="0"/>
      <w:marTop w:val="0"/>
      <w:marBottom w:val="0"/>
      <w:divBdr>
        <w:top w:val="none" w:sz="0" w:space="0" w:color="auto"/>
        <w:left w:val="none" w:sz="0" w:space="0" w:color="auto"/>
        <w:bottom w:val="none" w:sz="0" w:space="0" w:color="auto"/>
        <w:right w:val="none" w:sz="0" w:space="0" w:color="auto"/>
      </w:divBdr>
    </w:div>
    <w:div w:id="856189385">
      <w:bodyDiv w:val="1"/>
      <w:marLeft w:val="0"/>
      <w:marRight w:val="0"/>
      <w:marTop w:val="0"/>
      <w:marBottom w:val="0"/>
      <w:divBdr>
        <w:top w:val="none" w:sz="0" w:space="0" w:color="auto"/>
        <w:left w:val="none" w:sz="0" w:space="0" w:color="auto"/>
        <w:bottom w:val="none" w:sz="0" w:space="0" w:color="auto"/>
        <w:right w:val="none" w:sz="0" w:space="0" w:color="auto"/>
      </w:divBdr>
    </w:div>
    <w:div w:id="856193531">
      <w:bodyDiv w:val="1"/>
      <w:marLeft w:val="0"/>
      <w:marRight w:val="0"/>
      <w:marTop w:val="0"/>
      <w:marBottom w:val="0"/>
      <w:divBdr>
        <w:top w:val="none" w:sz="0" w:space="0" w:color="auto"/>
        <w:left w:val="none" w:sz="0" w:space="0" w:color="auto"/>
        <w:bottom w:val="none" w:sz="0" w:space="0" w:color="auto"/>
        <w:right w:val="none" w:sz="0" w:space="0" w:color="auto"/>
      </w:divBdr>
    </w:div>
    <w:div w:id="856505784">
      <w:bodyDiv w:val="1"/>
      <w:marLeft w:val="0"/>
      <w:marRight w:val="0"/>
      <w:marTop w:val="0"/>
      <w:marBottom w:val="0"/>
      <w:divBdr>
        <w:top w:val="none" w:sz="0" w:space="0" w:color="auto"/>
        <w:left w:val="none" w:sz="0" w:space="0" w:color="auto"/>
        <w:bottom w:val="none" w:sz="0" w:space="0" w:color="auto"/>
        <w:right w:val="none" w:sz="0" w:space="0" w:color="auto"/>
      </w:divBdr>
    </w:div>
    <w:div w:id="856579313">
      <w:bodyDiv w:val="1"/>
      <w:marLeft w:val="0"/>
      <w:marRight w:val="0"/>
      <w:marTop w:val="0"/>
      <w:marBottom w:val="0"/>
      <w:divBdr>
        <w:top w:val="none" w:sz="0" w:space="0" w:color="auto"/>
        <w:left w:val="none" w:sz="0" w:space="0" w:color="auto"/>
        <w:bottom w:val="none" w:sz="0" w:space="0" w:color="auto"/>
        <w:right w:val="none" w:sz="0" w:space="0" w:color="auto"/>
      </w:divBdr>
    </w:div>
    <w:div w:id="857305492">
      <w:bodyDiv w:val="1"/>
      <w:marLeft w:val="0"/>
      <w:marRight w:val="0"/>
      <w:marTop w:val="0"/>
      <w:marBottom w:val="0"/>
      <w:divBdr>
        <w:top w:val="none" w:sz="0" w:space="0" w:color="auto"/>
        <w:left w:val="none" w:sz="0" w:space="0" w:color="auto"/>
        <w:bottom w:val="none" w:sz="0" w:space="0" w:color="auto"/>
        <w:right w:val="none" w:sz="0" w:space="0" w:color="auto"/>
      </w:divBdr>
    </w:div>
    <w:div w:id="857500990">
      <w:bodyDiv w:val="1"/>
      <w:marLeft w:val="0"/>
      <w:marRight w:val="0"/>
      <w:marTop w:val="0"/>
      <w:marBottom w:val="0"/>
      <w:divBdr>
        <w:top w:val="none" w:sz="0" w:space="0" w:color="auto"/>
        <w:left w:val="none" w:sz="0" w:space="0" w:color="auto"/>
        <w:bottom w:val="none" w:sz="0" w:space="0" w:color="auto"/>
        <w:right w:val="none" w:sz="0" w:space="0" w:color="auto"/>
      </w:divBdr>
    </w:div>
    <w:div w:id="857816484">
      <w:bodyDiv w:val="1"/>
      <w:marLeft w:val="0"/>
      <w:marRight w:val="0"/>
      <w:marTop w:val="0"/>
      <w:marBottom w:val="0"/>
      <w:divBdr>
        <w:top w:val="none" w:sz="0" w:space="0" w:color="auto"/>
        <w:left w:val="none" w:sz="0" w:space="0" w:color="auto"/>
        <w:bottom w:val="none" w:sz="0" w:space="0" w:color="auto"/>
        <w:right w:val="none" w:sz="0" w:space="0" w:color="auto"/>
      </w:divBdr>
    </w:div>
    <w:div w:id="857934023">
      <w:bodyDiv w:val="1"/>
      <w:marLeft w:val="0"/>
      <w:marRight w:val="0"/>
      <w:marTop w:val="0"/>
      <w:marBottom w:val="0"/>
      <w:divBdr>
        <w:top w:val="none" w:sz="0" w:space="0" w:color="auto"/>
        <w:left w:val="none" w:sz="0" w:space="0" w:color="auto"/>
        <w:bottom w:val="none" w:sz="0" w:space="0" w:color="auto"/>
        <w:right w:val="none" w:sz="0" w:space="0" w:color="auto"/>
      </w:divBdr>
    </w:div>
    <w:div w:id="858154040">
      <w:bodyDiv w:val="1"/>
      <w:marLeft w:val="0"/>
      <w:marRight w:val="0"/>
      <w:marTop w:val="0"/>
      <w:marBottom w:val="0"/>
      <w:divBdr>
        <w:top w:val="none" w:sz="0" w:space="0" w:color="auto"/>
        <w:left w:val="none" w:sz="0" w:space="0" w:color="auto"/>
        <w:bottom w:val="none" w:sz="0" w:space="0" w:color="auto"/>
        <w:right w:val="none" w:sz="0" w:space="0" w:color="auto"/>
      </w:divBdr>
    </w:div>
    <w:div w:id="858393324">
      <w:bodyDiv w:val="1"/>
      <w:marLeft w:val="0"/>
      <w:marRight w:val="0"/>
      <w:marTop w:val="0"/>
      <w:marBottom w:val="0"/>
      <w:divBdr>
        <w:top w:val="none" w:sz="0" w:space="0" w:color="auto"/>
        <w:left w:val="none" w:sz="0" w:space="0" w:color="auto"/>
        <w:bottom w:val="none" w:sz="0" w:space="0" w:color="auto"/>
        <w:right w:val="none" w:sz="0" w:space="0" w:color="auto"/>
      </w:divBdr>
    </w:div>
    <w:div w:id="858397533">
      <w:bodyDiv w:val="1"/>
      <w:marLeft w:val="0"/>
      <w:marRight w:val="0"/>
      <w:marTop w:val="0"/>
      <w:marBottom w:val="0"/>
      <w:divBdr>
        <w:top w:val="none" w:sz="0" w:space="0" w:color="auto"/>
        <w:left w:val="none" w:sz="0" w:space="0" w:color="auto"/>
        <w:bottom w:val="none" w:sz="0" w:space="0" w:color="auto"/>
        <w:right w:val="none" w:sz="0" w:space="0" w:color="auto"/>
      </w:divBdr>
    </w:div>
    <w:div w:id="858542775">
      <w:bodyDiv w:val="1"/>
      <w:marLeft w:val="0"/>
      <w:marRight w:val="0"/>
      <w:marTop w:val="0"/>
      <w:marBottom w:val="0"/>
      <w:divBdr>
        <w:top w:val="none" w:sz="0" w:space="0" w:color="auto"/>
        <w:left w:val="none" w:sz="0" w:space="0" w:color="auto"/>
        <w:bottom w:val="none" w:sz="0" w:space="0" w:color="auto"/>
        <w:right w:val="none" w:sz="0" w:space="0" w:color="auto"/>
      </w:divBdr>
    </w:div>
    <w:div w:id="858591914">
      <w:bodyDiv w:val="1"/>
      <w:marLeft w:val="0"/>
      <w:marRight w:val="0"/>
      <w:marTop w:val="0"/>
      <w:marBottom w:val="0"/>
      <w:divBdr>
        <w:top w:val="none" w:sz="0" w:space="0" w:color="auto"/>
        <w:left w:val="none" w:sz="0" w:space="0" w:color="auto"/>
        <w:bottom w:val="none" w:sz="0" w:space="0" w:color="auto"/>
        <w:right w:val="none" w:sz="0" w:space="0" w:color="auto"/>
      </w:divBdr>
    </w:div>
    <w:div w:id="859003305">
      <w:bodyDiv w:val="1"/>
      <w:marLeft w:val="0"/>
      <w:marRight w:val="0"/>
      <w:marTop w:val="0"/>
      <w:marBottom w:val="0"/>
      <w:divBdr>
        <w:top w:val="none" w:sz="0" w:space="0" w:color="auto"/>
        <w:left w:val="none" w:sz="0" w:space="0" w:color="auto"/>
        <w:bottom w:val="none" w:sz="0" w:space="0" w:color="auto"/>
        <w:right w:val="none" w:sz="0" w:space="0" w:color="auto"/>
      </w:divBdr>
    </w:div>
    <w:div w:id="859049856">
      <w:bodyDiv w:val="1"/>
      <w:marLeft w:val="0"/>
      <w:marRight w:val="0"/>
      <w:marTop w:val="0"/>
      <w:marBottom w:val="0"/>
      <w:divBdr>
        <w:top w:val="none" w:sz="0" w:space="0" w:color="auto"/>
        <w:left w:val="none" w:sz="0" w:space="0" w:color="auto"/>
        <w:bottom w:val="none" w:sz="0" w:space="0" w:color="auto"/>
        <w:right w:val="none" w:sz="0" w:space="0" w:color="auto"/>
      </w:divBdr>
    </w:div>
    <w:div w:id="859124328">
      <w:bodyDiv w:val="1"/>
      <w:marLeft w:val="0"/>
      <w:marRight w:val="0"/>
      <w:marTop w:val="0"/>
      <w:marBottom w:val="0"/>
      <w:divBdr>
        <w:top w:val="none" w:sz="0" w:space="0" w:color="auto"/>
        <w:left w:val="none" w:sz="0" w:space="0" w:color="auto"/>
        <w:bottom w:val="none" w:sz="0" w:space="0" w:color="auto"/>
        <w:right w:val="none" w:sz="0" w:space="0" w:color="auto"/>
      </w:divBdr>
    </w:div>
    <w:div w:id="859271789">
      <w:bodyDiv w:val="1"/>
      <w:marLeft w:val="0"/>
      <w:marRight w:val="0"/>
      <w:marTop w:val="0"/>
      <w:marBottom w:val="0"/>
      <w:divBdr>
        <w:top w:val="none" w:sz="0" w:space="0" w:color="auto"/>
        <w:left w:val="none" w:sz="0" w:space="0" w:color="auto"/>
        <w:bottom w:val="none" w:sz="0" w:space="0" w:color="auto"/>
        <w:right w:val="none" w:sz="0" w:space="0" w:color="auto"/>
      </w:divBdr>
    </w:div>
    <w:div w:id="859507335">
      <w:bodyDiv w:val="1"/>
      <w:marLeft w:val="0"/>
      <w:marRight w:val="0"/>
      <w:marTop w:val="0"/>
      <w:marBottom w:val="0"/>
      <w:divBdr>
        <w:top w:val="none" w:sz="0" w:space="0" w:color="auto"/>
        <w:left w:val="none" w:sz="0" w:space="0" w:color="auto"/>
        <w:bottom w:val="none" w:sz="0" w:space="0" w:color="auto"/>
        <w:right w:val="none" w:sz="0" w:space="0" w:color="auto"/>
      </w:divBdr>
    </w:div>
    <w:div w:id="860123277">
      <w:bodyDiv w:val="1"/>
      <w:marLeft w:val="0"/>
      <w:marRight w:val="0"/>
      <w:marTop w:val="0"/>
      <w:marBottom w:val="0"/>
      <w:divBdr>
        <w:top w:val="none" w:sz="0" w:space="0" w:color="auto"/>
        <w:left w:val="none" w:sz="0" w:space="0" w:color="auto"/>
        <w:bottom w:val="none" w:sz="0" w:space="0" w:color="auto"/>
        <w:right w:val="none" w:sz="0" w:space="0" w:color="auto"/>
      </w:divBdr>
    </w:div>
    <w:div w:id="860510949">
      <w:bodyDiv w:val="1"/>
      <w:marLeft w:val="0"/>
      <w:marRight w:val="0"/>
      <w:marTop w:val="0"/>
      <w:marBottom w:val="0"/>
      <w:divBdr>
        <w:top w:val="none" w:sz="0" w:space="0" w:color="auto"/>
        <w:left w:val="none" w:sz="0" w:space="0" w:color="auto"/>
        <w:bottom w:val="none" w:sz="0" w:space="0" w:color="auto"/>
        <w:right w:val="none" w:sz="0" w:space="0" w:color="auto"/>
      </w:divBdr>
    </w:div>
    <w:div w:id="860970906">
      <w:bodyDiv w:val="1"/>
      <w:marLeft w:val="0"/>
      <w:marRight w:val="0"/>
      <w:marTop w:val="0"/>
      <w:marBottom w:val="0"/>
      <w:divBdr>
        <w:top w:val="none" w:sz="0" w:space="0" w:color="auto"/>
        <w:left w:val="none" w:sz="0" w:space="0" w:color="auto"/>
        <w:bottom w:val="none" w:sz="0" w:space="0" w:color="auto"/>
        <w:right w:val="none" w:sz="0" w:space="0" w:color="auto"/>
      </w:divBdr>
    </w:div>
    <w:div w:id="861094608">
      <w:bodyDiv w:val="1"/>
      <w:marLeft w:val="0"/>
      <w:marRight w:val="0"/>
      <w:marTop w:val="0"/>
      <w:marBottom w:val="0"/>
      <w:divBdr>
        <w:top w:val="none" w:sz="0" w:space="0" w:color="auto"/>
        <w:left w:val="none" w:sz="0" w:space="0" w:color="auto"/>
        <w:bottom w:val="none" w:sz="0" w:space="0" w:color="auto"/>
        <w:right w:val="none" w:sz="0" w:space="0" w:color="auto"/>
      </w:divBdr>
    </w:div>
    <w:div w:id="861363058">
      <w:bodyDiv w:val="1"/>
      <w:marLeft w:val="0"/>
      <w:marRight w:val="0"/>
      <w:marTop w:val="0"/>
      <w:marBottom w:val="0"/>
      <w:divBdr>
        <w:top w:val="none" w:sz="0" w:space="0" w:color="auto"/>
        <w:left w:val="none" w:sz="0" w:space="0" w:color="auto"/>
        <w:bottom w:val="none" w:sz="0" w:space="0" w:color="auto"/>
        <w:right w:val="none" w:sz="0" w:space="0" w:color="auto"/>
      </w:divBdr>
    </w:div>
    <w:div w:id="861741521">
      <w:bodyDiv w:val="1"/>
      <w:marLeft w:val="0"/>
      <w:marRight w:val="0"/>
      <w:marTop w:val="0"/>
      <w:marBottom w:val="0"/>
      <w:divBdr>
        <w:top w:val="none" w:sz="0" w:space="0" w:color="auto"/>
        <w:left w:val="none" w:sz="0" w:space="0" w:color="auto"/>
        <w:bottom w:val="none" w:sz="0" w:space="0" w:color="auto"/>
        <w:right w:val="none" w:sz="0" w:space="0" w:color="auto"/>
      </w:divBdr>
    </w:div>
    <w:div w:id="862595636">
      <w:bodyDiv w:val="1"/>
      <w:marLeft w:val="0"/>
      <w:marRight w:val="0"/>
      <w:marTop w:val="0"/>
      <w:marBottom w:val="0"/>
      <w:divBdr>
        <w:top w:val="none" w:sz="0" w:space="0" w:color="auto"/>
        <w:left w:val="none" w:sz="0" w:space="0" w:color="auto"/>
        <w:bottom w:val="none" w:sz="0" w:space="0" w:color="auto"/>
        <w:right w:val="none" w:sz="0" w:space="0" w:color="auto"/>
      </w:divBdr>
    </w:div>
    <w:div w:id="862936816">
      <w:bodyDiv w:val="1"/>
      <w:marLeft w:val="0"/>
      <w:marRight w:val="0"/>
      <w:marTop w:val="0"/>
      <w:marBottom w:val="0"/>
      <w:divBdr>
        <w:top w:val="none" w:sz="0" w:space="0" w:color="auto"/>
        <w:left w:val="none" w:sz="0" w:space="0" w:color="auto"/>
        <w:bottom w:val="none" w:sz="0" w:space="0" w:color="auto"/>
        <w:right w:val="none" w:sz="0" w:space="0" w:color="auto"/>
      </w:divBdr>
    </w:div>
    <w:div w:id="863522699">
      <w:bodyDiv w:val="1"/>
      <w:marLeft w:val="0"/>
      <w:marRight w:val="0"/>
      <w:marTop w:val="0"/>
      <w:marBottom w:val="0"/>
      <w:divBdr>
        <w:top w:val="none" w:sz="0" w:space="0" w:color="auto"/>
        <w:left w:val="none" w:sz="0" w:space="0" w:color="auto"/>
        <w:bottom w:val="none" w:sz="0" w:space="0" w:color="auto"/>
        <w:right w:val="none" w:sz="0" w:space="0" w:color="auto"/>
      </w:divBdr>
    </w:div>
    <w:div w:id="863523375">
      <w:bodyDiv w:val="1"/>
      <w:marLeft w:val="0"/>
      <w:marRight w:val="0"/>
      <w:marTop w:val="0"/>
      <w:marBottom w:val="0"/>
      <w:divBdr>
        <w:top w:val="none" w:sz="0" w:space="0" w:color="auto"/>
        <w:left w:val="none" w:sz="0" w:space="0" w:color="auto"/>
        <w:bottom w:val="none" w:sz="0" w:space="0" w:color="auto"/>
        <w:right w:val="none" w:sz="0" w:space="0" w:color="auto"/>
      </w:divBdr>
    </w:div>
    <w:div w:id="863589722">
      <w:bodyDiv w:val="1"/>
      <w:marLeft w:val="0"/>
      <w:marRight w:val="0"/>
      <w:marTop w:val="0"/>
      <w:marBottom w:val="0"/>
      <w:divBdr>
        <w:top w:val="none" w:sz="0" w:space="0" w:color="auto"/>
        <w:left w:val="none" w:sz="0" w:space="0" w:color="auto"/>
        <w:bottom w:val="none" w:sz="0" w:space="0" w:color="auto"/>
        <w:right w:val="none" w:sz="0" w:space="0" w:color="auto"/>
      </w:divBdr>
    </w:div>
    <w:div w:id="863636251">
      <w:bodyDiv w:val="1"/>
      <w:marLeft w:val="0"/>
      <w:marRight w:val="0"/>
      <w:marTop w:val="0"/>
      <w:marBottom w:val="0"/>
      <w:divBdr>
        <w:top w:val="none" w:sz="0" w:space="0" w:color="auto"/>
        <w:left w:val="none" w:sz="0" w:space="0" w:color="auto"/>
        <w:bottom w:val="none" w:sz="0" w:space="0" w:color="auto"/>
        <w:right w:val="none" w:sz="0" w:space="0" w:color="auto"/>
      </w:divBdr>
    </w:div>
    <w:div w:id="863906848">
      <w:bodyDiv w:val="1"/>
      <w:marLeft w:val="0"/>
      <w:marRight w:val="0"/>
      <w:marTop w:val="0"/>
      <w:marBottom w:val="0"/>
      <w:divBdr>
        <w:top w:val="none" w:sz="0" w:space="0" w:color="auto"/>
        <w:left w:val="none" w:sz="0" w:space="0" w:color="auto"/>
        <w:bottom w:val="none" w:sz="0" w:space="0" w:color="auto"/>
        <w:right w:val="none" w:sz="0" w:space="0" w:color="auto"/>
      </w:divBdr>
    </w:div>
    <w:div w:id="863907592">
      <w:bodyDiv w:val="1"/>
      <w:marLeft w:val="0"/>
      <w:marRight w:val="0"/>
      <w:marTop w:val="0"/>
      <w:marBottom w:val="0"/>
      <w:divBdr>
        <w:top w:val="none" w:sz="0" w:space="0" w:color="auto"/>
        <w:left w:val="none" w:sz="0" w:space="0" w:color="auto"/>
        <w:bottom w:val="none" w:sz="0" w:space="0" w:color="auto"/>
        <w:right w:val="none" w:sz="0" w:space="0" w:color="auto"/>
      </w:divBdr>
    </w:div>
    <w:div w:id="863976837">
      <w:bodyDiv w:val="1"/>
      <w:marLeft w:val="0"/>
      <w:marRight w:val="0"/>
      <w:marTop w:val="0"/>
      <w:marBottom w:val="0"/>
      <w:divBdr>
        <w:top w:val="none" w:sz="0" w:space="0" w:color="auto"/>
        <w:left w:val="none" w:sz="0" w:space="0" w:color="auto"/>
        <w:bottom w:val="none" w:sz="0" w:space="0" w:color="auto"/>
        <w:right w:val="none" w:sz="0" w:space="0" w:color="auto"/>
      </w:divBdr>
    </w:div>
    <w:div w:id="864637350">
      <w:bodyDiv w:val="1"/>
      <w:marLeft w:val="0"/>
      <w:marRight w:val="0"/>
      <w:marTop w:val="0"/>
      <w:marBottom w:val="0"/>
      <w:divBdr>
        <w:top w:val="none" w:sz="0" w:space="0" w:color="auto"/>
        <w:left w:val="none" w:sz="0" w:space="0" w:color="auto"/>
        <w:bottom w:val="none" w:sz="0" w:space="0" w:color="auto"/>
        <w:right w:val="none" w:sz="0" w:space="0" w:color="auto"/>
      </w:divBdr>
    </w:div>
    <w:div w:id="865557524">
      <w:bodyDiv w:val="1"/>
      <w:marLeft w:val="0"/>
      <w:marRight w:val="0"/>
      <w:marTop w:val="0"/>
      <w:marBottom w:val="0"/>
      <w:divBdr>
        <w:top w:val="none" w:sz="0" w:space="0" w:color="auto"/>
        <w:left w:val="none" w:sz="0" w:space="0" w:color="auto"/>
        <w:bottom w:val="none" w:sz="0" w:space="0" w:color="auto"/>
        <w:right w:val="none" w:sz="0" w:space="0" w:color="auto"/>
      </w:divBdr>
    </w:div>
    <w:div w:id="865798027">
      <w:bodyDiv w:val="1"/>
      <w:marLeft w:val="0"/>
      <w:marRight w:val="0"/>
      <w:marTop w:val="0"/>
      <w:marBottom w:val="0"/>
      <w:divBdr>
        <w:top w:val="none" w:sz="0" w:space="0" w:color="auto"/>
        <w:left w:val="none" w:sz="0" w:space="0" w:color="auto"/>
        <w:bottom w:val="none" w:sz="0" w:space="0" w:color="auto"/>
        <w:right w:val="none" w:sz="0" w:space="0" w:color="auto"/>
      </w:divBdr>
    </w:div>
    <w:div w:id="865826867">
      <w:bodyDiv w:val="1"/>
      <w:marLeft w:val="0"/>
      <w:marRight w:val="0"/>
      <w:marTop w:val="0"/>
      <w:marBottom w:val="0"/>
      <w:divBdr>
        <w:top w:val="none" w:sz="0" w:space="0" w:color="auto"/>
        <w:left w:val="none" w:sz="0" w:space="0" w:color="auto"/>
        <w:bottom w:val="none" w:sz="0" w:space="0" w:color="auto"/>
        <w:right w:val="none" w:sz="0" w:space="0" w:color="auto"/>
      </w:divBdr>
    </w:div>
    <w:div w:id="865873661">
      <w:bodyDiv w:val="1"/>
      <w:marLeft w:val="0"/>
      <w:marRight w:val="0"/>
      <w:marTop w:val="0"/>
      <w:marBottom w:val="0"/>
      <w:divBdr>
        <w:top w:val="none" w:sz="0" w:space="0" w:color="auto"/>
        <w:left w:val="none" w:sz="0" w:space="0" w:color="auto"/>
        <w:bottom w:val="none" w:sz="0" w:space="0" w:color="auto"/>
        <w:right w:val="none" w:sz="0" w:space="0" w:color="auto"/>
      </w:divBdr>
    </w:div>
    <w:div w:id="866410918">
      <w:bodyDiv w:val="1"/>
      <w:marLeft w:val="0"/>
      <w:marRight w:val="0"/>
      <w:marTop w:val="0"/>
      <w:marBottom w:val="0"/>
      <w:divBdr>
        <w:top w:val="none" w:sz="0" w:space="0" w:color="auto"/>
        <w:left w:val="none" w:sz="0" w:space="0" w:color="auto"/>
        <w:bottom w:val="none" w:sz="0" w:space="0" w:color="auto"/>
        <w:right w:val="none" w:sz="0" w:space="0" w:color="auto"/>
      </w:divBdr>
    </w:div>
    <w:div w:id="866523572">
      <w:bodyDiv w:val="1"/>
      <w:marLeft w:val="0"/>
      <w:marRight w:val="0"/>
      <w:marTop w:val="0"/>
      <w:marBottom w:val="0"/>
      <w:divBdr>
        <w:top w:val="none" w:sz="0" w:space="0" w:color="auto"/>
        <w:left w:val="none" w:sz="0" w:space="0" w:color="auto"/>
        <w:bottom w:val="none" w:sz="0" w:space="0" w:color="auto"/>
        <w:right w:val="none" w:sz="0" w:space="0" w:color="auto"/>
      </w:divBdr>
    </w:div>
    <w:div w:id="866679926">
      <w:bodyDiv w:val="1"/>
      <w:marLeft w:val="0"/>
      <w:marRight w:val="0"/>
      <w:marTop w:val="0"/>
      <w:marBottom w:val="0"/>
      <w:divBdr>
        <w:top w:val="none" w:sz="0" w:space="0" w:color="auto"/>
        <w:left w:val="none" w:sz="0" w:space="0" w:color="auto"/>
        <w:bottom w:val="none" w:sz="0" w:space="0" w:color="auto"/>
        <w:right w:val="none" w:sz="0" w:space="0" w:color="auto"/>
      </w:divBdr>
    </w:div>
    <w:div w:id="866941384">
      <w:bodyDiv w:val="1"/>
      <w:marLeft w:val="0"/>
      <w:marRight w:val="0"/>
      <w:marTop w:val="0"/>
      <w:marBottom w:val="0"/>
      <w:divBdr>
        <w:top w:val="none" w:sz="0" w:space="0" w:color="auto"/>
        <w:left w:val="none" w:sz="0" w:space="0" w:color="auto"/>
        <w:bottom w:val="none" w:sz="0" w:space="0" w:color="auto"/>
        <w:right w:val="none" w:sz="0" w:space="0" w:color="auto"/>
      </w:divBdr>
    </w:div>
    <w:div w:id="867180264">
      <w:bodyDiv w:val="1"/>
      <w:marLeft w:val="0"/>
      <w:marRight w:val="0"/>
      <w:marTop w:val="0"/>
      <w:marBottom w:val="0"/>
      <w:divBdr>
        <w:top w:val="none" w:sz="0" w:space="0" w:color="auto"/>
        <w:left w:val="none" w:sz="0" w:space="0" w:color="auto"/>
        <w:bottom w:val="none" w:sz="0" w:space="0" w:color="auto"/>
        <w:right w:val="none" w:sz="0" w:space="0" w:color="auto"/>
      </w:divBdr>
    </w:div>
    <w:div w:id="868179682">
      <w:bodyDiv w:val="1"/>
      <w:marLeft w:val="0"/>
      <w:marRight w:val="0"/>
      <w:marTop w:val="0"/>
      <w:marBottom w:val="0"/>
      <w:divBdr>
        <w:top w:val="none" w:sz="0" w:space="0" w:color="auto"/>
        <w:left w:val="none" w:sz="0" w:space="0" w:color="auto"/>
        <w:bottom w:val="none" w:sz="0" w:space="0" w:color="auto"/>
        <w:right w:val="none" w:sz="0" w:space="0" w:color="auto"/>
      </w:divBdr>
    </w:div>
    <w:div w:id="868225659">
      <w:bodyDiv w:val="1"/>
      <w:marLeft w:val="0"/>
      <w:marRight w:val="0"/>
      <w:marTop w:val="0"/>
      <w:marBottom w:val="0"/>
      <w:divBdr>
        <w:top w:val="none" w:sz="0" w:space="0" w:color="auto"/>
        <w:left w:val="none" w:sz="0" w:space="0" w:color="auto"/>
        <w:bottom w:val="none" w:sz="0" w:space="0" w:color="auto"/>
        <w:right w:val="none" w:sz="0" w:space="0" w:color="auto"/>
      </w:divBdr>
    </w:div>
    <w:div w:id="868563929">
      <w:bodyDiv w:val="1"/>
      <w:marLeft w:val="0"/>
      <w:marRight w:val="0"/>
      <w:marTop w:val="0"/>
      <w:marBottom w:val="0"/>
      <w:divBdr>
        <w:top w:val="none" w:sz="0" w:space="0" w:color="auto"/>
        <w:left w:val="none" w:sz="0" w:space="0" w:color="auto"/>
        <w:bottom w:val="none" w:sz="0" w:space="0" w:color="auto"/>
        <w:right w:val="none" w:sz="0" w:space="0" w:color="auto"/>
      </w:divBdr>
    </w:div>
    <w:div w:id="868568578">
      <w:bodyDiv w:val="1"/>
      <w:marLeft w:val="0"/>
      <w:marRight w:val="0"/>
      <w:marTop w:val="0"/>
      <w:marBottom w:val="0"/>
      <w:divBdr>
        <w:top w:val="none" w:sz="0" w:space="0" w:color="auto"/>
        <w:left w:val="none" w:sz="0" w:space="0" w:color="auto"/>
        <w:bottom w:val="none" w:sz="0" w:space="0" w:color="auto"/>
        <w:right w:val="none" w:sz="0" w:space="0" w:color="auto"/>
      </w:divBdr>
    </w:div>
    <w:div w:id="868880098">
      <w:bodyDiv w:val="1"/>
      <w:marLeft w:val="0"/>
      <w:marRight w:val="0"/>
      <w:marTop w:val="0"/>
      <w:marBottom w:val="0"/>
      <w:divBdr>
        <w:top w:val="none" w:sz="0" w:space="0" w:color="auto"/>
        <w:left w:val="none" w:sz="0" w:space="0" w:color="auto"/>
        <w:bottom w:val="none" w:sz="0" w:space="0" w:color="auto"/>
        <w:right w:val="none" w:sz="0" w:space="0" w:color="auto"/>
      </w:divBdr>
    </w:div>
    <w:div w:id="869296801">
      <w:bodyDiv w:val="1"/>
      <w:marLeft w:val="0"/>
      <w:marRight w:val="0"/>
      <w:marTop w:val="0"/>
      <w:marBottom w:val="0"/>
      <w:divBdr>
        <w:top w:val="none" w:sz="0" w:space="0" w:color="auto"/>
        <w:left w:val="none" w:sz="0" w:space="0" w:color="auto"/>
        <w:bottom w:val="none" w:sz="0" w:space="0" w:color="auto"/>
        <w:right w:val="none" w:sz="0" w:space="0" w:color="auto"/>
      </w:divBdr>
    </w:div>
    <w:div w:id="869949710">
      <w:bodyDiv w:val="1"/>
      <w:marLeft w:val="0"/>
      <w:marRight w:val="0"/>
      <w:marTop w:val="0"/>
      <w:marBottom w:val="0"/>
      <w:divBdr>
        <w:top w:val="none" w:sz="0" w:space="0" w:color="auto"/>
        <w:left w:val="none" w:sz="0" w:space="0" w:color="auto"/>
        <w:bottom w:val="none" w:sz="0" w:space="0" w:color="auto"/>
        <w:right w:val="none" w:sz="0" w:space="0" w:color="auto"/>
      </w:divBdr>
    </w:div>
    <w:div w:id="869995809">
      <w:bodyDiv w:val="1"/>
      <w:marLeft w:val="0"/>
      <w:marRight w:val="0"/>
      <w:marTop w:val="0"/>
      <w:marBottom w:val="0"/>
      <w:divBdr>
        <w:top w:val="none" w:sz="0" w:space="0" w:color="auto"/>
        <w:left w:val="none" w:sz="0" w:space="0" w:color="auto"/>
        <w:bottom w:val="none" w:sz="0" w:space="0" w:color="auto"/>
        <w:right w:val="none" w:sz="0" w:space="0" w:color="auto"/>
      </w:divBdr>
    </w:div>
    <w:div w:id="870344939">
      <w:bodyDiv w:val="1"/>
      <w:marLeft w:val="0"/>
      <w:marRight w:val="0"/>
      <w:marTop w:val="0"/>
      <w:marBottom w:val="0"/>
      <w:divBdr>
        <w:top w:val="none" w:sz="0" w:space="0" w:color="auto"/>
        <w:left w:val="none" w:sz="0" w:space="0" w:color="auto"/>
        <w:bottom w:val="none" w:sz="0" w:space="0" w:color="auto"/>
        <w:right w:val="none" w:sz="0" w:space="0" w:color="auto"/>
      </w:divBdr>
    </w:div>
    <w:div w:id="870532593">
      <w:bodyDiv w:val="1"/>
      <w:marLeft w:val="0"/>
      <w:marRight w:val="0"/>
      <w:marTop w:val="0"/>
      <w:marBottom w:val="0"/>
      <w:divBdr>
        <w:top w:val="none" w:sz="0" w:space="0" w:color="auto"/>
        <w:left w:val="none" w:sz="0" w:space="0" w:color="auto"/>
        <w:bottom w:val="none" w:sz="0" w:space="0" w:color="auto"/>
        <w:right w:val="none" w:sz="0" w:space="0" w:color="auto"/>
      </w:divBdr>
    </w:div>
    <w:div w:id="871192937">
      <w:bodyDiv w:val="1"/>
      <w:marLeft w:val="0"/>
      <w:marRight w:val="0"/>
      <w:marTop w:val="0"/>
      <w:marBottom w:val="0"/>
      <w:divBdr>
        <w:top w:val="none" w:sz="0" w:space="0" w:color="auto"/>
        <w:left w:val="none" w:sz="0" w:space="0" w:color="auto"/>
        <w:bottom w:val="none" w:sz="0" w:space="0" w:color="auto"/>
        <w:right w:val="none" w:sz="0" w:space="0" w:color="auto"/>
      </w:divBdr>
    </w:div>
    <w:div w:id="871459027">
      <w:bodyDiv w:val="1"/>
      <w:marLeft w:val="0"/>
      <w:marRight w:val="0"/>
      <w:marTop w:val="0"/>
      <w:marBottom w:val="0"/>
      <w:divBdr>
        <w:top w:val="none" w:sz="0" w:space="0" w:color="auto"/>
        <w:left w:val="none" w:sz="0" w:space="0" w:color="auto"/>
        <w:bottom w:val="none" w:sz="0" w:space="0" w:color="auto"/>
        <w:right w:val="none" w:sz="0" w:space="0" w:color="auto"/>
      </w:divBdr>
    </w:div>
    <w:div w:id="872305867">
      <w:bodyDiv w:val="1"/>
      <w:marLeft w:val="0"/>
      <w:marRight w:val="0"/>
      <w:marTop w:val="0"/>
      <w:marBottom w:val="0"/>
      <w:divBdr>
        <w:top w:val="none" w:sz="0" w:space="0" w:color="auto"/>
        <w:left w:val="none" w:sz="0" w:space="0" w:color="auto"/>
        <w:bottom w:val="none" w:sz="0" w:space="0" w:color="auto"/>
        <w:right w:val="none" w:sz="0" w:space="0" w:color="auto"/>
      </w:divBdr>
    </w:div>
    <w:div w:id="873228367">
      <w:bodyDiv w:val="1"/>
      <w:marLeft w:val="0"/>
      <w:marRight w:val="0"/>
      <w:marTop w:val="0"/>
      <w:marBottom w:val="0"/>
      <w:divBdr>
        <w:top w:val="none" w:sz="0" w:space="0" w:color="auto"/>
        <w:left w:val="none" w:sz="0" w:space="0" w:color="auto"/>
        <w:bottom w:val="none" w:sz="0" w:space="0" w:color="auto"/>
        <w:right w:val="none" w:sz="0" w:space="0" w:color="auto"/>
      </w:divBdr>
    </w:div>
    <w:div w:id="873465646">
      <w:bodyDiv w:val="1"/>
      <w:marLeft w:val="0"/>
      <w:marRight w:val="0"/>
      <w:marTop w:val="0"/>
      <w:marBottom w:val="0"/>
      <w:divBdr>
        <w:top w:val="none" w:sz="0" w:space="0" w:color="auto"/>
        <w:left w:val="none" w:sz="0" w:space="0" w:color="auto"/>
        <w:bottom w:val="none" w:sz="0" w:space="0" w:color="auto"/>
        <w:right w:val="none" w:sz="0" w:space="0" w:color="auto"/>
      </w:divBdr>
    </w:div>
    <w:div w:id="873926696">
      <w:bodyDiv w:val="1"/>
      <w:marLeft w:val="0"/>
      <w:marRight w:val="0"/>
      <w:marTop w:val="0"/>
      <w:marBottom w:val="0"/>
      <w:divBdr>
        <w:top w:val="none" w:sz="0" w:space="0" w:color="auto"/>
        <w:left w:val="none" w:sz="0" w:space="0" w:color="auto"/>
        <w:bottom w:val="none" w:sz="0" w:space="0" w:color="auto"/>
        <w:right w:val="none" w:sz="0" w:space="0" w:color="auto"/>
      </w:divBdr>
    </w:div>
    <w:div w:id="874583610">
      <w:bodyDiv w:val="1"/>
      <w:marLeft w:val="0"/>
      <w:marRight w:val="0"/>
      <w:marTop w:val="0"/>
      <w:marBottom w:val="0"/>
      <w:divBdr>
        <w:top w:val="none" w:sz="0" w:space="0" w:color="auto"/>
        <w:left w:val="none" w:sz="0" w:space="0" w:color="auto"/>
        <w:bottom w:val="none" w:sz="0" w:space="0" w:color="auto"/>
        <w:right w:val="none" w:sz="0" w:space="0" w:color="auto"/>
      </w:divBdr>
    </w:div>
    <w:div w:id="874655957">
      <w:bodyDiv w:val="1"/>
      <w:marLeft w:val="0"/>
      <w:marRight w:val="0"/>
      <w:marTop w:val="0"/>
      <w:marBottom w:val="0"/>
      <w:divBdr>
        <w:top w:val="none" w:sz="0" w:space="0" w:color="auto"/>
        <w:left w:val="none" w:sz="0" w:space="0" w:color="auto"/>
        <w:bottom w:val="none" w:sz="0" w:space="0" w:color="auto"/>
        <w:right w:val="none" w:sz="0" w:space="0" w:color="auto"/>
      </w:divBdr>
    </w:div>
    <w:div w:id="875314926">
      <w:bodyDiv w:val="1"/>
      <w:marLeft w:val="0"/>
      <w:marRight w:val="0"/>
      <w:marTop w:val="0"/>
      <w:marBottom w:val="0"/>
      <w:divBdr>
        <w:top w:val="none" w:sz="0" w:space="0" w:color="auto"/>
        <w:left w:val="none" w:sz="0" w:space="0" w:color="auto"/>
        <w:bottom w:val="none" w:sz="0" w:space="0" w:color="auto"/>
        <w:right w:val="none" w:sz="0" w:space="0" w:color="auto"/>
      </w:divBdr>
    </w:div>
    <w:div w:id="875964349">
      <w:bodyDiv w:val="1"/>
      <w:marLeft w:val="0"/>
      <w:marRight w:val="0"/>
      <w:marTop w:val="0"/>
      <w:marBottom w:val="0"/>
      <w:divBdr>
        <w:top w:val="none" w:sz="0" w:space="0" w:color="auto"/>
        <w:left w:val="none" w:sz="0" w:space="0" w:color="auto"/>
        <w:bottom w:val="none" w:sz="0" w:space="0" w:color="auto"/>
        <w:right w:val="none" w:sz="0" w:space="0" w:color="auto"/>
      </w:divBdr>
    </w:div>
    <w:div w:id="876242382">
      <w:bodyDiv w:val="1"/>
      <w:marLeft w:val="0"/>
      <w:marRight w:val="0"/>
      <w:marTop w:val="0"/>
      <w:marBottom w:val="0"/>
      <w:divBdr>
        <w:top w:val="none" w:sz="0" w:space="0" w:color="auto"/>
        <w:left w:val="none" w:sz="0" w:space="0" w:color="auto"/>
        <w:bottom w:val="none" w:sz="0" w:space="0" w:color="auto"/>
        <w:right w:val="none" w:sz="0" w:space="0" w:color="auto"/>
      </w:divBdr>
    </w:div>
    <w:div w:id="876309743">
      <w:bodyDiv w:val="1"/>
      <w:marLeft w:val="0"/>
      <w:marRight w:val="0"/>
      <w:marTop w:val="0"/>
      <w:marBottom w:val="0"/>
      <w:divBdr>
        <w:top w:val="none" w:sz="0" w:space="0" w:color="auto"/>
        <w:left w:val="none" w:sz="0" w:space="0" w:color="auto"/>
        <w:bottom w:val="none" w:sz="0" w:space="0" w:color="auto"/>
        <w:right w:val="none" w:sz="0" w:space="0" w:color="auto"/>
      </w:divBdr>
    </w:div>
    <w:div w:id="876509321">
      <w:bodyDiv w:val="1"/>
      <w:marLeft w:val="0"/>
      <w:marRight w:val="0"/>
      <w:marTop w:val="0"/>
      <w:marBottom w:val="0"/>
      <w:divBdr>
        <w:top w:val="none" w:sz="0" w:space="0" w:color="auto"/>
        <w:left w:val="none" w:sz="0" w:space="0" w:color="auto"/>
        <w:bottom w:val="none" w:sz="0" w:space="0" w:color="auto"/>
        <w:right w:val="none" w:sz="0" w:space="0" w:color="auto"/>
      </w:divBdr>
    </w:div>
    <w:div w:id="877013621">
      <w:bodyDiv w:val="1"/>
      <w:marLeft w:val="0"/>
      <w:marRight w:val="0"/>
      <w:marTop w:val="0"/>
      <w:marBottom w:val="0"/>
      <w:divBdr>
        <w:top w:val="none" w:sz="0" w:space="0" w:color="auto"/>
        <w:left w:val="none" w:sz="0" w:space="0" w:color="auto"/>
        <w:bottom w:val="none" w:sz="0" w:space="0" w:color="auto"/>
        <w:right w:val="none" w:sz="0" w:space="0" w:color="auto"/>
      </w:divBdr>
    </w:div>
    <w:div w:id="877398151">
      <w:bodyDiv w:val="1"/>
      <w:marLeft w:val="0"/>
      <w:marRight w:val="0"/>
      <w:marTop w:val="0"/>
      <w:marBottom w:val="0"/>
      <w:divBdr>
        <w:top w:val="none" w:sz="0" w:space="0" w:color="auto"/>
        <w:left w:val="none" w:sz="0" w:space="0" w:color="auto"/>
        <w:bottom w:val="none" w:sz="0" w:space="0" w:color="auto"/>
        <w:right w:val="none" w:sz="0" w:space="0" w:color="auto"/>
      </w:divBdr>
    </w:div>
    <w:div w:id="877929828">
      <w:bodyDiv w:val="1"/>
      <w:marLeft w:val="0"/>
      <w:marRight w:val="0"/>
      <w:marTop w:val="0"/>
      <w:marBottom w:val="0"/>
      <w:divBdr>
        <w:top w:val="none" w:sz="0" w:space="0" w:color="auto"/>
        <w:left w:val="none" w:sz="0" w:space="0" w:color="auto"/>
        <w:bottom w:val="none" w:sz="0" w:space="0" w:color="auto"/>
        <w:right w:val="none" w:sz="0" w:space="0" w:color="auto"/>
      </w:divBdr>
    </w:div>
    <w:div w:id="878199754">
      <w:bodyDiv w:val="1"/>
      <w:marLeft w:val="0"/>
      <w:marRight w:val="0"/>
      <w:marTop w:val="0"/>
      <w:marBottom w:val="0"/>
      <w:divBdr>
        <w:top w:val="none" w:sz="0" w:space="0" w:color="auto"/>
        <w:left w:val="none" w:sz="0" w:space="0" w:color="auto"/>
        <w:bottom w:val="none" w:sz="0" w:space="0" w:color="auto"/>
        <w:right w:val="none" w:sz="0" w:space="0" w:color="auto"/>
      </w:divBdr>
    </w:div>
    <w:div w:id="878470121">
      <w:bodyDiv w:val="1"/>
      <w:marLeft w:val="0"/>
      <w:marRight w:val="0"/>
      <w:marTop w:val="0"/>
      <w:marBottom w:val="0"/>
      <w:divBdr>
        <w:top w:val="none" w:sz="0" w:space="0" w:color="auto"/>
        <w:left w:val="none" w:sz="0" w:space="0" w:color="auto"/>
        <w:bottom w:val="none" w:sz="0" w:space="0" w:color="auto"/>
        <w:right w:val="none" w:sz="0" w:space="0" w:color="auto"/>
      </w:divBdr>
    </w:div>
    <w:div w:id="878585228">
      <w:bodyDiv w:val="1"/>
      <w:marLeft w:val="0"/>
      <w:marRight w:val="0"/>
      <w:marTop w:val="0"/>
      <w:marBottom w:val="0"/>
      <w:divBdr>
        <w:top w:val="none" w:sz="0" w:space="0" w:color="auto"/>
        <w:left w:val="none" w:sz="0" w:space="0" w:color="auto"/>
        <w:bottom w:val="none" w:sz="0" w:space="0" w:color="auto"/>
        <w:right w:val="none" w:sz="0" w:space="0" w:color="auto"/>
      </w:divBdr>
    </w:div>
    <w:div w:id="878858048">
      <w:bodyDiv w:val="1"/>
      <w:marLeft w:val="0"/>
      <w:marRight w:val="0"/>
      <w:marTop w:val="0"/>
      <w:marBottom w:val="0"/>
      <w:divBdr>
        <w:top w:val="none" w:sz="0" w:space="0" w:color="auto"/>
        <w:left w:val="none" w:sz="0" w:space="0" w:color="auto"/>
        <w:bottom w:val="none" w:sz="0" w:space="0" w:color="auto"/>
        <w:right w:val="none" w:sz="0" w:space="0" w:color="auto"/>
      </w:divBdr>
    </w:div>
    <w:div w:id="878935461">
      <w:bodyDiv w:val="1"/>
      <w:marLeft w:val="0"/>
      <w:marRight w:val="0"/>
      <w:marTop w:val="0"/>
      <w:marBottom w:val="0"/>
      <w:divBdr>
        <w:top w:val="none" w:sz="0" w:space="0" w:color="auto"/>
        <w:left w:val="none" w:sz="0" w:space="0" w:color="auto"/>
        <w:bottom w:val="none" w:sz="0" w:space="0" w:color="auto"/>
        <w:right w:val="none" w:sz="0" w:space="0" w:color="auto"/>
      </w:divBdr>
    </w:div>
    <w:div w:id="879434511">
      <w:bodyDiv w:val="1"/>
      <w:marLeft w:val="0"/>
      <w:marRight w:val="0"/>
      <w:marTop w:val="0"/>
      <w:marBottom w:val="0"/>
      <w:divBdr>
        <w:top w:val="none" w:sz="0" w:space="0" w:color="auto"/>
        <w:left w:val="none" w:sz="0" w:space="0" w:color="auto"/>
        <w:bottom w:val="none" w:sz="0" w:space="0" w:color="auto"/>
        <w:right w:val="none" w:sz="0" w:space="0" w:color="auto"/>
      </w:divBdr>
    </w:div>
    <w:div w:id="880478437">
      <w:bodyDiv w:val="1"/>
      <w:marLeft w:val="0"/>
      <w:marRight w:val="0"/>
      <w:marTop w:val="0"/>
      <w:marBottom w:val="0"/>
      <w:divBdr>
        <w:top w:val="none" w:sz="0" w:space="0" w:color="auto"/>
        <w:left w:val="none" w:sz="0" w:space="0" w:color="auto"/>
        <w:bottom w:val="none" w:sz="0" w:space="0" w:color="auto"/>
        <w:right w:val="none" w:sz="0" w:space="0" w:color="auto"/>
      </w:divBdr>
    </w:div>
    <w:div w:id="880744438">
      <w:bodyDiv w:val="1"/>
      <w:marLeft w:val="0"/>
      <w:marRight w:val="0"/>
      <w:marTop w:val="0"/>
      <w:marBottom w:val="0"/>
      <w:divBdr>
        <w:top w:val="none" w:sz="0" w:space="0" w:color="auto"/>
        <w:left w:val="none" w:sz="0" w:space="0" w:color="auto"/>
        <w:bottom w:val="none" w:sz="0" w:space="0" w:color="auto"/>
        <w:right w:val="none" w:sz="0" w:space="0" w:color="auto"/>
      </w:divBdr>
    </w:div>
    <w:div w:id="880747205">
      <w:bodyDiv w:val="1"/>
      <w:marLeft w:val="0"/>
      <w:marRight w:val="0"/>
      <w:marTop w:val="0"/>
      <w:marBottom w:val="0"/>
      <w:divBdr>
        <w:top w:val="none" w:sz="0" w:space="0" w:color="auto"/>
        <w:left w:val="none" w:sz="0" w:space="0" w:color="auto"/>
        <w:bottom w:val="none" w:sz="0" w:space="0" w:color="auto"/>
        <w:right w:val="none" w:sz="0" w:space="0" w:color="auto"/>
      </w:divBdr>
    </w:div>
    <w:div w:id="881330602">
      <w:bodyDiv w:val="1"/>
      <w:marLeft w:val="0"/>
      <w:marRight w:val="0"/>
      <w:marTop w:val="0"/>
      <w:marBottom w:val="0"/>
      <w:divBdr>
        <w:top w:val="none" w:sz="0" w:space="0" w:color="auto"/>
        <w:left w:val="none" w:sz="0" w:space="0" w:color="auto"/>
        <w:bottom w:val="none" w:sz="0" w:space="0" w:color="auto"/>
        <w:right w:val="none" w:sz="0" w:space="0" w:color="auto"/>
      </w:divBdr>
    </w:div>
    <w:div w:id="881673354">
      <w:bodyDiv w:val="1"/>
      <w:marLeft w:val="0"/>
      <w:marRight w:val="0"/>
      <w:marTop w:val="0"/>
      <w:marBottom w:val="0"/>
      <w:divBdr>
        <w:top w:val="none" w:sz="0" w:space="0" w:color="auto"/>
        <w:left w:val="none" w:sz="0" w:space="0" w:color="auto"/>
        <w:bottom w:val="none" w:sz="0" w:space="0" w:color="auto"/>
        <w:right w:val="none" w:sz="0" w:space="0" w:color="auto"/>
      </w:divBdr>
    </w:div>
    <w:div w:id="881941604">
      <w:bodyDiv w:val="1"/>
      <w:marLeft w:val="0"/>
      <w:marRight w:val="0"/>
      <w:marTop w:val="0"/>
      <w:marBottom w:val="0"/>
      <w:divBdr>
        <w:top w:val="none" w:sz="0" w:space="0" w:color="auto"/>
        <w:left w:val="none" w:sz="0" w:space="0" w:color="auto"/>
        <w:bottom w:val="none" w:sz="0" w:space="0" w:color="auto"/>
        <w:right w:val="none" w:sz="0" w:space="0" w:color="auto"/>
      </w:divBdr>
    </w:div>
    <w:div w:id="882060326">
      <w:bodyDiv w:val="1"/>
      <w:marLeft w:val="0"/>
      <w:marRight w:val="0"/>
      <w:marTop w:val="0"/>
      <w:marBottom w:val="0"/>
      <w:divBdr>
        <w:top w:val="none" w:sz="0" w:space="0" w:color="auto"/>
        <w:left w:val="none" w:sz="0" w:space="0" w:color="auto"/>
        <w:bottom w:val="none" w:sz="0" w:space="0" w:color="auto"/>
        <w:right w:val="none" w:sz="0" w:space="0" w:color="auto"/>
      </w:divBdr>
    </w:div>
    <w:div w:id="882323801">
      <w:bodyDiv w:val="1"/>
      <w:marLeft w:val="0"/>
      <w:marRight w:val="0"/>
      <w:marTop w:val="0"/>
      <w:marBottom w:val="0"/>
      <w:divBdr>
        <w:top w:val="none" w:sz="0" w:space="0" w:color="auto"/>
        <w:left w:val="none" w:sz="0" w:space="0" w:color="auto"/>
        <w:bottom w:val="none" w:sz="0" w:space="0" w:color="auto"/>
        <w:right w:val="none" w:sz="0" w:space="0" w:color="auto"/>
      </w:divBdr>
    </w:div>
    <w:div w:id="882524933">
      <w:bodyDiv w:val="1"/>
      <w:marLeft w:val="0"/>
      <w:marRight w:val="0"/>
      <w:marTop w:val="0"/>
      <w:marBottom w:val="0"/>
      <w:divBdr>
        <w:top w:val="none" w:sz="0" w:space="0" w:color="auto"/>
        <w:left w:val="none" w:sz="0" w:space="0" w:color="auto"/>
        <w:bottom w:val="none" w:sz="0" w:space="0" w:color="auto"/>
        <w:right w:val="none" w:sz="0" w:space="0" w:color="auto"/>
      </w:divBdr>
    </w:div>
    <w:div w:id="882862429">
      <w:bodyDiv w:val="1"/>
      <w:marLeft w:val="0"/>
      <w:marRight w:val="0"/>
      <w:marTop w:val="0"/>
      <w:marBottom w:val="0"/>
      <w:divBdr>
        <w:top w:val="none" w:sz="0" w:space="0" w:color="auto"/>
        <w:left w:val="none" w:sz="0" w:space="0" w:color="auto"/>
        <w:bottom w:val="none" w:sz="0" w:space="0" w:color="auto"/>
        <w:right w:val="none" w:sz="0" w:space="0" w:color="auto"/>
      </w:divBdr>
    </w:div>
    <w:div w:id="883516344">
      <w:bodyDiv w:val="1"/>
      <w:marLeft w:val="0"/>
      <w:marRight w:val="0"/>
      <w:marTop w:val="0"/>
      <w:marBottom w:val="0"/>
      <w:divBdr>
        <w:top w:val="none" w:sz="0" w:space="0" w:color="auto"/>
        <w:left w:val="none" w:sz="0" w:space="0" w:color="auto"/>
        <w:bottom w:val="none" w:sz="0" w:space="0" w:color="auto"/>
        <w:right w:val="none" w:sz="0" w:space="0" w:color="auto"/>
      </w:divBdr>
    </w:div>
    <w:div w:id="883834915">
      <w:bodyDiv w:val="1"/>
      <w:marLeft w:val="0"/>
      <w:marRight w:val="0"/>
      <w:marTop w:val="0"/>
      <w:marBottom w:val="0"/>
      <w:divBdr>
        <w:top w:val="none" w:sz="0" w:space="0" w:color="auto"/>
        <w:left w:val="none" w:sz="0" w:space="0" w:color="auto"/>
        <w:bottom w:val="none" w:sz="0" w:space="0" w:color="auto"/>
        <w:right w:val="none" w:sz="0" w:space="0" w:color="auto"/>
      </w:divBdr>
    </w:div>
    <w:div w:id="884410682">
      <w:bodyDiv w:val="1"/>
      <w:marLeft w:val="0"/>
      <w:marRight w:val="0"/>
      <w:marTop w:val="0"/>
      <w:marBottom w:val="0"/>
      <w:divBdr>
        <w:top w:val="none" w:sz="0" w:space="0" w:color="auto"/>
        <w:left w:val="none" w:sz="0" w:space="0" w:color="auto"/>
        <w:bottom w:val="none" w:sz="0" w:space="0" w:color="auto"/>
        <w:right w:val="none" w:sz="0" w:space="0" w:color="auto"/>
      </w:divBdr>
    </w:div>
    <w:div w:id="884635666">
      <w:bodyDiv w:val="1"/>
      <w:marLeft w:val="0"/>
      <w:marRight w:val="0"/>
      <w:marTop w:val="0"/>
      <w:marBottom w:val="0"/>
      <w:divBdr>
        <w:top w:val="none" w:sz="0" w:space="0" w:color="auto"/>
        <w:left w:val="none" w:sz="0" w:space="0" w:color="auto"/>
        <w:bottom w:val="none" w:sz="0" w:space="0" w:color="auto"/>
        <w:right w:val="none" w:sz="0" w:space="0" w:color="auto"/>
      </w:divBdr>
    </w:div>
    <w:div w:id="885529437">
      <w:bodyDiv w:val="1"/>
      <w:marLeft w:val="0"/>
      <w:marRight w:val="0"/>
      <w:marTop w:val="0"/>
      <w:marBottom w:val="0"/>
      <w:divBdr>
        <w:top w:val="none" w:sz="0" w:space="0" w:color="auto"/>
        <w:left w:val="none" w:sz="0" w:space="0" w:color="auto"/>
        <w:bottom w:val="none" w:sz="0" w:space="0" w:color="auto"/>
        <w:right w:val="none" w:sz="0" w:space="0" w:color="auto"/>
      </w:divBdr>
    </w:div>
    <w:div w:id="885679028">
      <w:bodyDiv w:val="1"/>
      <w:marLeft w:val="0"/>
      <w:marRight w:val="0"/>
      <w:marTop w:val="0"/>
      <w:marBottom w:val="0"/>
      <w:divBdr>
        <w:top w:val="none" w:sz="0" w:space="0" w:color="auto"/>
        <w:left w:val="none" w:sz="0" w:space="0" w:color="auto"/>
        <w:bottom w:val="none" w:sz="0" w:space="0" w:color="auto"/>
        <w:right w:val="none" w:sz="0" w:space="0" w:color="auto"/>
      </w:divBdr>
    </w:div>
    <w:div w:id="885870549">
      <w:bodyDiv w:val="1"/>
      <w:marLeft w:val="0"/>
      <w:marRight w:val="0"/>
      <w:marTop w:val="0"/>
      <w:marBottom w:val="0"/>
      <w:divBdr>
        <w:top w:val="none" w:sz="0" w:space="0" w:color="auto"/>
        <w:left w:val="none" w:sz="0" w:space="0" w:color="auto"/>
        <w:bottom w:val="none" w:sz="0" w:space="0" w:color="auto"/>
        <w:right w:val="none" w:sz="0" w:space="0" w:color="auto"/>
      </w:divBdr>
    </w:div>
    <w:div w:id="886180074">
      <w:bodyDiv w:val="1"/>
      <w:marLeft w:val="0"/>
      <w:marRight w:val="0"/>
      <w:marTop w:val="0"/>
      <w:marBottom w:val="0"/>
      <w:divBdr>
        <w:top w:val="none" w:sz="0" w:space="0" w:color="auto"/>
        <w:left w:val="none" w:sz="0" w:space="0" w:color="auto"/>
        <w:bottom w:val="none" w:sz="0" w:space="0" w:color="auto"/>
        <w:right w:val="none" w:sz="0" w:space="0" w:color="auto"/>
      </w:divBdr>
    </w:div>
    <w:div w:id="887031558">
      <w:bodyDiv w:val="1"/>
      <w:marLeft w:val="0"/>
      <w:marRight w:val="0"/>
      <w:marTop w:val="0"/>
      <w:marBottom w:val="0"/>
      <w:divBdr>
        <w:top w:val="none" w:sz="0" w:space="0" w:color="auto"/>
        <w:left w:val="none" w:sz="0" w:space="0" w:color="auto"/>
        <w:bottom w:val="none" w:sz="0" w:space="0" w:color="auto"/>
        <w:right w:val="none" w:sz="0" w:space="0" w:color="auto"/>
      </w:divBdr>
    </w:div>
    <w:div w:id="887492099">
      <w:bodyDiv w:val="1"/>
      <w:marLeft w:val="0"/>
      <w:marRight w:val="0"/>
      <w:marTop w:val="0"/>
      <w:marBottom w:val="0"/>
      <w:divBdr>
        <w:top w:val="none" w:sz="0" w:space="0" w:color="auto"/>
        <w:left w:val="none" w:sz="0" w:space="0" w:color="auto"/>
        <w:bottom w:val="none" w:sz="0" w:space="0" w:color="auto"/>
        <w:right w:val="none" w:sz="0" w:space="0" w:color="auto"/>
      </w:divBdr>
    </w:div>
    <w:div w:id="888304489">
      <w:bodyDiv w:val="1"/>
      <w:marLeft w:val="0"/>
      <w:marRight w:val="0"/>
      <w:marTop w:val="0"/>
      <w:marBottom w:val="0"/>
      <w:divBdr>
        <w:top w:val="none" w:sz="0" w:space="0" w:color="auto"/>
        <w:left w:val="none" w:sz="0" w:space="0" w:color="auto"/>
        <w:bottom w:val="none" w:sz="0" w:space="0" w:color="auto"/>
        <w:right w:val="none" w:sz="0" w:space="0" w:color="auto"/>
      </w:divBdr>
    </w:div>
    <w:div w:id="888492283">
      <w:bodyDiv w:val="1"/>
      <w:marLeft w:val="0"/>
      <w:marRight w:val="0"/>
      <w:marTop w:val="0"/>
      <w:marBottom w:val="0"/>
      <w:divBdr>
        <w:top w:val="none" w:sz="0" w:space="0" w:color="auto"/>
        <w:left w:val="none" w:sz="0" w:space="0" w:color="auto"/>
        <w:bottom w:val="none" w:sz="0" w:space="0" w:color="auto"/>
        <w:right w:val="none" w:sz="0" w:space="0" w:color="auto"/>
      </w:divBdr>
    </w:div>
    <w:div w:id="888493398">
      <w:bodyDiv w:val="1"/>
      <w:marLeft w:val="0"/>
      <w:marRight w:val="0"/>
      <w:marTop w:val="0"/>
      <w:marBottom w:val="0"/>
      <w:divBdr>
        <w:top w:val="none" w:sz="0" w:space="0" w:color="auto"/>
        <w:left w:val="none" w:sz="0" w:space="0" w:color="auto"/>
        <w:bottom w:val="none" w:sz="0" w:space="0" w:color="auto"/>
        <w:right w:val="none" w:sz="0" w:space="0" w:color="auto"/>
      </w:divBdr>
    </w:div>
    <w:div w:id="888538474">
      <w:bodyDiv w:val="1"/>
      <w:marLeft w:val="0"/>
      <w:marRight w:val="0"/>
      <w:marTop w:val="0"/>
      <w:marBottom w:val="0"/>
      <w:divBdr>
        <w:top w:val="none" w:sz="0" w:space="0" w:color="auto"/>
        <w:left w:val="none" w:sz="0" w:space="0" w:color="auto"/>
        <w:bottom w:val="none" w:sz="0" w:space="0" w:color="auto"/>
        <w:right w:val="none" w:sz="0" w:space="0" w:color="auto"/>
      </w:divBdr>
    </w:div>
    <w:div w:id="889196207">
      <w:bodyDiv w:val="1"/>
      <w:marLeft w:val="0"/>
      <w:marRight w:val="0"/>
      <w:marTop w:val="0"/>
      <w:marBottom w:val="0"/>
      <w:divBdr>
        <w:top w:val="none" w:sz="0" w:space="0" w:color="auto"/>
        <w:left w:val="none" w:sz="0" w:space="0" w:color="auto"/>
        <w:bottom w:val="none" w:sz="0" w:space="0" w:color="auto"/>
        <w:right w:val="none" w:sz="0" w:space="0" w:color="auto"/>
      </w:divBdr>
    </w:div>
    <w:div w:id="889535376">
      <w:bodyDiv w:val="1"/>
      <w:marLeft w:val="0"/>
      <w:marRight w:val="0"/>
      <w:marTop w:val="0"/>
      <w:marBottom w:val="0"/>
      <w:divBdr>
        <w:top w:val="none" w:sz="0" w:space="0" w:color="auto"/>
        <w:left w:val="none" w:sz="0" w:space="0" w:color="auto"/>
        <w:bottom w:val="none" w:sz="0" w:space="0" w:color="auto"/>
        <w:right w:val="none" w:sz="0" w:space="0" w:color="auto"/>
      </w:divBdr>
    </w:div>
    <w:div w:id="889847858">
      <w:bodyDiv w:val="1"/>
      <w:marLeft w:val="0"/>
      <w:marRight w:val="0"/>
      <w:marTop w:val="0"/>
      <w:marBottom w:val="0"/>
      <w:divBdr>
        <w:top w:val="none" w:sz="0" w:space="0" w:color="auto"/>
        <w:left w:val="none" w:sz="0" w:space="0" w:color="auto"/>
        <w:bottom w:val="none" w:sz="0" w:space="0" w:color="auto"/>
        <w:right w:val="none" w:sz="0" w:space="0" w:color="auto"/>
      </w:divBdr>
    </w:div>
    <w:div w:id="890925722">
      <w:bodyDiv w:val="1"/>
      <w:marLeft w:val="0"/>
      <w:marRight w:val="0"/>
      <w:marTop w:val="0"/>
      <w:marBottom w:val="0"/>
      <w:divBdr>
        <w:top w:val="none" w:sz="0" w:space="0" w:color="auto"/>
        <w:left w:val="none" w:sz="0" w:space="0" w:color="auto"/>
        <w:bottom w:val="none" w:sz="0" w:space="0" w:color="auto"/>
        <w:right w:val="none" w:sz="0" w:space="0" w:color="auto"/>
      </w:divBdr>
    </w:div>
    <w:div w:id="891817477">
      <w:bodyDiv w:val="1"/>
      <w:marLeft w:val="0"/>
      <w:marRight w:val="0"/>
      <w:marTop w:val="0"/>
      <w:marBottom w:val="0"/>
      <w:divBdr>
        <w:top w:val="none" w:sz="0" w:space="0" w:color="auto"/>
        <w:left w:val="none" w:sz="0" w:space="0" w:color="auto"/>
        <w:bottom w:val="none" w:sz="0" w:space="0" w:color="auto"/>
        <w:right w:val="none" w:sz="0" w:space="0" w:color="auto"/>
      </w:divBdr>
    </w:div>
    <w:div w:id="892815630">
      <w:bodyDiv w:val="1"/>
      <w:marLeft w:val="0"/>
      <w:marRight w:val="0"/>
      <w:marTop w:val="0"/>
      <w:marBottom w:val="0"/>
      <w:divBdr>
        <w:top w:val="none" w:sz="0" w:space="0" w:color="auto"/>
        <w:left w:val="none" w:sz="0" w:space="0" w:color="auto"/>
        <w:bottom w:val="none" w:sz="0" w:space="0" w:color="auto"/>
        <w:right w:val="none" w:sz="0" w:space="0" w:color="auto"/>
      </w:divBdr>
    </w:div>
    <w:div w:id="892884437">
      <w:bodyDiv w:val="1"/>
      <w:marLeft w:val="0"/>
      <w:marRight w:val="0"/>
      <w:marTop w:val="0"/>
      <w:marBottom w:val="0"/>
      <w:divBdr>
        <w:top w:val="none" w:sz="0" w:space="0" w:color="auto"/>
        <w:left w:val="none" w:sz="0" w:space="0" w:color="auto"/>
        <w:bottom w:val="none" w:sz="0" w:space="0" w:color="auto"/>
        <w:right w:val="none" w:sz="0" w:space="0" w:color="auto"/>
      </w:divBdr>
    </w:div>
    <w:div w:id="893274215">
      <w:bodyDiv w:val="1"/>
      <w:marLeft w:val="0"/>
      <w:marRight w:val="0"/>
      <w:marTop w:val="0"/>
      <w:marBottom w:val="0"/>
      <w:divBdr>
        <w:top w:val="none" w:sz="0" w:space="0" w:color="auto"/>
        <w:left w:val="none" w:sz="0" w:space="0" w:color="auto"/>
        <w:bottom w:val="none" w:sz="0" w:space="0" w:color="auto"/>
        <w:right w:val="none" w:sz="0" w:space="0" w:color="auto"/>
      </w:divBdr>
    </w:div>
    <w:div w:id="893387890">
      <w:bodyDiv w:val="1"/>
      <w:marLeft w:val="0"/>
      <w:marRight w:val="0"/>
      <w:marTop w:val="0"/>
      <w:marBottom w:val="0"/>
      <w:divBdr>
        <w:top w:val="none" w:sz="0" w:space="0" w:color="auto"/>
        <w:left w:val="none" w:sz="0" w:space="0" w:color="auto"/>
        <w:bottom w:val="none" w:sz="0" w:space="0" w:color="auto"/>
        <w:right w:val="none" w:sz="0" w:space="0" w:color="auto"/>
      </w:divBdr>
    </w:div>
    <w:div w:id="893394664">
      <w:bodyDiv w:val="1"/>
      <w:marLeft w:val="0"/>
      <w:marRight w:val="0"/>
      <w:marTop w:val="0"/>
      <w:marBottom w:val="0"/>
      <w:divBdr>
        <w:top w:val="none" w:sz="0" w:space="0" w:color="auto"/>
        <w:left w:val="none" w:sz="0" w:space="0" w:color="auto"/>
        <w:bottom w:val="none" w:sz="0" w:space="0" w:color="auto"/>
        <w:right w:val="none" w:sz="0" w:space="0" w:color="auto"/>
      </w:divBdr>
    </w:div>
    <w:div w:id="893929423">
      <w:bodyDiv w:val="1"/>
      <w:marLeft w:val="0"/>
      <w:marRight w:val="0"/>
      <w:marTop w:val="0"/>
      <w:marBottom w:val="0"/>
      <w:divBdr>
        <w:top w:val="none" w:sz="0" w:space="0" w:color="auto"/>
        <w:left w:val="none" w:sz="0" w:space="0" w:color="auto"/>
        <w:bottom w:val="none" w:sz="0" w:space="0" w:color="auto"/>
        <w:right w:val="none" w:sz="0" w:space="0" w:color="auto"/>
      </w:divBdr>
    </w:div>
    <w:div w:id="894001724">
      <w:bodyDiv w:val="1"/>
      <w:marLeft w:val="0"/>
      <w:marRight w:val="0"/>
      <w:marTop w:val="0"/>
      <w:marBottom w:val="0"/>
      <w:divBdr>
        <w:top w:val="none" w:sz="0" w:space="0" w:color="auto"/>
        <w:left w:val="none" w:sz="0" w:space="0" w:color="auto"/>
        <w:bottom w:val="none" w:sz="0" w:space="0" w:color="auto"/>
        <w:right w:val="none" w:sz="0" w:space="0" w:color="auto"/>
      </w:divBdr>
    </w:div>
    <w:div w:id="894587101">
      <w:bodyDiv w:val="1"/>
      <w:marLeft w:val="0"/>
      <w:marRight w:val="0"/>
      <w:marTop w:val="0"/>
      <w:marBottom w:val="0"/>
      <w:divBdr>
        <w:top w:val="none" w:sz="0" w:space="0" w:color="auto"/>
        <w:left w:val="none" w:sz="0" w:space="0" w:color="auto"/>
        <w:bottom w:val="none" w:sz="0" w:space="0" w:color="auto"/>
        <w:right w:val="none" w:sz="0" w:space="0" w:color="auto"/>
      </w:divBdr>
    </w:div>
    <w:div w:id="894700698">
      <w:bodyDiv w:val="1"/>
      <w:marLeft w:val="0"/>
      <w:marRight w:val="0"/>
      <w:marTop w:val="0"/>
      <w:marBottom w:val="0"/>
      <w:divBdr>
        <w:top w:val="none" w:sz="0" w:space="0" w:color="auto"/>
        <w:left w:val="none" w:sz="0" w:space="0" w:color="auto"/>
        <w:bottom w:val="none" w:sz="0" w:space="0" w:color="auto"/>
        <w:right w:val="none" w:sz="0" w:space="0" w:color="auto"/>
      </w:divBdr>
    </w:div>
    <w:div w:id="895093209">
      <w:bodyDiv w:val="1"/>
      <w:marLeft w:val="0"/>
      <w:marRight w:val="0"/>
      <w:marTop w:val="0"/>
      <w:marBottom w:val="0"/>
      <w:divBdr>
        <w:top w:val="none" w:sz="0" w:space="0" w:color="auto"/>
        <w:left w:val="none" w:sz="0" w:space="0" w:color="auto"/>
        <w:bottom w:val="none" w:sz="0" w:space="0" w:color="auto"/>
        <w:right w:val="none" w:sz="0" w:space="0" w:color="auto"/>
      </w:divBdr>
    </w:div>
    <w:div w:id="895818028">
      <w:bodyDiv w:val="1"/>
      <w:marLeft w:val="0"/>
      <w:marRight w:val="0"/>
      <w:marTop w:val="0"/>
      <w:marBottom w:val="0"/>
      <w:divBdr>
        <w:top w:val="none" w:sz="0" w:space="0" w:color="auto"/>
        <w:left w:val="none" w:sz="0" w:space="0" w:color="auto"/>
        <w:bottom w:val="none" w:sz="0" w:space="0" w:color="auto"/>
        <w:right w:val="none" w:sz="0" w:space="0" w:color="auto"/>
      </w:divBdr>
    </w:div>
    <w:div w:id="896161828">
      <w:bodyDiv w:val="1"/>
      <w:marLeft w:val="0"/>
      <w:marRight w:val="0"/>
      <w:marTop w:val="0"/>
      <w:marBottom w:val="0"/>
      <w:divBdr>
        <w:top w:val="none" w:sz="0" w:space="0" w:color="auto"/>
        <w:left w:val="none" w:sz="0" w:space="0" w:color="auto"/>
        <w:bottom w:val="none" w:sz="0" w:space="0" w:color="auto"/>
        <w:right w:val="none" w:sz="0" w:space="0" w:color="auto"/>
      </w:divBdr>
    </w:div>
    <w:div w:id="896206420">
      <w:bodyDiv w:val="1"/>
      <w:marLeft w:val="0"/>
      <w:marRight w:val="0"/>
      <w:marTop w:val="0"/>
      <w:marBottom w:val="0"/>
      <w:divBdr>
        <w:top w:val="none" w:sz="0" w:space="0" w:color="auto"/>
        <w:left w:val="none" w:sz="0" w:space="0" w:color="auto"/>
        <w:bottom w:val="none" w:sz="0" w:space="0" w:color="auto"/>
        <w:right w:val="none" w:sz="0" w:space="0" w:color="auto"/>
      </w:divBdr>
    </w:div>
    <w:div w:id="896211469">
      <w:bodyDiv w:val="1"/>
      <w:marLeft w:val="0"/>
      <w:marRight w:val="0"/>
      <w:marTop w:val="0"/>
      <w:marBottom w:val="0"/>
      <w:divBdr>
        <w:top w:val="none" w:sz="0" w:space="0" w:color="auto"/>
        <w:left w:val="none" w:sz="0" w:space="0" w:color="auto"/>
        <w:bottom w:val="none" w:sz="0" w:space="0" w:color="auto"/>
        <w:right w:val="none" w:sz="0" w:space="0" w:color="auto"/>
      </w:divBdr>
    </w:div>
    <w:div w:id="896475929">
      <w:bodyDiv w:val="1"/>
      <w:marLeft w:val="0"/>
      <w:marRight w:val="0"/>
      <w:marTop w:val="0"/>
      <w:marBottom w:val="0"/>
      <w:divBdr>
        <w:top w:val="none" w:sz="0" w:space="0" w:color="auto"/>
        <w:left w:val="none" w:sz="0" w:space="0" w:color="auto"/>
        <w:bottom w:val="none" w:sz="0" w:space="0" w:color="auto"/>
        <w:right w:val="none" w:sz="0" w:space="0" w:color="auto"/>
      </w:divBdr>
    </w:div>
    <w:div w:id="897277928">
      <w:bodyDiv w:val="1"/>
      <w:marLeft w:val="0"/>
      <w:marRight w:val="0"/>
      <w:marTop w:val="0"/>
      <w:marBottom w:val="0"/>
      <w:divBdr>
        <w:top w:val="none" w:sz="0" w:space="0" w:color="auto"/>
        <w:left w:val="none" w:sz="0" w:space="0" w:color="auto"/>
        <w:bottom w:val="none" w:sz="0" w:space="0" w:color="auto"/>
        <w:right w:val="none" w:sz="0" w:space="0" w:color="auto"/>
      </w:divBdr>
    </w:div>
    <w:div w:id="897519376">
      <w:bodyDiv w:val="1"/>
      <w:marLeft w:val="0"/>
      <w:marRight w:val="0"/>
      <w:marTop w:val="0"/>
      <w:marBottom w:val="0"/>
      <w:divBdr>
        <w:top w:val="none" w:sz="0" w:space="0" w:color="auto"/>
        <w:left w:val="none" w:sz="0" w:space="0" w:color="auto"/>
        <w:bottom w:val="none" w:sz="0" w:space="0" w:color="auto"/>
        <w:right w:val="none" w:sz="0" w:space="0" w:color="auto"/>
      </w:divBdr>
    </w:div>
    <w:div w:id="897589904">
      <w:bodyDiv w:val="1"/>
      <w:marLeft w:val="0"/>
      <w:marRight w:val="0"/>
      <w:marTop w:val="0"/>
      <w:marBottom w:val="0"/>
      <w:divBdr>
        <w:top w:val="none" w:sz="0" w:space="0" w:color="auto"/>
        <w:left w:val="none" w:sz="0" w:space="0" w:color="auto"/>
        <w:bottom w:val="none" w:sz="0" w:space="0" w:color="auto"/>
        <w:right w:val="none" w:sz="0" w:space="0" w:color="auto"/>
      </w:divBdr>
    </w:div>
    <w:div w:id="897782768">
      <w:bodyDiv w:val="1"/>
      <w:marLeft w:val="0"/>
      <w:marRight w:val="0"/>
      <w:marTop w:val="0"/>
      <w:marBottom w:val="0"/>
      <w:divBdr>
        <w:top w:val="none" w:sz="0" w:space="0" w:color="auto"/>
        <w:left w:val="none" w:sz="0" w:space="0" w:color="auto"/>
        <w:bottom w:val="none" w:sz="0" w:space="0" w:color="auto"/>
        <w:right w:val="none" w:sz="0" w:space="0" w:color="auto"/>
      </w:divBdr>
    </w:div>
    <w:div w:id="898202234">
      <w:bodyDiv w:val="1"/>
      <w:marLeft w:val="0"/>
      <w:marRight w:val="0"/>
      <w:marTop w:val="0"/>
      <w:marBottom w:val="0"/>
      <w:divBdr>
        <w:top w:val="none" w:sz="0" w:space="0" w:color="auto"/>
        <w:left w:val="none" w:sz="0" w:space="0" w:color="auto"/>
        <w:bottom w:val="none" w:sz="0" w:space="0" w:color="auto"/>
        <w:right w:val="none" w:sz="0" w:space="0" w:color="auto"/>
      </w:divBdr>
    </w:div>
    <w:div w:id="898517810">
      <w:bodyDiv w:val="1"/>
      <w:marLeft w:val="0"/>
      <w:marRight w:val="0"/>
      <w:marTop w:val="0"/>
      <w:marBottom w:val="0"/>
      <w:divBdr>
        <w:top w:val="none" w:sz="0" w:space="0" w:color="auto"/>
        <w:left w:val="none" w:sz="0" w:space="0" w:color="auto"/>
        <w:bottom w:val="none" w:sz="0" w:space="0" w:color="auto"/>
        <w:right w:val="none" w:sz="0" w:space="0" w:color="auto"/>
      </w:divBdr>
    </w:div>
    <w:div w:id="898900201">
      <w:bodyDiv w:val="1"/>
      <w:marLeft w:val="0"/>
      <w:marRight w:val="0"/>
      <w:marTop w:val="0"/>
      <w:marBottom w:val="0"/>
      <w:divBdr>
        <w:top w:val="none" w:sz="0" w:space="0" w:color="auto"/>
        <w:left w:val="none" w:sz="0" w:space="0" w:color="auto"/>
        <w:bottom w:val="none" w:sz="0" w:space="0" w:color="auto"/>
        <w:right w:val="none" w:sz="0" w:space="0" w:color="auto"/>
      </w:divBdr>
    </w:div>
    <w:div w:id="899363929">
      <w:bodyDiv w:val="1"/>
      <w:marLeft w:val="0"/>
      <w:marRight w:val="0"/>
      <w:marTop w:val="0"/>
      <w:marBottom w:val="0"/>
      <w:divBdr>
        <w:top w:val="none" w:sz="0" w:space="0" w:color="auto"/>
        <w:left w:val="none" w:sz="0" w:space="0" w:color="auto"/>
        <w:bottom w:val="none" w:sz="0" w:space="0" w:color="auto"/>
        <w:right w:val="none" w:sz="0" w:space="0" w:color="auto"/>
      </w:divBdr>
    </w:div>
    <w:div w:id="899370137">
      <w:bodyDiv w:val="1"/>
      <w:marLeft w:val="0"/>
      <w:marRight w:val="0"/>
      <w:marTop w:val="0"/>
      <w:marBottom w:val="0"/>
      <w:divBdr>
        <w:top w:val="none" w:sz="0" w:space="0" w:color="auto"/>
        <w:left w:val="none" w:sz="0" w:space="0" w:color="auto"/>
        <w:bottom w:val="none" w:sz="0" w:space="0" w:color="auto"/>
        <w:right w:val="none" w:sz="0" w:space="0" w:color="auto"/>
      </w:divBdr>
    </w:div>
    <w:div w:id="899483774">
      <w:bodyDiv w:val="1"/>
      <w:marLeft w:val="0"/>
      <w:marRight w:val="0"/>
      <w:marTop w:val="0"/>
      <w:marBottom w:val="0"/>
      <w:divBdr>
        <w:top w:val="none" w:sz="0" w:space="0" w:color="auto"/>
        <w:left w:val="none" w:sz="0" w:space="0" w:color="auto"/>
        <w:bottom w:val="none" w:sz="0" w:space="0" w:color="auto"/>
        <w:right w:val="none" w:sz="0" w:space="0" w:color="auto"/>
      </w:divBdr>
    </w:div>
    <w:div w:id="900866722">
      <w:bodyDiv w:val="1"/>
      <w:marLeft w:val="0"/>
      <w:marRight w:val="0"/>
      <w:marTop w:val="0"/>
      <w:marBottom w:val="0"/>
      <w:divBdr>
        <w:top w:val="none" w:sz="0" w:space="0" w:color="auto"/>
        <w:left w:val="none" w:sz="0" w:space="0" w:color="auto"/>
        <w:bottom w:val="none" w:sz="0" w:space="0" w:color="auto"/>
        <w:right w:val="none" w:sz="0" w:space="0" w:color="auto"/>
      </w:divBdr>
    </w:div>
    <w:div w:id="900991256">
      <w:bodyDiv w:val="1"/>
      <w:marLeft w:val="0"/>
      <w:marRight w:val="0"/>
      <w:marTop w:val="0"/>
      <w:marBottom w:val="0"/>
      <w:divBdr>
        <w:top w:val="none" w:sz="0" w:space="0" w:color="auto"/>
        <w:left w:val="none" w:sz="0" w:space="0" w:color="auto"/>
        <w:bottom w:val="none" w:sz="0" w:space="0" w:color="auto"/>
        <w:right w:val="none" w:sz="0" w:space="0" w:color="auto"/>
      </w:divBdr>
    </w:div>
    <w:div w:id="901984502">
      <w:bodyDiv w:val="1"/>
      <w:marLeft w:val="0"/>
      <w:marRight w:val="0"/>
      <w:marTop w:val="0"/>
      <w:marBottom w:val="0"/>
      <w:divBdr>
        <w:top w:val="none" w:sz="0" w:space="0" w:color="auto"/>
        <w:left w:val="none" w:sz="0" w:space="0" w:color="auto"/>
        <w:bottom w:val="none" w:sz="0" w:space="0" w:color="auto"/>
        <w:right w:val="none" w:sz="0" w:space="0" w:color="auto"/>
      </w:divBdr>
    </w:div>
    <w:div w:id="902258034">
      <w:bodyDiv w:val="1"/>
      <w:marLeft w:val="0"/>
      <w:marRight w:val="0"/>
      <w:marTop w:val="0"/>
      <w:marBottom w:val="0"/>
      <w:divBdr>
        <w:top w:val="none" w:sz="0" w:space="0" w:color="auto"/>
        <w:left w:val="none" w:sz="0" w:space="0" w:color="auto"/>
        <w:bottom w:val="none" w:sz="0" w:space="0" w:color="auto"/>
        <w:right w:val="none" w:sz="0" w:space="0" w:color="auto"/>
      </w:divBdr>
    </w:div>
    <w:div w:id="902712792">
      <w:bodyDiv w:val="1"/>
      <w:marLeft w:val="0"/>
      <w:marRight w:val="0"/>
      <w:marTop w:val="0"/>
      <w:marBottom w:val="0"/>
      <w:divBdr>
        <w:top w:val="none" w:sz="0" w:space="0" w:color="auto"/>
        <w:left w:val="none" w:sz="0" w:space="0" w:color="auto"/>
        <w:bottom w:val="none" w:sz="0" w:space="0" w:color="auto"/>
        <w:right w:val="none" w:sz="0" w:space="0" w:color="auto"/>
      </w:divBdr>
    </w:div>
    <w:div w:id="903419297">
      <w:bodyDiv w:val="1"/>
      <w:marLeft w:val="0"/>
      <w:marRight w:val="0"/>
      <w:marTop w:val="0"/>
      <w:marBottom w:val="0"/>
      <w:divBdr>
        <w:top w:val="none" w:sz="0" w:space="0" w:color="auto"/>
        <w:left w:val="none" w:sz="0" w:space="0" w:color="auto"/>
        <w:bottom w:val="none" w:sz="0" w:space="0" w:color="auto"/>
        <w:right w:val="none" w:sz="0" w:space="0" w:color="auto"/>
      </w:divBdr>
    </w:div>
    <w:div w:id="903878498">
      <w:bodyDiv w:val="1"/>
      <w:marLeft w:val="0"/>
      <w:marRight w:val="0"/>
      <w:marTop w:val="0"/>
      <w:marBottom w:val="0"/>
      <w:divBdr>
        <w:top w:val="none" w:sz="0" w:space="0" w:color="auto"/>
        <w:left w:val="none" w:sz="0" w:space="0" w:color="auto"/>
        <w:bottom w:val="none" w:sz="0" w:space="0" w:color="auto"/>
        <w:right w:val="none" w:sz="0" w:space="0" w:color="auto"/>
      </w:divBdr>
    </w:div>
    <w:div w:id="904073596">
      <w:bodyDiv w:val="1"/>
      <w:marLeft w:val="0"/>
      <w:marRight w:val="0"/>
      <w:marTop w:val="0"/>
      <w:marBottom w:val="0"/>
      <w:divBdr>
        <w:top w:val="none" w:sz="0" w:space="0" w:color="auto"/>
        <w:left w:val="none" w:sz="0" w:space="0" w:color="auto"/>
        <w:bottom w:val="none" w:sz="0" w:space="0" w:color="auto"/>
        <w:right w:val="none" w:sz="0" w:space="0" w:color="auto"/>
      </w:divBdr>
    </w:div>
    <w:div w:id="904413741">
      <w:bodyDiv w:val="1"/>
      <w:marLeft w:val="0"/>
      <w:marRight w:val="0"/>
      <w:marTop w:val="0"/>
      <w:marBottom w:val="0"/>
      <w:divBdr>
        <w:top w:val="none" w:sz="0" w:space="0" w:color="auto"/>
        <w:left w:val="none" w:sz="0" w:space="0" w:color="auto"/>
        <w:bottom w:val="none" w:sz="0" w:space="0" w:color="auto"/>
        <w:right w:val="none" w:sz="0" w:space="0" w:color="auto"/>
      </w:divBdr>
    </w:div>
    <w:div w:id="905653862">
      <w:bodyDiv w:val="1"/>
      <w:marLeft w:val="0"/>
      <w:marRight w:val="0"/>
      <w:marTop w:val="0"/>
      <w:marBottom w:val="0"/>
      <w:divBdr>
        <w:top w:val="none" w:sz="0" w:space="0" w:color="auto"/>
        <w:left w:val="none" w:sz="0" w:space="0" w:color="auto"/>
        <w:bottom w:val="none" w:sz="0" w:space="0" w:color="auto"/>
        <w:right w:val="none" w:sz="0" w:space="0" w:color="auto"/>
      </w:divBdr>
    </w:div>
    <w:div w:id="905997355">
      <w:bodyDiv w:val="1"/>
      <w:marLeft w:val="0"/>
      <w:marRight w:val="0"/>
      <w:marTop w:val="0"/>
      <w:marBottom w:val="0"/>
      <w:divBdr>
        <w:top w:val="none" w:sz="0" w:space="0" w:color="auto"/>
        <w:left w:val="none" w:sz="0" w:space="0" w:color="auto"/>
        <w:bottom w:val="none" w:sz="0" w:space="0" w:color="auto"/>
        <w:right w:val="none" w:sz="0" w:space="0" w:color="auto"/>
      </w:divBdr>
    </w:div>
    <w:div w:id="906036124">
      <w:bodyDiv w:val="1"/>
      <w:marLeft w:val="0"/>
      <w:marRight w:val="0"/>
      <w:marTop w:val="0"/>
      <w:marBottom w:val="0"/>
      <w:divBdr>
        <w:top w:val="none" w:sz="0" w:space="0" w:color="auto"/>
        <w:left w:val="none" w:sz="0" w:space="0" w:color="auto"/>
        <w:bottom w:val="none" w:sz="0" w:space="0" w:color="auto"/>
        <w:right w:val="none" w:sz="0" w:space="0" w:color="auto"/>
      </w:divBdr>
    </w:div>
    <w:div w:id="906037789">
      <w:bodyDiv w:val="1"/>
      <w:marLeft w:val="0"/>
      <w:marRight w:val="0"/>
      <w:marTop w:val="0"/>
      <w:marBottom w:val="0"/>
      <w:divBdr>
        <w:top w:val="none" w:sz="0" w:space="0" w:color="auto"/>
        <w:left w:val="none" w:sz="0" w:space="0" w:color="auto"/>
        <w:bottom w:val="none" w:sz="0" w:space="0" w:color="auto"/>
        <w:right w:val="none" w:sz="0" w:space="0" w:color="auto"/>
      </w:divBdr>
    </w:div>
    <w:div w:id="906453457">
      <w:bodyDiv w:val="1"/>
      <w:marLeft w:val="0"/>
      <w:marRight w:val="0"/>
      <w:marTop w:val="0"/>
      <w:marBottom w:val="0"/>
      <w:divBdr>
        <w:top w:val="none" w:sz="0" w:space="0" w:color="auto"/>
        <w:left w:val="none" w:sz="0" w:space="0" w:color="auto"/>
        <w:bottom w:val="none" w:sz="0" w:space="0" w:color="auto"/>
        <w:right w:val="none" w:sz="0" w:space="0" w:color="auto"/>
      </w:divBdr>
    </w:div>
    <w:div w:id="906771009">
      <w:bodyDiv w:val="1"/>
      <w:marLeft w:val="0"/>
      <w:marRight w:val="0"/>
      <w:marTop w:val="0"/>
      <w:marBottom w:val="0"/>
      <w:divBdr>
        <w:top w:val="none" w:sz="0" w:space="0" w:color="auto"/>
        <w:left w:val="none" w:sz="0" w:space="0" w:color="auto"/>
        <w:bottom w:val="none" w:sz="0" w:space="0" w:color="auto"/>
        <w:right w:val="none" w:sz="0" w:space="0" w:color="auto"/>
      </w:divBdr>
    </w:div>
    <w:div w:id="907225926">
      <w:bodyDiv w:val="1"/>
      <w:marLeft w:val="0"/>
      <w:marRight w:val="0"/>
      <w:marTop w:val="0"/>
      <w:marBottom w:val="0"/>
      <w:divBdr>
        <w:top w:val="none" w:sz="0" w:space="0" w:color="auto"/>
        <w:left w:val="none" w:sz="0" w:space="0" w:color="auto"/>
        <w:bottom w:val="none" w:sz="0" w:space="0" w:color="auto"/>
        <w:right w:val="none" w:sz="0" w:space="0" w:color="auto"/>
      </w:divBdr>
    </w:div>
    <w:div w:id="907229511">
      <w:bodyDiv w:val="1"/>
      <w:marLeft w:val="0"/>
      <w:marRight w:val="0"/>
      <w:marTop w:val="0"/>
      <w:marBottom w:val="0"/>
      <w:divBdr>
        <w:top w:val="none" w:sz="0" w:space="0" w:color="auto"/>
        <w:left w:val="none" w:sz="0" w:space="0" w:color="auto"/>
        <w:bottom w:val="none" w:sz="0" w:space="0" w:color="auto"/>
        <w:right w:val="none" w:sz="0" w:space="0" w:color="auto"/>
      </w:divBdr>
    </w:div>
    <w:div w:id="907299631">
      <w:bodyDiv w:val="1"/>
      <w:marLeft w:val="0"/>
      <w:marRight w:val="0"/>
      <w:marTop w:val="0"/>
      <w:marBottom w:val="0"/>
      <w:divBdr>
        <w:top w:val="none" w:sz="0" w:space="0" w:color="auto"/>
        <w:left w:val="none" w:sz="0" w:space="0" w:color="auto"/>
        <w:bottom w:val="none" w:sz="0" w:space="0" w:color="auto"/>
        <w:right w:val="none" w:sz="0" w:space="0" w:color="auto"/>
      </w:divBdr>
    </w:div>
    <w:div w:id="907574740">
      <w:bodyDiv w:val="1"/>
      <w:marLeft w:val="0"/>
      <w:marRight w:val="0"/>
      <w:marTop w:val="0"/>
      <w:marBottom w:val="0"/>
      <w:divBdr>
        <w:top w:val="none" w:sz="0" w:space="0" w:color="auto"/>
        <w:left w:val="none" w:sz="0" w:space="0" w:color="auto"/>
        <w:bottom w:val="none" w:sz="0" w:space="0" w:color="auto"/>
        <w:right w:val="none" w:sz="0" w:space="0" w:color="auto"/>
      </w:divBdr>
    </w:div>
    <w:div w:id="907613101">
      <w:bodyDiv w:val="1"/>
      <w:marLeft w:val="0"/>
      <w:marRight w:val="0"/>
      <w:marTop w:val="0"/>
      <w:marBottom w:val="0"/>
      <w:divBdr>
        <w:top w:val="none" w:sz="0" w:space="0" w:color="auto"/>
        <w:left w:val="none" w:sz="0" w:space="0" w:color="auto"/>
        <w:bottom w:val="none" w:sz="0" w:space="0" w:color="auto"/>
        <w:right w:val="none" w:sz="0" w:space="0" w:color="auto"/>
      </w:divBdr>
    </w:div>
    <w:div w:id="907879528">
      <w:bodyDiv w:val="1"/>
      <w:marLeft w:val="0"/>
      <w:marRight w:val="0"/>
      <w:marTop w:val="0"/>
      <w:marBottom w:val="0"/>
      <w:divBdr>
        <w:top w:val="none" w:sz="0" w:space="0" w:color="auto"/>
        <w:left w:val="none" w:sz="0" w:space="0" w:color="auto"/>
        <w:bottom w:val="none" w:sz="0" w:space="0" w:color="auto"/>
        <w:right w:val="none" w:sz="0" w:space="0" w:color="auto"/>
      </w:divBdr>
    </w:div>
    <w:div w:id="908005329">
      <w:bodyDiv w:val="1"/>
      <w:marLeft w:val="0"/>
      <w:marRight w:val="0"/>
      <w:marTop w:val="0"/>
      <w:marBottom w:val="0"/>
      <w:divBdr>
        <w:top w:val="none" w:sz="0" w:space="0" w:color="auto"/>
        <w:left w:val="none" w:sz="0" w:space="0" w:color="auto"/>
        <w:bottom w:val="none" w:sz="0" w:space="0" w:color="auto"/>
        <w:right w:val="none" w:sz="0" w:space="0" w:color="auto"/>
      </w:divBdr>
    </w:div>
    <w:div w:id="908924767">
      <w:bodyDiv w:val="1"/>
      <w:marLeft w:val="0"/>
      <w:marRight w:val="0"/>
      <w:marTop w:val="0"/>
      <w:marBottom w:val="0"/>
      <w:divBdr>
        <w:top w:val="none" w:sz="0" w:space="0" w:color="auto"/>
        <w:left w:val="none" w:sz="0" w:space="0" w:color="auto"/>
        <w:bottom w:val="none" w:sz="0" w:space="0" w:color="auto"/>
        <w:right w:val="none" w:sz="0" w:space="0" w:color="auto"/>
      </w:divBdr>
    </w:div>
    <w:div w:id="909117344">
      <w:bodyDiv w:val="1"/>
      <w:marLeft w:val="0"/>
      <w:marRight w:val="0"/>
      <w:marTop w:val="0"/>
      <w:marBottom w:val="0"/>
      <w:divBdr>
        <w:top w:val="none" w:sz="0" w:space="0" w:color="auto"/>
        <w:left w:val="none" w:sz="0" w:space="0" w:color="auto"/>
        <w:bottom w:val="none" w:sz="0" w:space="0" w:color="auto"/>
        <w:right w:val="none" w:sz="0" w:space="0" w:color="auto"/>
      </w:divBdr>
    </w:div>
    <w:div w:id="910122279">
      <w:bodyDiv w:val="1"/>
      <w:marLeft w:val="0"/>
      <w:marRight w:val="0"/>
      <w:marTop w:val="0"/>
      <w:marBottom w:val="0"/>
      <w:divBdr>
        <w:top w:val="none" w:sz="0" w:space="0" w:color="auto"/>
        <w:left w:val="none" w:sz="0" w:space="0" w:color="auto"/>
        <w:bottom w:val="none" w:sz="0" w:space="0" w:color="auto"/>
        <w:right w:val="none" w:sz="0" w:space="0" w:color="auto"/>
      </w:divBdr>
    </w:div>
    <w:div w:id="910307257">
      <w:bodyDiv w:val="1"/>
      <w:marLeft w:val="0"/>
      <w:marRight w:val="0"/>
      <w:marTop w:val="0"/>
      <w:marBottom w:val="0"/>
      <w:divBdr>
        <w:top w:val="none" w:sz="0" w:space="0" w:color="auto"/>
        <w:left w:val="none" w:sz="0" w:space="0" w:color="auto"/>
        <w:bottom w:val="none" w:sz="0" w:space="0" w:color="auto"/>
        <w:right w:val="none" w:sz="0" w:space="0" w:color="auto"/>
      </w:divBdr>
    </w:div>
    <w:div w:id="910580365">
      <w:bodyDiv w:val="1"/>
      <w:marLeft w:val="0"/>
      <w:marRight w:val="0"/>
      <w:marTop w:val="0"/>
      <w:marBottom w:val="0"/>
      <w:divBdr>
        <w:top w:val="none" w:sz="0" w:space="0" w:color="auto"/>
        <w:left w:val="none" w:sz="0" w:space="0" w:color="auto"/>
        <w:bottom w:val="none" w:sz="0" w:space="0" w:color="auto"/>
        <w:right w:val="none" w:sz="0" w:space="0" w:color="auto"/>
      </w:divBdr>
    </w:div>
    <w:div w:id="910964240">
      <w:bodyDiv w:val="1"/>
      <w:marLeft w:val="0"/>
      <w:marRight w:val="0"/>
      <w:marTop w:val="0"/>
      <w:marBottom w:val="0"/>
      <w:divBdr>
        <w:top w:val="none" w:sz="0" w:space="0" w:color="auto"/>
        <w:left w:val="none" w:sz="0" w:space="0" w:color="auto"/>
        <w:bottom w:val="none" w:sz="0" w:space="0" w:color="auto"/>
        <w:right w:val="none" w:sz="0" w:space="0" w:color="auto"/>
      </w:divBdr>
    </w:div>
    <w:div w:id="910968332">
      <w:bodyDiv w:val="1"/>
      <w:marLeft w:val="0"/>
      <w:marRight w:val="0"/>
      <w:marTop w:val="0"/>
      <w:marBottom w:val="0"/>
      <w:divBdr>
        <w:top w:val="none" w:sz="0" w:space="0" w:color="auto"/>
        <w:left w:val="none" w:sz="0" w:space="0" w:color="auto"/>
        <w:bottom w:val="none" w:sz="0" w:space="0" w:color="auto"/>
        <w:right w:val="none" w:sz="0" w:space="0" w:color="auto"/>
      </w:divBdr>
    </w:div>
    <w:div w:id="911620809">
      <w:bodyDiv w:val="1"/>
      <w:marLeft w:val="0"/>
      <w:marRight w:val="0"/>
      <w:marTop w:val="0"/>
      <w:marBottom w:val="0"/>
      <w:divBdr>
        <w:top w:val="none" w:sz="0" w:space="0" w:color="auto"/>
        <w:left w:val="none" w:sz="0" w:space="0" w:color="auto"/>
        <w:bottom w:val="none" w:sz="0" w:space="0" w:color="auto"/>
        <w:right w:val="none" w:sz="0" w:space="0" w:color="auto"/>
      </w:divBdr>
    </w:div>
    <w:div w:id="912424799">
      <w:bodyDiv w:val="1"/>
      <w:marLeft w:val="0"/>
      <w:marRight w:val="0"/>
      <w:marTop w:val="0"/>
      <w:marBottom w:val="0"/>
      <w:divBdr>
        <w:top w:val="none" w:sz="0" w:space="0" w:color="auto"/>
        <w:left w:val="none" w:sz="0" w:space="0" w:color="auto"/>
        <w:bottom w:val="none" w:sz="0" w:space="0" w:color="auto"/>
        <w:right w:val="none" w:sz="0" w:space="0" w:color="auto"/>
      </w:divBdr>
    </w:div>
    <w:div w:id="914046289">
      <w:bodyDiv w:val="1"/>
      <w:marLeft w:val="0"/>
      <w:marRight w:val="0"/>
      <w:marTop w:val="0"/>
      <w:marBottom w:val="0"/>
      <w:divBdr>
        <w:top w:val="none" w:sz="0" w:space="0" w:color="auto"/>
        <w:left w:val="none" w:sz="0" w:space="0" w:color="auto"/>
        <w:bottom w:val="none" w:sz="0" w:space="0" w:color="auto"/>
        <w:right w:val="none" w:sz="0" w:space="0" w:color="auto"/>
      </w:divBdr>
    </w:div>
    <w:div w:id="914512858">
      <w:bodyDiv w:val="1"/>
      <w:marLeft w:val="0"/>
      <w:marRight w:val="0"/>
      <w:marTop w:val="0"/>
      <w:marBottom w:val="0"/>
      <w:divBdr>
        <w:top w:val="none" w:sz="0" w:space="0" w:color="auto"/>
        <w:left w:val="none" w:sz="0" w:space="0" w:color="auto"/>
        <w:bottom w:val="none" w:sz="0" w:space="0" w:color="auto"/>
        <w:right w:val="none" w:sz="0" w:space="0" w:color="auto"/>
      </w:divBdr>
    </w:div>
    <w:div w:id="914974840">
      <w:bodyDiv w:val="1"/>
      <w:marLeft w:val="0"/>
      <w:marRight w:val="0"/>
      <w:marTop w:val="0"/>
      <w:marBottom w:val="0"/>
      <w:divBdr>
        <w:top w:val="none" w:sz="0" w:space="0" w:color="auto"/>
        <w:left w:val="none" w:sz="0" w:space="0" w:color="auto"/>
        <w:bottom w:val="none" w:sz="0" w:space="0" w:color="auto"/>
        <w:right w:val="none" w:sz="0" w:space="0" w:color="auto"/>
      </w:divBdr>
    </w:div>
    <w:div w:id="915014046">
      <w:bodyDiv w:val="1"/>
      <w:marLeft w:val="0"/>
      <w:marRight w:val="0"/>
      <w:marTop w:val="0"/>
      <w:marBottom w:val="0"/>
      <w:divBdr>
        <w:top w:val="none" w:sz="0" w:space="0" w:color="auto"/>
        <w:left w:val="none" w:sz="0" w:space="0" w:color="auto"/>
        <w:bottom w:val="none" w:sz="0" w:space="0" w:color="auto"/>
        <w:right w:val="none" w:sz="0" w:space="0" w:color="auto"/>
      </w:divBdr>
    </w:div>
    <w:div w:id="915286964">
      <w:bodyDiv w:val="1"/>
      <w:marLeft w:val="0"/>
      <w:marRight w:val="0"/>
      <w:marTop w:val="0"/>
      <w:marBottom w:val="0"/>
      <w:divBdr>
        <w:top w:val="none" w:sz="0" w:space="0" w:color="auto"/>
        <w:left w:val="none" w:sz="0" w:space="0" w:color="auto"/>
        <w:bottom w:val="none" w:sz="0" w:space="0" w:color="auto"/>
        <w:right w:val="none" w:sz="0" w:space="0" w:color="auto"/>
      </w:divBdr>
    </w:div>
    <w:div w:id="915742809">
      <w:bodyDiv w:val="1"/>
      <w:marLeft w:val="0"/>
      <w:marRight w:val="0"/>
      <w:marTop w:val="0"/>
      <w:marBottom w:val="0"/>
      <w:divBdr>
        <w:top w:val="none" w:sz="0" w:space="0" w:color="auto"/>
        <w:left w:val="none" w:sz="0" w:space="0" w:color="auto"/>
        <w:bottom w:val="none" w:sz="0" w:space="0" w:color="auto"/>
        <w:right w:val="none" w:sz="0" w:space="0" w:color="auto"/>
      </w:divBdr>
    </w:div>
    <w:div w:id="917128187">
      <w:bodyDiv w:val="1"/>
      <w:marLeft w:val="0"/>
      <w:marRight w:val="0"/>
      <w:marTop w:val="0"/>
      <w:marBottom w:val="0"/>
      <w:divBdr>
        <w:top w:val="none" w:sz="0" w:space="0" w:color="auto"/>
        <w:left w:val="none" w:sz="0" w:space="0" w:color="auto"/>
        <w:bottom w:val="none" w:sz="0" w:space="0" w:color="auto"/>
        <w:right w:val="none" w:sz="0" w:space="0" w:color="auto"/>
      </w:divBdr>
    </w:div>
    <w:div w:id="917327332">
      <w:bodyDiv w:val="1"/>
      <w:marLeft w:val="0"/>
      <w:marRight w:val="0"/>
      <w:marTop w:val="0"/>
      <w:marBottom w:val="0"/>
      <w:divBdr>
        <w:top w:val="none" w:sz="0" w:space="0" w:color="auto"/>
        <w:left w:val="none" w:sz="0" w:space="0" w:color="auto"/>
        <w:bottom w:val="none" w:sz="0" w:space="0" w:color="auto"/>
        <w:right w:val="none" w:sz="0" w:space="0" w:color="auto"/>
      </w:divBdr>
    </w:div>
    <w:div w:id="917592290">
      <w:bodyDiv w:val="1"/>
      <w:marLeft w:val="0"/>
      <w:marRight w:val="0"/>
      <w:marTop w:val="0"/>
      <w:marBottom w:val="0"/>
      <w:divBdr>
        <w:top w:val="none" w:sz="0" w:space="0" w:color="auto"/>
        <w:left w:val="none" w:sz="0" w:space="0" w:color="auto"/>
        <w:bottom w:val="none" w:sz="0" w:space="0" w:color="auto"/>
        <w:right w:val="none" w:sz="0" w:space="0" w:color="auto"/>
      </w:divBdr>
    </w:div>
    <w:div w:id="918440084">
      <w:bodyDiv w:val="1"/>
      <w:marLeft w:val="0"/>
      <w:marRight w:val="0"/>
      <w:marTop w:val="0"/>
      <w:marBottom w:val="0"/>
      <w:divBdr>
        <w:top w:val="none" w:sz="0" w:space="0" w:color="auto"/>
        <w:left w:val="none" w:sz="0" w:space="0" w:color="auto"/>
        <w:bottom w:val="none" w:sz="0" w:space="0" w:color="auto"/>
        <w:right w:val="none" w:sz="0" w:space="0" w:color="auto"/>
      </w:divBdr>
    </w:div>
    <w:div w:id="918756882">
      <w:bodyDiv w:val="1"/>
      <w:marLeft w:val="0"/>
      <w:marRight w:val="0"/>
      <w:marTop w:val="0"/>
      <w:marBottom w:val="0"/>
      <w:divBdr>
        <w:top w:val="none" w:sz="0" w:space="0" w:color="auto"/>
        <w:left w:val="none" w:sz="0" w:space="0" w:color="auto"/>
        <w:bottom w:val="none" w:sz="0" w:space="0" w:color="auto"/>
        <w:right w:val="none" w:sz="0" w:space="0" w:color="auto"/>
      </w:divBdr>
    </w:div>
    <w:div w:id="918832498">
      <w:bodyDiv w:val="1"/>
      <w:marLeft w:val="0"/>
      <w:marRight w:val="0"/>
      <w:marTop w:val="0"/>
      <w:marBottom w:val="0"/>
      <w:divBdr>
        <w:top w:val="none" w:sz="0" w:space="0" w:color="auto"/>
        <w:left w:val="none" w:sz="0" w:space="0" w:color="auto"/>
        <w:bottom w:val="none" w:sz="0" w:space="0" w:color="auto"/>
        <w:right w:val="none" w:sz="0" w:space="0" w:color="auto"/>
      </w:divBdr>
    </w:div>
    <w:div w:id="919171025">
      <w:bodyDiv w:val="1"/>
      <w:marLeft w:val="0"/>
      <w:marRight w:val="0"/>
      <w:marTop w:val="0"/>
      <w:marBottom w:val="0"/>
      <w:divBdr>
        <w:top w:val="none" w:sz="0" w:space="0" w:color="auto"/>
        <w:left w:val="none" w:sz="0" w:space="0" w:color="auto"/>
        <w:bottom w:val="none" w:sz="0" w:space="0" w:color="auto"/>
        <w:right w:val="none" w:sz="0" w:space="0" w:color="auto"/>
      </w:divBdr>
    </w:div>
    <w:div w:id="919172881">
      <w:bodyDiv w:val="1"/>
      <w:marLeft w:val="0"/>
      <w:marRight w:val="0"/>
      <w:marTop w:val="0"/>
      <w:marBottom w:val="0"/>
      <w:divBdr>
        <w:top w:val="none" w:sz="0" w:space="0" w:color="auto"/>
        <w:left w:val="none" w:sz="0" w:space="0" w:color="auto"/>
        <w:bottom w:val="none" w:sz="0" w:space="0" w:color="auto"/>
        <w:right w:val="none" w:sz="0" w:space="0" w:color="auto"/>
      </w:divBdr>
    </w:div>
    <w:div w:id="920144189">
      <w:bodyDiv w:val="1"/>
      <w:marLeft w:val="0"/>
      <w:marRight w:val="0"/>
      <w:marTop w:val="0"/>
      <w:marBottom w:val="0"/>
      <w:divBdr>
        <w:top w:val="none" w:sz="0" w:space="0" w:color="auto"/>
        <w:left w:val="none" w:sz="0" w:space="0" w:color="auto"/>
        <w:bottom w:val="none" w:sz="0" w:space="0" w:color="auto"/>
        <w:right w:val="none" w:sz="0" w:space="0" w:color="auto"/>
      </w:divBdr>
    </w:div>
    <w:div w:id="920288608">
      <w:bodyDiv w:val="1"/>
      <w:marLeft w:val="0"/>
      <w:marRight w:val="0"/>
      <w:marTop w:val="0"/>
      <w:marBottom w:val="0"/>
      <w:divBdr>
        <w:top w:val="none" w:sz="0" w:space="0" w:color="auto"/>
        <w:left w:val="none" w:sz="0" w:space="0" w:color="auto"/>
        <w:bottom w:val="none" w:sz="0" w:space="0" w:color="auto"/>
        <w:right w:val="none" w:sz="0" w:space="0" w:color="auto"/>
      </w:divBdr>
    </w:div>
    <w:div w:id="920604208">
      <w:bodyDiv w:val="1"/>
      <w:marLeft w:val="0"/>
      <w:marRight w:val="0"/>
      <w:marTop w:val="0"/>
      <w:marBottom w:val="0"/>
      <w:divBdr>
        <w:top w:val="none" w:sz="0" w:space="0" w:color="auto"/>
        <w:left w:val="none" w:sz="0" w:space="0" w:color="auto"/>
        <w:bottom w:val="none" w:sz="0" w:space="0" w:color="auto"/>
        <w:right w:val="none" w:sz="0" w:space="0" w:color="auto"/>
      </w:divBdr>
    </w:div>
    <w:div w:id="920717339">
      <w:bodyDiv w:val="1"/>
      <w:marLeft w:val="0"/>
      <w:marRight w:val="0"/>
      <w:marTop w:val="0"/>
      <w:marBottom w:val="0"/>
      <w:divBdr>
        <w:top w:val="none" w:sz="0" w:space="0" w:color="auto"/>
        <w:left w:val="none" w:sz="0" w:space="0" w:color="auto"/>
        <w:bottom w:val="none" w:sz="0" w:space="0" w:color="auto"/>
        <w:right w:val="none" w:sz="0" w:space="0" w:color="auto"/>
      </w:divBdr>
    </w:div>
    <w:div w:id="921446665">
      <w:bodyDiv w:val="1"/>
      <w:marLeft w:val="0"/>
      <w:marRight w:val="0"/>
      <w:marTop w:val="0"/>
      <w:marBottom w:val="0"/>
      <w:divBdr>
        <w:top w:val="none" w:sz="0" w:space="0" w:color="auto"/>
        <w:left w:val="none" w:sz="0" w:space="0" w:color="auto"/>
        <w:bottom w:val="none" w:sz="0" w:space="0" w:color="auto"/>
        <w:right w:val="none" w:sz="0" w:space="0" w:color="auto"/>
      </w:divBdr>
    </w:div>
    <w:div w:id="921527340">
      <w:bodyDiv w:val="1"/>
      <w:marLeft w:val="0"/>
      <w:marRight w:val="0"/>
      <w:marTop w:val="0"/>
      <w:marBottom w:val="0"/>
      <w:divBdr>
        <w:top w:val="none" w:sz="0" w:space="0" w:color="auto"/>
        <w:left w:val="none" w:sz="0" w:space="0" w:color="auto"/>
        <w:bottom w:val="none" w:sz="0" w:space="0" w:color="auto"/>
        <w:right w:val="none" w:sz="0" w:space="0" w:color="auto"/>
      </w:divBdr>
    </w:div>
    <w:div w:id="921573947">
      <w:bodyDiv w:val="1"/>
      <w:marLeft w:val="0"/>
      <w:marRight w:val="0"/>
      <w:marTop w:val="0"/>
      <w:marBottom w:val="0"/>
      <w:divBdr>
        <w:top w:val="none" w:sz="0" w:space="0" w:color="auto"/>
        <w:left w:val="none" w:sz="0" w:space="0" w:color="auto"/>
        <w:bottom w:val="none" w:sz="0" w:space="0" w:color="auto"/>
        <w:right w:val="none" w:sz="0" w:space="0" w:color="auto"/>
      </w:divBdr>
    </w:div>
    <w:div w:id="922108754">
      <w:bodyDiv w:val="1"/>
      <w:marLeft w:val="0"/>
      <w:marRight w:val="0"/>
      <w:marTop w:val="0"/>
      <w:marBottom w:val="0"/>
      <w:divBdr>
        <w:top w:val="none" w:sz="0" w:space="0" w:color="auto"/>
        <w:left w:val="none" w:sz="0" w:space="0" w:color="auto"/>
        <w:bottom w:val="none" w:sz="0" w:space="0" w:color="auto"/>
        <w:right w:val="none" w:sz="0" w:space="0" w:color="auto"/>
      </w:divBdr>
    </w:div>
    <w:div w:id="922571475">
      <w:bodyDiv w:val="1"/>
      <w:marLeft w:val="0"/>
      <w:marRight w:val="0"/>
      <w:marTop w:val="0"/>
      <w:marBottom w:val="0"/>
      <w:divBdr>
        <w:top w:val="none" w:sz="0" w:space="0" w:color="auto"/>
        <w:left w:val="none" w:sz="0" w:space="0" w:color="auto"/>
        <w:bottom w:val="none" w:sz="0" w:space="0" w:color="auto"/>
        <w:right w:val="none" w:sz="0" w:space="0" w:color="auto"/>
      </w:divBdr>
    </w:div>
    <w:div w:id="923075167">
      <w:bodyDiv w:val="1"/>
      <w:marLeft w:val="0"/>
      <w:marRight w:val="0"/>
      <w:marTop w:val="0"/>
      <w:marBottom w:val="0"/>
      <w:divBdr>
        <w:top w:val="none" w:sz="0" w:space="0" w:color="auto"/>
        <w:left w:val="none" w:sz="0" w:space="0" w:color="auto"/>
        <w:bottom w:val="none" w:sz="0" w:space="0" w:color="auto"/>
        <w:right w:val="none" w:sz="0" w:space="0" w:color="auto"/>
      </w:divBdr>
    </w:div>
    <w:div w:id="923539453">
      <w:bodyDiv w:val="1"/>
      <w:marLeft w:val="0"/>
      <w:marRight w:val="0"/>
      <w:marTop w:val="0"/>
      <w:marBottom w:val="0"/>
      <w:divBdr>
        <w:top w:val="none" w:sz="0" w:space="0" w:color="auto"/>
        <w:left w:val="none" w:sz="0" w:space="0" w:color="auto"/>
        <w:bottom w:val="none" w:sz="0" w:space="0" w:color="auto"/>
        <w:right w:val="none" w:sz="0" w:space="0" w:color="auto"/>
      </w:divBdr>
    </w:div>
    <w:div w:id="923874970">
      <w:bodyDiv w:val="1"/>
      <w:marLeft w:val="0"/>
      <w:marRight w:val="0"/>
      <w:marTop w:val="0"/>
      <w:marBottom w:val="0"/>
      <w:divBdr>
        <w:top w:val="none" w:sz="0" w:space="0" w:color="auto"/>
        <w:left w:val="none" w:sz="0" w:space="0" w:color="auto"/>
        <w:bottom w:val="none" w:sz="0" w:space="0" w:color="auto"/>
        <w:right w:val="none" w:sz="0" w:space="0" w:color="auto"/>
      </w:divBdr>
    </w:div>
    <w:div w:id="924344521">
      <w:bodyDiv w:val="1"/>
      <w:marLeft w:val="0"/>
      <w:marRight w:val="0"/>
      <w:marTop w:val="0"/>
      <w:marBottom w:val="0"/>
      <w:divBdr>
        <w:top w:val="none" w:sz="0" w:space="0" w:color="auto"/>
        <w:left w:val="none" w:sz="0" w:space="0" w:color="auto"/>
        <w:bottom w:val="none" w:sz="0" w:space="0" w:color="auto"/>
        <w:right w:val="none" w:sz="0" w:space="0" w:color="auto"/>
      </w:divBdr>
    </w:div>
    <w:div w:id="924459860">
      <w:bodyDiv w:val="1"/>
      <w:marLeft w:val="0"/>
      <w:marRight w:val="0"/>
      <w:marTop w:val="0"/>
      <w:marBottom w:val="0"/>
      <w:divBdr>
        <w:top w:val="none" w:sz="0" w:space="0" w:color="auto"/>
        <w:left w:val="none" w:sz="0" w:space="0" w:color="auto"/>
        <w:bottom w:val="none" w:sz="0" w:space="0" w:color="auto"/>
        <w:right w:val="none" w:sz="0" w:space="0" w:color="auto"/>
      </w:divBdr>
    </w:div>
    <w:div w:id="924534830">
      <w:bodyDiv w:val="1"/>
      <w:marLeft w:val="0"/>
      <w:marRight w:val="0"/>
      <w:marTop w:val="0"/>
      <w:marBottom w:val="0"/>
      <w:divBdr>
        <w:top w:val="none" w:sz="0" w:space="0" w:color="auto"/>
        <w:left w:val="none" w:sz="0" w:space="0" w:color="auto"/>
        <w:bottom w:val="none" w:sz="0" w:space="0" w:color="auto"/>
        <w:right w:val="none" w:sz="0" w:space="0" w:color="auto"/>
      </w:divBdr>
    </w:div>
    <w:div w:id="924605198">
      <w:bodyDiv w:val="1"/>
      <w:marLeft w:val="0"/>
      <w:marRight w:val="0"/>
      <w:marTop w:val="0"/>
      <w:marBottom w:val="0"/>
      <w:divBdr>
        <w:top w:val="none" w:sz="0" w:space="0" w:color="auto"/>
        <w:left w:val="none" w:sz="0" w:space="0" w:color="auto"/>
        <w:bottom w:val="none" w:sz="0" w:space="0" w:color="auto"/>
        <w:right w:val="none" w:sz="0" w:space="0" w:color="auto"/>
      </w:divBdr>
    </w:div>
    <w:div w:id="924655122">
      <w:bodyDiv w:val="1"/>
      <w:marLeft w:val="0"/>
      <w:marRight w:val="0"/>
      <w:marTop w:val="0"/>
      <w:marBottom w:val="0"/>
      <w:divBdr>
        <w:top w:val="none" w:sz="0" w:space="0" w:color="auto"/>
        <w:left w:val="none" w:sz="0" w:space="0" w:color="auto"/>
        <w:bottom w:val="none" w:sz="0" w:space="0" w:color="auto"/>
        <w:right w:val="none" w:sz="0" w:space="0" w:color="auto"/>
      </w:divBdr>
    </w:div>
    <w:div w:id="925573023">
      <w:bodyDiv w:val="1"/>
      <w:marLeft w:val="0"/>
      <w:marRight w:val="0"/>
      <w:marTop w:val="0"/>
      <w:marBottom w:val="0"/>
      <w:divBdr>
        <w:top w:val="none" w:sz="0" w:space="0" w:color="auto"/>
        <w:left w:val="none" w:sz="0" w:space="0" w:color="auto"/>
        <w:bottom w:val="none" w:sz="0" w:space="0" w:color="auto"/>
        <w:right w:val="none" w:sz="0" w:space="0" w:color="auto"/>
      </w:divBdr>
    </w:div>
    <w:div w:id="925915151">
      <w:bodyDiv w:val="1"/>
      <w:marLeft w:val="0"/>
      <w:marRight w:val="0"/>
      <w:marTop w:val="0"/>
      <w:marBottom w:val="0"/>
      <w:divBdr>
        <w:top w:val="none" w:sz="0" w:space="0" w:color="auto"/>
        <w:left w:val="none" w:sz="0" w:space="0" w:color="auto"/>
        <w:bottom w:val="none" w:sz="0" w:space="0" w:color="auto"/>
        <w:right w:val="none" w:sz="0" w:space="0" w:color="auto"/>
      </w:divBdr>
    </w:div>
    <w:div w:id="926227293">
      <w:bodyDiv w:val="1"/>
      <w:marLeft w:val="0"/>
      <w:marRight w:val="0"/>
      <w:marTop w:val="0"/>
      <w:marBottom w:val="0"/>
      <w:divBdr>
        <w:top w:val="none" w:sz="0" w:space="0" w:color="auto"/>
        <w:left w:val="none" w:sz="0" w:space="0" w:color="auto"/>
        <w:bottom w:val="none" w:sz="0" w:space="0" w:color="auto"/>
        <w:right w:val="none" w:sz="0" w:space="0" w:color="auto"/>
      </w:divBdr>
    </w:div>
    <w:div w:id="926689224">
      <w:bodyDiv w:val="1"/>
      <w:marLeft w:val="0"/>
      <w:marRight w:val="0"/>
      <w:marTop w:val="0"/>
      <w:marBottom w:val="0"/>
      <w:divBdr>
        <w:top w:val="none" w:sz="0" w:space="0" w:color="auto"/>
        <w:left w:val="none" w:sz="0" w:space="0" w:color="auto"/>
        <w:bottom w:val="none" w:sz="0" w:space="0" w:color="auto"/>
        <w:right w:val="none" w:sz="0" w:space="0" w:color="auto"/>
      </w:divBdr>
    </w:div>
    <w:div w:id="927349262">
      <w:bodyDiv w:val="1"/>
      <w:marLeft w:val="0"/>
      <w:marRight w:val="0"/>
      <w:marTop w:val="0"/>
      <w:marBottom w:val="0"/>
      <w:divBdr>
        <w:top w:val="none" w:sz="0" w:space="0" w:color="auto"/>
        <w:left w:val="none" w:sz="0" w:space="0" w:color="auto"/>
        <w:bottom w:val="none" w:sz="0" w:space="0" w:color="auto"/>
        <w:right w:val="none" w:sz="0" w:space="0" w:color="auto"/>
      </w:divBdr>
    </w:div>
    <w:div w:id="927619816">
      <w:bodyDiv w:val="1"/>
      <w:marLeft w:val="0"/>
      <w:marRight w:val="0"/>
      <w:marTop w:val="0"/>
      <w:marBottom w:val="0"/>
      <w:divBdr>
        <w:top w:val="none" w:sz="0" w:space="0" w:color="auto"/>
        <w:left w:val="none" w:sz="0" w:space="0" w:color="auto"/>
        <w:bottom w:val="none" w:sz="0" w:space="0" w:color="auto"/>
        <w:right w:val="none" w:sz="0" w:space="0" w:color="auto"/>
      </w:divBdr>
    </w:div>
    <w:div w:id="927806580">
      <w:bodyDiv w:val="1"/>
      <w:marLeft w:val="0"/>
      <w:marRight w:val="0"/>
      <w:marTop w:val="0"/>
      <w:marBottom w:val="0"/>
      <w:divBdr>
        <w:top w:val="none" w:sz="0" w:space="0" w:color="auto"/>
        <w:left w:val="none" w:sz="0" w:space="0" w:color="auto"/>
        <w:bottom w:val="none" w:sz="0" w:space="0" w:color="auto"/>
        <w:right w:val="none" w:sz="0" w:space="0" w:color="auto"/>
      </w:divBdr>
    </w:div>
    <w:div w:id="928273335">
      <w:bodyDiv w:val="1"/>
      <w:marLeft w:val="0"/>
      <w:marRight w:val="0"/>
      <w:marTop w:val="0"/>
      <w:marBottom w:val="0"/>
      <w:divBdr>
        <w:top w:val="none" w:sz="0" w:space="0" w:color="auto"/>
        <w:left w:val="none" w:sz="0" w:space="0" w:color="auto"/>
        <w:bottom w:val="none" w:sz="0" w:space="0" w:color="auto"/>
        <w:right w:val="none" w:sz="0" w:space="0" w:color="auto"/>
      </w:divBdr>
    </w:div>
    <w:div w:id="930115480">
      <w:bodyDiv w:val="1"/>
      <w:marLeft w:val="0"/>
      <w:marRight w:val="0"/>
      <w:marTop w:val="0"/>
      <w:marBottom w:val="0"/>
      <w:divBdr>
        <w:top w:val="none" w:sz="0" w:space="0" w:color="auto"/>
        <w:left w:val="none" w:sz="0" w:space="0" w:color="auto"/>
        <w:bottom w:val="none" w:sz="0" w:space="0" w:color="auto"/>
        <w:right w:val="none" w:sz="0" w:space="0" w:color="auto"/>
      </w:divBdr>
    </w:div>
    <w:div w:id="930351847">
      <w:bodyDiv w:val="1"/>
      <w:marLeft w:val="0"/>
      <w:marRight w:val="0"/>
      <w:marTop w:val="0"/>
      <w:marBottom w:val="0"/>
      <w:divBdr>
        <w:top w:val="none" w:sz="0" w:space="0" w:color="auto"/>
        <w:left w:val="none" w:sz="0" w:space="0" w:color="auto"/>
        <w:bottom w:val="none" w:sz="0" w:space="0" w:color="auto"/>
        <w:right w:val="none" w:sz="0" w:space="0" w:color="auto"/>
      </w:divBdr>
    </w:div>
    <w:div w:id="930819013">
      <w:bodyDiv w:val="1"/>
      <w:marLeft w:val="0"/>
      <w:marRight w:val="0"/>
      <w:marTop w:val="0"/>
      <w:marBottom w:val="0"/>
      <w:divBdr>
        <w:top w:val="none" w:sz="0" w:space="0" w:color="auto"/>
        <w:left w:val="none" w:sz="0" w:space="0" w:color="auto"/>
        <w:bottom w:val="none" w:sz="0" w:space="0" w:color="auto"/>
        <w:right w:val="none" w:sz="0" w:space="0" w:color="auto"/>
      </w:divBdr>
    </w:div>
    <w:div w:id="931160501">
      <w:bodyDiv w:val="1"/>
      <w:marLeft w:val="0"/>
      <w:marRight w:val="0"/>
      <w:marTop w:val="0"/>
      <w:marBottom w:val="0"/>
      <w:divBdr>
        <w:top w:val="none" w:sz="0" w:space="0" w:color="auto"/>
        <w:left w:val="none" w:sz="0" w:space="0" w:color="auto"/>
        <w:bottom w:val="none" w:sz="0" w:space="0" w:color="auto"/>
        <w:right w:val="none" w:sz="0" w:space="0" w:color="auto"/>
      </w:divBdr>
    </w:div>
    <w:div w:id="931359116">
      <w:bodyDiv w:val="1"/>
      <w:marLeft w:val="0"/>
      <w:marRight w:val="0"/>
      <w:marTop w:val="0"/>
      <w:marBottom w:val="0"/>
      <w:divBdr>
        <w:top w:val="none" w:sz="0" w:space="0" w:color="auto"/>
        <w:left w:val="none" w:sz="0" w:space="0" w:color="auto"/>
        <w:bottom w:val="none" w:sz="0" w:space="0" w:color="auto"/>
        <w:right w:val="none" w:sz="0" w:space="0" w:color="auto"/>
      </w:divBdr>
    </w:div>
    <w:div w:id="931553559">
      <w:bodyDiv w:val="1"/>
      <w:marLeft w:val="0"/>
      <w:marRight w:val="0"/>
      <w:marTop w:val="0"/>
      <w:marBottom w:val="0"/>
      <w:divBdr>
        <w:top w:val="none" w:sz="0" w:space="0" w:color="auto"/>
        <w:left w:val="none" w:sz="0" w:space="0" w:color="auto"/>
        <w:bottom w:val="none" w:sz="0" w:space="0" w:color="auto"/>
        <w:right w:val="none" w:sz="0" w:space="0" w:color="auto"/>
      </w:divBdr>
    </w:div>
    <w:div w:id="931817536">
      <w:bodyDiv w:val="1"/>
      <w:marLeft w:val="0"/>
      <w:marRight w:val="0"/>
      <w:marTop w:val="0"/>
      <w:marBottom w:val="0"/>
      <w:divBdr>
        <w:top w:val="none" w:sz="0" w:space="0" w:color="auto"/>
        <w:left w:val="none" w:sz="0" w:space="0" w:color="auto"/>
        <w:bottom w:val="none" w:sz="0" w:space="0" w:color="auto"/>
        <w:right w:val="none" w:sz="0" w:space="0" w:color="auto"/>
      </w:divBdr>
    </w:div>
    <w:div w:id="932394532">
      <w:bodyDiv w:val="1"/>
      <w:marLeft w:val="0"/>
      <w:marRight w:val="0"/>
      <w:marTop w:val="0"/>
      <w:marBottom w:val="0"/>
      <w:divBdr>
        <w:top w:val="none" w:sz="0" w:space="0" w:color="auto"/>
        <w:left w:val="none" w:sz="0" w:space="0" w:color="auto"/>
        <w:bottom w:val="none" w:sz="0" w:space="0" w:color="auto"/>
        <w:right w:val="none" w:sz="0" w:space="0" w:color="auto"/>
      </w:divBdr>
    </w:div>
    <w:div w:id="932475491">
      <w:bodyDiv w:val="1"/>
      <w:marLeft w:val="0"/>
      <w:marRight w:val="0"/>
      <w:marTop w:val="0"/>
      <w:marBottom w:val="0"/>
      <w:divBdr>
        <w:top w:val="none" w:sz="0" w:space="0" w:color="auto"/>
        <w:left w:val="none" w:sz="0" w:space="0" w:color="auto"/>
        <w:bottom w:val="none" w:sz="0" w:space="0" w:color="auto"/>
        <w:right w:val="none" w:sz="0" w:space="0" w:color="auto"/>
      </w:divBdr>
    </w:div>
    <w:div w:id="932594293">
      <w:bodyDiv w:val="1"/>
      <w:marLeft w:val="0"/>
      <w:marRight w:val="0"/>
      <w:marTop w:val="0"/>
      <w:marBottom w:val="0"/>
      <w:divBdr>
        <w:top w:val="none" w:sz="0" w:space="0" w:color="auto"/>
        <w:left w:val="none" w:sz="0" w:space="0" w:color="auto"/>
        <w:bottom w:val="none" w:sz="0" w:space="0" w:color="auto"/>
        <w:right w:val="none" w:sz="0" w:space="0" w:color="auto"/>
      </w:divBdr>
    </w:div>
    <w:div w:id="932736701">
      <w:bodyDiv w:val="1"/>
      <w:marLeft w:val="0"/>
      <w:marRight w:val="0"/>
      <w:marTop w:val="0"/>
      <w:marBottom w:val="0"/>
      <w:divBdr>
        <w:top w:val="none" w:sz="0" w:space="0" w:color="auto"/>
        <w:left w:val="none" w:sz="0" w:space="0" w:color="auto"/>
        <w:bottom w:val="none" w:sz="0" w:space="0" w:color="auto"/>
        <w:right w:val="none" w:sz="0" w:space="0" w:color="auto"/>
      </w:divBdr>
    </w:div>
    <w:div w:id="932784583">
      <w:bodyDiv w:val="1"/>
      <w:marLeft w:val="0"/>
      <w:marRight w:val="0"/>
      <w:marTop w:val="0"/>
      <w:marBottom w:val="0"/>
      <w:divBdr>
        <w:top w:val="none" w:sz="0" w:space="0" w:color="auto"/>
        <w:left w:val="none" w:sz="0" w:space="0" w:color="auto"/>
        <w:bottom w:val="none" w:sz="0" w:space="0" w:color="auto"/>
        <w:right w:val="none" w:sz="0" w:space="0" w:color="auto"/>
      </w:divBdr>
    </w:div>
    <w:div w:id="932974594">
      <w:bodyDiv w:val="1"/>
      <w:marLeft w:val="0"/>
      <w:marRight w:val="0"/>
      <w:marTop w:val="0"/>
      <w:marBottom w:val="0"/>
      <w:divBdr>
        <w:top w:val="none" w:sz="0" w:space="0" w:color="auto"/>
        <w:left w:val="none" w:sz="0" w:space="0" w:color="auto"/>
        <w:bottom w:val="none" w:sz="0" w:space="0" w:color="auto"/>
        <w:right w:val="none" w:sz="0" w:space="0" w:color="auto"/>
      </w:divBdr>
    </w:div>
    <w:div w:id="933250108">
      <w:bodyDiv w:val="1"/>
      <w:marLeft w:val="0"/>
      <w:marRight w:val="0"/>
      <w:marTop w:val="0"/>
      <w:marBottom w:val="0"/>
      <w:divBdr>
        <w:top w:val="none" w:sz="0" w:space="0" w:color="auto"/>
        <w:left w:val="none" w:sz="0" w:space="0" w:color="auto"/>
        <w:bottom w:val="none" w:sz="0" w:space="0" w:color="auto"/>
        <w:right w:val="none" w:sz="0" w:space="0" w:color="auto"/>
      </w:divBdr>
    </w:div>
    <w:div w:id="933704775">
      <w:bodyDiv w:val="1"/>
      <w:marLeft w:val="0"/>
      <w:marRight w:val="0"/>
      <w:marTop w:val="0"/>
      <w:marBottom w:val="0"/>
      <w:divBdr>
        <w:top w:val="none" w:sz="0" w:space="0" w:color="auto"/>
        <w:left w:val="none" w:sz="0" w:space="0" w:color="auto"/>
        <w:bottom w:val="none" w:sz="0" w:space="0" w:color="auto"/>
        <w:right w:val="none" w:sz="0" w:space="0" w:color="auto"/>
      </w:divBdr>
    </w:div>
    <w:div w:id="933824610">
      <w:bodyDiv w:val="1"/>
      <w:marLeft w:val="0"/>
      <w:marRight w:val="0"/>
      <w:marTop w:val="0"/>
      <w:marBottom w:val="0"/>
      <w:divBdr>
        <w:top w:val="none" w:sz="0" w:space="0" w:color="auto"/>
        <w:left w:val="none" w:sz="0" w:space="0" w:color="auto"/>
        <w:bottom w:val="none" w:sz="0" w:space="0" w:color="auto"/>
        <w:right w:val="none" w:sz="0" w:space="0" w:color="auto"/>
      </w:divBdr>
    </w:div>
    <w:div w:id="934098367">
      <w:bodyDiv w:val="1"/>
      <w:marLeft w:val="0"/>
      <w:marRight w:val="0"/>
      <w:marTop w:val="0"/>
      <w:marBottom w:val="0"/>
      <w:divBdr>
        <w:top w:val="none" w:sz="0" w:space="0" w:color="auto"/>
        <w:left w:val="none" w:sz="0" w:space="0" w:color="auto"/>
        <w:bottom w:val="none" w:sz="0" w:space="0" w:color="auto"/>
        <w:right w:val="none" w:sz="0" w:space="0" w:color="auto"/>
      </w:divBdr>
    </w:div>
    <w:div w:id="934167118">
      <w:bodyDiv w:val="1"/>
      <w:marLeft w:val="0"/>
      <w:marRight w:val="0"/>
      <w:marTop w:val="0"/>
      <w:marBottom w:val="0"/>
      <w:divBdr>
        <w:top w:val="none" w:sz="0" w:space="0" w:color="auto"/>
        <w:left w:val="none" w:sz="0" w:space="0" w:color="auto"/>
        <w:bottom w:val="none" w:sz="0" w:space="0" w:color="auto"/>
        <w:right w:val="none" w:sz="0" w:space="0" w:color="auto"/>
      </w:divBdr>
    </w:div>
    <w:div w:id="934439945">
      <w:bodyDiv w:val="1"/>
      <w:marLeft w:val="0"/>
      <w:marRight w:val="0"/>
      <w:marTop w:val="0"/>
      <w:marBottom w:val="0"/>
      <w:divBdr>
        <w:top w:val="none" w:sz="0" w:space="0" w:color="auto"/>
        <w:left w:val="none" w:sz="0" w:space="0" w:color="auto"/>
        <w:bottom w:val="none" w:sz="0" w:space="0" w:color="auto"/>
        <w:right w:val="none" w:sz="0" w:space="0" w:color="auto"/>
      </w:divBdr>
    </w:div>
    <w:div w:id="934509011">
      <w:bodyDiv w:val="1"/>
      <w:marLeft w:val="0"/>
      <w:marRight w:val="0"/>
      <w:marTop w:val="0"/>
      <w:marBottom w:val="0"/>
      <w:divBdr>
        <w:top w:val="none" w:sz="0" w:space="0" w:color="auto"/>
        <w:left w:val="none" w:sz="0" w:space="0" w:color="auto"/>
        <w:bottom w:val="none" w:sz="0" w:space="0" w:color="auto"/>
        <w:right w:val="none" w:sz="0" w:space="0" w:color="auto"/>
      </w:divBdr>
    </w:div>
    <w:div w:id="934675401">
      <w:bodyDiv w:val="1"/>
      <w:marLeft w:val="0"/>
      <w:marRight w:val="0"/>
      <w:marTop w:val="0"/>
      <w:marBottom w:val="0"/>
      <w:divBdr>
        <w:top w:val="none" w:sz="0" w:space="0" w:color="auto"/>
        <w:left w:val="none" w:sz="0" w:space="0" w:color="auto"/>
        <w:bottom w:val="none" w:sz="0" w:space="0" w:color="auto"/>
        <w:right w:val="none" w:sz="0" w:space="0" w:color="auto"/>
      </w:divBdr>
    </w:div>
    <w:div w:id="935554530">
      <w:bodyDiv w:val="1"/>
      <w:marLeft w:val="0"/>
      <w:marRight w:val="0"/>
      <w:marTop w:val="0"/>
      <w:marBottom w:val="0"/>
      <w:divBdr>
        <w:top w:val="none" w:sz="0" w:space="0" w:color="auto"/>
        <w:left w:val="none" w:sz="0" w:space="0" w:color="auto"/>
        <w:bottom w:val="none" w:sz="0" w:space="0" w:color="auto"/>
        <w:right w:val="none" w:sz="0" w:space="0" w:color="auto"/>
      </w:divBdr>
    </w:div>
    <w:div w:id="936131125">
      <w:bodyDiv w:val="1"/>
      <w:marLeft w:val="0"/>
      <w:marRight w:val="0"/>
      <w:marTop w:val="0"/>
      <w:marBottom w:val="0"/>
      <w:divBdr>
        <w:top w:val="none" w:sz="0" w:space="0" w:color="auto"/>
        <w:left w:val="none" w:sz="0" w:space="0" w:color="auto"/>
        <w:bottom w:val="none" w:sz="0" w:space="0" w:color="auto"/>
        <w:right w:val="none" w:sz="0" w:space="0" w:color="auto"/>
      </w:divBdr>
    </w:div>
    <w:div w:id="936136064">
      <w:bodyDiv w:val="1"/>
      <w:marLeft w:val="0"/>
      <w:marRight w:val="0"/>
      <w:marTop w:val="0"/>
      <w:marBottom w:val="0"/>
      <w:divBdr>
        <w:top w:val="none" w:sz="0" w:space="0" w:color="auto"/>
        <w:left w:val="none" w:sz="0" w:space="0" w:color="auto"/>
        <w:bottom w:val="none" w:sz="0" w:space="0" w:color="auto"/>
        <w:right w:val="none" w:sz="0" w:space="0" w:color="auto"/>
      </w:divBdr>
    </w:div>
    <w:div w:id="937446679">
      <w:bodyDiv w:val="1"/>
      <w:marLeft w:val="0"/>
      <w:marRight w:val="0"/>
      <w:marTop w:val="0"/>
      <w:marBottom w:val="0"/>
      <w:divBdr>
        <w:top w:val="none" w:sz="0" w:space="0" w:color="auto"/>
        <w:left w:val="none" w:sz="0" w:space="0" w:color="auto"/>
        <w:bottom w:val="none" w:sz="0" w:space="0" w:color="auto"/>
        <w:right w:val="none" w:sz="0" w:space="0" w:color="auto"/>
      </w:divBdr>
    </w:div>
    <w:div w:id="937561790">
      <w:bodyDiv w:val="1"/>
      <w:marLeft w:val="0"/>
      <w:marRight w:val="0"/>
      <w:marTop w:val="0"/>
      <w:marBottom w:val="0"/>
      <w:divBdr>
        <w:top w:val="none" w:sz="0" w:space="0" w:color="auto"/>
        <w:left w:val="none" w:sz="0" w:space="0" w:color="auto"/>
        <w:bottom w:val="none" w:sz="0" w:space="0" w:color="auto"/>
        <w:right w:val="none" w:sz="0" w:space="0" w:color="auto"/>
      </w:divBdr>
    </w:div>
    <w:div w:id="937717266">
      <w:bodyDiv w:val="1"/>
      <w:marLeft w:val="0"/>
      <w:marRight w:val="0"/>
      <w:marTop w:val="0"/>
      <w:marBottom w:val="0"/>
      <w:divBdr>
        <w:top w:val="none" w:sz="0" w:space="0" w:color="auto"/>
        <w:left w:val="none" w:sz="0" w:space="0" w:color="auto"/>
        <w:bottom w:val="none" w:sz="0" w:space="0" w:color="auto"/>
        <w:right w:val="none" w:sz="0" w:space="0" w:color="auto"/>
      </w:divBdr>
    </w:div>
    <w:div w:id="938290995">
      <w:bodyDiv w:val="1"/>
      <w:marLeft w:val="0"/>
      <w:marRight w:val="0"/>
      <w:marTop w:val="0"/>
      <w:marBottom w:val="0"/>
      <w:divBdr>
        <w:top w:val="none" w:sz="0" w:space="0" w:color="auto"/>
        <w:left w:val="none" w:sz="0" w:space="0" w:color="auto"/>
        <w:bottom w:val="none" w:sz="0" w:space="0" w:color="auto"/>
        <w:right w:val="none" w:sz="0" w:space="0" w:color="auto"/>
      </w:divBdr>
    </w:div>
    <w:div w:id="938371157">
      <w:bodyDiv w:val="1"/>
      <w:marLeft w:val="0"/>
      <w:marRight w:val="0"/>
      <w:marTop w:val="0"/>
      <w:marBottom w:val="0"/>
      <w:divBdr>
        <w:top w:val="none" w:sz="0" w:space="0" w:color="auto"/>
        <w:left w:val="none" w:sz="0" w:space="0" w:color="auto"/>
        <w:bottom w:val="none" w:sz="0" w:space="0" w:color="auto"/>
        <w:right w:val="none" w:sz="0" w:space="0" w:color="auto"/>
      </w:divBdr>
    </w:div>
    <w:div w:id="938561417">
      <w:bodyDiv w:val="1"/>
      <w:marLeft w:val="0"/>
      <w:marRight w:val="0"/>
      <w:marTop w:val="0"/>
      <w:marBottom w:val="0"/>
      <w:divBdr>
        <w:top w:val="none" w:sz="0" w:space="0" w:color="auto"/>
        <w:left w:val="none" w:sz="0" w:space="0" w:color="auto"/>
        <w:bottom w:val="none" w:sz="0" w:space="0" w:color="auto"/>
        <w:right w:val="none" w:sz="0" w:space="0" w:color="auto"/>
      </w:divBdr>
    </w:div>
    <w:div w:id="939264101">
      <w:bodyDiv w:val="1"/>
      <w:marLeft w:val="0"/>
      <w:marRight w:val="0"/>
      <w:marTop w:val="0"/>
      <w:marBottom w:val="0"/>
      <w:divBdr>
        <w:top w:val="none" w:sz="0" w:space="0" w:color="auto"/>
        <w:left w:val="none" w:sz="0" w:space="0" w:color="auto"/>
        <w:bottom w:val="none" w:sz="0" w:space="0" w:color="auto"/>
        <w:right w:val="none" w:sz="0" w:space="0" w:color="auto"/>
      </w:divBdr>
    </w:div>
    <w:div w:id="939482575">
      <w:bodyDiv w:val="1"/>
      <w:marLeft w:val="0"/>
      <w:marRight w:val="0"/>
      <w:marTop w:val="0"/>
      <w:marBottom w:val="0"/>
      <w:divBdr>
        <w:top w:val="none" w:sz="0" w:space="0" w:color="auto"/>
        <w:left w:val="none" w:sz="0" w:space="0" w:color="auto"/>
        <w:bottom w:val="none" w:sz="0" w:space="0" w:color="auto"/>
        <w:right w:val="none" w:sz="0" w:space="0" w:color="auto"/>
      </w:divBdr>
    </w:div>
    <w:div w:id="939795968">
      <w:bodyDiv w:val="1"/>
      <w:marLeft w:val="0"/>
      <w:marRight w:val="0"/>
      <w:marTop w:val="0"/>
      <w:marBottom w:val="0"/>
      <w:divBdr>
        <w:top w:val="none" w:sz="0" w:space="0" w:color="auto"/>
        <w:left w:val="none" w:sz="0" w:space="0" w:color="auto"/>
        <w:bottom w:val="none" w:sz="0" w:space="0" w:color="auto"/>
        <w:right w:val="none" w:sz="0" w:space="0" w:color="auto"/>
      </w:divBdr>
    </w:div>
    <w:div w:id="939992794">
      <w:bodyDiv w:val="1"/>
      <w:marLeft w:val="0"/>
      <w:marRight w:val="0"/>
      <w:marTop w:val="0"/>
      <w:marBottom w:val="0"/>
      <w:divBdr>
        <w:top w:val="none" w:sz="0" w:space="0" w:color="auto"/>
        <w:left w:val="none" w:sz="0" w:space="0" w:color="auto"/>
        <w:bottom w:val="none" w:sz="0" w:space="0" w:color="auto"/>
        <w:right w:val="none" w:sz="0" w:space="0" w:color="auto"/>
      </w:divBdr>
    </w:div>
    <w:div w:id="940722411">
      <w:bodyDiv w:val="1"/>
      <w:marLeft w:val="0"/>
      <w:marRight w:val="0"/>
      <w:marTop w:val="0"/>
      <w:marBottom w:val="0"/>
      <w:divBdr>
        <w:top w:val="none" w:sz="0" w:space="0" w:color="auto"/>
        <w:left w:val="none" w:sz="0" w:space="0" w:color="auto"/>
        <w:bottom w:val="none" w:sz="0" w:space="0" w:color="auto"/>
        <w:right w:val="none" w:sz="0" w:space="0" w:color="auto"/>
      </w:divBdr>
    </w:div>
    <w:div w:id="942807905">
      <w:bodyDiv w:val="1"/>
      <w:marLeft w:val="0"/>
      <w:marRight w:val="0"/>
      <w:marTop w:val="0"/>
      <w:marBottom w:val="0"/>
      <w:divBdr>
        <w:top w:val="none" w:sz="0" w:space="0" w:color="auto"/>
        <w:left w:val="none" w:sz="0" w:space="0" w:color="auto"/>
        <w:bottom w:val="none" w:sz="0" w:space="0" w:color="auto"/>
        <w:right w:val="none" w:sz="0" w:space="0" w:color="auto"/>
      </w:divBdr>
    </w:div>
    <w:div w:id="943077414">
      <w:bodyDiv w:val="1"/>
      <w:marLeft w:val="0"/>
      <w:marRight w:val="0"/>
      <w:marTop w:val="0"/>
      <w:marBottom w:val="0"/>
      <w:divBdr>
        <w:top w:val="none" w:sz="0" w:space="0" w:color="auto"/>
        <w:left w:val="none" w:sz="0" w:space="0" w:color="auto"/>
        <w:bottom w:val="none" w:sz="0" w:space="0" w:color="auto"/>
        <w:right w:val="none" w:sz="0" w:space="0" w:color="auto"/>
      </w:divBdr>
    </w:div>
    <w:div w:id="943197241">
      <w:bodyDiv w:val="1"/>
      <w:marLeft w:val="0"/>
      <w:marRight w:val="0"/>
      <w:marTop w:val="0"/>
      <w:marBottom w:val="0"/>
      <w:divBdr>
        <w:top w:val="none" w:sz="0" w:space="0" w:color="auto"/>
        <w:left w:val="none" w:sz="0" w:space="0" w:color="auto"/>
        <w:bottom w:val="none" w:sz="0" w:space="0" w:color="auto"/>
        <w:right w:val="none" w:sz="0" w:space="0" w:color="auto"/>
      </w:divBdr>
    </w:div>
    <w:div w:id="943684273">
      <w:bodyDiv w:val="1"/>
      <w:marLeft w:val="0"/>
      <w:marRight w:val="0"/>
      <w:marTop w:val="0"/>
      <w:marBottom w:val="0"/>
      <w:divBdr>
        <w:top w:val="none" w:sz="0" w:space="0" w:color="auto"/>
        <w:left w:val="none" w:sz="0" w:space="0" w:color="auto"/>
        <w:bottom w:val="none" w:sz="0" w:space="0" w:color="auto"/>
        <w:right w:val="none" w:sz="0" w:space="0" w:color="auto"/>
      </w:divBdr>
    </w:div>
    <w:div w:id="944078460">
      <w:bodyDiv w:val="1"/>
      <w:marLeft w:val="0"/>
      <w:marRight w:val="0"/>
      <w:marTop w:val="0"/>
      <w:marBottom w:val="0"/>
      <w:divBdr>
        <w:top w:val="none" w:sz="0" w:space="0" w:color="auto"/>
        <w:left w:val="none" w:sz="0" w:space="0" w:color="auto"/>
        <w:bottom w:val="none" w:sz="0" w:space="0" w:color="auto"/>
        <w:right w:val="none" w:sz="0" w:space="0" w:color="auto"/>
      </w:divBdr>
    </w:div>
    <w:div w:id="944309496">
      <w:bodyDiv w:val="1"/>
      <w:marLeft w:val="0"/>
      <w:marRight w:val="0"/>
      <w:marTop w:val="0"/>
      <w:marBottom w:val="0"/>
      <w:divBdr>
        <w:top w:val="none" w:sz="0" w:space="0" w:color="auto"/>
        <w:left w:val="none" w:sz="0" w:space="0" w:color="auto"/>
        <w:bottom w:val="none" w:sz="0" w:space="0" w:color="auto"/>
        <w:right w:val="none" w:sz="0" w:space="0" w:color="auto"/>
      </w:divBdr>
    </w:div>
    <w:div w:id="944338218">
      <w:bodyDiv w:val="1"/>
      <w:marLeft w:val="0"/>
      <w:marRight w:val="0"/>
      <w:marTop w:val="0"/>
      <w:marBottom w:val="0"/>
      <w:divBdr>
        <w:top w:val="none" w:sz="0" w:space="0" w:color="auto"/>
        <w:left w:val="none" w:sz="0" w:space="0" w:color="auto"/>
        <w:bottom w:val="none" w:sz="0" w:space="0" w:color="auto"/>
        <w:right w:val="none" w:sz="0" w:space="0" w:color="auto"/>
      </w:divBdr>
    </w:div>
    <w:div w:id="945043322">
      <w:bodyDiv w:val="1"/>
      <w:marLeft w:val="0"/>
      <w:marRight w:val="0"/>
      <w:marTop w:val="0"/>
      <w:marBottom w:val="0"/>
      <w:divBdr>
        <w:top w:val="none" w:sz="0" w:space="0" w:color="auto"/>
        <w:left w:val="none" w:sz="0" w:space="0" w:color="auto"/>
        <w:bottom w:val="none" w:sz="0" w:space="0" w:color="auto"/>
        <w:right w:val="none" w:sz="0" w:space="0" w:color="auto"/>
      </w:divBdr>
    </w:div>
    <w:div w:id="945160579">
      <w:bodyDiv w:val="1"/>
      <w:marLeft w:val="0"/>
      <w:marRight w:val="0"/>
      <w:marTop w:val="0"/>
      <w:marBottom w:val="0"/>
      <w:divBdr>
        <w:top w:val="none" w:sz="0" w:space="0" w:color="auto"/>
        <w:left w:val="none" w:sz="0" w:space="0" w:color="auto"/>
        <w:bottom w:val="none" w:sz="0" w:space="0" w:color="auto"/>
        <w:right w:val="none" w:sz="0" w:space="0" w:color="auto"/>
      </w:divBdr>
    </w:div>
    <w:div w:id="945384728">
      <w:bodyDiv w:val="1"/>
      <w:marLeft w:val="0"/>
      <w:marRight w:val="0"/>
      <w:marTop w:val="0"/>
      <w:marBottom w:val="0"/>
      <w:divBdr>
        <w:top w:val="none" w:sz="0" w:space="0" w:color="auto"/>
        <w:left w:val="none" w:sz="0" w:space="0" w:color="auto"/>
        <w:bottom w:val="none" w:sz="0" w:space="0" w:color="auto"/>
        <w:right w:val="none" w:sz="0" w:space="0" w:color="auto"/>
      </w:divBdr>
    </w:div>
    <w:div w:id="945499258">
      <w:bodyDiv w:val="1"/>
      <w:marLeft w:val="0"/>
      <w:marRight w:val="0"/>
      <w:marTop w:val="0"/>
      <w:marBottom w:val="0"/>
      <w:divBdr>
        <w:top w:val="none" w:sz="0" w:space="0" w:color="auto"/>
        <w:left w:val="none" w:sz="0" w:space="0" w:color="auto"/>
        <w:bottom w:val="none" w:sz="0" w:space="0" w:color="auto"/>
        <w:right w:val="none" w:sz="0" w:space="0" w:color="auto"/>
      </w:divBdr>
    </w:div>
    <w:div w:id="946618353">
      <w:bodyDiv w:val="1"/>
      <w:marLeft w:val="0"/>
      <w:marRight w:val="0"/>
      <w:marTop w:val="0"/>
      <w:marBottom w:val="0"/>
      <w:divBdr>
        <w:top w:val="none" w:sz="0" w:space="0" w:color="auto"/>
        <w:left w:val="none" w:sz="0" w:space="0" w:color="auto"/>
        <w:bottom w:val="none" w:sz="0" w:space="0" w:color="auto"/>
        <w:right w:val="none" w:sz="0" w:space="0" w:color="auto"/>
      </w:divBdr>
    </w:div>
    <w:div w:id="946741925">
      <w:bodyDiv w:val="1"/>
      <w:marLeft w:val="0"/>
      <w:marRight w:val="0"/>
      <w:marTop w:val="0"/>
      <w:marBottom w:val="0"/>
      <w:divBdr>
        <w:top w:val="none" w:sz="0" w:space="0" w:color="auto"/>
        <w:left w:val="none" w:sz="0" w:space="0" w:color="auto"/>
        <w:bottom w:val="none" w:sz="0" w:space="0" w:color="auto"/>
        <w:right w:val="none" w:sz="0" w:space="0" w:color="auto"/>
      </w:divBdr>
    </w:div>
    <w:div w:id="947544037">
      <w:bodyDiv w:val="1"/>
      <w:marLeft w:val="0"/>
      <w:marRight w:val="0"/>
      <w:marTop w:val="0"/>
      <w:marBottom w:val="0"/>
      <w:divBdr>
        <w:top w:val="none" w:sz="0" w:space="0" w:color="auto"/>
        <w:left w:val="none" w:sz="0" w:space="0" w:color="auto"/>
        <w:bottom w:val="none" w:sz="0" w:space="0" w:color="auto"/>
        <w:right w:val="none" w:sz="0" w:space="0" w:color="auto"/>
      </w:divBdr>
    </w:div>
    <w:div w:id="947546331">
      <w:bodyDiv w:val="1"/>
      <w:marLeft w:val="0"/>
      <w:marRight w:val="0"/>
      <w:marTop w:val="0"/>
      <w:marBottom w:val="0"/>
      <w:divBdr>
        <w:top w:val="none" w:sz="0" w:space="0" w:color="auto"/>
        <w:left w:val="none" w:sz="0" w:space="0" w:color="auto"/>
        <w:bottom w:val="none" w:sz="0" w:space="0" w:color="auto"/>
        <w:right w:val="none" w:sz="0" w:space="0" w:color="auto"/>
      </w:divBdr>
    </w:div>
    <w:div w:id="947586975">
      <w:bodyDiv w:val="1"/>
      <w:marLeft w:val="0"/>
      <w:marRight w:val="0"/>
      <w:marTop w:val="0"/>
      <w:marBottom w:val="0"/>
      <w:divBdr>
        <w:top w:val="none" w:sz="0" w:space="0" w:color="auto"/>
        <w:left w:val="none" w:sz="0" w:space="0" w:color="auto"/>
        <w:bottom w:val="none" w:sz="0" w:space="0" w:color="auto"/>
        <w:right w:val="none" w:sz="0" w:space="0" w:color="auto"/>
      </w:divBdr>
    </w:div>
    <w:div w:id="947930719">
      <w:bodyDiv w:val="1"/>
      <w:marLeft w:val="0"/>
      <w:marRight w:val="0"/>
      <w:marTop w:val="0"/>
      <w:marBottom w:val="0"/>
      <w:divBdr>
        <w:top w:val="none" w:sz="0" w:space="0" w:color="auto"/>
        <w:left w:val="none" w:sz="0" w:space="0" w:color="auto"/>
        <w:bottom w:val="none" w:sz="0" w:space="0" w:color="auto"/>
        <w:right w:val="none" w:sz="0" w:space="0" w:color="auto"/>
      </w:divBdr>
    </w:div>
    <w:div w:id="948049321">
      <w:bodyDiv w:val="1"/>
      <w:marLeft w:val="0"/>
      <w:marRight w:val="0"/>
      <w:marTop w:val="0"/>
      <w:marBottom w:val="0"/>
      <w:divBdr>
        <w:top w:val="none" w:sz="0" w:space="0" w:color="auto"/>
        <w:left w:val="none" w:sz="0" w:space="0" w:color="auto"/>
        <w:bottom w:val="none" w:sz="0" w:space="0" w:color="auto"/>
        <w:right w:val="none" w:sz="0" w:space="0" w:color="auto"/>
      </w:divBdr>
    </w:div>
    <w:div w:id="948197961">
      <w:bodyDiv w:val="1"/>
      <w:marLeft w:val="0"/>
      <w:marRight w:val="0"/>
      <w:marTop w:val="0"/>
      <w:marBottom w:val="0"/>
      <w:divBdr>
        <w:top w:val="none" w:sz="0" w:space="0" w:color="auto"/>
        <w:left w:val="none" w:sz="0" w:space="0" w:color="auto"/>
        <w:bottom w:val="none" w:sz="0" w:space="0" w:color="auto"/>
        <w:right w:val="none" w:sz="0" w:space="0" w:color="auto"/>
      </w:divBdr>
    </w:div>
    <w:div w:id="948584901">
      <w:bodyDiv w:val="1"/>
      <w:marLeft w:val="0"/>
      <w:marRight w:val="0"/>
      <w:marTop w:val="0"/>
      <w:marBottom w:val="0"/>
      <w:divBdr>
        <w:top w:val="none" w:sz="0" w:space="0" w:color="auto"/>
        <w:left w:val="none" w:sz="0" w:space="0" w:color="auto"/>
        <w:bottom w:val="none" w:sz="0" w:space="0" w:color="auto"/>
        <w:right w:val="none" w:sz="0" w:space="0" w:color="auto"/>
      </w:divBdr>
    </w:div>
    <w:div w:id="948705013">
      <w:bodyDiv w:val="1"/>
      <w:marLeft w:val="0"/>
      <w:marRight w:val="0"/>
      <w:marTop w:val="0"/>
      <w:marBottom w:val="0"/>
      <w:divBdr>
        <w:top w:val="none" w:sz="0" w:space="0" w:color="auto"/>
        <w:left w:val="none" w:sz="0" w:space="0" w:color="auto"/>
        <w:bottom w:val="none" w:sz="0" w:space="0" w:color="auto"/>
        <w:right w:val="none" w:sz="0" w:space="0" w:color="auto"/>
      </w:divBdr>
    </w:div>
    <w:div w:id="949698211">
      <w:bodyDiv w:val="1"/>
      <w:marLeft w:val="0"/>
      <w:marRight w:val="0"/>
      <w:marTop w:val="0"/>
      <w:marBottom w:val="0"/>
      <w:divBdr>
        <w:top w:val="none" w:sz="0" w:space="0" w:color="auto"/>
        <w:left w:val="none" w:sz="0" w:space="0" w:color="auto"/>
        <w:bottom w:val="none" w:sz="0" w:space="0" w:color="auto"/>
        <w:right w:val="none" w:sz="0" w:space="0" w:color="auto"/>
      </w:divBdr>
    </w:div>
    <w:div w:id="949749790">
      <w:bodyDiv w:val="1"/>
      <w:marLeft w:val="0"/>
      <w:marRight w:val="0"/>
      <w:marTop w:val="0"/>
      <w:marBottom w:val="0"/>
      <w:divBdr>
        <w:top w:val="none" w:sz="0" w:space="0" w:color="auto"/>
        <w:left w:val="none" w:sz="0" w:space="0" w:color="auto"/>
        <w:bottom w:val="none" w:sz="0" w:space="0" w:color="auto"/>
        <w:right w:val="none" w:sz="0" w:space="0" w:color="auto"/>
      </w:divBdr>
    </w:div>
    <w:div w:id="949971956">
      <w:bodyDiv w:val="1"/>
      <w:marLeft w:val="0"/>
      <w:marRight w:val="0"/>
      <w:marTop w:val="0"/>
      <w:marBottom w:val="0"/>
      <w:divBdr>
        <w:top w:val="none" w:sz="0" w:space="0" w:color="auto"/>
        <w:left w:val="none" w:sz="0" w:space="0" w:color="auto"/>
        <w:bottom w:val="none" w:sz="0" w:space="0" w:color="auto"/>
        <w:right w:val="none" w:sz="0" w:space="0" w:color="auto"/>
      </w:divBdr>
    </w:div>
    <w:div w:id="950207027">
      <w:bodyDiv w:val="1"/>
      <w:marLeft w:val="0"/>
      <w:marRight w:val="0"/>
      <w:marTop w:val="0"/>
      <w:marBottom w:val="0"/>
      <w:divBdr>
        <w:top w:val="none" w:sz="0" w:space="0" w:color="auto"/>
        <w:left w:val="none" w:sz="0" w:space="0" w:color="auto"/>
        <w:bottom w:val="none" w:sz="0" w:space="0" w:color="auto"/>
        <w:right w:val="none" w:sz="0" w:space="0" w:color="auto"/>
      </w:divBdr>
    </w:div>
    <w:div w:id="950549691">
      <w:bodyDiv w:val="1"/>
      <w:marLeft w:val="0"/>
      <w:marRight w:val="0"/>
      <w:marTop w:val="0"/>
      <w:marBottom w:val="0"/>
      <w:divBdr>
        <w:top w:val="none" w:sz="0" w:space="0" w:color="auto"/>
        <w:left w:val="none" w:sz="0" w:space="0" w:color="auto"/>
        <w:bottom w:val="none" w:sz="0" w:space="0" w:color="auto"/>
        <w:right w:val="none" w:sz="0" w:space="0" w:color="auto"/>
      </w:divBdr>
    </w:div>
    <w:div w:id="950670685">
      <w:bodyDiv w:val="1"/>
      <w:marLeft w:val="0"/>
      <w:marRight w:val="0"/>
      <w:marTop w:val="0"/>
      <w:marBottom w:val="0"/>
      <w:divBdr>
        <w:top w:val="none" w:sz="0" w:space="0" w:color="auto"/>
        <w:left w:val="none" w:sz="0" w:space="0" w:color="auto"/>
        <w:bottom w:val="none" w:sz="0" w:space="0" w:color="auto"/>
        <w:right w:val="none" w:sz="0" w:space="0" w:color="auto"/>
      </w:divBdr>
    </w:div>
    <w:div w:id="951473572">
      <w:bodyDiv w:val="1"/>
      <w:marLeft w:val="0"/>
      <w:marRight w:val="0"/>
      <w:marTop w:val="0"/>
      <w:marBottom w:val="0"/>
      <w:divBdr>
        <w:top w:val="none" w:sz="0" w:space="0" w:color="auto"/>
        <w:left w:val="none" w:sz="0" w:space="0" w:color="auto"/>
        <w:bottom w:val="none" w:sz="0" w:space="0" w:color="auto"/>
        <w:right w:val="none" w:sz="0" w:space="0" w:color="auto"/>
      </w:divBdr>
    </w:div>
    <w:div w:id="951742777">
      <w:bodyDiv w:val="1"/>
      <w:marLeft w:val="0"/>
      <w:marRight w:val="0"/>
      <w:marTop w:val="0"/>
      <w:marBottom w:val="0"/>
      <w:divBdr>
        <w:top w:val="none" w:sz="0" w:space="0" w:color="auto"/>
        <w:left w:val="none" w:sz="0" w:space="0" w:color="auto"/>
        <w:bottom w:val="none" w:sz="0" w:space="0" w:color="auto"/>
        <w:right w:val="none" w:sz="0" w:space="0" w:color="auto"/>
      </w:divBdr>
    </w:div>
    <w:div w:id="951859931">
      <w:bodyDiv w:val="1"/>
      <w:marLeft w:val="0"/>
      <w:marRight w:val="0"/>
      <w:marTop w:val="0"/>
      <w:marBottom w:val="0"/>
      <w:divBdr>
        <w:top w:val="none" w:sz="0" w:space="0" w:color="auto"/>
        <w:left w:val="none" w:sz="0" w:space="0" w:color="auto"/>
        <w:bottom w:val="none" w:sz="0" w:space="0" w:color="auto"/>
        <w:right w:val="none" w:sz="0" w:space="0" w:color="auto"/>
      </w:divBdr>
    </w:div>
    <w:div w:id="952134396">
      <w:bodyDiv w:val="1"/>
      <w:marLeft w:val="0"/>
      <w:marRight w:val="0"/>
      <w:marTop w:val="0"/>
      <w:marBottom w:val="0"/>
      <w:divBdr>
        <w:top w:val="none" w:sz="0" w:space="0" w:color="auto"/>
        <w:left w:val="none" w:sz="0" w:space="0" w:color="auto"/>
        <w:bottom w:val="none" w:sz="0" w:space="0" w:color="auto"/>
        <w:right w:val="none" w:sz="0" w:space="0" w:color="auto"/>
      </w:divBdr>
    </w:div>
    <w:div w:id="952397824">
      <w:bodyDiv w:val="1"/>
      <w:marLeft w:val="0"/>
      <w:marRight w:val="0"/>
      <w:marTop w:val="0"/>
      <w:marBottom w:val="0"/>
      <w:divBdr>
        <w:top w:val="none" w:sz="0" w:space="0" w:color="auto"/>
        <w:left w:val="none" w:sz="0" w:space="0" w:color="auto"/>
        <w:bottom w:val="none" w:sz="0" w:space="0" w:color="auto"/>
        <w:right w:val="none" w:sz="0" w:space="0" w:color="auto"/>
      </w:divBdr>
    </w:div>
    <w:div w:id="952636214">
      <w:bodyDiv w:val="1"/>
      <w:marLeft w:val="0"/>
      <w:marRight w:val="0"/>
      <w:marTop w:val="0"/>
      <w:marBottom w:val="0"/>
      <w:divBdr>
        <w:top w:val="none" w:sz="0" w:space="0" w:color="auto"/>
        <w:left w:val="none" w:sz="0" w:space="0" w:color="auto"/>
        <w:bottom w:val="none" w:sz="0" w:space="0" w:color="auto"/>
        <w:right w:val="none" w:sz="0" w:space="0" w:color="auto"/>
      </w:divBdr>
    </w:div>
    <w:div w:id="952709644">
      <w:bodyDiv w:val="1"/>
      <w:marLeft w:val="0"/>
      <w:marRight w:val="0"/>
      <w:marTop w:val="0"/>
      <w:marBottom w:val="0"/>
      <w:divBdr>
        <w:top w:val="none" w:sz="0" w:space="0" w:color="auto"/>
        <w:left w:val="none" w:sz="0" w:space="0" w:color="auto"/>
        <w:bottom w:val="none" w:sz="0" w:space="0" w:color="auto"/>
        <w:right w:val="none" w:sz="0" w:space="0" w:color="auto"/>
      </w:divBdr>
    </w:div>
    <w:div w:id="953554712">
      <w:bodyDiv w:val="1"/>
      <w:marLeft w:val="0"/>
      <w:marRight w:val="0"/>
      <w:marTop w:val="0"/>
      <w:marBottom w:val="0"/>
      <w:divBdr>
        <w:top w:val="none" w:sz="0" w:space="0" w:color="auto"/>
        <w:left w:val="none" w:sz="0" w:space="0" w:color="auto"/>
        <w:bottom w:val="none" w:sz="0" w:space="0" w:color="auto"/>
        <w:right w:val="none" w:sz="0" w:space="0" w:color="auto"/>
      </w:divBdr>
    </w:div>
    <w:div w:id="953828217">
      <w:bodyDiv w:val="1"/>
      <w:marLeft w:val="0"/>
      <w:marRight w:val="0"/>
      <w:marTop w:val="0"/>
      <w:marBottom w:val="0"/>
      <w:divBdr>
        <w:top w:val="none" w:sz="0" w:space="0" w:color="auto"/>
        <w:left w:val="none" w:sz="0" w:space="0" w:color="auto"/>
        <w:bottom w:val="none" w:sz="0" w:space="0" w:color="auto"/>
        <w:right w:val="none" w:sz="0" w:space="0" w:color="auto"/>
      </w:divBdr>
    </w:div>
    <w:div w:id="953943704">
      <w:bodyDiv w:val="1"/>
      <w:marLeft w:val="0"/>
      <w:marRight w:val="0"/>
      <w:marTop w:val="0"/>
      <w:marBottom w:val="0"/>
      <w:divBdr>
        <w:top w:val="none" w:sz="0" w:space="0" w:color="auto"/>
        <w:left w:val="none" w:sz="0" w:space="0" w:color="auto"/>
        <w:bottom w:val="none" w:sz="0" w:space="0" w:color="auto"/>
        <w:right w:val="none" w:sz="0" w:space="0" w:color="auto"/>
      </w:divBdr>
    </w:div>
    <w:div w:id="954168604">
      <w:bodyDiv w:val="1"/>
      <w:marLeft w:val="0"/>
      <w:marRight w:val="0"/>
      <w:marTop w:val="0"/>
      <w:marBottom w:val="0"/>
      <w:divBdr>
        <w:top w:val="none" w:sz="0" w:space="0" w:color="auto"/>
        <w:left w:val="none" w:sz="0" w:space="0" w:color="auto"/>
        <w:bottom w:val="none" w:sz="0" w:space="0" w:color="auto"/>
        <w:right w:val="none" w:sz="0" w:space="0" w:color="auto"/>
      </w:divBdr>
    </w:div>
    <w:div w:id="954604109">
      <w:bodyDiv w:val="1"/>
      <w:marLeft w:val="0"/>
      <w:marRight w:val="0"/>
      <w:marTop w:val="0"/>
      <w:marBottom w:val="0"/>
      <w:divBdr>
        <w:top w:val="none" w:sz="0" w:space="0" w:color="auto"/>
        <w:left w:val="none" w:sz="0" w:space="0" w:color="auto"/>
        <w:bottom w:val="none" w:sz="0" w:space="0" w:color="auto"/>
        <w:right w:val="none" w:sz="0" w:space="0" w:color="auto"/>
      </w:divBdr>
    </w:div>
    <w:div w:id="955135575">
      <w:bodyDiv w:val="1"/>
      <w:marLeft w:val="0"/>
      <w:marRight w:val="0"/>
      <w:marTop w:val="0"/>
      <w:marBottom w:val="0"/>
      <w:divBdr>
        <w:top w:val="none" w:sz="0" w:space="0" w:color="auto"/>
        <w:left w:val="none" w:sz="0" w:space="0" w:color="auto"/>
        <w:bottom w:val="none" w:sz="0" w:space="0" w:color="auto"/>
        <w:right w:val="none" w:sz="0" w:space="0" w:color="auto"/>
      </w:divBdr>
    </w:div>
    <w:div w:id="955599751">
      <w:bodyDiv w:val="1"/>
      <w:marLeft w:val="0"/>
      <w:marRight w:val="0"/>
      <w:marTop w:val="0"/>
      <w:marBottom w:val="0"/>
      <w:divBdr>
        <w:top w:val="none" w:sz="0" w:space="0" w:color="auto"/>
        <w:left w:val="none" w:sz="0" w:space="0" w:color="auto"/>
        <w:bottom w:val="none" w:sz="0" w:space="0" w:color="auto"/>
        <w:right w:val="none" w:sz="0" w:space="0" w:color="auto"/>
      </w:divBdr>
    </w:div>
    <w:div w:id="956831472">
      <w:bodyDiv w:val="1"/>
      <w:marLeft w:val="0"/>
      <w:marRight w:val="0"/>
      <w:marTop w:val="0"/>
      <w:marBottom w:val="0"/>
      <w:divBdr>
        <w:top w:val="none" w:sz="0" w:space="0" w:color="auto"/>
        <w:left w:val="none" w:sz="0" w:space="0" w:color="auto"/>
        <w:bottom w:val="none" w:sz="0" w:space="0" w:color="auto"/>
        <w:right w:val="none" w:sz="0" w:space="0" w:color="auto"/>
      </w:divBdr>
    </w:div>
    <w:div w:id="958026475">
      <w:bodyDiv w:val="1"/>
      <w:marLeft w:val="0"/>
      <w:marRight w:val="0"/>
      <w:marTop w:val="0"/>
      <w:marBottom w:val="0"/>
      <w:divBdr>
        <w:top w:val="none" w:sz="0" w:space="0" w:color="auto"/>
        <w:left w:val="none" w:sz="0" w:space="0" w:color="auto"/>
        <w:bottom w:val="none" w:sz="0" w:space="0" w:color="auto"/>
        <w:right w:val="none" w:sz="0" w:space="0" w:color="auto"/>
      </w:divBdr>
    </w:div>
    <w:div w:id="958754733">
      <w:bodyDiv w:val="1"/>
      <w:marLeft w:val="0"/>
      <w:marRight w:val="0"/>
      <w:marTop w:val="0"/>
      <w:marBottom w:val="0"/>
      <w:divBdr>
        <w:top w:val="none" w:sz="0" w:space="0" w:color="auto"/>
        <w:left w:val="none" w:sz="0" w:space="0" w:color="auto"/>
        <w:bottom w:val="none" w:sz="0" w:space="0" w:color="auto"/>
        <w:right w:val="none" w:sz="0" w:space="0" w:color="auto"/>
      </w:divBdr>
    </w:div>
    <w:div w:id="959920687">
      <w:bodyDiv w:val="1"/>
      <w:marLeft w:val="0"/>
      <w:marRight w:val="0"/>
      <w:marTop w:val="0"/>
      <w:marBottom w:val="0"/>
      <w:divBdr>
        <w:top w:val="none" w:sz="0" w:space="0" w:color="auto"/>
        <w:left w:val="none" w:sz="0" w:space="0" w:color="auto"/>
        <w:bottom w:val="none" w:sz="0" w:space="0" w:color="auto"/>
        <w:right w:val="none" w:sz="0" w:space="0" w:color="auto"/>
      </w:divBdr>
    </w:div>
    <w:div w:id="960115379">
      <w:bodyDiv w:val="1"/>
      <w:marLeft w:val="0"/>
      <w:marRight w:val="0"/>
      <w:marTop w:val="0"/>
      <w:marBottom w:val="0"/>
      <w:divBdr>
        <w:top w:val="none" w:sz="0" w:space="0" w:color="auto"/>
        <w:left w:val="none" w:sz="0" w:space="0" w:color="auto"/>
        <w:bottom w:val="none" w:sz="0" w:space="0" w:color="auto"/>
        <w:right w:val="none" w:sz="0" w:space="0" w:color="auto"/>
      </w:divBdr>
    </w:div>
    <w:div w:id="961154292">
      <w:bodyDiv w:val="1"/>
      <w:marLeft w:val="0"/>
      <w:marRight w:val="0"/>
      <w:marTop w:val="0"/>
      <w:marBottom w:val="0"/>
      <w:divBdr>
        <w:top w:val="none" w:sz="0" w:space="0" w:color="auto"/>
        <w:left w:val="none" w:sz="0" w:space="0" w:color="auto"/>
        <w:bottom w:val="none" w:sz="0" w:space="0" w:color="auto"/>
        <w:right w:val="none" w:sz="0" w:space="0" w:color="auto"/>
      </w:divBdr>
    </w:div>
    <w:div w:id="961691770">
      <w:bodyDiv w:val="1"/>
      <w:marLeft w:val="0"/>
      <w:marRight w:val="0"/>
      <w:marTop w:val="0"/>
      <w:marBottom w:val="0"/>
      <w:divBdr>
        <w:top w:val="none" w:sz="0" w:space="0" w:color="auto"/>
        <w:left w:val="none" w:sz="0" w:space="0" w:color="auto"/>
        <w:bottom w:val="none" w:sz="0" w:space="0" w:color="auto"/>
        <w:right w:val="none" w:sz="0" w:space="0" w:color="auto"/>
      </w:divBdr>
    </w:div>
    <w:div w:id="961956300">
      <w:bodyDiv w:val="1"/>
      <w:marLeft w:val="0"/>
      <w:marRight w:val="0"/>
      <w:marTop w:val="0"/>
      <w:marBottom w:val="0"/>
      <w:divBdr>
        <w:top w:val="none" w:sz="0" w:space="0" w:color="auto"/>
        <w:left w:val="none" w:sz="0" w:space="0" w:color="auto"/>
        <w:bottom w:val="none" w:sz="0" w:space="0" w:color="auto"/>
        <w:right w:val="none" w:sz="0" w:space="0" w:color="auto"/>
      </w:divBdr>
    </w:div>
    <w:div w:id="962274349">
      <w:bodyDiv w:val="1"/>
      <w:marLeft w:val="0"/>
      <w:marRight w:val="0"/>
      <w:marTop w:val="0"/>
      <w:marBottom w:val="0"/>
      <w:divBdr>
        <w:top w:val="none" w:sz="0" w:space="0" w:color="auto"/>
        <w:left w:val="none" w:sz="0" w:space="0" w:color="auto"/>
        <w:bottom w:val="none" w:sz="0" w:space="0" w:color="auto"/>
        <w:right w:val="none" w:sz="0" w:space="0" w:color="auto"/>
      </w:divBdr>
    </w:div>
    <w:div w:id="962350699">
      <w:bodyDiv w:val="1"/>
      <w:marLeft w:val="0"/>
      <w:marRight w:val="0"/>
      <w:marTop w:val="0"/>
      <w:marBottom w:val="0"/>
      <w:divBdr>
        <w:top w:val="none" w:sz="0" w:space="0" w:color="auto"/>
        <w:left w:val="none" w:sz="0" w:space="0" w:color="auto"/>
        <w:bottom w:val="none" w:sz="0" w:space="0" w:color="auto"/>
        <w:right w:val="none" w:sz="0" w:space="0" w:color="auto"/>
      </w:divBdr>
    </w:div>
    <w:div w:id="962493100">
      <w:bodyDiv w:val="1"/>
      <w:marLeft w:val="0"/>
      <w:marRight w:val="0"/>
      <w:marTop w:val="0"/>
      <w:marBottom w:val="0"/>
      <w:divBdr>
        <w:top w:val="none" w:sz="0" w:space="0" w:color="auto"/>
        <w:left w:val="none" w:sz="0" w:space="0" w:color="auto"/>
        <w:bottom w:val="none" w:sz="0" w:space="0" w:color="auto"/>
        <w:right w:val="none" w:sz="0" w:space="0" w:color="auto"/>
      </w:divBdr>
    </w:div>
    <w:div w:id="962542766">
      <w:bodyDiv w:val="1"/>
      <w:marLeft w:val="0"/>
      <w:marRight w:val="0"/>
      <w:marTop w:val="0"/>
      <w:marBottom w:val="0"/>
      <w:divBdr>
        <w:top w:val="none" w:sz="0" w:space="0" w:color="auto"/>
        <w:left w:val="none" w:sz="0" w:space="0" w:color="auto"/>
        <w:bottom w:val="none" w:sz="0" w:space="0" w:color="auto"/>
        <w:right w:val="none" w:sz="0" w:space="0" w:color="auto"/>
      </w:divBdr>
    </w:div>
    <w:div w:id="962812022">
      <w:bodyDiv w:val="1"/>
      <w:marLeft w:val="0"/>
      <w:marRight w:val="0"/>
      <w:marTop w:val="0"/>
      <w:marBottom w:val="0"/>
      <w:divBdr>
        <w:top w:val="none" w:sz="0" w:space="0" w:color="auto"/>
        <w:left w:val="none" w:sz="0" w:space="0" w:color="auto"/>
        <w:bottom w:val="none" w:sz="0" w:space="0" w:color="auto"/>
        <w:right w:val="none" w:sz="0" w:space="0" w:color="auto"/>
      </w:divBdr>
    </w:div>
    <w:div w:id="963123090">
      <w:bodyDiv w:val="1"/>
      <w:marLeft w:val="0"/>
      <w:marRight w:val="0"/>
      <w:marTop w:val="0"/>
      <w:marBottom w:val="0"/>
      <w:divBdr>
        <w:top w:val="none" w:sz="0" w:space="0" w:color="auto"/>
        <w:left w:val="none" w:sz="0" w:space="0" w:color="auto"/>
        <w:bottom w:val="none" w:sz="0" w:space="0" w:color="auto"/>
        <w:right w:val="none" w:sz="0" w:space="0" w:color="auto"/>
      </w:divBdr>
    </w:div>
    <w:div w:id="963849527">
      <w:bodyDiv w:val="1"/>
      <w:marLeft w:val="0"/>
      <w:marRight w:val="0"/>
      <w:marTop w:val="0"/>
      <w:marBottom w:val="0"/>
      <w:divBdr>
        <w:top w:val="none" w:sz="0" w:space="0" w:color="auto"/>
        <w:left w:val="none" w:sz="0" w:space="0" w:color="auto"/>
        <w:bottom w:val="none" w:sz="0" w:space="0" w:color="auto"/>
        <w:right w:val="none" w:sz="0" w:space="0" w:color="auto"/>
      </w:divBdr>
    </w:div>
    <w:div w:id="963855001">
      <w:bodyDiv w:val="1"/>
      <w:marLeft w:val="0"/>
      <w:marRight w:val="0"/>
      <w:marTop w:val="0"/>
      <w:marBottom w:val="0"/>
      <w:divBdr>
        <w:top w:val="none" w:sz="0" w:space="0" w:color="auto"/>
        <w:left w:val="none" w:sz="0" w:space="0" w:color="auto"/>
        <w:bottom w:val="none" w:sz="0" w:space="0" w:color="auto"/>
        <w:right w:val="none" w:sz="0" w:space="0" w:color="auto"/>
      </w:divBdr>
    </w:div>
    <w:div w:id="964041827">
      <w:bodyDiv w:val="1"/>
      <w:marLeft w:val="0"/>
      <w:marRight w:val="0"/>
      <w:marTop w:val="0"/>
      <w:marBottom w:val="0"/>
      <w:divBdr>
        <w:top w:val="none" w:sz="0" w:space="0" w:color="auto"/>
        <w:left w:val="none" w:sz="0" w:space="0" w:color="auto"/>
        <w:bottom w:val="none" w:sz="0" w:space="0" w:color="auto"/>
        <w:right w:val="none" w:sz="0" w:space="0" w:color="auto"/>
      </w:divBdr>
    </w:div>
    <w:div w:id="964121447">
      <w:bodyDiv w:val="1"/>
      <w:marLeft w:val="0"/>
      <w:marRight w:val="0"/>
      <w:marTop w:val="0"/>
      <w:marBottom w:val="0"/>
      <w:divBdr>
        <w:top w:val="none" w:sz="0" w:space="0" w:color="auto"/>
        <w:left w:val="none" w:sz="0" w:space="0" w:color="auto"/>
        <w:bottom w:val="none" w:sz="0" w:space="0" w:color="auto"/>
        <w:right w:val="none" w:sz="0" w:space="0" w:color="auto"/>
      </w:divBdr>
    </w:div>
    <w:div w:id="964123467">
      <w:bodyDiv w:val="1"/>
      <w:marLeft w:val="0"/>
      <w:marRight w:val="0"/>
      <w:marTop w:val="0"/>
      <w:marBottom w:val="0"/>
      <w:divBdr>
        <w:top w:val="none" w:sz="0" w:space="0" w:color="auto"/>
        <w:left w:val="none" w:sz="0" w:space="0" w:color="auto"/>
        <w:bottom w:val="none" w:sz="0" w:space="0" w:color="auto"/>
        <w:right w:val="none" w:sz="0" w:space="0" w:color="auto"/>
      </w:divBdr>
    </w:div>
    <w:div w:id="964964192">
      <w:bodyDiv w:val="1"/>
      <w:marLeft w:val="0"/>
      <w:marRight w:val="0"/>
      <w:marTop w:val="0"/>
      <w:marBottom w:val="0"/>
      <w:divBdr>
        <w:top w:val="none" w:sz="0" w:space="0" w:color="auto"/>
        <w:left w:val="none" w:sz="0" w:space="0" w:color="auto"/>
        <w:bottom w:val="none" w:sz="0" w:space="0" w:color="auto"/>
        <w:right w:val="none" w:sz="0" w:space="0" w:color="auto"/>
      </w:divBdr>
    </w:div>
    <w:div w:id="965164298">
      <w:bodyDiv w:val="1"/>
      <w:marLeft w:val="0"/>
      <w:marRight w:val="0"/>
      <w:marTop w:val="0"/>
      <w:marBottom w:val="0"/>
      <w:divBdr>
        <w:top w:val="none" w:sz="0" w:space="0" w:color="auto"/>
        <w:left w:val="none" w:sz="0" w:space="0" w:color="auto"/>
        <w:bottom w:val="none" w:sz="0" w:space="0" w:color="auto"/>
        <w:right w:val="none" w:sz="0" w:space="0" w:color="auto"/>
      </w:divBdr>
    </w:div>
    <w:div w:id="966085242">
      <w:bodyDiv w:val="1"/>
      <w:marLeft w:val="0"/>
      <w:marRight w:val="0"/>
      <w:marTop w:val="0"/>
      <w:marBottom w:val="0"/>
      <w:divBdr>
        <w:top w:val="none" w:sz="0" w:space="0" w:color="auto"/>
        <w:left w:val="none" w:sz="0" w:space="0" w:color="auto"/>
        <w:bottom w:val="none" w:sz="0" w:space="0" w:color="auto"/>
        <w:right w:val="none" w:sz="0" w:space="0" w:color="auto"/>
      </w:divBdr>
    </w:div>
    <w:div w:id="966204823">
      <w:bodyDiv w:val="1"/>
      <w:marLeft w:val="0"/>
      <w:marRight w:val="0"/>
      <w:marTop w:val="0"/>
      <w:marBottom w:val="0"/>
      <w:divBdr>
        <w:top w:val="none" w:sz="0" w:space="0" w:color="auto"/>
        <w:left w:val="none" w:sz="0" w:space="0" w:color="auto"/>
        <w:bottom w:val="none" w:sz="0" w:space="0" w:color="auto"/>
        <w:right w:val="none" w:sz="0" w:space="0" w:color="auto"/>
      </w:divBdr>
    </w:div>
    <w:div w:id="966281710">
      <w:bodyDiv w:val="1"/>
      <w:marLeft w:val="0"/>
      <w:marRight w:val="0"/>
      <w:marTop w:val="0"/>
      <w:marBottom w:val="0"/>
      <w:divBdr>
        <w:top w:val="none" w:sz="0" w:space="0" w:color="auto"/>
        <w:left w:val="none" w:sz="0" w:space="0" w:color="auto"/>
        <w:bottom w:val="none" w:sz="0" w:space="0" w:color="auto"/>
        <w:right w:val="none" w:sz="0" w:space="0" w:color="auto"/>
      </w:divBdr>
    </w:div>
    <w:div w:id="966282140">
      <w:bodyDiv w:val="1"/>
      <w:marLeft w:val="0"/>
      <w:marRight w:val="0"/>
      <w:marTop w:val="0"/>
      <w:marBottom w:val="0"/>
      <w:divBdr>
        <w:top w:val="none" w:sz="0" w:space="0" w:color="auto"/>
        <w:left w:val="none" w:sz="0" w:space="0" w:color="auto"/>
        <w:bottom w:val="none" w:sz="0" w:space="0" w:color="auto"/>
        <w:right w:val="none" w:sz="0" w:space="0" w:color="auto"/>
      </w:divBdr>
    </w:div>
    <w:div w:id="966471240">
      <w:bodyDiv w:val="1"/>
      <w:marLeft w:val="0"/>
      <w:marRight w:val="0"/>
      <w:marTop w:val="0"/>
      <w:marBottom w:val="0"/>
      <w:divBdr>
        <w:top w:val="none" w:sz="0" w:space="0" w:color="auto"/>
        <w:left w:val="none" w:sz="0" w:space="0" w:color="auto"/>
        <w:bottom w:val="none" w:sz="0" w:space="0" w:color="auto"/>
        <w:right w:val="none" w:sz="0" w:space="0" w:color="auto"/>
      </w:divBdr>
    </w:div>
    <w:div w:id="967318358">
      <w:bodyDiv w:val="1"/>
      <w:marLeft w:val="0"/>
      <w:marRight w:val="0"/>
      <w:marTop w:val="0"/>
      <w:marBottom w:val="0"/>
      <w:divBdr>
        <w:top w:val="none" w:sz="0" w:space="0" w:color="auto"/>
        <w:left w:val="none" w:sz="0" w:space="0" w:color="auto"/>
        <w:bottom w:val="none" w:sz="0" w:space="0" w:color="auto"/>
        <w:right w:val="none" w:sz="0" w:space="0" w:color="auto"/>
      </w:divBdr>
    </w:div>
    <w:div w:id="968629727">
      <w:bodyDiv w:val="1"/>
      <w:marLeft w:val="0"/>
      <w:marRight w:val="0"/>
      <w:marTop w:val="0"/>
      <w:marBottom w:val="0"/>
      <w:divBdr>
        <w:top w:val="none" w:sz="0" w:space="0" w:color="auto"/>
        <w:left w:val="none" w:sz="0" w:space="0" w:color="auto"/>
        <w:bottom w:val="none" w:sz="0" w:space="0" w:color="auto"/>
        <w:right w:val="none" w:sz="0" w:space="0" w:color="auto"/>
      </w:divBdr>
    </w:div>
    <w:div w:id="968974779">
      <w:bodyDiv w:val="1"/>
      <w:marLeft w:val="0"/>
      <w:marRight w:val="0"/>
      <w:marTop w:val="0"/>
      <w:marBottom w:val="0"/>
      <w:divBdr>
        <w:top w:val="none" w:sz="0" w:space="0" w:color="auto"/>
        <w:left w:val="none" w:sz="0" w:space="0" w:color="auto"/>
        <w:bottom w:val="none" w:sz="0" w:space="0" w:color="auto"/>
        <w:right w:val="none" w:sz="0" w:space="0" w:color="auto"/>
      </w:divBdr>
    </w:div>
    <w:div w:id="969088419">
      <w:bodyDiv w:val="1"/>
      <w:marLeft w:val="0"/>
      <w:marRight w:val="0"/>
      <w:marTop w:val="0"/>
      <w:marBottom w:val="0"/>
      <w:divBdr>
        <w:top w:val="none" w:sz="0" w:space="0" w:color="auto"/>
        <w:left w:val="none" w:sz="0" w:space="0" w:color="auto"/>
        <w:bottom w:val="none" w:sz="0" w:space="0" w:color="auto"/>
        <w:right w:val="none" w:sz="0" w:space="0" w:color="auto"/>
      </w:divBdr>
    </w:div>
    <w:div w:id="969166758">
      <w:bodyDiv w:val="1"/>
      <w:marLeft w:val="0"/>
      <w:marRight w:val="0"/>
      <w:marTop w:val="0"/>
      <w:marBottom w:val="0"/>
      <w:divBdr>
        <w:top w:val="none" w:sz="0" w:space="0" w:color="auto"/>
        <w:left w:val="none" w:sz="0" w:space="0" w:color="auto"/>
        <w:bottom w:val="none" w:sz="0" w:space="0" w:color="auto"/>
        <w:right w:val="none" w:sz="0" w:space="0" w:color="auto"/>
      </w:divBdr>
    </w:div>
    <w:div w:id="969239665">
      <w:bodyDiv w:val="1"/>
      <w:marLeft w:val="0"/>
      <w:marRight w:val="0"/>
      <w:marTop w:val="0"/>
      <w:marBottom w:val="0"/>
      <w:divBdr>
        <w:top w:val="none" w:sz="0" w:space="0" w:color="auto"/>
        <w:left w:val="none" w:sz="0" w:space="0" w:color="auto"/>
        <w:bottom w:val="none" w:sz="0" w:space="0" w:color="auto"/>
        <w:right w:val="none" w:sz="0" w:space="0" w:color="auto"/>
      </w:divBdr>
    </w:div>
    <w:div w:id="969941554">
      <w:bodyDiv w:val="1"/>
      <w:marLeft w:val="0"/>
      <w:marRight w:val="0"/>
      <w:marTop w:val="0"/>
      <w:marBottom w:val="0"/>
      <w:divBdr>
        <w:top w:val="none" w:sz="0" w:space="0" w:color="auto"/>
        <w:left w:val="none" w:sz="0" w:space="0" w:color="auto"/>
        <w:bottom w:val="none" w:sz="0" w:space="0" w:color="auto"/>
        <w:right w:val="none" w:sz="0" w:space="0" w:color="auto"/>
      </w:divBdr>
    </w:div>
    <w:div w:id="970094012">
      <w:bodyDiv w:val="1"/>
      <w:marLeft w:val="0"/>
      <w:marRight w:val="0"/>
      <w:marTop w:val="0"/>
      <w:marBottom w:val="0"/>
      <w:divBdr>
        <w:top w:val="none" w:sz="0" w:space="0" w:color="auto"/>
        <w:left w:val="none" w:sz="0" w:space="0" w:color="auto"/>
        <w:bottom w:val="none" w:sz="0" w:space="0" w:color="auto"/>
        <w:right w:val="none" w:sz="0" w:space="0" w:color="auto"/>
      </w:divBdr>
    </w:div>
    <w:div w:id="970596420">
      <w:bodyDiv w:val="1"/>
      <w:marLeft w:val="0"/>
      <w:marRight w:val="0"/>
      <w:marTop w:val="0"/>
      <w:marBottom w:val="0"/>
      <w:divBdr>
        <w:top w:val="none" w:sz="0" w:space="0" w:color="auto"/>
        <w:left w:val="none" w:sz="0" w:space="0" w:color="auto"/>
        <w:bottom w:val="none" w:sz="0" w:space="0" w:color="auto"/>
        <w:right w:val="none" w:sz="0" w:space="0" w:color="auto"/>
      </w:divBdr>
    </w:div>
    <w:div w:id="970943389">
      <w:bodyDiv w:val="1"/>
      <w:marLeft w:val="0"/>
      <w:marRight w:val="0"/>
      <w:marTop w:val="0"/>
      <w:marBottom w:val="0"/>
      <w:divBdr>
        <w:top w:val="none" w:sz="0" w:space="0" w:color="auto"/>
        <w:left w:val="none" w:sz="0" w:space="0" w:color="auto"/>
        <w:bottom w:val="none" w:sz="0" w:space="0" w:color="auto"/>
        <w:right w:val="none" w:sz="0" w:space="0" w:color="auto"/>
      </w:divBdr>
    </w:div>
    <w:div w:id="971057362">
      <w:bodyDiv w:val="1"/>
      <w:marLeft w:val="0"/>
      <w:marRight w:val="0"/>
      <w:marTop w:val="0"/>
      <w:marBottom w:val="0"/>
      <w:divBdr>
        <w:top w:val="none" w:sz="0" w:space="0" w:color="auto"/>
        <w:left w:val="none" w:sz="0" w:space="0" w:color="auto"/>
        <w:bottom w:val="none" w:sz="0" w:space="0" w:color="auto"/>
        <w:right w:val="none" w:sz="0" w:space="0" w:color="auto"/>
      </w:divBdr>
    </w:div>
    <w:div w:id="971446476">
      <w:bodyDiv w:val="1"/>
      <w:marLeft w:val="0"/>
      <w:marRight w:val="0"/>
      <w:marTop w:val="0"/>
      <w:marBottom w:val="0"/>
      <w:divBdr>
        <w:top w:val="none" w:sz="0" w:space="0" w:color="auto"/>
        <w:left w:val="none" w:sz="0" w:space="0" w:color="auto"/>
        <w:bottom w:val="none" w:sz="0" w:space="0" w:color="auto"/>
        <w:right w:val="none" w:sz="0" w:space="0" w:color="auto"/>
      </w:divBdr>
    </w:div>
    <w:div w:id="971600375">
      <w:bodyDiv w:val="1"/>
      <w:marLeft w:val="0"/>
      <w:marRight w:val="0"/>
      <w:marTop w:val="0"/>
      <w:marBottom w:val="0"/>
      <w:divBdr>
        <w:top w:val="none" w:sz="0" w:space="0" w:color="auto"/>
        <w:left w:val="none" w:sz="0" w:space="0" w:color="auto"/>
        <w:bottom w:val="none" w:sz="0" w:space="0" w:color="auto"/>
        <w:right w:val="none" w:sz="0" w:space="0" w:color="auto"/>
      </w:divBdr>
    </w:div>
    <w:div w:id="971791517">
      <w:bodyDiv w:val="1"/>
      <w:marLeft w:val="0"/>
      <w:marRight w:val="0"/>
      <w:marTop w:val="0"/>
      <w:marBottom w:val="0"/>
      <w:divBdr>
        <w:top w:val="none" w:sz="0" w:space="0" w:color="auto"/>
        <w:left w:val="none" w:sz="0" w:space="0" w:color="auto"/>
        <w:bottom w:val="none" w:sz="0" w:space="0" w:color="auto"/>
        <w:right w:val="none" w:sz="0" w:space="0" w:color="auto"/>
      </w:divBdr>
    </w:div>
    <w:div w:id="972491050">
      <w:bodyDiv w:val="1"/>
      <w:marLeft w:val="0"/>
      <w:marRight w:val="0"/>
      <w:marTop w:val="0"/>
      <w:marBottom w:val="0"/>
      <w:divBdr>
        <w:top w:val="none" w:sz="0" w:space="0" w:color="auto"/>
        <w:left w:val="none" w:sz="0" w:space="0" w:color="auto"/>
        <w:bottom w:val="none" w:sz="0" w:space="0" w:color="auto"/>
        <w:right w:val="none" w:sz="0" w:space="0" w:color="auto"/>
      </w:divBdr>
    </w:div>
    <w:div w:id="972557640">
      <w:bodyDiv w:val="1"/>
      <w:marLeft w:val="0"/>
      <w:marRight w:val="0"/>
      <w:marTop w:val="0"/>
      <w:marBottom w:val="0"/>
      <w:divBdr>
        <w:top w:val="none" w:sz="0" w:space="0" w:color="auto"/>
        <w:left w:val="none" w:sz="0" w:space="0" w:color="auto"/>
        <w:bottom w:val="none" w:sz="0" w:space="0" w:color="auto"/>
        <w:right w:val="none" w:sz="0" w:space="0" w:color="auto"/>
      </w:divBdr>
    </w:div>
    <w:div w:id="973171477">
      <w:bodyDiv w:val="1"/>
      <w:marLeft w:val="0"/>
      <w:marRight w:val="0"/>
      <w:marTop w:val="0"/>
      <w:marBottom w:val="0"/>
      <w:divBdr>
        <w:top w:val="none" w:sz="0" w:space="0" w:color="auto"/>
        <w:left w:val="none" w:sz="0" w:space="0" w:color="auto"/>
        <w:bottom w:val="none" w:sz="0" w:space="0" w:color="auto"/>
        <w:right w:val="none" w:sz="0" w:space="0" w:color="auto"/>
      </w:divBdr>
    </w:div>
    <w:div w:id="973369766">
      <w:bodyDiv w:val="1"/>
      <w:marLeft w:val="0"/>
      <w:marRight w:val="0"/>
      <w:marTop w:val="0"/>
      <w:marBottom w:val="0"/>
      <w:divBdr>
        <w:top w:val="none" w:sz="0" w:space="0" w:color="auto"/>
        <w:left w:val="none" w:sz="0" w:space="0" w:color="auto"/>
        <w:bottom w:val="none" w:sz="0" w:space="0" w:color="auto"/>
        <w:right w:val="none" w:sz="0" w:space="0" w:color="auto"/>
      </w:divBdr>
    </w:div>
    <w:div w:id="973799847">
      <w:bodyDiv w:val="1"/>
      <w:marLeft w:val="0"/>
      <w:marRight w:val="0"/>
      <w:marTop w:val="0"/>
      <w:marBottom w:val="0"/>
      <w:divBdr>
        <w:top w:val="none" w:sz="0" w:space="0" w:color="auto"/>
        <w:left w:val="none" w:sz="0" w:space="0" w:color="auto"/>
        <w:bottom w:val="none" w:sz="0" w:space="0" w:color="auto"/>
        <w:right w:val="none" w:sz="0" w:space="0" w:color="auto"/>
      </w:divBdr>
    </w:div>
    <w:div w:id="974063275">
      <w:bodyDiv w:val="1"/>
      <w:marLeft w:val="0"/>
      <w:marRight w:val="0"/>
      <w:marTop w:val="0"/>
      <w:marBottom w:val="0"/>
      <w:divBdr>
        <w:top w:val="none" w:sz="0" w:space="0" w:color="auto"/>
        <w:left w:val="none" w:sz="0" w:space="0" w:color="auto"/>
        <w:bottom w:val="none" w:sz="0" w:space="0" w:color="auto"/>
        <w:right w:val="none" w:sz="0" w:space="0" w:color="auto"/>
      </w:divBdr>
    </w:div>
    <w:div w:id="974793940">
      <w:bodyDiv w:val="1"/>
      <w:marLeft w:val="0"/>
      <w:marRight w:val="0"/>
      <w:marTop w:val="0"/>
      <w:marBottom w:val="0"/>
      <w:divBdr>
        <w:top w:val="none" w:sz="0" w:space="0" w:color="auto"/>
        <w:left w:val="none" w:sz="0" w:space="0" w:color="auto"/>
        <w:bottom w:val="none" w:sz="0" w:space="0" w:color="auto"/>
        <w:right w:val="none" w:sz="0" w:space="0" w:color="auto"/>
      </w:divBdr>
    </w:div>
    <w:div w:id="975066083">
      <w:bodyDiv w:val="1"/>
      <w:marLeft w:val="0"/>
      <w:marRight w:val="0"/>
      <w:marTop w:val="0"/>
      <w:marBottom w:val="0"/>
      <w:divBdr>
        <w:top w:val="none" w:sz="0" w:space="0" w:color="auto"/>
        <w:left w:val="none" w:sz="0" w:space="0" w:color="auto"/>
        <w:bottom w:val="none" w:sz="0" w:space="0" w:color="auto"/>
        <w:right w:val="none" w:sz="0" w:space="0" w:color="auto"/>
      </w:divBdr>
    </w:div>
    <w:div w:id="975600973">
      <w:bodyDiv w:val="1"/>
      <w:marLeft w:val="0"/>
      <w:marRight w:val="0"/>
      <w:marTop w:val="0"/>
      <w:marBottom w:val="0"/>
      <w:divBdr>
        <w:top w:val="none" w:sz="0" w:space="0" w:color="auto"/>
        <w:left w:val="none" w:sz="0" w:space="0" w:color="auto"/>
        <w:bottom w:val="none" w:sz="0" w:space="0" w:color="auto"/>
        <w:right w:val="none" w:sz="0" w:space="0" w:color="auto"/>
      </w:divBdr>
    </w:div>
    <w:div w:id="975715734">
      <w:bodyDiv w:val="1"/>
      <w:marLeft w:val="0"/>
      <w:marRight w:val="0"/>
      <w:marTop w:val="0"/>
      <w:marBottom w:val="0"/>
      <w:divBdr>
        <w:top w:val="none" w:sz="0" w:space="0" w:color="auto"/>
        <w:left w:val="none" w:sz="0" w:space="0" w:color="auto"/>
        <w:bottom w:val="none" w:sz="0" w:space="0" w:color="auto"/>
        <w:right w:val="none" w:sz="0" w:space="0" w:color="auto"/>
      </w:divBdr>
    </w:div>
    <w:div w:id="976178677">
      <w:bodyDiv w:val="1"/>
      <w:marLeft w:val="0"/>
      <w:marRight w:val="0"/>
      <w:marTop w:val="0"/>
      <w:marBottom w:val="0"/>
      <w:divBdr>
        <w:top w:val="none" w:sz="0" w:space="0" w:color="auto"/>
        <w:left w:val="none" w:sz="0" w:space="0" w:color="auto"/>
        <w:bottom w:val="none" w:sz="0" w:space="0" w:color="auto"/>
        <w:right w:val="none" w:sz="0" w:space="0" w:color="auto"/>
      </w:divBdr>
    </w:div>
    <w:div w:id="976186351">
      <w:bodyDiv w:val="1"/>
      <w:marLeft w:val="0"/>
      <w:marRight w:val="0"/>
      <w:marTop w:val="0"/>
      <w:marBottom w:val="0"/>
      <w:divBdr>
        <w:top w:val="none" w:sz="0" w:space="0" w:color="auto"/>
        <w:left w:val="none" w:sz="0" w:space="0" w:color="auto"/>
        <w:bottom w:val="none" w:sz="0" w:space="0" w:color="auto"/>
        <w:right w:val="none" w:sz="0" w:space="0" w:color="auto"/>
      </w:divBdr>
    </w:div>
    <w:div w:id="976300875">
      <w:bodyDiv w:val="1"/>
      <w:marLeft w:val="0"/>
      <w:marRight w:val="0"/>
      <w:marTop w:val="0"/>
      <w:marBottom w:val="0"/>
      <w:divBdr>
        <w:top w:val="none" w:sz="0" w:space="0" w:color="auto"/>
        <w:left w:val="none" w:sz="0" w:space="0" w:color="auto"/>
        <w:bottom w:val="none" w:sz="0" w:space="0" w:color="auto"/>
        <w:right w:val="none" w:sz="0" w:space="0" w:color="auto"/>
      </w:divBdr>
    </w:div>
    <w:div w:id="976764137">
      <w:bodyDiv w:val="1"/>
      <w:marLeft w:val="0"/>
      <w:marRight w:val="0"/>
      <w:marTop w:val="0"/>
      <w:marBottom w:val="0"/>
      <w:divBdr>
        <w:top w:val="none" w:sz="0" w:space="0" w:color="auto"/>
        <w:left w:val="none" w:sz="0" w:space="0" w:color="auto"/>
        <w:bottom w:val="none" w:sz="0" w:space="0" w:color="auto"/>
        <w:right w:val="none" w:sz="0" w:space="0" w:color="auto"/>
      </w:divBdr>
    </w:div>
    <w:div w:id="976957449">
      <w:bodyDiv w:val="1"/>
      <w:marLeft w:val="0"/>
      <w:marRight w:val="0"/>
      <w:marTop w:val="0"/>
      <w:marBottom w:val="0"/>
      <w:divBdr>
        <w:top w:val="none" w:sz="0" w:space="0" w:color="auto"/>
        <w:left w:val="none" w:sz="0" w:space="0" w:color="auto"/>
        <w:bottom w:val="none" w:sz="0" w:space="0" w:color="auto"/>
        <w:right w:val="none" w:sz="0" w:space="0" w:color="auto"/>
      </w:divBdr>
    </w:div>
    <w:div w:id="977145048">
      <w:bodyDiv w:val="1"/>
      <w:marLeft w:val="0"/>
      <w:marRight w:val="0"/>
      <w:marTop w:val="0"/>
      <w:marBottom w:val="0"/>
      <w:divBdr>
        <w:top w:val="none" w:sz="0" w:space="0" w:color="auto"/>
        <w:left w:val="none" w:sz="0" w:space="0" w:color="auto"/>
        <w:bottom w:val="none" w:sz="0" w:space="0" w:color="auto"/>
        <w:right w:val="none" w:sz="0" w:space="0" w:color="auto"/>
      </w:divBdr>
    </w:div>
    <w:div w:id="977488660">
      <w:bodyDiv w:val="1"/>
      <w:marLeft w:val="0"/>
      <w:marRight w:val="0"/>
      <w:marTop w:val="0"/>
      <w:marBottom w:val="0"/>
      <w:divBdr>
        <w:top w:val="none" w:sz="0" w:space="0" w:color="auto"/>
        <w:left w:val="none" w:sz="0" w:space="0" w:color="auto"/>
        <w:bottom w:val="none" w:sz="0" w:space="0" w:color="auto"/>
        <w:right w:val="none" w:sz="0" w:space="0" w:color="auto"/>
      </w:divBdr>
    </w:div>
    <w:div w:id="977682736">
      <w:bodyDiv w:val="1"/>
      <w:marLeft w:val="0"/>
      <w:marRight w:val="0"/>
      <w:marTop w:val="0"/>
      <w:marBottom w:val="0"/>
      <w:divBdr>
        <w:top w:val="none" w:sz="0" w:space="0" w:color="auto"/>
        <w:left w:val="none" w:sz="0" w:space="0" w:color="auto"/>
        <w:bottom w:val="none" w:sz="0" w:space="0" w:color="auto"/>
        <w:right w:val="none" w:sz="0" w:space="0" w:color="auto"/>
      </w:divBdr>
    </w:div>
    <w:div w:id="978073536">
      <w:bodyDiv w:val="1"/>
      <w:marLeft w:val="0"/>
      <w:marRight w:val="0"/>
      <w:marTop w:val="0"/>
      <w:marBottom w:val="0"/>
      <w:divBdr>
        <w:top w:val="none" w:sz="0" w:space="0" w:color="auto"/>
        <w:left w:val="none" w:sz="0" w:space="0" w:color="auto"/>
        <w:bottom w:val="none" w:sz="0" w:space="0" w:color="auto"/>
        <w:right w:val="none" w:sz="0" w:space="0" w:color="auto"/>
      </w:divBdr>
    </w:div>
    <w:div w:id="978151733">
      <w:bodyDiv w:val="1"/>
      <w:marLeft w:val="0"/>
      <w:marRight w:val="0"/>
      <w:marTop w:val="0"/>
      <w:marBottom w:val="0"/>
      <w:divBdr>
        <w:top w:val="none" w:sz="0" w:space="0" w:color="auto"/>
        <w:left w:val="none" w:sz="0" w:space="0" w:color="auto"/>
        <w:bottom w:val="none" w:sz="0" w:space="0" w:color="auto"/>
        <w:right w:val="none" w:sz="0" w:space="0" w:color="auto"/>
      </w:divBdr>
    </w:div>
    <w:div w:id="978850654">
      <w:bodyDiv w:val="1"/>
      <w:marLeft w:val="0"/>
      <w:marRight w:val="0"/>
      <w:marTop w:val="0"/>
      <w:marBottom w:val="0"/>
      <w:divBdr>
        <w:top w:val="none" w:sz="0" w:space="0" w:color="auto"/>
        <w:left w:val="none" w:sz="0" w:space="0" w:color="auto"/>
        <w:bottom w:val="none" w:sz="0" w:space="0" w:color="auto"/>
        <w:right w:val="none" w:sz="0" w:space="0" w:color="auto"/>
      </w:divBdr>
    </w:div>
    <w:div w:id="979193088">
      <w:bodyDiv w:val="1"/>
      <w:marLeft w:val="0"/>
      <w:marRight w:val="0"/>
      <w:marTop w:val="0"/>
      <w:marBottom w:val="0"/>
      <w:divBdr>
        <w:top w:val="none" w:sz="0" w:space="0" w:color="auto"/>
        <w:left w:val="none" w:sz="0" w:space="0" w:color="auto"/>
        <w:bottom w:val="none" w:sz="0" w:space="0" w:color="auto"/>
        <w:right w:val="none" w:sz="0" w:space="0" w:color="auto"/>
      </w:divBdr>
    </w:div>
    <w:div w:id="979461412">
      <w:bodyDiv w:val="1"/>
      <w:marLeft w:val="0"/>
      <w:marRight w:val="0"/>
      <w:marTop w:val="0"/>
      <w:marBottom w:val="0"/>
      <w:divBdr>
        <w:top w:val="none" w:sz="0" w:space="0" w:color="auto"/>
        <w:left w:val="none" w:sz="0" w:space="0" w:color="auto"/>
        <w:bottom w:val="none" w:sz="0" w:space="0" w:color="auto"/>
        <w:right w:val="none" w:sz="0" w:space="0" w:color="auto"/>
      </w:divBdr>
    </w:div>
    <w:div w:id="979844471">
      <w:bodyDiv w:val="1"/>
      <w:marLeft w:val="0"/>
      <w:marRight w:val="0"/>
      <w:marTop w:val="0"/>
      <w:marBottom w:val="0"/>
      <w:divBdr>
        <w:top w:val="none" w:sz="0" w:space="0" w:color="auto"/>
        <w:left w:val="none" w:sz="0" w:space="0" w:color="auto"/>
        <w:bottom w:val="none" w:sz="0" w:space="0" w:color="auto"/>
        <w:right w:val="none" w:sz="0" w:space="0" w:color="auto"/>
      </w:divBdr>
    </w:div>
    <w:div w:id="980383805">
      <w:bodyDiv w:val="1"/>
      <w:marLeft w:val="0"/>
      <w:marRight w:val="0"/>
      <w:marTop w:val="0"/>
      <w:marBottom w:val="0"/>
      <w:divBdr>
        <w:top w:val="none" w:sz="0" w:space="0" w:color="auto"/>
        <w:left w:val="none" w:sz="0" w:space="0" w:color="auto"/>
        <w:bottom w:val="none" w:sz="0" w:space="0" w:color="auto"/>
        <w:right w:val="none" w:sz="0" w:space="0" w:color="auto"/>
      </w:divBdr>
    </w:div>
    <w:div w:id="980620573">
      <w:bodyDiv w:val="1"/>
      <w:marLeft w:val="0"/>
      <w:marRight w:val="0"/>
      <w:marTop w:val="0"/>
      <w:marBottom w:val="0"/>
      <w:divBdr>
        <w:top w:val="none" w:sz="0" w:space="0" w:color="auto"/>
        <w:left w:val="none" w:sz="0" w:space="0" w:color="auto"/>
        <w:bottom w:val="none" w:sz="0" w:space="0" w:color="auto"/>
        <w:right w:val="none" w:sz="0" w:space="0" w:color="auto"/>
      </w:divBdr>
    </w:div>
    <w:div w:id="981036302">
      <w:bodyDiv w:val="1"/>
      <w:marLeft w:val="0"/>
      <w:marRight w:val="0"/>
      <w:marTop w:val="0"/>
      <w:marBottom w:val="0"/>
      <w:divBdr>
        <w:top w:val="none" w:sz="0" w:space="0" w:color="auto"/>
        <w:left w:val="none" w:sz="0" w:space="0" w:color="auto"/>
        <w:bottom w:val="none" w:sz="0" w:space="0" w:color="auto"/>
        <w:right w:val="none" w:sz="0" w:space="0" w:color="auto"/>
      </w:divBdr>
    </w:div>
    <w:div w:id="981156926">
      <w:bodyDiv w:val="1"/>
      <w:marLeft w:val="0"/>
      <w:marRight w:val="0"/>
      <w:marTop w:val="0"/>
      <w:marBottom w:val="0"/>
      <w:divBdr>
        <w:top w:val="none" w:sz="0" w:space="0" w:color="auto"/>
        <w:left w:val="none" w:sz="0" w:space="0" w:color="auto"/>
        <w:bottom w:val="none" w:sz="0" w:space="0" w:color="auto"/>
        <w:right w:val="none" w:sz="0" w:space="0" w:color="auto"/>
      </w:divBdr>
    </w:div>
    <w:div w:id="981540039">
      <w:bodyDiv w:val="1"/>
      <w:marLeft w:val="0"/>
      <w:marRight w:val="0"/>
      <w:marTop w:val="0"/>
      <w:marBottom w:val="0"/>
      <w:divBdr>
        <w:top w:val="none" w:sz="0" w:space="0" w:color="auto"/>
        <w:left w:val="none" w:sz="0" w:space="0" w:color="auto"/>
        <w:bottom w:val="none" w:sz="0" w:space="0" w:color="auto"/>
        <w:right w:val="none" w:sz="0" w:space="0" w:color="auto"/>
      </w:divBdr>
    </w:div>
    <w:div w:id="982006267">
      <w:bodyDiv w:val="1"/>
      <w:marLeft w:val="0"/>
      <w:marRight w:val="0"/>
      <w:marTop w:val="0"/>
      <w:marBottom w:val="0"/>
      <w:divBdr>
        <w:top w:val="none" w:sz="0" w:space="0" w:color="auto"/>
        <w:left w:val="none" w:sz="0" w:space="0" w:color="auto"/>
        <w:bottom w:val="none" w:sz="0" w:space="0" w:color="auto"/>
        <w:right w:val="none" w:sz="0" w:space="0" w:color="auto"/>
      </w:divBdr>
    </w:div>
    <w:div w:id="982849618">
      <w:bodyDiv w:val="1"/>
      <w:marLeft w:val="0"/>
      <w:marRight w:val="0"/>
      <w:marTop w:val="0"/>
      <w:marBottom w:val="0"/>
      <w:divBdr>
        <w:top w:val="none" w:sz="0" w:space="0" w:color="auto"/>
        <w:left w:val="none" w:sz="0" w:space="0" w:color="auto"/>
        <w:bottom w:val="none" w:sz="0" w:space="0" w:color="auto"/>
        <w:right w:val="none" w:sz="0" w:space="0" w:color="auto"/>
      </w:divBdr>
    </w:div>
    <w:div w:id="982974941">
      <w:bodyDiv w:val="1"/>
      <w:marLeft w:val="0"/>
      <w:marRight w:val="0"/>
      <w:marTop w:val="0"/>
      <w:marBottom w:val="0"/>
      <w:divBdr>
        <w:top w:val="none" w:sz="0" w:space="0" w:color="auto"/>
        <w:left w:val="none" w:sz="0" w:space="0" w:color="auto"/>
        <w:bottom w:val="none" w:sz="0" w:space="0" w:color="auto"/>
        <w:right w:val="none" w:sz="0" w:space="0" w:color="auto"/>
      </w:divBdr>
    </w:div>
    <w:div w:id="983923285">
      <w:bodyDiv w:val="1"/>
      <w:marLeft w:val="0"/>
      <w:marRight w:val="0"/>
      <w:marTop w:val="0"/>
      <w:marBottom w:val="0"/>
      <w:divBdr>
        <w:top w:val="none" w:sz="0" w:space="0" w:color="auto"/>
        <w:left w:val="none" w:sz="0" w:space="0" w:color="auto"/>
        <w:bottom w:val="none" w:sz="0" w:space="0" w:color="auto"/>
        <w:right w:val="none" w:sz="0" w:space="0" w:color="auto"/>
      </w:divBdr>
    </w:div>
    <w:div w:id="984554175">
      <w:bodyDiv w:val="1"/>
      <w:marLeft w:val="0"/>
      <w:marRight w:val="0"/>
      <w:marTop w:val="0"/>
      <w:marBottom w:val="0"/>
      <w:divBdr>
        <w:top w:val="none" w:sz="0" w:space="0" w:color="auto"/>
        <w:left w:val="none" w:sz="0" w:space="0" w:color="auto"/>
        <w:bottom w:val="none" w:sz="0" w:space="0" w:color="auto"/>
        <w:right w:val="none" w:sz="0" w:space="0" w:color="auto"/>
      </w:divBdr>
    </w:div>
    <w:div w:id="985162405">
      <w:bodyDiv w:val="1"/>
      <w:marLeft w:val="0"/>
      <w:marRight w:val="0"/>
      <w:marTop w:val="0"/>
      <w:marBottom w:val="0"/>
      <w:divBdr>
        <w:top w:val="none" w:sz="0" w:space="0" w:color="auto"/>
        <w:left w:val="none" w:sz="0" w:space="0" w:color="auto"/>
        <w:bottom w:val="none" w:sz="0" w:space="0" w:color="auto"/>
        <w:right w:val="none" w:sz="0" w:space="0" w:color="auto"/>
      </w:divBdr>
    </w:div>
    <w:div w:id="986006704">
      <w:bodyDiv w:val="1"/>
      <w:marLeft w:val="0"/>
      <w:marRight w:val="0"/>
      <w:marTop w:val="0"/>
      <w:marBottom w:val="0"/>
      <w:divBdr>
        <w:top w:val="none" w:sz="0" w:space="0" w:color="auto"/>
        <w:left w:val="none" w:sz="0" w:space="0" w:color="auto"/>
        <w:bottom w:val="none" w:sz="0" w:space="0" w:color="auto"/>
        <w:right w:val="none" w:sz="0" w:space="0" w:color="auto"/>
      </w:divBdr>
    </w:div>
    <w:div w:id="986008412">
      <w:bodyDiv w:val="1"/>
      <w:marLeft w:val="0"/>
      <w:marRight w:val="0"/>
      <w:marTop w:val="0"/>
      <w:marBottom w:val="0"/>
      <w:divBdr>
        <w:top w:val="none" w:sz="0" w:space="0" w:color="auto"/>
        <w:left w:val="none" w:sz="0" w:space="0" w:color="auto"/>
        <w:bottom w:val="none" w:sz="0" w:space="0" w:color="auto"/>
        <w:right w:val="none" w:sz="0" w:space="0" w:color="auto"/>
      </w:divBdr>
    </w:div>
    <w:div w:id="986517178">
      <w:bodyDiv w:val="1"/>
      <w:marLeft w:val="0"/>
      <w:marRight w:val="0"/>
      <w:marTop w:val="0"/>
      <w:marBottom w:val="0"/>
      <w:divBdr>
        <w:top w:val="none" w:sz="0" w:space="0" w:color="auto"/>
        <w:left w:val="none" w:sz="0" w:space="0" w:color="auto"/>
        <w:bottom w:val="none" w:sz="0" w:space="0" w:color="auto"/>
        <w:right w:val="none" w:sz="0" w:space="0" w:color="auto"/>
      </w:divBdr>
    </w:div>
    <w:div w:id="987591896">
      <w:bodyDiv w:val="1"/>
      <w:marLeft w:val="0"/>
      <w:marRight w:val="0"/>
      <w:marTop w:val="0"/>
      <w:marBottom w:val="0"/>
      <w:divBdr>
        <w:top w:val="none" w:sz="0" w:space="0" w:color="auto"/>
        <w:left w:val="none" w:sz="0" w:space="0" w:color="auto"/>
        <w:bottom w:val="none" w:sz="0" w:space="0" w:color="auto"/>
        <w:right w:val="none" w:sz="0" w:space="0" w:color="auto"/>
      </w:divBdr>
    </w:div>
    <w:div w:id="987903777">
      <w:bodyDiv w:val="1"/>
      <w:marLeft w:val="0"/>
      <w:marRight w:val="0"/>
      <w:marTop w:val="0"/>
      <w:marBottom w:val="0"/>
      <w:divBdr>
        <w:top w:val="none" w:sz="0" w:space="0" w:color="auto"/>
        <w:left w:val="none" w:sz="0" w:space="0" w:color="auto"/>
        <w:bottom w:val="none" w:sz="0" w:space="0" w:color="auto"/>
        <w:right w:val="none" w:sz="0" w:space="0" w:color="auto"/>
      </w:divBdr>
    </w:div>
    <w:div w:id="988361463">
      <w:bodyDiv w:val="1"/>
      <w:marLeft w:val="0"/>
      <w:marRight w:val="0"/>
      <w:marTop w:val="0"/>
      <w:marBottom w:val="0"/>
      <w:divBdr>
        <w:top w:val="none" w:sz="0" w:space="0" w:color="auto"/>
        <w:left w:val="none" w:sz="0" w:space="0" w:color="auto"/>
        <w:bottom w:val="none" w:sz="0" w:space="0" w:color="auto"/>
        <w:right w:val="none" w:sz="0" w:space="0" w:color="auto"/>
      </w:divBdr>
    </w:div>
    <w:div w:id="988361713">
      <w:bodyDiv w:val="1"/>
      <w:marLeft w:val="0"/>
      <w:marRight w:val="0"/>
      <w:marTop w:val="0"/>
      <w:marBottom w:val="0"/>
      <w:divBdr>
        <w:top w:val="none" w:sz="0" w:space="0" w:color="auto"/>
        <w:left w:val="none" w:sz="0" w:space="0" w:color="auto"/>
        <w:bottom w:val="none" w:sz="0" w:space="0" w:color="auto"/>
        <w:right w:val="none" w:sz="0" w:space="0" w:color="auto"/>
      </w:divBdr>
    </w:div>
    <w:div w:id="988823534">
      <w:bodyDiv w:val="1"/>
      <w:marLeft w:val="0"/>
      <w:marRight w:val="0"/>
      <w:marTop w:val="0"/>
      <w:marBottom w:val="0"/>
      <w:divBdr>
        <w:top w:val="none" w:sz="0" w:space="0" w:color="auto"/>
        <w:left w:val="none" w:sz="0" w:space="0" w:color="auto"/>
        <w:bottom w:val="none" w:sz="0" w:space="0" w:color="auto"/>
        <w:right w:val="none" w:sz="0" w:space="0" w:color="auto"/>
      </w:divBdr>
    </w:div>
    <w:div w:id="989333541">
      <w:bodyDiv w:val="1"/>
      <w:marLeft w:val="0"/>
      <w:marRight w:val="0"/>
      <w:marTop w:val="0"/>
      <w:marBottom w:val="0"/>
      <w:divBdr>
        <w:top w:val="none" w:sz="0" w:space="0" w:color="auto"/>
        <w:left w:val="none" w:sz="0" w:space="0" w:color="auto"/>
        <w:bottom w:val="none" w:sz="0" w:space="0" w:color="auto"/>
        <w:right w:val="none" w:sz="0" w:space="0" w:color="auto"/>
      </w:divBdr>
    </w:div>
    <w:div w:id="989555467">
      <w:bodyDiv w:val="1"/>
      <w:marLeft w:val="0"/>
      <w:marRight w:val="0"/>
      <w:marTop w:val="0"/>
      <w:marBottom w:val="0"/>
      <w:divBdr>
        <w:top w:val="none" w:sz="0" w:space="0" w:color="auto"/>
        <w:left w:val="none" w:sz="0" w:space="0" w:color="auto"/>
        <w:bottom w:val="none" w:sz="0" w:space="0" w:color="auto"/>
        <w:right w:val="none" w:sz="0" w:space="0" w:color="auto"/>
      </w:divBdr>
    </w:div>
    <w:div w:id="989748880">
      <w:bodyDiv w:val="1"/>
      <w:marLeft w:val="0"/>
      <w:marRight w:val="0"/>
      <w:marTop w:val="0"/>
      <w:marBottom w:val="0"/>
      <w:divBdr>
        <w:top w:val="none" w:sz="0" w:space="0" w:color="auto"/>
        <w:left w:val="none" w:sz="0" w:space="0" w:color="auto"/>
        <w:bottom w:val="none" w:sz="0" w:space="0" w:color="auto"/>
        <w:right w:val="none" w:sz="0" w:space="0" w:color="auto"/>
      </w:divBdr>
    </w:div>
    <w:div w:id="990065324">
      <w:bodyDiv w:val="1"/>
      <w:marLeft w:val="0"/>
      <w:marRight w:val="0"/>
      <w:marTop w:val="0"/>
      <w:marBottom w:val="0"/>
      <w:divBdr>
        <w:top w:val="none" w:sz="0" w:space="0" w:color="auto"/>
        <w:left w:val="none" w:sz="0" w:space="0" w:color="auto"/>
        <w:bottom w:val="none" w:sz="0" w:space="0" w:color="auto"/>
        <w:right w:val="none" w:sz="0" w:space="0" w:color="auto"/>
      </w:divBdr>
    </w:div>
    <w:div w:id="990215591">
      <w:bodyDiv w:val="1"/>
      <w:marLeft w:val="0"/>
      <w:marRight w:val="0"/>
      <w:marTop w:val="0"/>
      <w:marBottom w:val="0"/>
      <w:divBdr>
        <w:top w:val="none" w:sz="0" w:space="0" w:color="auto"/>
        <w:left w:val="none" w:sz="0" w:space="0" w:color="auto"/>
        <w:bottom w:val="none" w:sz="0" w:space="0" w:color="auto"/>
        <w:right w:val="none" w:sz="0" w:space="0" w:color="auto"/>
      </w:divBdr>
    </w:div>
    <w:div w:id="990409183">
      <w:bodyDiv w:val="1"/>
      <w:marLeft w:val="0"/>
      <w:marRight w:val="0"/>
      <w:marTop w:val="0"/>
      <w:marBottom w:val="0"/>
      <w:divBdr>
        <w:top w:val="none" w:sz="0" w:space="0" w:color="auto"/>
        <w:left w:val="none" w:sz="0" w:space="0" w:color="auto"/>
        <w:bottom w:val="none" w:sz="0" w:space="0" w:color="auto"/>
        <w:right w:val="none" w:sz="0" w:space="0" w:color="auto"/>
      </w:divBdr>
    </w:div>
    <w:div w:id="991065235">
      <w:bodyDiv w:val="1"/>
      <w:marLeft w:val="0"/>
      <w:marRight w:val="0"/>
      <w:marTop w:val="0"/>
      <w:marBottom w:val="0"/>
      <w:divBdr>
        <w:top w:val="none" w:sz="0" w:space="0" w:color="auto"/>
        <w:left w:val="none" w:sz="0" w:space="0" w:color="auto"/>
        <w:bottom w:val="none" w:sz="0" w:space="0" w:color="auto"/>
        <w:right w:val="none" w:sz="0" w:space="0" w:color="auto"/>
      </w:divBdr>
    </w:div>
    <w:div w:id="991298496">
      <w:bodyDiv w:val="1"/>
      <w:marLeft w:val="0"/>
      <w:marRight w:val="0"/>
      <w:marTop w:val="0"/>
      <w:marBottom w:val="0"/>
      <w:divBdr>
        <w:top w:val="none" w:sz="0" w:space="0" w:color="auto"/>
        <w:left w:val="none" w:sz="0" w:space="0" w:color="auto"/>
        <w:bottom w:val="none" w:sz="0" w:space="0" w:color="auto"/>
        <w:right w:val="none" w:sz="0" w:space="0" w:color="auto"/>
      </w:divBdr>
    </w:div>
    <w:div w:id="991369248">
      <w:bodyDiv w:val="1"/>
      <w:marLeft w:val="0"/>
      <w:marRight w:val="0"/>
      <w:marTop w:val="0"/>
      <w:marBottom w:val="0"/>
      <w:divBdr>
        <w:top w:val="none" w:sz="0" w:space="0" w:color="auto"/>
        <w:left w:val="none" w:sz="0" w:space="0" w:color="auto"/>
        <w:bottom w:val="none" w:sz="0" w:space="0" w:color="auto"/>
        <w:right w:val="none" w:sz="0" w:space="0" w:color="auto"/>
      </w:divBdr>
    </w:div>
    <w:div w:id="991522840">
      <w:bodyDiv w:val="1"/>
      <w:marLeft w:val="0"/>
      <w:marRight w:val="0"/>
      <w:marTop w:val="0"/>
      <w:marBottom w:val="0"/>
      <w:divBdr>
        <w:top w:val="none" w:sz="0" w:space="0" w:color="auto"/>
        <w:left w:val="none" w:sz="0" w:space="0" w:color="auto"/>
        <w:bottom w:val="none" w:sz="0" w:space="0" w:color="auto"/>
        <w:right w:val="none" w:sz="0" w:space="0" w:color="auto"/>
      </w:divBdr>
    </w:div>
    <w:div w:id="991640418">
      <w:bodyDiv w:val="1"/>
      <w:marLeft w:val="0"/>
      <w:marRight w:val="0"/>
      <w:marTop w:val="0"/>
      <w:marBottom w:val="0"/>
      <w:divBdr>
        <w:top w:val="none" w:sz="0" w:space="0" w:color="auto"/>
        <w:left w:val="none" w:sz="0" w:space="0" w:color="auto"/>
        <w:bottom w:val="none" w:sz="0" w:space="0" w:color="auto"/>
        <w:right w:val="none" w:sz="0" w:space="0" w:color="auto"/>
      </w:divBdr>
    </w:div>
    <w:div w:id="991716453">
      <w:bodyDiv w:val="1"/>
      <w:marLeft w:val="0"/>
      <w:marRight w:val="0"/>
      <w:marTop w:val="0"/>
      <w:marBottom w:val="0"/>
      <w:divBdr>
        <w:top w:val="none" w:sz="0" w:space="0" w:color="auto"/>
        <w:left w:val="none" w:sz="0" w:space="0" w:color="auto"/>
        <w:bottom w:val="none" w:sz="0" w:space="0" w:color="auto"/>
        <w:right w:val="none" w:sz="0" w:space="0" w:color="auto"/>
      </w:divBdr>
    </w:div>
    <w:div w:id="992024314">
      <w:bodyDiv w:val="1"/>
      <w:marLeft w:val="0"/>
      <w:marRight w:val="0"/>
      <w:marTop w:val="0"/>
      <w:marBottom w:val="0"/>
      <w:divBdr>
        <w:top w:val="none" w:sz="0" w:space="0" w:color="auto"/>
        <w:left w:val="none" w:sz="0" w:space="0" w:color="auto"/>
        <w:bottom w:val="none" w:sz="0" w:space="0" w:color="auto"/>
        <w:right w:val="none" w:sz="0" w:space="0" w:color="auto"/>
      </w:divBdr>
    </w:div>
    <w:div w:id="992291823">
      <w:bodyDiv w:val="1"/>
      <w:marLeft w:val="0"/>
      <w:marRight w:val="0"/>
      <w:marTop w:val="0"/>
      <w:marBottom w:val="0"/>
      <w:divBdr>
        <w:top w:val="none" w:sz="0" w:space="0" w:color="auto"/>
        <w:left w:val="none" w:sz="0" w:space="0" w:color="auto"/>
        <w:bottom w:val="none" w:sz="0" w:space="0" w:color="auto"/>
        <w:right w:val="none" w:sz="0" w:space="0" w:color="auto"/>
      </w:divBdr>
    </w:div>
    <w:div w:id="992413866">
      <w:bodyDiv w:val="1"/>
      <w:marLeft w:val="0"/>
      <w:marRight w:val="0"/>
      <w:marTop w:val="0"/>
      <w:marBottom w:val="0"/>
      <w:divBdr>
        <w:top w:val="none" w:sz="0" w:space="0" w:color="auto"/>
        <w:left w:val="none" w:sz="0" w:space="0" w:color="auto"/>
        <w:bottom w:val="none" w:sz="0" w:space="0" w:color="auto"/>
        <w:right w:val="none" w:sz="0" w:space="0" w:color="auto"/>
      </w:divBdr>
    </w:div>
    <w:div w:id="992679201">
      <w:bodyDiv w:val="1"/>
      <w:marLeft w:val="0"/>
      <w:marRight w:val="0"/>
      <w:marTop w:val="0"/>
      <w:marBottom w:val="0"/>
      <w:divBdr>
        <w:top w:val="none" w:sz="0" w:space="0" w:color="auto"/>
        <w:left w:val="none" w:sz="0" w:space="0" w:color="auto"/>
        <w:bottom w:val="none" w:sz="0" w:space="0" w:color="auto"/>
        <w:right w:val="none" w:sz="0" w:space="0" w:color="auto"/>
      </w:divBdr>
    </w:div>
    <w:div w:id="993221304">
      <w:bodyDiv w:val="1"/>
      <w:marLeft w:val="0"/>
      <w:marRight w:val="0"/>
      <w:marTop w:val="0"/>
      <w:marBottom w:val="0"/>
      <w:divBdr>
        <w:top w:val="none" w:sz="0" w:space="0" w:color="auto"/>
        <w:left w:val="none" w:sz="0" w:space="0" w:color="auto"/>
        <w:bottom w:val="none" w:sz="0" w:space="0" w:color="auto"/>
        <w:right w:val="none" w:sz="0" w:space="0" w:color="auto"/>
      </w:divBdr>
    </w:div>
    <w:div w:id="993484091">
      <w:bodyDiv w:val="1"/>
      <w:marLeft w:val="0"/>
      <w:marRight w:val="0"/>
      <w:marTop w:val="0"/>
      <w:marBottom w:val="0"/>
      <w:divBdr>
        <w:top w:val="none" w:sz="0" w:space="0" w:color="auto"/>
        <w:left w:val="none" w:sz="0" w:space="0" w:color="auto"/>
        <w:bottom w:val="none" w:sz="0" w:space="0" w:color="auto"/>
        <w:right w:val="none" w:sz="0" w:space="0" w:color="auto"/>
      </w:divBdr>
    </w:div>
    <w:div w:id="993528238">
      <w:bodyDiv w:val="1"/>
      <w:marLeft w:val="0"/>
      <w:marRight w:val="0"/>
      <w:marTop w:val="0"/>
      <w:marBottom w:val="0"/>
      <w:divBdr>
        <w:top w:val="none" w:sz="0" w:space="0" w:color="auto"/>
        <w:left w:val="none" w:sz="0" w:space="0" w:color="auto"/>
        <w:bottom w:val="none" w:sz="0" w:space="0" w:color="auto"/>
        <w:right w:val="none" w:sz="0" w:space="0" w:color="auto"/>
      </w:divBdr>
    </w:div>
    <w:div w:id="993530974">
      <w:bodyDiv w:val="1"/>
      <w:marLeft w:val="0"/>
      <w:marRight w:val="0"/>
      <w:marTop w:val="0"/>
      <w:marBottom w:val="0"/>
      <w:divBdr>
        <w:top w:val="none" w:sz="0" w:space="0" w:color="auto"/>
        <w:left w:val="none" w:sz="0" w:space="0" w:color="auto"/>
        <w:bottom w:val="none" w:sz="0" w:space="0" w:color="auto"/>
        <w:right w:val="none" w:sz="0" w:space="0" w:color="auto"/>
      </w:divBdr>
    </w:div>
    <w:div w:id="993682212">
      <w:bodyDiv w:val="1"/>
      <w:marLeft w:val="0"/>
      <w:marRight w:val="0"/>
      <w:marTop w:val="0"/>
      <w:marBottom w:val="0"/>
      <w:divBdr>
        <w:top w:val="none" w:sz="0" w:space="0" w:color="auto"/>
        <w:left w:val="none" w:sz="0" w:space="0" w:color="auto"/>
        <w:bottom w:val="none" w:sz="0" w:space="0" w:color="auto"/>
        <w:right w:val="none" w:sz="0" w:space="0" w:color="auto"/>
      </w:divBdr>
    </w:div>
    <w:div w:id="994257939">
      <w:bodyDiv w:val="1"/>
      <w:marLeft w:val="0"/>
      <w:marRight w:val="0"/>
      <w:marTop w:val="0"/>
      <w:marBottom w:val="0"/>
      <w:divBdr>
        <w:top w:val="none" w:sz="0" w:space="0" w:color="auto"/>
        <w:left w:val="none" w:sz="0" w:space="0" w:color="auto"/>
        <w:bottom w:val="none" w:sz="0" w:space="0" w:color="auto"/>
        <w:right w:val="none" w:sz="0" w:space="0" w:color="auto"/>
      </w:divBdr>
    </w:div>
    <w:div w:id="994995462">
      <w:bodyDiv w:val="1"/>
      <w:marLeft w:val="0"/>
      <w:marRight w:val="0"/>
      <w:marTop w:val="0"/>
      <w:marBottom w:val="0"/>
      <w:divBdr>
        <w:top w:val="none" w:sz="0" w:space="0" w:color="auto"/>
        <w:left w:val="none" w:sz="0" w:space="0" w:color="auto"/>
        <w:bottom w:val="none" w:sz="0" w:space="0" w:color="auto"/>
        <w:right w:val="none" w:sz="0" w:space="0" w:color="auto"/>
      </w:divBdr>
    </w:div>
    <w:div w:id="995037782">
      <w:bodyDiv w:val="1"/>
      <w:marLeft w:val="0"/>
      <w:marRight w:val="0"/>
      <w:marTop w:val="0"/>
      <w:marBottom w:val="0"/>
      <w:divBdr>
        <w:top w:val="none" w:sz="0" w:space="0" w:color="auto"/>
        <w:left w:val="none" w:sz="0" w:space="0" w:color="auto"/>
        <w:bottom w:val="none" w:sz="0" w:space="0" w:color="auto"/>
        <w:right w:val="none" w:sz="0" w:space="0" w:color="auto"/>
      </w:divBdr>
    </w:div>
    <w:div w:id="995492619">
      <w:bodyDiv w:val="1"/>
      <w:marLeft w:val="0"/>
      <w:marRight w:val="0"/>
      <w:marTop w:val="0"/>
      <w:marBottom w:val="0"/>
      <w:divBdr>
        <w:top w:val="none" w:sz="0" w:space="0" w:color="auto"/>
        <w:left w:val="none" w:sz="0" w:space="0" w:color="auto"/>
        <w:bottom w:val="none" w:sz="0" w:space="0" w:color="auto"/>
        <w:right w:val="none" w:sz="0" w:space="0" w:color="auto"/>
      </w:divBdr>
    </w:div>
    <w:div w:id="997222383">
      <w:bodyDiv w:val="1"/>
      <w:marLeft w:val="0"/>
      <w:marRight w:val="0"/>
      <w:marTop w:val="0"/>
      <w:marBottom w:val="0"/>
      <w:divBdr>
        <w:top w:val="none" w:sz="0" w:space="0" w:color="auto"/>
        <w:left w:val="none" w:sz="0" w:space="0" w:color="auto"/>
        <w:bottom w:val="none" w:sz="0" w:space="0" w:color="auto"/>
        <w:right w:val="none" w:sz="0" w:space="0" w:color="auto"/>
      </w:divBdr>
    </w:div>
    <w:div w:id="997346166">
      <w:bodyDiv w:val="1"/>
      <w:marLeft w:val="0"/>
      <w:marRight w:val="0"/>
      <w:marTop w:val="0"/>
      <w:marBottom w:val="0"/>
      <w:divBdr>
        <w:top w:val="none" w:sz="0" w:space="0" w:color="auto"/>
        <w:left w:val="none" w:sz="0" w:space="0" w:color="auto"/>
        <w:bottom w:val="none" w:sz="0" w:space="0" w:color="auto"/>
        <w:right w:val="none" w:sz="0" w:space="0" w:color="auto"/>
      </w:divBdr>
    </w:div>
    <w:div w:id="998383969">
      <w:bodyDiv w:val="1"/>
      <w:marLeft w:val="0"/>
      <w:marRight w:val="0"/>
      <w:marTop w:val="0"/>
      <w:marBottom w:val="0"/>
      <w:divBdr>
        <w:top w:val="none" w:sz="0" w:space="0" w:color="auto"/>
        <w:left w:val="none" w:sz="0" w:space="0" w:color="auto"/>
        <w:bottom w:val="none" w:sz="0" w:space="0" w:color="auto"/>
        <w:right w:val="none" w:sz="0" w:space="0" w:color="auto"/>
      </w:divBdr>
    </w:div>
    <w:div w:id="998536278">
      <w:bodyDiv w:val="1"/>
      <w:marLeft w:val="0"/>
      <w:marRight w:val="0"/>
      <w:marTop w:val="0"/>
      <w:marBottom w:val="0"/>
      <w:divBdr>
        <w:top w:val="none" w:sz="0" w:space="0" w:color="auto"/>
        <w:left w:val="none" w:sz="0" w:space="0" w:color="auto"/>
        <w:bottom w:val="none" w:sz="0" w:space="0" w:color="auto"/>
        <w:right w:val="none" w:sz="0" w:space="0" w:color="auto"/>
      </w:divBdr>
    </w:div>
    <w:div w:id="998774956">
      <w:bodyDiv w:val="1"/>
      <w:marLeft w:val="0"/>
      <w:marRight w:val="0"/>
      <w:marTop w:val="0"/>
      <w:marBottom w:val="0"/>
      <w:divBdr>
        <w:top w:val="none" w:sz="0" w:space="0" w:color="auto"/>
        <w:left w:val="none" w:sz="0" w:space="0" w:color="auto"/>
        <w:bottom w:val="none" w:sz="0" w:space="0" w:color="auto"/>
        <w:right w:val="none" w:sz="0" w:space="0" w:color="auto"/>
      </w:divBdr>
    </w:div>
    <w:div w:id="999162319">
      <w:bodyDiv w:val="1"/>
      <w:marLeft w:val="0"/>
      <w:marRight w:val="0"/>
      <w:marTop w:val="0"/>
      <w:marBottom w:val="0"/>
      <w:divBdr>
        <w:top w:val="none" w:sz="0" w:space="0" w:color="auto"/>
        <w:left w:val="none" w:sz="0" w:space="0" w:color="auto"/>
        <w:bottom w:val="none" w:sz="0" w:space="0" w:color="auto"/>
        <w:right w:val="none" w:sz="0" w:space="0" w:color="auto"/>
      </w:divBdr>
    </w:div>
    <w:div w:id="999389995">
      <w:bodyDiv w:val="1"/>
      <w:marLeft w:val="0"/>
      <w:marRight w:val="0"/>
      <w:marTop w:val="0"/>
      <w:marBottom w:val="0"/>
      <w:divBdr>
        <w:top w:val="none" w:sz="0" w:space="0" w:color="auto"/>
        <w:left w:val="none" w:sz="0" w:space="0" w:color="auto"/>
        <w:bottom w:val="none" w:sz="0" w:space="0" w:color="auto"/>
        <w:right w:val="none" w:sz="0" w:space="0" w:color="auto"/>
      </w:divBdr>
    </w:div>
    <w:div w:id="999771388">
      <w:bodyDiv w:val="1"/>
      <w:marLeft w:val="0"/>
      <w:marRight w:val="0"/>
      <w:marTop w:val="0"/>
      <w:marBottom w:val="0"/>
      <w:divBdr>
        <w:top w:val="none" w:sz="0" w:space="0" w:color="auto"/>
        <w:left w:val="none" w:sz="0" w:space="0" w:color="auto"/>
        <w:bottom w:val="none" w:sz="0" w:space="0" w:color="auto"/>
        <w:right w:val="none" w:sz="0" w:space="0" w:color="auto"/>
      </w:divBdr>
    </w:div>
    <w:div w:id="1000086760">
      <w:bodyDiv w:val="1"/>
      <w:marLeft w:val="0"/>
      <w:marRight w:val="0"/>
      <w:marTop w:val="0"/>
      <w:marBottom w:val="0"/>
      <w:divBdr>
        <w:top w:val="none" w:sz="0" w:space="0" w:color="auto"/>
        <w:left w:val="none" w:sz="0" w:space="0" w:color="auto"/>
        <w:bottom w:val="none" w:sz="0" w:space="0" w:color="auto"/>
        <w:right w:val="none" w:sz="0" w:space="0" w:color="auto"/>
      </w:divBdr>
    </w:div>
    <w:div w:id="1000350854">
      <w:bodyDiv w:val="1"/>
      <w:marLeft w:val="0"/>
      <w:marRight w:val="0"/>
      <w:marTop w:val="0"/>
      <w:marBottom w:val="0"/>
      <w:divBdr>
        <w:top w:val="none" w:sz="0" w:space="0" w:color="auto"/>
        <w:left w:val="none" w:sz="0" w:space="0" w:color="auto"/>
        <w:bottom w:val="none" w:sz="0" w:space="0" w:color="auto"/>
        <w:right w:val="none" w:sz="0" w:space="0" w:color="auto"/>
      </w:divBdr>
    </w:div>
    <w:div w:id="1000354535">
      <w:bodyDiv w:val="1"/>
      <w:marLeft w:val="0"/>
      <w:marRight w:val="0"/>
      <w:marTop w:val="0"/>
      <w:marBottom w:val="0"/>
      <w:divBdr>
        <w:top w:val="none" w:sz="0" w:space="0" w:color="auto"/>
        <w:left w:val="none" w:sz="0" w:space="0" w:color="auto"/>
        <w:bottom w:val="none" w:sz="0" w:space="0" w:color="auto"/>
        <w:right w:val="none" w:sz="0" w:space="0" w:color="auto"/>
      </w:divBdr>
    </w:div>
    <w:div w:id="1000474845">
      <w:bodyDiv w:val="1"/>
      <w:marLeft w:val="0"/>
      <w:marRight w:val="0"/>
      <w:marTop w:val="0"/>
      <w:marBottom w:val="0"/>
      <w:divBdr>
        <w:top w:val="none" w:sz="0" w:space="0" w:color="auto"/>
        <w:left w:val="none" w:sz="0" w:space="0" w:color="auto"/>
        <w:bottom w:val="none" w:sz="0" w:space="0" w:color="auto"/>
        <w:right w:val="none" w:sz="0" w:space="0" w:color="auto"/>
      </w:divBdr>
    </w:div>
    <w:div w:id="1000503246">
      <w:bodyDiv w:val="1"/>
      <w:marLeft w:val="0"/>
      <w:marRight w:val="0"/>
      <w:marTop w:val="0"/>
      <w:marBottom w:val="0"/>
      <w:divBdr>
        <w:top w:val="none" w:sz="0" w:space="0" w:color="auto"/>
        <w:left w:val="none" w:sz="0" w:space="0" w:color="auto"/>
        <w:bottom w:val="none" w:sz="0" w:space="0" w:color="auto"/>
        <w:right w:val="none" w:sz="0" w:space="0" w:color="auto"/>
      </w:divBdr>
    </w:div>
    <w:div w:id="1000894215">
      <w:bodyDiv w:val="1"/>
      <w:marLeft w:val="0"/>
      <w:marRight w:val="0"/>
      <w:marTop w:val="0"/>
      <w:marBottom w:val="0"/>
      <w:divBdr>
        <w:top w:val="none" w:sz="0" w:space="0" w:color="auto"/>
        <w:left w:val="none" w:sz="0" w:space="0" w:color="auto"/>
        <w:bottom w:val="none" w:sz="0" w:space="0" w:color="auto"/>
        <w:right w:val="none" w:sz="0" w:space="0" w:color="auto"/>
      </w:divBdr>
    </w:div>
    <w:div w:id="1000963511">
      <w:bodyDiv w:val="1"/>
      <w:marLeft w:val="0"/>
      <w:marRight w:val="0"/>
      <w:marTop w:val="0"/>
      <w:marBottom w:val="0"/>
      <w:divBdr>
        <w:top w:val="none" w:sz="0" w:space="0" w:color="auto"/>
        <w:left w:val="none" w:sz="0" w:space="0" w:color="auto"/>
        <w:bottom w:val="none" w:sz="0" w:space="0" w:color="auto"/>
        <w:right w:val="none" w:sz="0" w:space="0" w:color="auto"/>
      </w:divBdr>
    </w:div>
    <w:div w:id="1001197419">
      <w:bodyDiv w:val="1"/>
      <w:marLeft w:val="0"/>
      <w:marRight w:val="0"/>
      <w:marTop w:val="0"/>
      <w:marBottom w:val="0"/>
      <w:divBdr>
        <w:top w:val="none" w:sz="0" w:space="0" w:color="auto"/>
        <w:left w:val="none" w:sz="0" w:space="0" w:color="auto"/>
        <w:bottom w:val="none" w:sz="0" w:space="0" w:color="auto"/>
        <w:right w:val="none" w:sz="0" w:space="0" w:color="auto"/>
      </w:divBdr>
    </w:div>
    <w:div w:id="1001390766">
      <w:bodyDiv w:val="1"/>
      <w:marLeft w:val="0"/>
      <w:marRight w:val="0"/>
      <w:marTop w:val="0"/>
      <w:marBottom w:val="0"/>
      <w:divBdr>
        <w:top w:val="none" w:sz="0" w:space="0" w:color="auto"/>
        <w:left w:val="none" w:sz="0" w:space="0" w:color="auto"/>
        <w:bottom w:val="none" w:sz="0" w:space="0" w:color="auto"/>
        <w:right w:val="none" w:sz="0" w:space="0" w:color="auto"/>
      </w:divBdr>
    </w:div>
    <w:div w:id="1002120042">
      <w:bodyDiv w:val="1"/>
      <w:marLeft w:val="0"/>
      <w:marRight w:val="0"/>
      <w:marTop w:val="0"/>
      <w:marBottom w:val="0"/>
      <w:divBdr>
        <w:top w:val="none" w:sz="0" w:space="0" w:color="auto"/>
        <w:left w:val="none" w:sz="0" w:space="0" w:color="auto"/>
        <w:bottom w:val="none" w:sz="0" w:space="0" w:color="auto"/>
        <w:right w:val="none" w:sz="0" w:space="0" w:color="auto"/>
      </w:divBdr>
    </w:div>
    <w:div w:id="1002584788">
      <w:bodyDiv w:val="1"/>
      <w:marLeft w:val="0"/>
      <w:marRight w:val="0"/>
      <w:marTop w:val="0"/>
      <w:marBottom w:val="0"/>
      <w:divBdr>
        <w:top w:val="none" w:sz="0" w:space="0" w:color="auto"/>
        <w:left w:val="none" w:sz="0" w:space="0" w:color="auto"/>
        <w:bottom w:val="none" w:sz="0" w:space="0" w:color="auto"/>
        <w:right w:val="none" w:sz="0" w:space="0" w:color="auto"/>
      </w:divBdr>
    </w:div>
    <w:div w:id="1002733378">
      <w:bodyDiv w:val="1"/>
      <w:marLeft w:val="0"/>
      <w:marRight w:val="0"/>
      <w:marTop w:val="0"/>
      <w:marBottom w:val="0"/>
      <w:divBdr>
        <w:top w:val="none" w:sz="0" w:space="0" w:color="auto"/>
        <w:left w:val="none" w:sz="0" w:space="0" w:color="auto"/>
        <w:bottom w:val="none" w:sz="0" w:space="0" w:color="auto"/>
        <w:right w:val="none" w:sz="0" w:space="0" w:color="auto"/>
      </w:divBdr>
    </w:div>
    <w:div w:id="1002782099">
      <w:bodyDiv w:val="1"/>
      <w:marLeft w:val="0"/>
      <w:marRight w:val="0"/>
      <w:marTop w:val="0"/>
      <w:marBottom w:val="0"/>
      <w:divBdr>
        <w:top w:val="none" w:sz="0" w:space="0" w:color="auto"/>
        <w:left w:val="none" w:sz="0" w:space="0" w:color="auto"/>
        <w:bottom w:val="none" w:sz="0" w:space="0" w:color="auto"/>
        <w:right w:val="none" w:sz="0" w:space="0" w:color="auto"/>
      </w:divBdr>
    </w:div>
    <w:div w:id="1003776634">
      <w:bodyDiv w:val="1"/>
      <w:marLeft w:val="0"/>
      <w:marRight w:val="0"/>
      <w:marTop w:val="0"/>
      <w:marBottom w:val="0"/>
      <w:divBdr>
        <w:top w:val="none" w:sz="0" w:space="0" w:color="auto"/>
        <w:left w:val="none" w:sz="0" w:space="0" w:color="auto"/>
        <w:bottom w:val="none" w:sz="0" w:space="0" w:color="auto"/>
        <w:right w:val="none" w:sz="0" w:space="0" w:color="auto"/>
      </w:divBdr>
    </w:div>
    <w:div w:id="1004210767">
      <w:bodyDiv w:val="1"/>
      <w:marLeft w:val="0"/>
      <w:marRight w:val="0"/>
      <w:marTop w:val="0"/>
      <w:marBottom w:val="0"/>
      <w:divBdr>
        <w:top w:val="none" w:sz="0" w:space="0" w:color="auto"/>
        <w:left w:val="none" w:sz="0" w:space="0" w:color="auto"/>
        <w:bottom w:val="none" w:sz="0" w:space="0" w:color="auto"/>
        <w:right w:val="none" w:sz="0" w:space="0" w:color="auto"/>
      </w:divBdr>
    </w:div>
    <w:div w:id="1004236205">
      <w:bodyDiv w:val="1"/>
      <w:marLeft w:val="0"/>
      <w:marRight w:val="0"/>
      <w:marTop w:val="0"/>
      <w:marBottom w:val="0"/>
      <w:divBdr>
        <w:top w:val="none" w:sz="0" w:space="0" w:color="auto"/>
        <w:left w:val="none" w:sz="0" w:space="0" w:color="auto"/>
        <w:bottom w:val="none" w:sz="0" w:space="0" w:color="auto"/>
        <w:right w:val="none" w:sz="0" w:space="0" w:color="auto"/>
      </w:divBdr>
    </w:div>
    <w:div w:id="1004673242">
      <w:bodyDiv w:val="1"/>
      <w:marLeft w:val="0"/>
      <w:marRight w:val="0"/>
      <w:marTop w:val="0"/>
      <w:marBottom w:val="0"/>
      <w:divBdr>
        <w:top w:val="none" w:sz="0" w:space="0" w:color="auto"/>
        <w:left w:val="none" w:sz="0" w:space="0" w:color="auto"/>
        <w:bottom w:val="none" w:sz="0" w:space="0" w:color="auto"/>
        <w:right w:val="none" w:sz="0" w:space="0" w:color="auto"/>
      </w:divBdr>
    </w:div>
    <w:div w:id="1004741259">
      <w:bodyDiv w:val="1"/>
      <w:marLeft w:val="0"/>
      <w:marRight w:val="0"/>
      <w:marTop w:val="0"/>
      <w:marBottom w:val="0"/>
      <w:divBdr>
        <w:top w:val="none" w:sz="0" w:space="0" w:color="auto"/>
        <w:left w:val="none" w:sz="0" w:space="0" w:color="auto"/>
        <w:bottom w:val="none" w:sz="0" w:space="0" w:color="auto"/>
        <w:right w:val="none" w:sz="0" w:space="0" w:color="auto"/>
      </w:divBdr>
    </w:div>
    <w:div w:id="1004867370">
      <w:bodyDiv w:val="1"/>
      <w:marLeft w:val="0"/>
      <w:marRight w:val="0"/>
      <w:marTop w:val="0"/>
      <w:marBottom w:val="0"/>
      <w:divBdr>
        <w:top w:val="none" w:sz="0" w:space="0" w:color="auto"/>
        <w:left w:val="none" w:sz="0" w:space="0" w:color="auto"/>
        <w:bottom w:val="none" w:sz="0" w:space="0" w:color="auto"/>
        <w:right w:val="none" w:sz="0" w:space="0" w:color="auto"/>
      </w:divBdr>
    </w:div>
    <w:div w:id="1004891754">
      <w:bodyDiv w:val="1"/>
      <w:marLeft w:val="0"/>
      <w:marRight w:val="0"/>
      <w:marTop w:val="0"/>
      <w:marBottom w:val="0"/>
      <w:divBdr>
        <w:top w:val="none" w:sz="0" w:space="0" w:color="auto"/>
        <w:left w:val="none" w:sz="0" w:space="0" w:color="auto"/>
        <w:bottom w:val="none" w:sz="0" w:space="0" w:color="auto"/>
        <w:right w:val="none" w:sz="0" w:space="0" w:color="auto"/>
      </w:divBdr>
    </w:div>
    <w:div w:id="1005210064">
      <w:bodyDiv w:val="1"/>
      <w:marLeft w:val="0"/>
      <w:marRight w:val="0"/>
      <w:marTop w:val="0"/>
      <w:marBottom w:val="0"/>
      <w:divBdr>
        <w:top w:val="none" w:sz="0" w:space="0" w:color="auto"/>
        <w:left w:val="none" w:sz="0" w:space="0" w:color="auto"/>
        <w:bottom w:val="none" w:sz="0" w:space="0" w:color="auto"/>
        <w:right w:val="none" w:sz="0" w:space="0" w:color="auto"/>
      </w:divBdr>
    </w:div>
    <w:div w:id="1005715497">
      <w:bodyDiv w:val="1"/>
      <w:marLeft w:val="0"/>
      <w:marRight w:val="0"/>
      <w:marTop w:val="0"/>
      <w:marBottom w:val="0"/>
      <w:divBdr>
        <w:top w:val="none" w:sz="0" w:space="0" w:color="auto"/>
        <w:left w:val="none" w:sz="0" w:space="0" w:color="auto"/>
        <w:bottom w:val="none" w:sz="0" w:space="0" w:color="auto"/>
        <w:right w:val="none" w:sz="0" w:space="0" w:color="auto"/>
      </w:divBdr>
    </w:div>
    <w:div w:id="1005783583">
      <w:bodyDiv w:val="1"/>
      <w:marLeft w:val="0"/>
      <w:marRight w:val="0"/>
      <w:marTop w:val="0"/>
      <w:marBottom w:val="0"/>
      <w:divBdr>
        <w:top w:val="none" w:sz="0" w:space="0" w:color="auto"/>
        <w:left w:val="none" w:sz="0" w:space="0" w:color="auto"/>
        <w:bottom w:val="none" w:sz="0" w:space="0" w:color="auto"/>
        <w:right w:val="none" w:sz="0" w:space="0" w:color="auto"/>
      </w:divBdr>
    </w:div>
    <w:div w:id="1006248445">
      <w:bodyDiv w:val="1"/>
      <w:marLeft w:val="0"/>
      <w:marRight w:val="0"/>
      <w:marTop w:val="0"/>
      <w:marBottom w:val="0"/>
      <w:divBdr>
        <w:top w:val="none" w:sz="0" w:space="0" w:color="auto"/>
        <w:left w:val="none" w:sz="0" w:space="0" w:color="auto"/>
        <w:bottom w:val="none" w:sz="0" w:space="0" w:color="auto"/>
        <w:right w:val="none" w:sz="0" w:space="0" w:color="auto"/>
      </w:divBdr>
    </w:div>
    <w:div w:id="1006328726">
      <w:bodyDiv w:val="1"/>
      <w:marLeft w:val="0"/>
      <w:marRight w:val="0"/>
      <w:marTop w:val="0"/>
      <w:marBottom w:val="0"/>
      <w:divBdr>
        <w:top w:val="none" w:sz="0" w:space="0" w:color="auto"/>
        <w:left w:val="none" w:sz="0" w:space="0" w:color="auto"/>
        <w:bottom w:val="none" w:sz="0" w:space="0" w:color="auto"/>
        <w:right w:val="none" w:sz="0" w:space="0" w:color="auto"/>
      </w:divBdr>
    </w:div>
    <w:div w:id="1006439838">
      <w:bodyDiv w:val="1"/>
      <w:marLeft w:val="0"/>
      <w:marRight w:val="0"/>
      <w:marTop w:val="0"/>
      <w:marBottom w:val="0"/>
      <w:divBdr>
        <w:top w:val="none" w:sz="0" w:space="0" w:color="auto"/>
        <w:left w:val="none" w:sz="0" w:space="0" w:color="auto"/>
        <w:bottom w:val="none" w:sz="0" w:space="0" w:color="auto"/>
        <w:right w:val="none" w:sz="0" w:space="0" w:color="auto"/>
      </w:divBdr>
    </w:div>
    <w:div w:id="1006709450">
      <w:bodyDiv w:val="1"/>
      <w:marLeft w:val="0"/>
      <w:marRight w:val="0"/>
      <w:marTop w:val="0"/>
      <w:marBottom w:val="0"/>
      <w:divBdr>
        <w:top w:val="none" w:sz="0" w:space="0" w:color="auto"/>
        <w:left w:val="none" w:sz="0" w:space="0" w:color="auto"/>
        <w:bottom w:val="none" w:sz="0" w:space="0" w:color="auto"/>
        <w:right w:val="none" w:sz="0" w:space="0" w:color="auto"/>
      </w:divBdr>
    </w:div>
    <w:div w:id="1006709533">
      <w:bodyDiv w:val="1"/>
      <w:marLeft w:val="0"/>
      <w:marRight w:val="0"/>
      <w:marTop w:val="0"/>
      <w:marBottom w:val="0"/>
      <w:divBdr>
        <w:top w:val="none" w:sz="0" w:space="0" w:color="auto"/>
        <w:left w:val="none" w:sz="0" w:space="0" w:color="auto"/>
        <w:bottom w:val="none" w:sz="0" w:space="0" w:color="auto"/>
        <w:right w:val="none" w:sz="0" w:space="0" w:color="auto"/>
      </w:divBdr>
    </w:div>
    <w:div w:id="1007172773">
      <w:bodyDiv w:val="1"/>
      <w:marLeft w:val="0"/>
      <w:marRight w:val="0"/>
      <w:marTop w:val="0"/>
      <w:marBottom w:val="0"/>
      <w:divBdr>
        <w:top w:val="none" w:sz="0" w:space="0" w:color="auto"/>
        <w:left w:val="none" w:sz="0" w:space="0" w:color="auto"/>
        <w:bottom w:val="none" w:sz="0" w:space="0" w:color="auto"/>
        <w:right w:val="none" w:sz="0" w:space="0" w:color="auto"/>
      </w:divBdr>
    </w:div>
    <w:div w:id="1007245709">
      <w:bodyDiv w:val="1"/>
      <w:marLeft w:val="0"/>
      <w:marRight w:val="0"/>
      <w:marTop w:val="0"/>
      <w:marBottom w:val="0"/>
      <w:divBdr>
        <w:top w:val="none" w:sz="0" w:space="0" w:color="auto"/>
        <w:left w:val="none" w:sz="0" w:space="0" w:color="auto"/>
        <w:bottom w:val="none" w:sz="0" w:space="0" w:color="auto"/>
        <w:right w:val="none" w:sz="0" w:space="0" w:color="auto"/>
      </w:divBdr>
    </w:div>
    <w:div w:id="1007248921">
      <w:bodyDiv w:val="1"/>
      <w:marLeft w:val="0"/>
      <w:marRight w:val="0"/>
      <w:marTop w:val="0"/>
      <w:marBottom w:val="0"/>
      <w:divBdr>
        <w:top w:val="none" w:sz="0" w:space="0" w:color="auto"/>
        <w:left w:val="none" w:sz="0" w:space="0" w:color="auto"/>
        <w:bottom w:val="none" w:sz="0" w:space="0" w:color="auto"/>
        <w:right w:val="none" w:sz="0" w:space="0" w:color="auto"/>
      </w:divBdr>
    </w:div>
    <w:div w:id="1007253191">
      <w:bodyDiv w:val="1"/>
      <w:marLeft w:val="0"/>
      <w:marRight w:val="0"/>
      <w:marTop w:val="0"/>
      <w:marBottom w:val="0"/>
      <w:divBdr>
        <w:top w:val="none" w:sz="0" w:space="0" w:color="auto"/>
        <w:left w:val="none" w:sz="0" w:space="0" w:color="auto"/>
        <w:bottom w:val="none" w:sz="0" w:space="0" w:color="auto"/>
        <w:right w:val="none" w:sz="0" w:space="0" w:color="auto"/>
      </w:divBdr>
    </w:div>
    <w:div w:id="1007632253">
      <w:bodyDiv w:val="1"/>
      <w:marLeft w:val="0"/>
      <w:marRight w:val="0"/>
      <w:marTop w:val="0"/>
      <w:marBottom w:val="0"/>
      <w:divBdr>
        <w:top w:val="none" w:sz="0" w:space="0" w:color="auto"/>
        <w:left w:val="none" w:sz="0" w:space="0" w:color="auto"/>
        <w:bottom w:val="none" w:sz="0" w:space="0" w:color="auto"/>
        <w:right w:val="none" w:sz="0" w:space="0" w:color="auto"/>
      </w:divBdr>
    </w:div>
    <w:div w:id="1008210922">
      <w:bodyDiv w:val="1"/>
      <w:marLeft w:val="0"/>
      <w:marRight w:val="0"/>
      <w:marTop w:val="0"/>
      <w:marBottom w:val="0"/>
      <w:divBdr>
        <w:top w:val="none" w:sz="0" w:space="0" w:color="auto"/>
        <w:left w:val="none" w:sz="0" w:space="0" w:color="auto"/>
        <w:bottom w:val="none" w:sz="0" w:space="0" w:color="auto"/>
        <w:right w:val="none" w:sz="0" w:space="0" w:color="auto"/>
      </w:divBdr>
    </w:div>
    <w:div w:id="1008293277">
      <w:bodyDiv w:val="1"/>
      <w:marLeft w:val="0"/>
      <w:marRight w:val="0"/>
      <w:marTop w:val="0"/>
      <w:marBottom w:val="0"/>
      <w:divBdr>
        <w:top w:val="none" w:sz="0" w:space="0" w:color="auto"/>
        <w:left w:val="none" w:sz="0" w:space="0" w:color="auto"/>
        <w:bottom w:val="none" w:sz="0" w:space="0" w:color="auto"/>
        <w:right w:val="none" w:sz="0" w:space="0" w:color="auto"/>
      </w:divBdr>
    </w:div>
    <w:div w:id="1008828248">
      <w:bodyDiv w:val="1"/>
      <w:marLeft w:val="0"/>
      <w:marRight w:val="0"/>
      <w:marTop w:val="0"/>
      <w:marBottom w:val="0"/>
      <w:divBdr>
        <w:top w:val="none" w:sz="0" w:space="0" w:color="auto"/>
        <w:left w:val="none" w:sz="0" w:space="0" w:color="auto"/>
        <w:bottom w:val="none" w:sz="0" w:space="0" w:color="auto"/>
        <w:right w:val="none" w:sz="0" w:space="0" w:color="auto"/>
      </w:divBdr>
    </w:div>
    <w:div w:id="1008867669">
      <w:bodyDiv w:val="1"/>
      <w:marLeft w:val="0"/>
      <w:marRight w:val="0"/>
      <w:marTop w:val="0"/>
      <w:marBottom w:val="0"/>
      <w:divBdr>
        <w:top w:val="none" w:sz="0" w:space="0" w:color="auto"/>
        <w:left w:val="none" w:sz="0" w:space="0" w:color="auto"/>
        <w:bottom w:val="none" w:sz="0" w:space="0" w:color="auto"/>
        <w:right w:val="none" w:sz="0" w:space="0" w:color="auto"/>
      </w:divBdr>
    </w:div>
    <w:div w:id="1009332153">
      <w:bodyDiv w:val="1"/>
      <w:marLeft w:val="0"/>
      <w:marRight w:val="0"/>
      <w:marTop w:val="0"/>
      <w:marBottom w:val="0"/>
      <w:divBdr>
        <w:top w:val="none" w:sz="0" w:space="0" w:color="auto"/>
        <w:left w:val="none" w:sz="0" w:space="0" w:color="auto"/>
        <w:bottom w:val="none" w:sz="0" w:space="0" w:color="auto"/>
        <w:right w:val="none" w:sz="0" w:space="0" w:color="auto"/>
      </w:divBdr>
    </w:div>
    <w:div w:id="1009333815">
      <w:bodyDiv w:val="1"/>
      <w:marLeft w:val="0"/>
      <w:marRight w:val="0"/>
      <w:marTop w:val="0"/>
      <w:marBottom w:val="0"/>
      <w:divBdr>
        <w:top w:val="none" w:sz="0" w:space="0" w:color="auto"/>
        <w:left w:val="none" w:sz="0" w:space="0" w:color="auto"/>
        <w:bottom w:val="none" w:sz="0" w:space="0" w:color="auto"/>
        <w:right w:val="none" w:sz="0" w:space="0" w:color="auto"/>
      </w:divBdr>
    </w:div>
    <w:div w:id="1010253952">
      <w:bodyDiv w:val="1"/>
      <w:marLeft w:val="0"/>
      <w:marRight w:val="0"/>
      <w:marTop w:val="0"/>
      <w:marBottom w:val="0"/>
      <w:divBdr>
        <w:top w:val="none" w:sz="0" w:space="0" w:color="auto"/>
        <w:left w:val="none" w:sz="0" w:space="0" w:color="auto"/>
        <w:bottom w:val="none" w:sz="0" w:space="0" w:color="auto"/>
        <w:right w:val="none" w:sz="0" w:space="0" w:color="auto"/>
      </w:divBdr>
    </w:div>
    <w:div w:id="1010522296">
      <w:bodyDiv w:val="1"/>
      <w:marLeft w:val="0"/>
      <w:marRight w:val="0"/>
      <w:marTop w:val="0"/>
      <w:marBottom w:val="0"/>
      <w:divBdr>
        <w:top w:val="none" w:sz="0" w:space="0" w:color="auto"/>
        <w:left w:val="none" w:sz="0" w:space="0" w:color="auto"/>
        <w:bottom w:val="none" w:sz="0" w:space="0" w:color="auto"/>
        <w:right w:val="none" w:sz="0" w:space="0" w:color="auto"/>
      </w:divBdr>
    </w:div>
    <w:div w:id="1010762688">
      <w:bodyDiv w:val="1"/>
      <w:marLeft w:val="0"/>
      <w:marRight w:val="0"/>
      <w:marTop w:val="0"/>
      <w:marBottom w:val="0"/>
      <w:divBdr>
        <w:top w:val="none" w:sz="0" w:space="0" w:color="auto"/>
        <w:left w:val="none" w:sz="0" w:space="0" w:color="auto"/>
        <w:bottom w:val="none" w:sz="0" w:space="0" w:color="auto"/>
        <w:right w:val="none" w:sz="0" w:space="0" w:color="auto"/>
      </w:divBdr>
    </w:div>
    <w:div w:id="1011376034">
      <w:bodyDiv w:val="1"/>
      <w:marLeft w:val="0"/>
      <w:marRight w:val="0"/>
      <w:marTop w:val="0"/>
      <w:marBottom w:val="0"/>
      <w:divBdr>
        <w:top w:val="none" w:sz="0" w:space="0" w:color="auto"/>
        <w:left w:val="none" w:sz="0" w:space="0" w:color="auto"/>
        <w:bottom w:val="none" w:sz="0" w:space="0" w:color="auto"/>
        <w:right w:val="none" w:sz="0" w:space="0" w:color="auto"/>
      </w:divBdr>
    </w:div>
    <w:div w:id="1011833641">
      <w:bodyDiv w:val="1"/>
      <w:marLeft w:val="0"/>
      <w:marRight w:val="0"/>
      <w:marTop w:val="0"/>
      <w:marBottom w:val="0"/>
      <w:divBdr>
        <w:top w:val="none" w:sz="0" w:space="0" w:color="auto"/>
        <w:left w:val="none" w:sz="0" w:space="0" w:color="auto"/>
        <w:bottom w:val="none" w:sz="0" w:space="0" w:color="auto"/>
        <w:right w:val="none" w:sz="0" w:space="0" w:color="auto"/>
      </w:divBdr>
    </w:div>
    <w:div w:id="1012025744">
      <w:bodyDiv w:val="1"/>
      <w:marLeft w:val="0"/>
      <w:marRight w:val="0"/>
      <w:marTop w:val="0"/>
      <w:marBottom w:val="0"/>
      <w:divBdr>
        <w:top w:val="none" w:sz="0" w:space="0" w:color="auto"/>
        <w:left w:val="none" w:sz="0" w:space="0" w:color="auto"/>
        <w:bottom w:val="none" w:sz="0" w:space="0" w:color="auto"/>
        <w:right w:val="none" w:sz="0" w:space="0" w:color="auto"/>
      </w:divBdr>
    </w:div>
    <w:div w:id="1012221910">
      <w:bodyDiv w:val="1"/>
      <w:marLeft w:val="0"/>
      <w:marRight w:val="0"/>
      <w:marTop w:val="0"/>
      <w:marBottom w:val="0"/>
      <w:divBdr>
        <w:top w:val="none" w:sz="0" w:space="0" w:color="auto"/>
        <w:left w:val="none" w:sz="0" w:space="0" w:color="auto"/>
        <w:bottom w:val="none" w:sz="0" w:space="0" w:color="auto"/>
        <w:right w:val="none" w:sz="0" w:space="0" w:color="auto"/>
      </w:divBdr>
    </w:div>
    <w:div w:id="1012226553">
      <w:bodyDiv w:val="1"/>
      <w:marLeft w:val="0"/>
      <w:marRight w:val="0"/>
      <w:marTop w:val="0"/>
      <w:marBottom w:val="0"/>
      <w:divBdr>
        <w:top w:val="none" w:sz="0" w:space="0" w:color="auto"/>
        <w:left w:val="none" w:sz="0" w:space="0" w:color="auto"/>
        <w:bottom w:val="none" w:sz="0" w:space="0" w:color="auto"/>
        <w:right w:val="none" w:sz="0" w:space="0" w:color="auto"/>
      </w:divBdr>
    </w:div>
    <w:div w:id="1012295460">
      <w:bodyDiv w:val="1"/>
      <w:marLeft w:val="0"/>
      <w:marRight w:val="0"/>
      <w:marTop w:val="0"/>
      <w:marBottom w:val="0"/>
      <w:divBdr>
        <w:top w:val="none" w:sz="0" w:space="0" w:color="auto"/>
        <w:left w:val="none" w:sz="0" w:space="0" w:color="auto"/>
        <w:bottom w:val="none" w:sz="0" w:space="0" w:color="auto"/>
        <w:right w:val="none" w:sz="0" w:space="0" w:color="auto"/>
      </w:divBdr>
    </w:div>
    <w:div w:id="1012759732">
      <w:bodyDiv w:val="1"/>
      <w:marLeft w:val="0"/>
      <w:marRight w:val="0"/>
      <w:marTop w:val="0"/>
      <w:marBottom w:val="0"/>
      <w:divBdr>
        <w:top w:val="none" w:sz="0" w:space="0" w:color="auto"/>
        <w:left w:val="none" w:sz="0" w:space="0" w:color="auto"/>
        <w:bottom w:val="none" w:sz="0" w:space="0" w:color="auto"/>
        <w:right w:val="none" w:sz="0" w:space="0" w:color="auto"/>
      </w:divBdr>
    </w:div>
    <w:div w:id="1013217455">
      <w:bodyDiv w:val="1"/>
      <w:marLeft w:val="0"/>
      <w:marRight w:val="0"/>
      <w:marTop w:val="0"/>
      <w:marBottom w:val="0"/>
      <w:divBdr>
        <w:top w:val="none" w:sz="0" w:space="0" w:color="auto"/>
        <w:left w:val="none" w:sz="0" w:space="0" w:color="auto"/>
        <w:bottom w:val="none" w:sz="0" w:space="0" w:color="auto"/>
        <w:right w:val="none" w:sz="0" w:space="0" w:color="auto"/>
      </w:divBdr>
    </w:div>
    <w:div w:id="1013453981">
      <w:bodyDiv w:val="1"/>
      <w:marLeft w:val="0"/>
      <w:marRight w:val="0"/>
      <w:marTop w:val="0"/>
      <w:marBottom w:val="0"/>
      <w:divBdr>
        <w:top w:val="none" w:sz="0" w:space="0" w:color="auto"/>
        <w:left w:val="none" w:sz="0" w:space="0" w:color="auto"/>
        <w:bottom w:val="none" w:sz="0" w:space="0" w:color="auto"/>
        <w:right w:val="none" w:sz="0" w:space="0" w:color="auto"/>
      </w:divBdr>
    </w:div>
    <w:div w:id="1013533300">
      <w:bodyDiv w:val="1"/>
      <w:marLeft w:val="0"/>
      <w:marRight w:val="0"/>
      <w:marTop w:val="0"/>
      <w:marBottom w:val="0"/>
      <w:divBdr>
        <w:top w:val="none" w:sz="0" w:space="0" w:color="auto"/>
        <w:left w:val="none" w:sz="0" w:space="0" w:color="auto"/>
        <w:bottom w:val="none" w:sz="0" w:space="0" w:color="auto"/>
        <w:right w:val="none" w:sz="0" w:space="0" w:color="auto"/>
      </w:divBdr>
    </w:div>
    <w:div w:id="1013726933">
      <w:bodyDiv w:val="1"/>
      <w:marLeft w:val="0"/>
      <w:marRight w:val="0"/>
      <w:marTop w:val="0"/>
      <w:marBottom w:val="0"/>
      <w:divBdr>
        <w:top w:val="none" w:sz="0" w:space="0" w:color="auto"/>
        <w:left w:val="none" w:sz="0" w:space="0" w:color="auto"/>
        <w:bottom w:val="none" w:sz="0" w:space="0" w:color="auto"/>
        <w:right w:val="none" w:sz="0" w:space="0" w:color="auto"/>
      </w:divBdr>
    </w:div>
    <w:div w:id="1013846954">
      <w:bodyDiv w:val="1"/>
      <w:marLeft w:val="0"/>
      <w:marRight w:val="0"/>
      <w:marTop w:val="0"/>
      <w:marBottom w:val="0"/>
      <w:divBdr>
        <w:top w:val="none" w:sz="0" w:space="0" w:color="auto"/>
        <w:left w:val="none" w:sz="0" w:space="0" w:color="auto"/>
        <w:bottom w:val="none" w:sz="0" w:space="0" w:color="auto"/>
        <w:right w:val="none" w:sz="0" w:space="0" w:color="auto"/>
      </w:divBdr>
    </w:div>
    <w:div w:id="1014235379">
      <w:bodyDiv w:val="1"/>
      <w:marLeft w:val="0"/>
      <w:marRight w:val="0"/>
      <w:marTop w:val="0"/>
      <w:marBottom w:val="0"/>
      <w:divBdr>
        <w:top w:val="none" w:sz="0" w:space="0" w:color="auto"/>
        <w:left w:val="none" w:sz="0" w:space="0" w:color="auto"/>
        <w:bottom w:val="none" w:sz="0" w:space="0" w:color="auto"/>
        <w:right w:val="none" w:sz="0" w:space="0" w:color="auto"/>
      </w:divBdr>
    </w:div>
    <w:div w:id="1014306092">
      <w:bodyDiv w:val="1"/>
      <w:marLeft w:val="0"/>
      <w:marRight w:val="0"/>
      <w:marTop w:val="0"/>
      <w:marBottom w:val="0"/>
      <w:divBdr>
        <w:top w:val="none" w:sz="0" w:space="0" w:color="auto"/>
        <w:left w:val="none" w:sz="0" w:space="0" w:color="auto"/>
        <w:bottom w:val="none" w:sz="0" w:space="0" w:color="auto"/>
        <w:right w:val="none" w:sz="0" w:space="0" w:color="auto"/>
      </w:divBdr>
    </w:div>
    <w:div w:id="1014385550">
      <w:bodyDiv w:val="1"/>
      <w:marLeft w:val="0"/>
      <w:marRight w:val="0"/>
      <w:marTop w:val="0"/>
      <w:marBottom w:val="0"/>
      <w:divBdr>
        <w:top w:val="none" w:sz="0" w:space="0" w:color="auto"/>
        <w:left w:val="none" w:sz="0" w:space="0" w:color="auto"/>
        <w:bottom w:val="none" w:sz="0" w:space="0" w:color="auto"/>
        <w:right w:val="none" w:sz="0" w:space="0" w:color="auto"/>
      </w:divBdr>
    </w:div>
    <w:div w:id="1014646526">
      <w:bodyDiv w:val="1"/>
      <w:marLeft w:val="0"/>
      <w:marRight w:val="0"/>
      <w:marTop w:val="0"/>
      <w:marBottom w:val="0"/>
      <w:divBdr>
        <w:top w:val="none" w:sz="0" w:space="0" w:color="auto"/>
        <w:left w:val="none" w:sz="0" w:space="0" w:color="auto"/>
        <w:bottom w:val="none" w:sz="0" w:space="0" w:color="auto"/>
        <w:right w:val="none" w:sz="0" w:space="0" w:color="auto"/>
      </w:divBdr>
    </w:div>
    <w:div w:id="1014647993">
      <w:bodyDiv w:val="1"/>
      <w:marLeft w:val="0"/>
      <w:marRight w:val="0"/>
      <w:marTop w:val="0"/>
      <w:marBottom w:val="0"/>
      <w:divBdr>
        <w:top w:val="none" w:sz="0" w:space="0" w:color="auto"/>
        <w:left w:val="none" w:sz="0" w:space="0" w:color="auto"/>
        <w:bottom w:val="none" w:sz="0" w:space="0" w:color="auto"/>
        <w:right w:val="none" w:sz="0" w:space="0" w:color="auto"/>
      </w:divBdr>
    </w:div>
    <w:div w:id="1015770061">
      <w:bodyDiv w:val="1"/>
      <w:marLeft w:val="0"/>
      <w:marRight w:val="0"/>
      <w:marTop w:val="0"/>
      <w:marBottom w:val="0"/>
      <w:divBdr>
        <w:top w:val="none" w:sz="0" w:space="0" w:color="auto"/>
        <w:left w:val="none" w:sz="0" w:space="0" w:color="auto"/>
        <w:bottom w:val="none" w:sz="0" w:space="0" w:color="auto"/>
        <w:right w:val="none" w:sz="0" w:space="0" w:color="auto"/>
      </w:divBdr>
    </w:div>
    <w:div w:id="1015840070">
      <w:bodyDiv w:val="1"/>
      <w:marLeft w:val="0"/>
      <w:marRight w:val="0"/>
      <w:marTop w:val="0"/>
      <w:marBottom w:val="0"/>
      <w:divBdr>
        <w:top w:val="none" w:sz="0" w:space="0" w:color="auto"/>
        <w:left w:val="none" w:sz="0" w:space="0" w:color="auto"/>
        <w:bottom w:val="none" w:sz="0" w:space="0" w:color="auto"/>
        <w:right w:val="none" w:sz="0" w:space="0" w:color="auto"/>
      </w:divBdr>
    </w:div>
    <w:div w:id="1015958843">
      <w:bodyDiv w:val="1"/>
      <w:marLeft w:val="0"/>
      <w:marRight w:val="0"/>
      <w:marTop w:val="0"/>
      <w:marBottom w:val="0"/>
      <w:divBdr>
        <w:top w:val="none" w:sz="0" w:space="0" w:color="auto"/>
        <w:left w:val="none" w:sz="0" w:space="0" w:color="auto"/>
        <w:bottom w:val="none" w:sz="0" w:space="0" w:color="auto"/>
        <w:right w:val="none" w:sz="0" w:space="0" w:color="auto"/>
      </w:divBdr>
    </w:div>
    <w:div w:id="1016267656">
      <w:bodyDiv w:val="1"/>
      <w:marLeft w:val="0"/>
      <w:marRight w:val="0"/>
      <w:marTop w:val="0"/>
      <w:marBottom w:val="0"/>
      <w:divBdr>
        <w:top w:val="none" w:sz="0" w:space="0" w:color="auto"/>
        <w:left w:val="none" w:sz="0" w:space="0" w:color="auto"/>
        <w:bottom w:val="none" w:sz="0" w:space="0" w:color="auto"/>
        <w:right w:val="none" w:sz="0" w:space="0" w:color="auto"/>
      </w:divBdr>
    </w:div>
    <w:div w:id="1016880515">
      <w:bodyDiv w:val="1"/>
      <w:marLeft w:val="0"/>
      <w:marRight w:val="0"/>
      <w:marTop w:val="0"/>
      <w:marBottom w:val="0"/>
      <w:divBdr>
        <w:top w:val="none" w:sz="0" w:space="0" w:color="auto"/>
        <w:left w:val="none" w:sz="0" w:space="0" w:color="auto"/>
        <w:bottom w:val="none" w:sz="0" w:space="0" w:color="auto"/>
        <w:right w:val="none" w:sz="0" w:space="0" w:color="auto"/>
      </w:divBdr>
    </w:div>
    <w:div w:id="1017199517">
      <w:bodyDiv w:val="1"/>
      <w:marLeft w:val="0"/>
      <w:marRight w:val="0"/>
      <w:marTop w:val="0"/>
      <w:marBottom w:val="0"/>
      <w:divBdr>
        <w:top w:val="none" w:sz="0" w:space="0" w:color="auto"/>
        <w:left w:val="none" w:sz="0" w:space="0" w:color="auto"/>
        <w:bottom w:val="none" w:sz="0" w:space="0" w:color="auto"/>
        <w:right w:val="none" w:sz="0" w:space="0" w:color="auto"/>
      </w:divBdr>
    </w:div>
    <w:div w:id="1017654329">
      <w:bodyDiv w:val="1"/>
      <w:marLeft w:val="0"/>
      <w:marRight w:val="0"/>
      <w:marTop w:val="0"/>
      <w:marBottom w:val="0"/>
      <w:divBdr>
        <w:top w:val="none" w:sz="0" w:space="0" w:color="auto"/>
        <w:left w:val="none" w:sz="0" w:space="0" w:color="auto"/>
        <w:bottom w:val="none" w:sz="0" w:space="0" w:color="auto"/>
        <w:right w:val="none" w:sz="0" w:space="0" w:color="auto"/>
      </w:divBdr>
    </w:div>
    <w:div w:id="1017729868">
      <w:bodyDiv w:val="1"/>
      <w:marLeft w:val="0"/>
      <w:marRight w:val="0"/>
      <w:marTop w:val="0"/>
      <w:marBottom w:val="0"/>
      <w:divBdr>
        <w:top w:val="none" w:sz="0" w:space="0" w:color="auto"/>
        <w:left w:val="none" w:sz="0" w:space="0" w:color="auto"/>
        <w:bottom w:val="none" w:sz="0" w:space="0" w:color="auto"/>
        <w:right w:val="none" w:sz="0" w:space="0" w:color="auto"/>
      </w:divBdr>
    </w:div>
    <w:div w:id="1018117036">
      <w:bodyDiv w:val="1"/>
      <w:marLeft w:val="0"/>
      <w:marRight w:val="0"/>
      <w:marTop w:val="0"/>
      <w:marBottom w:val="0"/>
      <w:divBdr>
        <w:top w:val="none" w:sz="0" w:space="0" w:color="auto"/>
        <w:left w:val="none" w:sz="0" w:space="0" w:color="auto"/>
        <w:bottom w:val="none" w:sz="0" w:space="0" w:color="auto"/>
        <w:right w:val="none" w:sz="0" w:space="0" w:color="auto"/>
      </w:divBdr>
    </w:div>
    <w:div w:id="1018889219">
      <w:bodyDiv w:val="1"/>
      <w:marLeft w:val="0"/>
      <w:marRight w:val="0"/>
      <w:marTop w:val="0"/>
      <w:marBottom w:val="0"/>
      <w:divBdr>
        <w:top w:val="none" w:sz="0" w:space="0" w:color="auto"/>
        <w:left w:val="none" w:sz="0" w:space="0" w:color="auto"/>
        <w:bottom w:val="none" w:sz="0" w:space="0" w:color="auto"/>
        <w:right w:val="none" w:sz="0" w:space="0" w:color="auto"/>
      </w:divBdr>
    </w:div>
    <w:div w:id="1019039709">
      <w:bodyDiv w:val="1"/>
      <w:marLeft w:val="0"/>
      <w:marRight w:val="0"/>
      <w:marTop w:val="0"/>
      <w:marBottom w:val="0"/>
      <w:divBdr>
        <w:top w:val="none" w:sz="0" w:space="0" w:color="auto"/>
        <w:left w:val="none" w:sz="0" w:space="0" w:color="auto"/>
        <w:bottom w:val="none" w:sz="0" w:space="0" w:color="auto"/>
        <w:right w:val="none" w:sz="0" w:space="0" w:color="auto"/>
      </w:divBdr>
    </w:div>
    <w:div w:id="1019115894">
      <w:bodyDiv w:val="1"/>
      <w:marLeft w:val="0"/>
      <w:marRight w:val="0"/>
      <w:marTop w:val="0"/>
      <w:marBottom w:val="0"/>
      <w:divBdr>
        <w:top w:val="none" w:sz="0" w:space="0" w:color="auto"/>
        <w:left w:val="none" w:sz="0" w:space="0" w:color="auto"/>
        <w:bottom w:val="none" w:sz="0" w:space="0" w:color="auto"/>
        <w:right w:val="none" w:sz="0" w:space="0" w:color="auto"/>
      </w:divBdr>
    </w:div>
    <w:div w:id="1019359703">
      <w:bodyDiv w:val="1"/>
      <w:marLeft w:val="0"/>
      <w:marRight w:val="0"/>
      <w:marTop w:val="0"/>
      <w:marBottom w:val="0"/>
      <w:divBdr>
        <w:top w:val="none" w:sz="0" w:space="0" w:color="auto"/>
        <w:left w:val="none" w:sz="0" w:space="0" w:color="auto"/>
        <w:bottom w:val="none" w:sz="0" w:space="0" w:color="auto"/>
        <w:right w:val="none" w:sz="0" w:space="0" w:color="auto"/>
      </w:divBdr>
    </w:div>
    <w:div w:id="1020012670">
      <w:bodyDiv w:val="1"/>
      <w:marLeft w:val="0"/>
      <w:marRight w:val="0"/>
      <w:marTop w:val="0"/>
      <w:marBottom w:val="0"/>
      <w:divBdr>
        <w:top w:val="none" w:sz="0" w:space="0" w:color="auto"/>
        <w:left w:val="none" w:sz="0" w:space="0" w:color="auto"/>
        <w:bottom w:val="none" w:sz="0" w:space="0" w:color="auto"/>
        <w:right w:val="none" w:sz="0" w:space="0" w:color="auto"/>
      </w:divBdr>
    </w:div>
    <w:div w:id="1020157810">
      <w:bodyDiv w:val="1"/>
      <w:marLeft w:val="0"/>
      <w:marRight w:val="0"/>
      <w:marTop w:val="0"/>
      <w:marBottom w:val="0"/>
      <w:divBdr>
        <w:top w:val="none" w:sz="0" w:space="0" w:color="auto"/>
        <w:left w:val="none" w:sz="0" w:space="0" w:color="auto"/>
        <w:bottom w:val="none" w:sz="0" w:space="0" w:color="auto"/>
        <w:right w:val="none" w:sz="0" w:space="0" w:color="auto"/>
      </w:divBdr>
    </w:div>
    <w:div w:id="1020350640">
      <w:bodyDiv w:val="1"/>
      <w:marLeft w:val="0"/>
      <w:marRight w:val="0"/>
      <w:marTop w:val="0"/>
      <w:marBottom w:val="0"/>
      <w:divBdr>
        <w:top w:val="none" w:sz="0" w:space="0" w:color="auto"/>
        <w:left w:val="none" w:sz="0" w:space="0" w:color="auto"/>
        <w:bottom w:val="none" w:sz="0" w:space="0" w:color="auto"/>
        <w:right w:val="none" w:sz="0" w:space="0" w:color="auto"/>
      </w:divBdr>
    </w:div>
    <w:div w:id="1020400101">
      <w:bodyDiv w:val="1"/>
      <w:marLeft w:val="0"/>
      <w:marRight w:val="0"/>
      <w:marTop w:val="0"/>
      <w:marBottom w:val="0"/>
      <w:divBdr>
        <w:top w:val="none" w:sz="0" w:space="0" w:color="auto"/>
        <w:left w:val="none" w:sz="0" w:space="0" w:color="auto"/>
        <w:bottom w:val="none" w:sz="0" w:space="0" w:color="auto"/>
        <w:right w:val="none" w:sz="0" w:space="0" w:color="auto"/>
      </w:divBdr>
    </w:div>
    <w:div w:id="1020543810">
      <w:bodyDiv w:val="1"/>
      <w:marLeft w:val="0"/>
      <w:marRight w:val="0"/>
      <w:marTop w:val="0"/>
      <w:marBottom w:val="0"/>
      <w:divBdr>
        <w:top w:val="none" w:sz="0" w:space="0" w:color="auto"/>
        <w:left w:val="none" w:sz="0" w:space="0" w:color="auto"/>
        <w:bottom w:val="none" w:sz="0" w:space="0" w:color="auto"/>
        <w:right w:val="none" w:sz="0" w:space="0" w:color="auto"/>
      </w:divBdr>
    </w:div>
    <w:div w:id="1020549194">
      <w:bodyDiv w:val="1"/>
      <w:marLeft w:val="0"/>
      <w:marRight w:val="0"/>
      <w:marTop w:val="0"/>
      <w:marBottom w:val="0"/>
      <w:divBdr>
        <w:top w:val="none" w:sz="0" w:space="0" w:color="auto"/>
        <w:left w:val="none" w:sz="0" w:space="0" w:color="auto"/>
        <w:bottom w:val="none" w:sz="0" w:space="0" w:color="auto"/>
        <w:right w:val="none" w:sz="0" w:space="0" w:color="auto"/>
      </w:divBdr>
    </w:div>
    <w:div w:id="1020858555">
      <w:bodyDiv w:val="1"/>
      <w:marLeft w:val="0"/>
      <w:marRight w:val="0"/>
      <w:marTop w:val="0"/>
      <w:marBottom w:val="0"/>
      <w:divBdr>
        <w:top w:val="none" w:sz="0" w:space="0" w:color="auto"/>
        <w:left w:val="none" w:sz="0" w:space="0" w:color="auto"/>
        <w:bottom w:val="none" w:sz="0" w:space="0" w:color="auto"/>
        <w:right w:val="none" w:sz="0" w:space="0" w:color="auto"/>
      </w:divBdr>
    </w:div>
    <w:div w:id="1021472609">
      <w:bodyDiv w:val="1"/>
      <w:marLeft w:val="0"/>
      <w:marRight w:val="0"/>
      <w:marTop w:val="0"/>
      <w:marBottom w:val="0"/>
      <w:divBdr>
        <w:top w:val="none" w:sz="0" w:space="0" w:color="auto"/>
        <w:left w:val="none" w:sz="0" w:space="0" w:color="auto"/>
        <w:bottom w:val="none" w:sz="0" w:space="0" w:color="auto"/>
        <w:right w:val="none" w:sz="0" w:space="0" w:color="auto"/>
      </w:divBdr>
    </w:div>
    <w:div w:id="1021475800">
      <w:bodyDiv w:val="1"/>
      <w:marLeft w:val="0"/>
      <w:marRight w:val="0"/>
      <w:marTop w:val="0"/>
      <w:marBottom w:val="0"/>
      <w:divBdr>
        <w:top w:val="none" w:sz="0" w:space="0" w:color="auto"/>
        <w:left w:val="none" w:sz="0" w:space="0" w:color="auto"/>
        <w:bottom w:val="none" w:sz="0" w:space="0" w:color="auto"/>
        <w:right w:val="none" w:sz="0" w:space="0" w:color="auto"/>
      </w:divBdr>
    </w:div>
    <w:div w:id="1021515476">
      <w:bodyDiv w:val="1"/>
      <w:marLeft w:val="0"/>
      <w:marRight w:val="0"/>
      <w:marTop w:val="0"/>
      <w:marBottom w:val="0"/>
      <w:divBdr>
        <w:top w:val="none" w:sz="0" w:space="0" w:color="auto"/>
        <w:left w:val="none" w:sz="0" w:space="0" w:color="auto"/>
        <w:bottom w:val="none" w:sz="0" w:space="0" w:color="auto"/>
        <w:right w:val="none" w:sz="0" w:space="0" w:color="auto"/>
      </w:divBdr>
    </w:div>
    <w:div w:id="1021786053">
      <w:bodyDiv w:val="1"/>
      <w:marLeft w:val="0"/>
      <w:marRight w:val="0"/>
      <w:marTop w:val="0"/>
      <w:marBottom w:val="0"/>
      <w:divBdr>
        <w:top w:val="none" w:sz="0" w:space="0" w:color="auto"/>
        <w:left w:val="none" w:sz="0" w:space="0" w:color="auto"/>
        <w:bottom w:val="none" w:sz="0" w:space="0" w:color="auto"/>
        <w:right w:val="none" w:sz="0" w:space="0" w:color="auto"/>
      </w:divBdr>
    </w:div>
    <w:div w:id="1021860687">
      <w:bodyDiv w:val="1"/>
      <w:marLeft w:val="0"/>
      <w:marRight w:val="0"/>
      <w:marTop w:val="0"/>
      <w:marBottom w:val="0"/>
      <w:divBdr>
        <w:top w:val="none" w:sz="0" w:space="0" w:color="auto"/>
        <w:left w:val="none" w:sz="0" w:space="0" w:color="auto"/>
        <w:bottom w:val="none" w:sz="0" w:space="0" w:color="auto"/>
        <w:right w:val="none" w:sz="0" w:space="0" w:color="auto"/>
      </w:divBdr>
    </w:div>
    <w:div w:id="1022125213">
      <w:bodyDiv w:val="1"/>
      <w:marLeft w:val="0"/>
      <w:marRight w:val="0"/>
      <w:marTop w:val="0"/>
      <w:marBottom w:val="0"/>
      <w:divBdr>
        <w:top w:val="none" w:sz="0" w:space="0" w:color="auto"/>
        <w:left w:val="none" w:sz="0" w:space="0" w:color="auto"/>
        <w:bottom w:val="none" w:sz="0" w:space="0" w:color="auto"/>
        <w:right w:val="none" w:sz="0" w:space="0" w:color="auto"/>
      </w:divBdr>
    </w:div>
    <w:div w:id="1022170961">
      <w:bodyDiv w:val="1"/>
      <w:marLeft w:val="0"/>
      <w:marRight w:val="0"/>
      <w:marTop w:val="0"/>
      <w:marBottom w:val="0"/>
      <w:divBdr>
        <w:top w:val="none" w:sz="0" w:space="0" w:color="auto"/>
        <w:left w:val="none" w:sz="0" w:space="0" w:color="auto"/>
        <w:bottom w:val="none" w:sz="0" w:space="0" w:color="auto"/>
        <w:right w:val="none" w:sz="0" w:space="0" w:color="auto"/>
      </w:divBdr>
    </w:div>
    <w:div w:id="1023824585">
      <w:bodyDiv w:val="1"/>
      <w:marLeft w:val="0"/>
      <w:marRight w:val="0"/>
      <w:marTop w:val="0"/>
      <w:marBottom w:val="0"/>
      <w:divBdr>
        <w:top w:val="none" w:sz="0" w:space="0" w:color="auto"/>
        <w:left w:val="none" w:sz="0" w:space="0" w:color="auto"/>
        <w:bottom w:val="none" w:sz="0" w:space="0" w:color="auto"/>
        <w:right w:val="none" w:sz="0" w:space="0" w:color="auto"/>
      </w:divBdr>
    </w:div>
    <w:div w:id="1024136826">
      <w:bodyDiv w:val="1"/>
      <w:marLeft w:val="0"/>
      <w:marRight w:val="0"/>
      <w:marTop w:val="0"/>
      <w:marBottom w:val="0"/>
      <w:divBdr>
        <w:top w:val="none" w:sz="0" w:space="0" w:color="auto"/>
        <w:left w:val="none" w:sz="0" w:space="0" w:color="auto"/>
        <w:bottom w:val="none" w:sz="0" w:space="0" w:color="auto"/>
        <w:right w:val="none" w:sz="0" w:space="0" w:color="auto"/>
      </w:divBdr>
    </w:div>
    <w:div w:id="1024209190">
      <w:bodyDiv w:val="1"/>
      <w:marLeft w:val="0"/>
      <w:marRight w:val="0"/>
      <w:marTop w:val="0"/>
      <w:marBottom w:val="0"/>
      <w:divBdr>
        <w:top w:val="none" w:sz="0" w:space="0" w:color="auto"/>
        <w:left w:val="none" w:sz="0" w:space="0" w:color="auto"/>
        <w:bottom w:val="none" w:sz="0" w:space="0" w:color="auto"/>
        <w:right w:val="none" w:sz="0" w:space="0" w:color="auto"/>
      </w:divBdr>
    </w:div>
    <w:div w:id="1024209897">
      <w:bodyDiv w:val="1"/>
      <w:marLeft w:val="0"/>
      <w:marRight w:val="0"/>
      <w:marTop w:val="0"/>
      <w:marBottom w:val="0"/>
      <w:divBdr>
        <w:top w:val="none" w:sz="0" w:space="0" w:color="auto"/>
        <w:left w:val="none" w:sz="0" w:space="0" w:color="auto"/>
        <w:bottom w:val="none" w:sz="0" w:space="0" w:color="auto"/>
        <w:right w:val="none" w:sz="0" w:space="0" w:color="auto"/>
      </w:divBdr>
    </w:div>
    <w:div w:id="1024751930">
      <w:bodyDiv w:val="1"/>
      <w:marLeft w:val="0"/>
      <w:marRight w:val="0"/>
      <w:marTop w:val="0"/>
      <w:marBottom w:val="0"/>
      <w:divBdr>
        <w:top w:val="none" w:sz="0" w:space="0" w:color="auto"/>
        <w:left w:val="none" w:sz="0" w:space="0" w:color="auto"/>
        <w:bottom w:val="none" w:sz="0" w:space="0" w:color="auto"/>
        <w:right w:val="none" w:sz="0" w:space="0" w:color="auto"/>
      </w:divBdr>
    </w:div>
    <w:div w:id="1024983892">
      <w:bodyDiv w:val="1"/>
      <w:marLeft w:val="0"/>
      <w:marRight w:val="0"/>
      <w:marTop w:val="0"/>
      <w:marBottom w:val="0"/>
      <w:divBdr>
        <w:top w:val="none" w:sz="0" w:space="0" w:color="auto"/>
        <w:left w:val="none" w:sz="0" w:space="0" w:color="auto"/>
        <w:bottom w:val="none" w:sz="0" w:space="0" w:color="auto"/>
        <w:right w:val="none" w:sz="0" w:space="0" w:color="auto"/>
      </w:divBdr>
    </w:div>
    <w:div w:id="1025522802">
      <w:bodyDiv w:val="1"/>
      <w:marLeft w:val="0"/>
      <w:marRight w:val="0"/>
      <w:marTop w:val="0"/>
      <w:marBottom w:val="0"/>
      <w:divBdr>
        <w:top w:val="none" w:sz="0" w:space="0" w:color="auto"/>
        <w:left w:val="none" w:sz="0" w:space="0" w:color="auto"/>
        <w:bottom w:val="none" w:sz="0" w:space="0" w:color="auto"/>
        <w:right w:val="none" w:sz="0" w:space="0" w:color="auto"/>
      </w:divBdr>
    </w:div>
    <w:div w:id="1025670871">
      <w:bodyDiv w:val="1"/>
      <w:marLeft w:val="0"/>
      <w:marRight w:val="0"/>
      <w:marTop w:val="0"/>
      <w:marBottom w:val="0"/>
      <w:divBdr>
        <w:top w:val="none" w:sz="0" w:space="0" w:color="auto"/>
        <w:left w:val="none" w:sz="0" w:space="0" w:color="auto"/>
        <w:bottom w:val="none" w:sz="0" w:space="0" w:color="auto"/>
        <w:right w:val="none" w:sz="0" w:space="0" w:color="auto"/>
      </w:divBdr>
    </w:div>
    <w:div w:id="1025980965">
      <w:bodyDiv w:val="1"/>
      <w:marLeft w:val="0"/>
      <w:marRight w:val="0"/>
      <w:marTop w:val="0"/>
      <w:marBottom w:val="0"/>
      <w:divBdr>
        <w:top w:val="none" w:sz="0" w:space="0" w:color="auto"/>
        <w:left w:val="none" w:sz="0" w:space="0" w:color="auto"/>
        <w:bottom w:val="none" w:sz="0" w:space="0" w:color="auto"/>
        <w:right w:val="none" w:sz="0" w:space="0" w:color="auto"/>
      </w:divBdr>
    </w:div>
    <w:div w:id="1025981812">
      <w:bodyDiv w:val="1"/>
      <w:marLeft w:val="0"/>
      <w:marRight w:val="0"/>
      <w:marTop w:val="0"/>
      <w:marBottom w:val="0"/>
      <w:divBdr>
        <w:top w:val="none" w:sz="0" w:space="0" w:color="auto"/>
        <w:left w:val="none" w:sz="0" w:space="0" w:color="auto"/>
        <w:bottom w:val="none" w:sz="0" w:space="0" w:color="auto"/>
        <w:right w:val="none" w:sz="0" w:space="0" w:color="auto"/>
      </w:divBdr>
    </w:div>
    <w:div w:id="1026249726">
      <w:bodyDiv w:val="1"/>
      <w:marLeft w:val="0"/>
      <w:marRight w:val="0"/>
      <w:marTop w:val="0"/>
      <w:marBottom w:val="0"/>
      <w:divBdr>
        <w:top w:val="none" w:sz="0" w:space="0" w:color="auto"/>
        <w:left w:val="none" w:sz="0" w:space="0" w:color="auto"/>
        <w:bottom w:val="none" w:sz="0" w:space="0" w:color="auto"/>
        <w:right w:val="none" w:sz="0" w:space="0" w:color="auto"/>
      </w:divBdr>
    </w:div>
    <w:div w:id="1026252150">
      <w:bodyDiv w:val="1"/>
      <w:marLeft w:val="0"/>
      <w:marRight w:val="0"/>
      <w:marTop w:val="0"/>
      <w:marBottom w:val="0"/>
      <w:divBdr>
        <w:top w:val="none" w:sz="0" w:space="0" w:color="auto"/>
        <w:left w:val="none" w:sz="0" w:space="0" w:color="auto"/>
        <w:bottom w:val="none" w:sz="0" w:space="0" w:color="auto"/>
        <w:right w:val="none" w:sz="0" w:space="0" w:color="auto"/>
      </w:divBdr>
    </w:div>
    <w:div w:id="1026835740">
      <w:bodyDiv w:val="1"/>
      <w:marLeft w:val="0"/>
      <w:marRight w:val="0"/>
      <w:marTop w:val="0"/>
      <w:marBottom w:val="0"/>
      <w:divBdr>
        <w:top w:val="none" w:sz="0" w:space="0" w:color="auto"/>
        <w:left w:val="none" w:sz="0" w:space="0" w:color="auto"/>
        <w:bottom w:val="none" w:sz="0" w:space="0" w:color="auto"/>
        <w:right w:val="none" w:sz="0" w:space="0" w:color="auto"/>
      </w:divBdr>
    </w:div>
    <w:div w:id="1027491545">
      <w:bodyDiv w:val="1"/>
      <w:marLeft w:val="0"/>
      <w:marRight w:val="0"/>
      <w:marTop w:val="0"/>
      <w:marBottom w:val="0"/>
      <w:divBdr>
        <w:top w:val="none" w:sz="0" w:space="0" w:color="auto"/>
        <w:left w:val="none" w:sz="0" w:space="0" w:color="auto"/>
        <w:bottom w:val="none" w:sz="0" w:space="0" w:color="auto"/>
        <w:right w:val="none" w:sz="0" w:space="0" w:color="auto"/>
      </w:divBdr>
    </w:div>
    <w:div w:id="1027563291">
      <w:bodyDiv w:val="1"/>
      <w:marLeft w:val="0"/>
      <w:marRight w:val="0"/>
      <w:marTop w:val="0"/>
      <w:marBottom w:val="0"/>
      <w:divBdr>
        <w:top w:val="none" w:sz="0" w:space="0" w:color="auto"/>
        <w:left w:val="none" w:sz="0" w:space="0" w:color="auto"/>
        <w:bottom w:val="none" w:sz="0" w:space="0" w:color="auto"/>
        <w:right w:val="none" w:sz="0" w:space="0" w:color="auto"/>
      </w:divBdr>
    </w:div>
    <w:div w:id="1027756309">
      <w:bodyDiv w:val="1"/>
      <w:marLeft w:val="0"/>
      <w:marRight w:val="0"/>
      <w:marTop w:val="0"/>
      <w:marBottom w:val="0"/>
      <w:divBdr>
        <w:top w:val="none" w:sz="0" w:space="0" w:color="auto"/>
        <w:left w:val="none" w:sz="0" w:space="0" w:color="auto"/>
        <w:bottom w:val="none" w:sz="0" w:space="0" w:color="auto"/>
        <w:right w:val="none" w:sz="0" w:space="0" w:color="auto"/>
      </w:divBdr>
    </w:div>
    <w:div w:id="1028602681">
      <w:bodyDiv w:val="1"/>
      <w:marLeft w:val="0"/>
      <w:marRight w:val="0"/>
      <w:marTop w:val="0"/>
      <w:marBottom w:val="0"/>
      <w:divBdr>
        <w:top w:val="none" w:sz="0" w:space="0" w:color="auto"/>
        <w:left w:val="none" w:sz="0" w:space="0" w:color="auto"/>
        <w:bottom w:val="none" w:sz="0" w:space="0" w:color="auto"/>
        <w:right w:val="none" w:sz="0" w:space="0" w:color="auto"/>
      </w:divBdr>
    </w:div>
    <w:div w:id="1028990553">
      <w:bodyDiv w:val="1"/>
      <w:marLeft w:val="0"/>
      <w:marRight w:val="0"/>
      <w:marTop w:val="0"/>
      <w:marBottom w:val="0"/>
      <w:divBdr>
        <w:top w:val="none" w:sz="0" w:space="0" w:color="auto"/>
        <w:left w:val="none" w:sz="0" w:space="0" w:color="auto"/>
        <w:bottom w:val="none" w:sz="0" w:space="0" w:color="auto"/>
        <w:right w:val="none" w:sz="0" w:space="0" w:color="auto"/>
      </w:divBdr>
    </w:div>
    <w:div w:id="1029144288">
      <w:bodyDiv w:val="1"/>
      <w:marLeft w:val="0"/>
      <w:marRight w:val="0"/>
      <w:marTop w:val="0"/>
      <w:marBottom w:val="0"/>
      <w:divBdr>
        <w:top w:val="none" w:sz="0" w:space="0" w:color="auto"/>
        <w:left w:val="none" w:sz="0" w:space="0" w:color="auto"/>
        <w:bottom w:val="none" w:sz="0" w:space="0" w:color="auto"/>
        <w:right w:val="none" w:sz="0" w:space="0" w:color="auto"/>
      </w:divBdr>
    </w:div>
    <w:div w:id="1029186778">
      <w:bodyDiv w:val="1"/>
      <w:marLeft w:val="0"/>
      <w:marRight w:val="0"/>
      <w:marTop w:val="0"/>
      <w:marBottom w:val="0"/>
      <w:divBdr>
        <w:top w:val="none" w:sz="0" w:space="0" w:color="auto"/>
        <w:left w:val="none" w:sz="0" w:space="0" w:color="auto"/>
        <w:bottom w:val="none" w:sz="0" w:space="0" w:color="auto"/>
        <w:right w:val="none" w:sz="0" w:space="0" w:color="auto"/>
      </w:divBdr>
    </w:div>
    <w:div w:id="1029570745">
      <w:bodyDiv w:val="1"/>
      <w:marLeft w:val="0"/>
      <w:marRight w:val="0"/>
      <w:marTop w:val="0"/>
      <w:marBottom w:val="0"/>
      <w:divBdr>
        <w:top w:val="none" w:sz="0" w:space="0" w:color="auto"/>
        <w:left w:val="none" w:sz="0" w:space="0" w:color="auto"/>
        <w:bottom w:val="none" w:sz="0" w:space="0" w:color="auto"/>
        <w:right w:val="none" w:sz="0" w:space="0" w:color="auto"/>
      </w:divBdr>
    </w:div>
    <w:div w:id="1029571971">
      <w:bodyDiv w:val="1"/>
      <w:marLeft w:val="0"/>
      <w:marRight w:val="0"/>
      <w:marTop w:val="0"/>
      <w:marBottom w:val="0"/>
      <w:divBdr>
        <w:top w:val="none" w:sz="0" w:space="0" w:color="auto"/>
        <w:left w:val="none" w:sz="0" w:space="0" w:color="auto"/>
        <w:bottom w:val="none" w:sz="0" w:space="0" w:color="auto"/>
        <w:right w:val="none" w:sz="0" w:space="0" w:color="auto"/>
      </w:divBdr>
    </w:div>
    <w:div w:id="1029797576">
      <w:bodyDiv w:val="1"/>
      <w:marLeft w:val="0"/>
      <w:marRight w:val="0"/>
      <w:marTop w:val="0"/>
      <w:marBottom w:val="0"/>
      <w:divBdr>
        <w:top w:val="none" w:sz="0" w:space="0" w:color="auto"/>
        <w:left w:val="none" w:sz="0" w:space="0" w:color="auto"/>
        <w:bottom w:val="none" w:sz="0" w:space="0" w:color="auto"/>
        <w:right w:val="none" w:sz="0" w:space="0" w:color="auto"/>
      </w:divBdr>
    </w:div>
    <w:div w:id="1030037064">
      <w:bodyDiv w:val="1"/>
      <w:marLeft w:val="0"/>
      <w:marRight w:val="0"/>
      <w:marTop w:val="0"/>
      <w:marBottom w:val="0"/>
      <w:divBdr>
        <w:top w:val="none" w:sz="0" w:space="0" w:color="auto"/>
        <w:left w:val="none" w:sz="0" w:space="0" w:color="auto"/>
        <w:bottom w:val="none" w:sz="0" w:space="0" w:color="auto"/>
        <w:right w:val="none" w:sz="0" w:space="0" w:color="auto"/>
      </w:divBdr>
    </w:div>
    <w:div w:id="1030305566">
      <w:bodyDiv w:val="1"/>
      <w:marLeft w:val="0"/>
      <w:marRight w:val="0"/>
      <w:marTop w:val="0"/>
      <w:marBottom w:val="0"/>
      <w:divBdr>
        <w:top w:val="none" w:sz="0" w:space="0" w:color="auto"/>
        <w:left w:val="none" w:sz="0" w:space="0" w:color="auto"/>
        <w:bottom w:val="none" w:sz="0" w:space="0" w:color="auto"/>
        <w:right w:val="none" w:sz="0" w:space="0" w:color="auto"/>
      </w:divBdr>
    </w:div>
    <w:div w:id="1030910789">
      <w:bodyDiv w:val="1"/>
      <w:marLeft w:val="0"/>
      <w:marRight w:val="0"/>
      <w:marTop w:val="0"/>
      <w:marBottom w:val="0"/>
      <w:divBdr>
        <w:top w:val="none" w:sz="0" w:space="0" w:color="auto"/>
        <w:left w:val="none" w:sz="0" w:space="0" w:color="auto"/>
        <w:bottom w:val="none" w:sz="0" w:space="0" w:color="auto"/>
        <w:right w:val="none" w:sz="0" w:space="0" w:color="auto"/>
      </w:divBdr>
    </w:div>
    <w:div w:id="1031103594">
      <w:bodyDiv w:val="1"/>
      <w:marLeft w:val="0"/>
      <w:marRight w:val="0"/>
      <w:marTop w:val="0"/>
      <w:marBottom w:val="0"/>
      <w:divBdr>
        <w:top w:val="none" w:sz="0" w:space="0" w:color="auto"/>
        <w:left w:val="none" w:sz="0" w:space="0" w:color="auto"/>
        <w:bottom w:val="none" w:sz="0" w:space="0" w:color="auto"/>
        <w:right w:val="none" w:sz="0" w:space="0" w:color="auto"/>
      </w:divBdr>
    </w:div>
    <w:div w:id="1031346540">
      <w:bodyDiv w:val="1"/>
      <w:marLeft w:val="0"/>
      <w:marRight w:val="0"/>
      <w:marTop w:val="0"/>
      <w:marBottom w:val="0"/>
      <w:divBdr>
        <w:top w:val="none" w:sz="0" w:space="0" w:color="auto"/>
        <w:left w:val="none" w:sz="0" w:space="0" w:color="auto"/>
        <w:bottom w:val="none" w:sz="0" w:space="0" w:color="auto"/>
        <w:right w:val="none" w:sz="0" w:space="0" w:color="auto"/>
      </w:divBdr>
    </w:div>
    <w:div w:id="1032460860">
      <w:bodyDiv w:val="1"/>
      <w:marLeft w:val="0"/>
      <w:marRight w:val="0"/>
      <w:marTop w:val="0"/>
      <w:marBottom w:val="0"/>
      <w:divBdr>
        <w:top w:val="none" w:sz="0" w:space="0" w:color="auto"/>
        <w:left w:val="none" w:sz="0" w:space="0" w:color="auto"/>
        <w:bottom w:val="none" w:sz="0" w:space="0" w:color="auto"/>
        <w:right w:val="none" w:sz="0" w:space="0" w:color="auto"/>
      </w:divBdr>
    </w:div>
    <w:div w:id="1032462081">
      <w:bodyDiv w:val="1"/>
      <w:marLeft w:val="0"/>
      <w:marRight w:val="0"/>
      <w:marTop w:val="0"/>
      <w:marBottom w:val="0"/>
      <w:divBdr>
        <w:top w:val="none" w:sz="0" w:space="0" w:color="auto"/>
        <w:left w:val="none" w:sz="0" w:space="0" w:color="auto"/>
        <w:bottom w:val="none" w:sz="0" w:space="0" w:color="auto"/>
        <w:right w:val="none" w:sz="0" w:space="0" w:color="auto"/>
      </w:divBdr>
    </w:div>
    <w:div w:id="1033772123">
      <w:bodyDiv w:val="1"/>
      <w:marLeft w:val="0"/>
      <w:marRight w:val="0"/>
      <w:marTop w:val="0"/>
      <w:marBottom w:val="0"/>
      <w:divBdr>
        <w:top w:val="none" w:sz="0" w:space="0" w:color="auto"/>
        <w:left w:val="none" w:sz="0" w:space="0" w:color="auto"/>
        <w:bottom w:val="none" w:sz="0" w:space="0" w:color="auto"/>
        <w:right w:val="none" w:sz="0" w:space="0" w:color="auto"/>
      </w:divBdr>
    </w:div>
    <w:div w:id="1033918842">
      <w:bodyDiv w:val="1"/>
      <w:marLeft w:val="0"/>
      <w:marRight w:val="0"/>
      <w:marTop w:val="0"/>
      <w:marBottom w:val="0"/>
      <w:divBdr>
        <w:top w:val="none" w:sz="0" w:space="0" w:color="auto"/>
        <w:left w:val="none" w:sz="0" w:space="0" w:color="auto"/>
        <w:bottom w:val="none" w:sz="0" w:space="0" w:color="auto"/>
        <w:right w:val="none" w:sz="0" w:space="0" w:color="auto"/>
      </w:divBdr>
    </w:div>
    <w:div w:id="1034883589">
      <w:bodyDiv w:val="1"/>
      <w:marLeft w:val="0"/>
      <w:marRight w:val="0"/>
      <w:marTop w:val="0"/>
      <w:marBottom w:val="0"/>
      <w:divBdr>
        <w:top w:val="none" w:sz="0" w:space="0" w:color="auto"/>
        <w:left w:val="none" w:sz="0" w:space="0" w:color="auto"/>
        <w:bottom w:val="none" w:sz="0" w:space="0" w:color="auto"/>
        <w:right w:val="none" w:sz="0" w:space="0" w:color="auto"/>
      </w:divBdr>
    </w:div>
    <w:div w:id="1035227935">
      <w:bodyDiv w:val="1"/>
      <w:marLeft w:val="0"/>
      <w:marRight w:val="0"/>
      <w:marTop w:val="0"/>
      <w:marBottom w:val="0"/>
      <w:divBdr>
        <w:top w:val="none" w:sz="0" w:space="0" w:color="auto"/>
        <w:left w:val="none" w:sz="0" w:space="0" w:color="auto"/>
        <w:bottom w:val="none" w:sz="0" w:space="0" w:color="auto"/>
        <w:right w:val="none" w:sz="0" w:space="0" w:color="auto"/>
      </w:divBdr>
    </w:div>
    <w:div w:id="1035621206">
      <w:bodyDiv w:val="1"/>
      <w:marLeft w:val="0"/>
      <w:marRight w:val="0"/>
      <w:marTop w:val="0"/>
      <w:marBottom w:val="0"/>
      <w:divBdr>
        <w:top w:val="none" w:sz="0" w:space="0" w:color="auto"/>
        <w:left w:val="none" w:sz="0" w:space="0" w:color="auto"/>
        <w:bottom w:val="none" w:sz="0" w:space="0" w:color="auto"/>
        <w:right w:val="none" w:sz="0" w:space="0" w:color="auto"/>
      </w:divBdr>
    </w:div>
    <w:div w:id="1035816652">
      <w:bodyDiv w:val="1"/>
      <w:marLeft w:val="0"/>
      <w:marRight w:val="0"/>
      <w:marTop w:val="0"/>
      <w:marBottom w:val="0"/>
      <w:divBdr>
        <w:top w:val="none" w:sz="0" w:space="0" w:color="auto"/>
        <w:left w:val="none" w:sz="0" w:space="0" w:color="auto"/>
        <w:bottom w:val="none" w:sz="0" w:space="0" w:color="auto"/>
        <w:right w:val="none" w:sz="0" w:space="0" w:color="auto"/>
      </w:divBdr>
    </w:div>
    <w:div w:id="1036392978">
      <w:bodyDiv w:val="1"/>
      <w:marLeft w:val="0"/>
      <w:marRight w:val="0"/>
      <w:marTop w:val="0"/>
      <w:marBottom w:val="0"/>
      <w:divBdr>
        <w:top w:val="none" w:sz="0" w:space="0" w:color="auto"/>
        <w:left w:val="none" w:sz="0" w:space="0" w:color="auto"/>
        <w:bottom w:val="none" w:sz="0" w:space="0" w:color="auto"/>
        <w:right w:val="none" w:sz="0" w:space="0" w:color="auto"/>
      </w:divBdr>
    </w:div>
    <w:div w:id="1037462673">
      <w:bodyDiv w:val="1"/>
      <w:marLeft w:val="0"/>
      <w:marRight w:val="0"/>
      <w:marTop w:val="0"/>
      <w:marBottom w:val="0"/>
      <w:divBdr>
        <w:top w:val="none" w:sz="0" w:space="0" w:color="auto"/>
        <w:left w:val="none" w:sz="0" w:space="0" w:color="auto"/>
        <w:bottom w:val="none" w:sz="0" w:space="0" w:color="auto"/>
        <w:right w:val="none" w:sz="0" w:space="0" w:color="auto"/>
      </w:divBdr>
    </w:div>
    <w:div w:id="1037663340">
      <w:bodyDiv w:val="1"/>
      <w:marLeft w:val="0"/>
      <w:marRight w:val="0"/>
      <w:marTop w:val="0"/>
      <w:marBottom w:val="0"/>
      <w:divBdr>
        <w:top w:val="none" w:sz="0" w:space="0" w:color="auto"/>
        <w:left w:val="none" w:sz="0" w:space="0" w:color="auto"/>
        <w:bottom w:val="none" w:sz="0" w:space="0" w:color="auto"/>
        <w:right w:val="none" w:sz="0" w:space="0" w:color="auto"/>
      </w:divBdr>
    </w:div>
    <w:div w:id="1037700635">
      <w:bodyDiv w:val="1"/>
      <w:marLeft w:val="0"/>
      <w:marRight w:val="0"/>
      <w:marTop w:val="0"/>
      <w:marBottom w:val="0"/>
      <w:divBdr>
        <w:top w:val="none" w:sz="0" w:space="0" w:color="auto"/>
        <w:left w:val="none" w:sz="0" w:space="0" w:color="auto"/>
        <w:bottom w:val="none" w:sz="0" w:space="0" w:color="auto"/>
        <w:right w:val="none" w:sz="0" w:space="0" w:color="auto"/>
      </w:divBdr>
    </w:div>
    <w:div w:id="1038236328">
      <w:bodyDiv w:val="1"/>
      <w:marLeft w:val="0"/>
      <w:marRight w:val="0"/>
      <w:marTop w:val="0"/>
      <w:marBottom w:val="0"/>
      <w:divBdr>
        <w:top w:val="none" w:sz="0" w:space="0" w:color="auto"/>
        <w:left w:val="none" w:sz="0" w:space="0" w:color="auto"/>
        <w:bottom w:val="none" w:sz="0" w:space="0" w:color="auto"/>
        <w:right w:val="none" w:sz="0" w:space="0" w:color="auto"/>
      </w:divBdr>
    </w:div>
    <w:div w:id="1038316020">
      <w:bodyDiv w:val="1"/>
      <w:marLeft w:val="0"/>
      <w:marRight w:val="0"/>
      <w:marTop w:val="0"/>
      <w:marBottom w:val="0"/>
      <w:divBdr>
        <w:top w:val="none" w:sz="0" w:space="0" w:color="auto"/>
        <w:left w:val="none" w:sz="0" w:space="0" w:color="auto"/>
        <w:bottom w:val="none" w:sz="0" w:space="0" w:color="auto"/>
        <w:right w:val="none" w:sz="0" w:space="0" w:color="auto"/>
      </w:divBdr>
    </w:div>
    <w:div w:id="1038549893">
      <w:bodyDiv w:val="1"/>
      <w:marLeft w:val="0"/>
      <w:marRight w:val="0"/>
      <w:marTop w:val="0"/>
      <w:marBottom w:val="0"/>
      <w:divBdr>
        <w:top w:val="none" w:sz="0" w:space="0" w:color="auto"/>
        <w:left w:val="none" w:sz="0" w:space="0" w:color="auto"/>
        <w:bottom w:val="none" w:sz="0" w:space="0" w:color="auto"/>
        <w:right w:val="none" w:sz="0" w:space="0" w:color="auto"/>
      </w:divBdr>
    </w:div>
    <w:div w:id="1039429663">
      <w:bodyDiv w:val="1"/>
      <w:marLeft w:val="0"/>
      <w:marRight w:val="0"/>
      <w:marTop w:val="0"/>
      <w:marBottom w:val="0"/>
      <w:divBdr>
        <w:top w:val="none" w:sz="0" w:space="0" w:color="auto"/>
        <w:left w:val="none" w:sz="0" w:space="0" w:color="auto"/>
        <w:bottom w:val="none" w:sz="0" w:space="0" w:color="auto"/>
        <w:right w:val="none" w:sz="0" w:space="0" w:color="auto"/>
      </w:divBdr>
    </w:div>
    <w:div w:id="1040012855">
      <w:bodyDiv w:val="1"/>
      <w:marLeft w:val="0"/>
      <w:marRight w:val="0"/>
      <w:marTop w:val="0"/>
      <w:marBottom w:val="0"/>
      <w:divBdr>
        <w:top w:val="none" w:sz="0" w:space="0" w:color="auto"/>
        <w:left w:val="none" w:sz="0" w:space="0" w:color="auto"/>
        <w:bottom w:val="none" w:sz="0" w:space="0" w:color="auto"/>
        <w:right w:val="none" w:sz="0" w:space="0" w:color="auto"/>
      </w:divBdr>
    </w:div>
    <w:div w:id="1041443456">
      <w:bodyDiv w:val="1"/>
      <w:marLeft w:val="0"/>
      <w:marRight w:val="0"/>
      <w:marTop w:val="0"/>
      <w:marBottom w:val="0"/>
      <w:divBdr>
        <w:top w:val="none" w:sz="0" w:space="0" w:color="auto"/>
        <w:left w:val="none" w:sz="0" w:space="0" w:color="auto"/>
        <w:bottom w:val="none" w:sz="0" w:space="0" w:color="auto"/>
        <w:right w:val="none" w:sz="0" w:space="0" w:color="auto"/>
      </w:divBdr>
    </w:div>
    <w:div w:id="1041515301">
      <w:bodyDiv w:val="1"/>
      <w:marLeft w:val="0"/>
      <w:marRight w:val="0"/>
      <w:marTop w:val="0"/>
      <w:marBottom w:val="0"/>
      <w:divBdr>
        <w:top w:val="none" w:sz="0" w:space="0" w:color="auto"/>
        <w:left w:val="none" w:sz="0" w:space="0" w:color="auto"/>
        <w:bottom w:val="none" w:sz="0" w:space="0" w:color="auto"/>
        <w:right w:val="none" w:sz="0" w:space="0" w:color="auto"/>
      </w:divBdr>
    </w:div>
    <w:div w:id="1041517539">
      <w:bodyDiv w:val="1"/>
      <w:marLeft w:val="0"/>
      <w:marRight w:val="0"/>
      <w:marTop w:val="0"/>
      <w:marBottom w:val="0"/>
      <w:divBdr>
        <w:top w:val="none" w:sz="0" w:space="0" w:color="auto"/>
        <w:left w:val="none" w:sz="0" w:space="0" w:color="auto"/>
        <w:bottom w:val="none" w:sz="0" w:space="0" w:color="auto"/>
        <w:right w:val="none" w:sz="0" w:space="0" w:color="auto"/>
      </w:divBdr>
    </w:div>
    <w:div w:id="1042249242">
      <w:bodyDiv w:val="1"/>
      <w:marLeft w:val="0"/>
      <w:marRight w:val="0"/>
      <w:marTop w:val="0"/>
      <w:marBottom w:val="0"/>
      <w:divBdr>
        <w:top w:val="none" w:sz="0" w:space="0" w:color="auto"/>
        <w:left w:val="none" w:sz="0" w:space="0" w:color="auto"/>
        <w:bottom w:val="none" w:sz="0" w:space="0" w:color="auto"/>
        <w:right w:val="none" w:sz="0" w:space="0" w:color="auto"/>
      </w:divBdr>
    </w:div>
    <w:div w:id="1042512954">
      <w:bodyDiv w:val="1"/>
      <w:marLeft w:val="0"/>
      <w:marRight w:val="0"/>
      <w:marTop w:val="0"/>
      <w:marBottom w:val="0"/>
      <w:divBdr>
        <w:top w:val="none" w:sz="0" w:space="0" w:color="auto"/>
        <w:left w:val="none" w:sz="0" w:space="0" w:color="auto"/>
        <w:bottom w:val="none" w:sz="0" w:space="0" w:color="auto"/>
        <w:right w:val="none" w:sz="0" w:space="0" w:color="auto"/>
      </w:divBdr>
    </w:div>
    <w:div w:id="1042822892">
      <w:bodyDiv w:val="1"/>
      <w:marLeft w:val="0"/>
      <w:marRight w:val="0"/>
      <w:marTop w:val="0"/>
      <w:marBottom w:val="0"/>
      <w:divBdr>
        <w:top w:val="none" w:sz="0" w:space="0" w:color="auto"/>
        <w:left w:val="none" w:sz="0" w:space="0" w:color="auto"/>
        <w:bottom w:val="none" w:sz="0" w:space="0" w:color="auto"/>
        <w:right w:val="none" w:sz="0" w:space="0" w:color="auto"/>
      </w:divBdr>
    </w:div>
    <w:div w:id="1042899591">
      <w:bodyDiv w:val="1"/>
      <w:marLeft w:val="0"/>
      <w:marRight w:val="0"/>
      <w:marTop w:val="0"/>
      <w:marBottom w:val="0"/>
      <w:divBdr>
        <w:top w:val="none" w:sz="0" w:space="0" w:color="auto"/>
        <w:left w:val="none" w:sz="0" w:space="0" w:color="auto"/>
        <w:bottom w:val="none" w:sz="0" w:space="0" w:color="auto"/>
        <w:right w:val="none" w:sz="0" w:space="0" w:color="auto"/>
      </w:divBdr>
    </w:div>
    <w:div w:id="1043365075">
      <w:bodyDiv w:val="1"/>
      <w:marLeft w:val="0"/>
      <w:marRight w:val="0"/>
      <w:marTop w:val="0"/>
      <w:marBottom w:val="0"/>
      <w:divBdr>
        <w:top w:val="none" w:sz="0" w:space="0" w:color="auto"/>
        <w:left w:val="none" w:sz="0" w:space="0" w:color="auto"/>
        <w:bottom w:val="none" w:sz="0" w:space="0" w:color="auto"/>
        <w:right w:val="none" w:sz="0" w:space="0" w:color="auto"/>
      </w:divBdr>
    </w:div>
    <w:div w:id="1043556204">
      <w:bodyDiv w:val="1"/>
      <w:marLeft w:val="0"/>
      <w:marRight w:val="0"/>
      <w:marTop w:val="0"/>
      <w:marBottom w:val="0"/>
      <w:divBdr>
        <w:top w:val="none" w:sz="0" w:space="0" w:color="auto"/>
        <w:left w:val="none" w:sz="0" w:space="0" w:color="auto"/>
        <w:bottom w:val="none" w:sz="0" w:space="0" w:color="auto"/>
        <w:right w:val="none" w:sz="0" w:space="0" w:color="auto"/>
      </w:divBdr>
    </w:div>
    <w:div w:id="1044061523">
      <w:bodyDiv w:val="1"/>
      <w:marLeft w:val="0"/>
      <w:marRight w:val="0"/>
      <w:marTop w:val="0"/>
      <w:marBottom w:val="0"/>
      <w:divBdr>
        <w:top w:val="none" w:sz="0" w:space="0" w:color="auto"/>
        <w:left w:val="none" w:sz="0" w:space="0" w:color="auto"/>
        <w:bottom w:val="none" w:sz="0" w:space="0" w:color="auto"/>
        <w:right w:val="none" w:sz="0" w:space="0" w:color="auto"/>
      </w:divBdr>
    </w:div>
    <w:div w:id="1044524906">
      <w:bodyDiv w:val="1"/>
      <w:marLeft w:val="0"/>
      <w:marRight w:val="0"/>
      <w:marTop w:val="0"/>
      <w:marBottom w:val="0"/>
      <w:divBdr>
        <w:top w:val="none" w:sz="0" w:space="0" w:color="auto"/>
        <w:left w:val="none" w:sz="0" w:space="0" w:color="auto"/>
        <w:bottom w:val="none" w:sz="0" w:space="0" w:color="auto"/>
        <w:right w:val="none" w:sz="0" w:space="0" w:color="auto"/>
      </w:divBdr>
    </w:div>
    <w:div w:id="1045761470">
      <w:bodyDiv w:val="1"/>
      <w:marLeft w:val="0"/>
      <w:marRight w:val="0"/>
      <w:marTop w:val="0"/>
      <w:marBottom w:val="0"/>
      <w:divBdr>
        <w:top w:val="none" w:sz="0" w:space="0" w:color="auto"/>
        <w:left w:val="none" w:sz="0" w:space="0" w:color="auto"/>
        <w:bottom w:val="none" w:sz="0" w:space="0" w:color="auto"/>
        <w:right w:val="none" w:sz="0" w:space="0" w:color="auto"/>
      </w:divBdr>
    </w:div>
    <w:div w:id="1046178369">
      <w:bodyDiv w:val="1"/>
      <w:marLeft w:val="0"/>
      <w:marRight w:val="0"/>
      <w:marTop w:val="0"/>
      <w:marBottom w:val="0"/>
      <w:divBdr>
        <w:top w:val="none" w:sz="0" w:space="0" w:color="auto"/>
        <w:left w:val="none" w:sz="0" w:space="0" w:color="auto"/>
        <w:bottom w:val="none" w:sz="0" w:space="0" w:color="auto"/>
        <w:right w:val="none" w:sz="0" w:space="0" w:color="auto"/>
      </w:divBdr>
    </w:div>
    <w:div w:id="1046568129">
      <w:bodyDiv w:val="1"/>
      <w:marLeft w:val="0"/>
      <w:marRight w:val="0"/>
      <w:marTop w:val="0"/>
      <w:marBottom w:val="0"/>
      <w:divBdr>
        <w:top w:val="none" w:sz="0" w:space="0" w:color="auto"/>
        <w:left w:val="none" w:sz="0" w:space="0" w:color="auto"/>
        <w:bottom w:val="none" w:sz="0" w:space="0" w:color="auto"/>
        <w:right w:val="none" w:sz="0" w:space="0" w:color="auto"/>
      </w:divBdr>
    </w:div>
    <w:div w:id="1047224526">
      <w:bodyDiv w:val="1"/>
      <w:marLeft w:val="0"/>
      <w:marRight w:val="0"/>
      <w:marTop w:val="0"/>
      <w:marBottom w:val="0"/>
      <w:divBdr>
        <w:top w:val="none" w:sz="0" w:space="0" w:color="auto"/>
        <w:left w:val="none" w:sz="0" w:space="0" w:color="auto"/>
        <w:bottom w:val="none" w:sz="0" w:space="0" w:color="auto"/>
        <w:right w:val="none" w:sz="0" w:space="0" w:color="auto"/>
      </w:divBdr>
    </w:div>
    <w:div w:id="1047610903">
      <w:bodyDiv w:val="1"/>
      <w:marLeft w:val="0"/>
      <w:marRight w:val="0"/>
      <w:marTop w:val="0"/>
      <w:marBottom w:val="0"/>
      <w:divBdr>
        <w:top w:val="none" w:sz="0" w:space="0" w:color="auto"/>
        <w:left w:val="none" w:sz="0" w:space="0" w:color="auto"/>
        <w:bottom w:val="none" w:sz="0" w:space="0" w:color="auto"/>
        <w:right w:val="none" w:sz="0" w:space="0" w:color="auto"/>
      </w:divBdr>
    </w:div>
    <w:div w:id="1047752646">
      <w:bodyDiv w:val="1"/>
      <w:marLeft w:val="0"/>
      <w:marRight w:val="0"/>
      <w:marTop w:val="0"/>
      <w:marBottom w:val="0"/>
      <w:divBdr>
        <w:top w:val="none" w:sz="0" w:space="0" w:color="auto"/>
        <w:left w:val="none" w:sz="0" w:space="0" w:color="auto"/>
        <w:bottom w:val="none" w:sz="0" w:space="0" w:color="auto"/>
        <w:right w:val="none" w:sz="0" w:space="0" w:color="auto"/>
      </w:divBdr>
    </w:div>
    <w:div w:id="1048337657">
      <w:bodyDiv w:val="1"/>
      <w:marLeft w:val="0"/>
      <w:marRight w:val="0"/>
      <w:marTop w:val="0"/>
      <w:marBottom w:val="0"/>
      <w:divBdr>
        <w:top w:val="none" w:sz="0" w:space="0" w:color="auto"/>
        <w:left w:val="none" w:sz="0" w:space="0" w:color="auto"/>
        <w:bottom w:val="none" w:sz="0" w:space="0" w:color="auto"/>
        <w:right w:val="none" w:sz="0" w:space="0" w:color="auto"/>
      </w:divBdr>
    </w:div>
    <w:div w:id="1048726853">
      <w:bodyDiv w:val="1"/>
      <w:marLeft w:val="0"/>
      <w:marRight w:val="0"/>
      <w:marTop w:val="0"/>
      <w:marBottom w:val="0"/>
      <w:divBdr>
        <w:top w:val="none" w:sz="0" w:space="0" w:color="auto"/>
        <w:left w:val="none" w:sz="0" w:space="0" w:color="auto"/>
        <w:bottom w:val="none" w:sz="0" w:space="0" w:color="auto"/>
        <w:right w:val="none" w:sz="0" w:space="0" w:color="auto"/>
      </w:divBdr>
    </w:div>
    <w:div w:id="1048913639">
      <w:bodyDiv w:val="1"/>
      <w:marLeft w:val="0"/>
      <w:marRight w:val="0"/>
      <w:marTop w:val="0"/>
      <w:marBottom w:val="0"/>
      <w:divBdr>
        <w:top w:val="none" w:sz="0" w:space="0" w:color="auto"/>
        <w:left w:val="none" w:sz="0" w:space="0" w:color="auto"/>
        <w:bottom w:val="none" w:sz="0" w:space="0" w:color="auto"/>
        <w:right w:val="none" w:sz="0" w:space="0" w:color="auto"/>
      </w:divBdr>
    </w:div>
    <w:div w:id="1049381497">
      <w:bodyDiv w:val="1"/>
      <w:marLeft w:val="0"/>
      <w:marRight w:val="0"/>
      <w:marTop w:val="0"/>
      <w:marBottom w:val="0"/>
      <w:divBdr>
        <w:top w:val="none" w:sz="0" w:space="0" w:color="auto"/>
        <w:left w:val="none" w:sz="0" w:space="0" w:color="auto"/>
        <w:bottom w:val="none" w:sz="0" w:space="0" w:color="auto"/>
        <w:right w:val="none" w:sz="0" w:space="0" w:color="auto"/>
      </w:divBdr>
    </w:div>
    <w:div w:id="1049842642">
      <w:bodyDiv w:val="1"/>
      <w:marLeft w:val="0"/>
      <w:marRight w:val="0"/>
      <w:marTop w:val="0"/>
      <w:marBottom w:val="0"/>
      <w:divBdr>
        <w:top w:val="none" w:sz="0" w:space="0" w:color="auto"/>
        <w:left w:val="none" w:sz="0" w:space="0" w:color="auto"/>
        <w:bottom w:val="none" w:sz="0" w:space="0" w:color="auto"/>
        <w:right w:val="none" w:sz="0" w:space="0" w:color="auto"/>
      </w:divBdr>
    </w:div>
    <w:div w:id="1049914663">
      <w:bodyDiv w:val="1"/>
      <w:marLeft w:val="0"/>
      <w:marRight w:val="0"/>
      <w:marTop w:val="0"/>
      <w:marBottom w:val="0"/>
      <w:divBdr>
        <w:top w:val="none" w:sz="0" w:space="0" w:color="auto"/>
        <w:left w:val="none" w:sz="0" w:space="0" w:color="auto"/>
        <w:bottom w:val="none" w:sz="0" w:space="0" w:color="auto"/>
        <w:right w:val="none" w:sz="0" w:space="0" w:color="auto"/>
      </w:divBdr>
    </w:div>
    <w:div w:id="1050301188">
      <w:bodyDiv w:val="1"/>
      <w:marLeft w:val="0"/>
      <w:marRight w:val="0"/>
      <w:marTop w:val="0"/>
      <w:marBottom w:val="0"/>
      <w:divBdr>
        <w:top w:val="none" w:sz="0" w:space="0" w:color="auto"/>
        <w:left w:val="none" w:sz="0" w:space="0" w:color="auto"/>
        <w:bottom w:val="none" w:sz="0" w:space="0" w:color="auto"/>
        <w:right w:val="none" w:sz="0" w:space="0" w:color="auto"/>
      </w:divBdr>
    </w:div>
    <w:div w:id="1050419122">
      <w:bodyDiv w:val="1"/>
      <w:marLeft w:val="0"/>
      <w:marRight w:val="0"/>
      <w:marTop w:val="0"/>
      <w:marBottom w:val="0"/>
      <w:divBdr>
        <w:top w:val="none" w:sz="0" w:space="0" w:color="auto"/>
        <w:left w:val="none" w:sz="0" w:space="0" w:color="auto"/>
        <w:bottom w:val="none" w:sz="0" w:space="0" w:color="auto"/>
        <w:right w:val="none" w:sz="0" w:space="0" w:color="auto"/>
      </w:divBdr>
    </w:div>
    <w:div w:id="1050419522">
      <w:bodyDiv w:val="1"/>
      <w:marLeft w:val="0"/>
      <w:marRight w:val="0"/>
      <w:marTop w:val="0"/>
      <w:marBottom w:val="0"/>
      <w:divBdr>
        <w:top w:val="none" w:sz="0" w:space="0" w:color="auto"/>
        <w:left w:val="none" w:sz="0" w:space="0" w:color="auto"/>
        <w:bottom w:val="none" w:sz="0" w:space="0" w:color="auto"/>
        <w:right w:val="none" w:sz="0" w:space="0" w:color="auto"/>
      </w:divBdr>
    </w:div>
    <w:div w:id="1051687278">
      <w:bodyDiv w:val="1"/>
      <w:marLeft w:val="0"/>
      <w:marRight w:val="0"/>
      <w:marTop w:val="0"/>
      <w:marBottom w:val="0"/>
      <w:divBdr>
        <w:top w:val="none" w:sz="0" w:space="0" w:color="auto"/>
        <w:left w:val="none" w:sz="0" w:space="0" w:color="auto"/>
        <w:bottom w:val="none" w:sz="0" w:space="0" w:color="auto"/>
        <w:right w:val="none" w:sz="0" w:space="0" w:color="auto"/>
      </w:divBdr>
    </w:div>
    <w:div w:id="1051733815">
      <w:bodyDiv w:val="1"/>
      <w:marLeft w:val="0"/>
      <w:marRight w:val="0"/>
      <w:marTop w:val="0"/>
      <w:marBottom w:val="0"/>
      <w:divBdr>
        <w:top w:val="none" w:sz="0" w:space="0" w:color="auto"/>
        <w:left w:val="none" w:sz="0" w:space="0" w:color="auto"/>
        <w:bottom w:val="none" w:sz="0" w:space="0" w:color="auto"/>
        <w:right w:val="none" w:sz="0" w:space="0" w:color="auto"/>
      </w:divBdr>
    </w:div>
    <w:div w:id="1051808183">
      <w:bodyDiv w:val="1"/>
      <w:marLeft w:val="0"/>
      <w:marRight w:val="0"/>
      <w:marTop w:val="0"/>
      <w:marBottom w:val="0"/>
      <w:divBdr>
        <w:top w:val="none" w:sz="0" w:space="0" w:color="auto"/>
        <w:left w:val="none" w:sz="0" w:space="0" w:color="auto"/>
        <w:bottom w:val="none" w:sz="0" w:space="0" w:color="auto"/>
        <w:right w:val="none" w:sz="0" w:space="0" w:color="auto"/>
      </w:divBdr>
    </w:div>
    <w:div w:id="1052341007">
      <w:bodyDiv w:val="1"/>
      <w:marLeft w:val="0"/>
      <w:marRight w:val="0"/>
      <w:marTop w:val="0"/>
      <w:marBottom w:val="0"/>
      <w:divBdr>
        <w:top w:val="none" w:sz="0" w:space="0" w:color="auto"/>
        <w:left w:val="none" w:sz="0" w:space="0" w:color="auto"/>
        <w:bottom w:val="none" w:sz="0" w:space="0" w:color="auto"/>
        <w:right w:val="none" w:sz="0" w:space="0" w:color="auto"/>
      </w:divBdr>
    </w:div>
    <w:div w:id="1053390333">
      <w:bodyDiv w:val="1"/>
      <w:marLeft w:val="0"/>
      <w:marRight w:val="0"/>
      <w:marTop w:val="0"/>
      <w:marBottom w:val="0"/>
      <w:divBdr>
        <w:top w:val="none" w:sz="0" w:space="0" w:color="auto"/>
        <w:left w:val="none" w:sz="0" w:space="0" w:color="auto"/>
        <w:bottom w:val="none" w:sz="0" w:space="0" w:color="auto"/>
        <w:right w:val="none" w:sz="0" w:space="0" w:color="auto"/>
      </w:divBdr>
    </w:div>
    <w:div w:id="1053820148">
      <w:bodyDiv w:val="1"/>
      <w:marLeft w:val="0"/>
      <w:marRight w:val="0"/>
      <w:marTop w:val="0"/>
      <w:marBottom w:val="0"/>
      <w:divBdr>
        <w:top w:val="none" w:sz="0" w:space="0" w:color="auto"/>
        <w:left w:val="none" w:sz="0" w:space="0" w:color="auto"/>
        <w:bottom w:val="none" w:sz="0" w:space="0" w:color="auto"/>
        <w:right w:val="none" w:sz="0" w:space="0" w:color="auto"/>
      </w:divBdr>
    </w:div>
    <w:div w:id="1054156454">
      <w:bodyDiv w:val="1"/>
      <w:marLeft w:val="0"/>
      <w:marRight w:val="0"/>
      <w:marTop w:val="0"/>
      <w:marBottom w:val="0"/>
      <w:divBdr>
        <w:top w:val="none" w:sz="0" w:space="0" w:color="auto"/>
        <w:left w:val="none" w:sz="0" w:space="0" w:color="auto"/>
        <w:bottom w:val="none" w:sz="0" w:space="0" w:color="auto"/>
        <w:right w:val="none" w:sz="0" w:space="0" w:color="auto"/>
      </w:divBdr>
    </w:div>
    <w:div w:id="1056780838">
      <w:bodyDiv w:val="1"/>
      <w:marLeft w:val="0"/>
      <w:marRight w:val="0"/>
      <w:marTop w:val="0"/>
      <w:marBottom w:val="0"/>
      <w:divBdr>
        <w:top w:val="none" w:sz="0" w:space="0" w:color="auto"/>
        <w:left w:val="none" w:sz="0" w:space="0" w:color="auto"/>
        <w:bottom w:val="none" w:sz="0" w:space="0" w:color="auto"/>
        <w:right w:val="none" w:sz="0" w:space="0" w:color="auto"/>
      </w:divBdr>
    </w:div>
    <w:div w:id="1056901274">
      <w:bodyDiv w:val="1"/>
      <w:marLeft w:val="0"/>
      <w:marRight w:val="0"/>
      <w:marTop w:val="0"/>
      <w:marBottom w:val="0"/>
      <w:divBdr>
        <w:top w:val="none" w:sz="0" w:space="0" w:color="auto"/>
        <w:left w:val="none" w:sz="0" w:space="0" w:color="auto"/>
        <w:bottom w:val="none" w:sz="0" w:space="0" w:color="auto"/>
        <w:right w:val="none" w:sz="0" w:space="0" w:color="auto"/>
      </w:divBdr>
    </w:div>
    <w:div w:id="1057627993">
      <w:bodyDiv w:val="1"/>
      <w:marLeft w:val="0"/>
      <w:marRight w:val="0"/>
      <w:marTop w:val="0"/>
      <w:marBottom w:val="0"/>
      <w:divBdr>
        <w:top w:val="none" w:sz="0" w:space="0" w:color="auto"/>
        <w:left w:val="none" w:sz="0" w:space="0" w:color="auto"/>
        <w:bottom w:val="none" w:sz="0" w:space="0" w:color="auto"/>
        <w:right w:val="none" w:sz="0" w:space="0" w:color="auto"/>
      </w:divBdr>
    </w:div>
    <w:div w:id="1057778544">
      <w:bodyDiv w:val="1"/>
      <w:marLeft w:val="0"/>
      <w:marRight w:val="0"/>
      <w:marTop w:val="0"/>
      <w:marBottom w:val="0"/>
      <w:divBdr>
        <w:top w:val="none" w:sz="0" w:space="0" w:color="auto"/>
        <w:left w:val="none" w:sz="0" w:space="0" w:color="auto"/>
        <w:bottom w:val="none" w:sz="0" w:space="0" w:color="auto"/>
        <w:right w:val="none" w:sz="0" w:space="0" w:color="auto"/>
      </w:divBdr>
    </w:div>
    <w:div w:id="1058362702">
      <w:bodyDiv w:val="1"/>
      <w:marLeft w:val="0"/>
      <w:marRight w:val="0"/>
      <w:marTop w:val="0"/>
      <w:marBottom w:val="0"/>
      <w:divBdr>
        <w:top w:val="none" w:sz="0" w:space="0" w:color="auto"/>
        <w:left w:val="none" w:sz="0" w:space="0" w:color="auto"/>
        <w:bottom w:val="none" w:sz="0" w:space="0" w:color="auto"/>
        <w:right w:val="none" w:sz="0" w:space="0" w:color="auto"/>
      </w:divBdr>
    </w:div>
    <w:div w:id="1058363701">
      <w:bodyDiv w:val="1"/>
      <w:marLeft w:val="0"/>
      <w:marRight w:val="0"/>
      <w:marTop w:val="0"/>
      <w:marBottom w:val="0"/>
      <w:divBdr>
        <w:top w:val="none" w:sz="0" w:space="0" w:color="auto"/>
        <w:left w:val="none" w:sz="0" w:space="0" w:color="auto"/>
        <w:bottom w:val="none" w:sz="0" w:space="0" w:color="auto"/>
        <w:right w:val="none" w:sz="0" w:space="0" w:color="auto"/>
      </w:divBdr>
    </w:div>
    <w:div w:id="1058822674">
      <w:bodyDiv w:val="1"/>
      <w:marLeft w:val="0"/>
      <w:marRight w:val="0"/>
      <w:marTop w:val="0"/>
      <w:marBottom w:val="0"/>
      <w:divBdr>
        <w:top w:val="none" w:sz="0" w:space="0" w:color="auto"/>
        <w:left w:val="none" w:sz="0" w:space="0" w:color="auto"/>
        <w:bottom w:val="none" w:sz="0" w:space="0" w:color="auto"/>
        <w:right w:val="none" w:sz="0" w:space="0" w:color="auto"/>
      </w:divBdr>
    </w:div>
    <w:div w:id="1059209264">
      <w:bodyDiv w:val="1"/>
      <w:marLeft w:val="0"/>
      <w:marRight w:val="0"/>
      <w:marTop w:val="0"/>
      <w:marBottom w:val="0"/>
      <w:divBdr>
        <w:top w:val="none" w:sz="0" w:space="0" w:color="auto"/>
        <w:left w:val="none" w:sz="0" w:space="0" w:color="auto"/>
        <w:bottom w:val="none" w:sz="0" w:space="0" w:color="auto"/>
        <w:right w:val="none" w:sz="0" w:space="0" w:color="auto"/>
      </w:divBdr>
    </w:div>
    <w:div w:id="1059472561">
      <w:bodyDiv w:val="1"/>
      <w:marLeft w:val="0"/>
      <w:marRight w:val="0"/>
      <w:marTop w:val="0"/>
      <w:marBottom w:val="0"/>
      <w:divBdr>
        <w:top w:val="none" w:sz="0" w:space="0" w:color="auto"/>
        <w:left w:val="none" w:sz="0" w:space="0" w:color="auto"/>
        <w:bottom w:val="none" w:sz="0" w:space="0" w:color="auto"/>
        <w:right w:val="none" w:sz="0" w:space="0" w:color="auto"/>
      </w:divBdr>
    </w:div>
    <w:div w:id="1060514656">
      <w:bodyDiv w:val="1"/>
      <w:marLeft w:val="0"/>
      <w:marRight w:val="0"/>
      <w:marTop w:val="0"/>
      <w:marBottom w:val="0"/>
      <w:divBdr>
        <w:top w:val="none" w:sz="0" w:space="0" w:color="auto"/>
        <w:left w:val="none" w:sz="0" w:space="0" w:color="auto"/>
        <w:bottom w:val="none" w:sz="0" w:space="0" w:color="auto"/>
        <w:right w:val="none" w:sz="0" w:space="0" w:color="auto"/>
      </w:divBdr>
    </w:div>
    <w:div w:id="1060641472">
      <w:bodyDiv w:val="1"/>
      <w:marLeft w:val="0"/>
      <w:marRight w:val="0"/>
      <w:marTop w:val="0"/>
      <w:marBottom w:val="0"/>
      <w:divBdr>
        <w:top w:val="none" w:sz="0" w:space="0" w:color="auto"/>
        <w:left w:val="none" w:sz="0" w:space="0" w:color="auto"/>
        <w:bottom w:val="none" w:sz="0" w:space="0" w:color="auto"/>
        <w:right w:val="none" w:sz="0" w:space="0" w:color="auto"/>
      </w:divBdr>
    </w:div>
    <w:div w:id="1060862220">
      <w:bodyDiv w:val="1"/>
      <w:marLeft w:val="0"/>
      <w:marRight w:val="0"/>
      <w:marTop w:val="0"/>
      <w:marBottom w:val="0"/>
      <w:divBdr>
        <w:top w:val="none" w:sz="0" w:space="0" w:color="auto"/>
        <w:left w:val="none" w:sz="0" w:space="0" w:color="auto"/>
        <w:bottom w:val="none" w:sz="0" w:space="0" w:color="auto"/>
        <w:right w:val="none" w:sz="0" w:space="0" w:color="auto"/>
      </w:divBdr>
    </w:div>
    <w:div w:id="1061095905">
      <w:bodyDiv w:val="1"/>
      <w:marLeft w:val="0"/>
      <w:marRight w:val="0"/>
      <w:marTop w:val="0"/>
      <w:marBottom w:val="0"/>
      <w:divBdr>
        <w:top w:val="none" w:sz="0" w:space="0" w:color="auto"/>
        <w:left w:val="none" w:sz="0" w:space="0" w:color="auto"/>
        <w:bottom w:val="none" w:sz="0" w:space="0" w:color="auto"/>
        <w:right w:val="none" w:sz="0" w:space="0" w:color="auto"/>
      </w:divBdr>
    </w:div>
    <w:div w:id="1061175073">
      <w:bodyDiv w:val="1"/>
      <w:marLeft w:val="0"/>
      <w:marRight w:val="0"/>
      <w:marTop w:val="0"/>
      <w:marBottom w:val="0"/>
      <w:divBdr>
        <w:top w:val="none" w:sz="0" w:space="0" w:color="auto"/>
        <w:left w:val="none" w:sz="0" w:space="0" w:color="auto"/>
        <w:bottom w:val="none" w:sz="0" w:space="0" w:color="auto"/>
        <w:right w:val="none" w:sz="0" w:space="0" w:color="auto"/>
      </w:divBdr>
    </w:div>
    <w:div w:id="1061250276">
      <w:bodyDiv w:val="1"/>
      <w:marLeft w:val="0"/>
      <w:marRight w:val="0"/>
      <w:marTop w:val="0"/>
      <w:marBottom w:val="0"/>
      <w:divBdr>
        <w:top w:val="none" w:sz="0" w:space="0" w:color="auto"/>
        <w:left w:val="none" w:sz="0" w:space="0" w:color="auto"/>
        <w:bottom w:val="none" w:sz="0" w:space="0" w:color="auto"/>
        <w:right w:val="none" w:sz="0" w:space="0" w:color="auto"/>
      </w:divBdr>
    </w:div>
    <w:div w:id="1061320157">
      <w:bodyDiv w:val="1"/>
      <w:marLeft w:val="0"/>
      <w:marRight w:val="0"/>
      <w:marTop w:val="0"/>
      <w:marBottom w:val="0"/>
      <w:divBdr>
        <w:top w:val="none" w:sz="0" w:space="0" w:color="auto"/>
        <w:left w:val="none" w:sz="0" w:space="0" w:color="auto"/>
        <w:bottom w:val="none" w:sz="0" w:space="0" w:color="auto"/>
        <w:right w:val="none" w:sz="0" w:space="0" w:color="auto"/>
      </w:divBdr>
    </w:div>
    <w:div w:id="1061366678">
      <w:bodyDiv w:val="1"/>
      <w:marLeft w:val="0"/>
      <w:marRight w:val="0"/>
      <w:marTop w:val="0"/>
      <w:marBottom w:val="0"/>
      <w:divBdr>
        <w:top w:val="none" w:sz="0" w:space="0" w:color="auto"/>
        <w:left w:val="none" w:sz="0" w:space="0" w:color="auto"/>
        <w:bottom w:val="none" w:sz="0" w:space="0" w:color="auto"/>
        <w:right w:val="none" w:sz="0" w:space="0" w:color="auto"/>
      </w:divBdr>
    </w:div>
    <w:div w:id="1061635750">
      <w:bodyDiv w:val="1"/>
      <w:marLeft w:val="0"/>
      <w:marRight w:val="0"/>
      <w:marTop w:val="0"/>
      <w:marBottom w:val="0"/>
      <w:divBdr>
        <w:top w:val="none" w:sz="0" w:space="0" w:color="auto"/>
        <w:left w:val="none" w:sz="0" w:space="0" w:color="auto"/>
        <w:bottom w:val="none" w:sz="0" w:space="0" w:color="auto"/>
        <w:right w:val="none" w:sz="0" w:space="0" w:color="auto"/>
      </w:divBdr>
    </w:div>
    <w:div w:id="1061950880">
      <w:bodyDiv w:val="1"/>
      <w:marLeft w:val="0"/>
      <w:marRight w:val="0"/>
      <w:marTop w:val="0"/>
      <w:marBottom w:val="0"/>
      <w:divBdr>
        <w:top w:val="none" w:sz="0" w:space="0" w:color="auto"/>
        <w:left w:val="none" w:sz="0" w:space="0" w:color="auto"/>
        <w:bottom w:val="none" w:sz="0" w:space="0" w:color="auto"/>
        <w:right w:val="none" w:sz="0" w:space="0" w:color="auto"/>
      </w:divBdr>
    </w:div>
    <w:div w:id="1062173256">
      <w:bodyDiv w:val="1"/>
      <w:marLeft w:val="0"/>
      <w:marRight w:val="0"/>
      <w:marTop w:val="0"/>
      <w:marBottom w:val="0"/>
      <w:divBdr>
        <w:top w:val="none" w:sz="0" w:space="0" w:color="auto"/>
        <w:left w:val="none" w:sz="0" w:space="0" w:color="auto"/>
        <w:bottom w:val="none" w:sz="0" w:space="0" w:color="auto"/>
        <w:right w:val="none" w:sz="0" w:space="0" w:color="auto"/>
      </w:divBdr>
    </w:div>
    <w:div w:id="1062414048">
      <w:bodyDiv w:val="1"/>
      <w:marLeft w:val="0"/>
      <w:marRight w:val="0"/>
      <w:marTop w:val="0"/>
      <w:marBottom w:val="0"/>
      <w:divBdr>
        <w:top w:val="none" w:sz="0" w:space="0" w:color="auto"/>
        <w:left w:val="none" w:sz="0" w:space="0" w:color="auto"/>
        <w:bottom w:val="none" w:sz="0" w:space="0" w:color="auto"/>
        <w:right w:val="none" w:sz="0" w:space="0" w:color="auto"/>
      </w:divBdr>
    </w:div>
    <w:div w:id="1062872210">
      <w:bodyDiv w:val="1"/>
      <w:marLeft w:val="0"/>
      <w:marRight w:val="0"/>
      <w:marTop w:val="0"/>
      <w:marBottom w:val="0"/>
      <w:divBdr>
        <w:top w:val="none" w:sz="0" w:space="0" w:color="auto"/>
        <w:left w:val="none" w:sz="0" w:space="0" w:color="auto"/>
        <w:bottom w:val="none" w:sz="0" w:space="0" w:color="auto"/>
        <w:right w:val="none" w:sz="0" w:space="0" w:color="auto"/>
      </w:divBdr>
    </w:div>
    <w:div w:id="1063065140">
      <w:bodyDiv w:val="1"/>
      <w:marLeft w:val="0"/>
      <w:marRight w:val="0"/>
      <w:marTop w:val="0"/>
      <w:marBottom w:val="0"/>
      <w:divBdr>
        <w:top w:val="none" w:sz="0" w:space="0" w:color="auto"/>
        <w:left w:val="none" w:sz="0" w:space="0" w:color="auto"/>
        <w:bottom w:val="none" w:sz="0" w:space="0" w:color="auto"/>
        <w:right w:val="none" w:sz="0" w:space="0" w:color="auto"/>
      </w:divBdr>
    </w:div>
    <w:div w:id="1064180765">
      <w:bodyDiv w:val="1"/>
      <w:marLeft w:val="0"/>
      <w:marRight w:val="0"/>
      <w:marTop w:val="0"/>
      <w:marBottom w:val="0"/>
      <w:divBdr>
        <w:top w:val="none" w:sz="0" w:space="0" w:color="auto"/>
        <w:left w:val="none" w:sz="0" w:space="0" w:color="auto"/>
        <w:bottom w:val="none" w:sz="0" w:space="0" w:color="auto"/>
        <w:right w:val="none" w:sz="0" w:space="0" w:color="auto"/>
      </w:divBdr>
    </w:div>
    <w:div w:id="1064838399">
      <w:bodyDiv w:val="1"/>
      <w:marLeft w:val="0"/>
      <w:marRight w:val="0"/>
      <w:marTop w:val="0"/>
      <w:marBottom w:val="0"/>
      <w:divBdr>
        <w:top w:val="none" w:sz="0" w:space="0" w:color="auto"/>
        <w:left w:val="none" w:sz="0" w:space="0" w:color="auto"/>
        <w:bottom w:val="none" w:sz="0" w:space="0" w:color="auto"/>
        <w:right w:val="none" w:sz="0" w:space="0" w:color="auto"/>
      </w:divBdr>
    </w:div>
    <w:div w:id="1065491034">
      <w:bodyDiv w:val="1"/>
      <w:marLeft w:val="0"/>
      <w:marRight w:val="0"/>
      <w:marTop w:val="0"/>
      <w:marBottom w:val="0"/>
      <w:divBdr>
        <w:top w:val="none" w:sz="0" w:space="0" w:color="auto"/>
        <w:left w:val="none" w:sz="0" w:space="0" w:color="auto"/>
        <w:bottom w:val="none" w:sz="0" w:space="0" w:color="auto"/>
        <w:right w:val="none" w:sz="0" w:space="0" w:color="auto"/>
      </w:divBdr>
    </w:div>
    <w:div w:id="1065756490">
      <w:bodyDiv w:val="1"/>
      <w:marLeft w:val="0"/>
      <w:marRight w:val="0"/>
      <w:marTop w:val="0"/>
      <w:marBottom w:val="0"/>
      <w:divBdr>
        <w:top w:val="none" w:sz="0" w:space="0" w:color="auto"/>
        <w:left w:val="none" w:sz="0" w:space="0" w:color="auto"/>
        <w:bottom w:val="none" w:sz="0" w:space="0" w:color="auto"/>
        <w:right w:val="none" w:sz="0" w:space="0" w:color="auto"/>
      </w:divBdr>
    </w:div>
    <w:div w:id="1065836028">
      <w:bodyDiv w:val="1"/>
      <w:marLeft w:val="0"/>
      <w:marRight w:val="0"/>
      <w:marTop w:val="0"/>
      <w:marBottom w:val="0"/>
      <w:divBdr>
        <w:top w:val="none" w:sz="0" w:space="0" w:color="auto"/>
        <w:left w:val="none" w:sz="0" w:space="0" w:color="auto"/>
        <w:bottom w:val="none" w:sz="0" w:space="0" w:color="auto"/>
        <w:right w:val="none" w:sz="0" w:space="0" w:color="auto"/>
      </w:divBdr>
    </w:div>
    <w:div w:id="1065951318">
      <w:bodyDiv w:val="1"/>
      <w:marLeft w:val="0"/>
      <w:marRight w:val="0"/>
      <w:marTop w:val="0"/>
      <w:marBottom w:val="0"/>
      <w:divBdr>
        <w:top w:val="none" w:sz="0" w:space="0" w:color="auto"/>
        <w:left w:val="none" w:sz="0" w:space="0" w:color="auto"/>
        <w:bottom w:val="none" w:sz="0" w:space="0" w:color="auto"/>
        <w:right w:val="none" w:sz="0" w:space="0" w:color="auto"/>
      </w:divBdr>
    </w:div>
    <w:div w:id="1066027518">
      <w:bodyDiv w:val="1"/>
      <w:marLeft w:val="0"/>
      <w:marRight w:val="0"/>
      <w:marTop w:val="0"/>
      <w:marBottom w:val="0"/>
      <w:divBdr>
        <w:top w:val="none" w:sz="0" w:space="0" w:color="auto"/>
        <w:left w:val="none" w:sz="0" w:space="0" w:color="auto"/>
        <w:bottom w:val="none" w:sz="0" w:space="0" w:color="auto"/>
        <w:right w:val="none" w:sz="0" w:space="0" w:color="auto"/>
      </w:divBdr>
    </w:div>
    <w:div w:id="1066298083">
      <w:bodyDiv w:val="1"/>
      <w:marLeft w:val="0"/>
      <w:marRight w:val="0"/>
      <w:marTop w:val="0"/>
      <w:marBottom w:val="0"/>
      <w:divBdr>
        <w:top w:val="none" w:sz="0" w:space="0" w:color="auto"/>
        <w:left w:val="none" w:sz="0" w:space="0" w:color="auto"/>
        <w:bottom w:val="none" w:sz="0" w:space="0" w:color="auto"/>
        <w:right w:val="none" w:sz="0" w:space="0" w:color="auto"/>
      </w:divBdr>
    </w:div>
    <w:div w:id="1066416568">
      <w:bodyDiv w:val="1"/>
      <w:marLeft w:val="0"/>
      <w:marRight w:val="0"/>
      <w:marTop w:val="0"/>
      <w:marBottom w:val="0"/>
      <w:divBdr>
        <w:top w:val="none" w:sz="0" w:space="0" w:color="auto"/>
        <w:left w:val="none" w:sz="0" w:space="0" w:color="auto"/>
        <w:bottom w:val="none" w:sz="0" w:space="0" w:color="auto"/>
        <w:right w:val="none" w:sz="0" w:space="0" w:color="auto"/>
      </w:divBdr>
    </w:div>
    <w:div w:id="1066493744">
      <w:bodyDiv w:val="1"/>
      <w:marLeft w:val="0"/>
      <w:marRight w:val="0"/>
      <w:marTop w:val="0"/>
      <w:marBottom w:val="0"/>
      <w:divBdr>
        <w:top w:val="none" w:sz="0" w:space="0" w:color="auto"/>
        <w:left w:val="none" w:sz="0" w:space="0" w:color="auto"/>
        <w:bottom w:val="none" w:sz="0" w:space="0" w:color="auto"/>
        <w:right w:val="none" w:sz="0" w:space="0" w:color="auto"/>
      </w:divBdr>
    </w:div>
    <w:div w:id="1066992802">
      <w:bodyDiv w:val="1"/>
      <w:marLeft w:val="0"/>
      <w:marRight w:val="0"/>
      <w:marTop w:val="0"/>
      <w:marBottom w:val="0"/>
      <w:divBdr>
        <w:top w:val="none" w:sz="0" w:space="0" w:color="auto"/>
        <w:left w:val="none" w:sz="0" w:space="0" w:color="auto"/>
        <w:bottom w:val="none" w:sz="0" w:space="0" w:color="auto"/>
        <w:right w:val="none" w:sz="0" w:space="0" w:color="auto"/>
      </w:divBdr>
    </w:div>
    <w:div w:id="1066993300">
      <w:bodyDiv w:val="1"/>
      <w:marLeft w:val="0"/>
      <w:marRight w:val="0"/>
      <w:marTop w:val="0"/>
      <w:marBottom w:val="0"/>
      <w:divBdr>
        <w:top w:val="none" w:sz="0" w:space="0" w:color="auto"/>
        <w:left w:val="none" w:sz="0" w:space="0" w:color="auto"/>
        <w:bottom w:val="none" w:sz="0" w:space="0" w:color="auto"/>
        <w:right w:val="none" w:sz="0" w:space="0" w:color="auto"/>
      </w:divBdr>
    </w:div>
    <w:div w:id="1067142845">
      <w:bodyDiv w:val="1"/>
      <w:marLeft w:val="0"/>
      <w:marRight w:val="0"/>
      <w:marTop w:val="0"/>
      <w:marBottom w:val="0"/>
      <w:divBdr>
        <w:top w:val="none" w:sz="0" w:space="0" w:color="auto"/>
        <w:left w:val="none" w:sz="0" w:space="0" w:color="auto"/>
        <w:bottom w:val="none" w:sz="0" w:space="0" w:color="auto"/>
        <w:right w:val="none" w:sz="0" w:space="0" w:color="auto"/>
      </w:divBdr>
    </w:div>
    <w:div w:id="1067922068">
      <w:bodyDiv w:val="1"/>
      <w:marLeft w:val="0"/>
      <w:marRight w:val="0"/>
      <w:marTop w:val="0"/>
      <w:marBottom w:val="0"/>
      <w:divBdr>
        <w:top w:val="none" w:sz="0" w:space="0" w:color="auto"/>
        <w:left w:val="none" w:sz="0" w:space="0" w:color="auto"/>
        <w:bottom w:val="none" w:sz="0" w:space="0" w:color="auto"/>
        <w:right w:val="none" w:sz="0" w:space="0" w:color="auto"/>
      </w:divBdr>
    </w:div>
    <w:div w:id="1068648973">
      <w:bodyDiv w:val="1"/>
      <w:marLeft w:val="0"/>
      <w:marRight w:val="0"/>
      <w:marTop w:val="0"/>
      <w:marBottom w:val="0"/>
      <w:divBdr>
        <w:top w:val="none" w:sz="0" w:space="0" w:color="auto"/>
        <w:left w:val="none" w:sz="0" w:space="0" w:color="auto"/>
        <w:bottom w:val="none" w:sz="0" w:space="0" w:color="auto"/>
        <w:right w:val="none" w:sz="0" w:space="0" w:color="auto"/>
      </w:divBdr>
    </w:div>
    <w:div w:id="1068958626">
      <w:bodyDiv w:val="1"/>
      <w:marLeft w:val="0"/>
      <w:marRight w:val="0"/>
      <w:marTop w:val="0"/>
      <w:marBottom w:val="0"/>
      <w:divBdr>
        <w:top w:val="none" w:sz="0" w:space="0" w:color="auto"/>
        <w:left w:val="none" w:sz="0" w:space="0" w:color="auto"/>
        <w:bottom w:val="none" w:sz="0" w:space="0" w:color="auto"/>
        <w:right w:val="none" w:sz="0" w:space="0" w:color="auto"/>
      </w:divBdr>
    </w:div>
    <w:div w:id="1069691628">
      <w:bodyDiv w:val="1"/>
      <w:marLeft w:val="0"/>
      <w:marRight w:val="0"/>
      <w:marTop w:val="0"/>
      <w:marBottom w:val="0"/>
      <w:divBdr>
        <w:top w:val="none" w:sz="0" w:space="0" w:color="auto"/>
        <w:left w:val="none" w:sz="0" w:space="0" w:color="auto"/>
        <w:bottom w:val="none" w:sz="0" w:space="0" w:color="auto"/>
        <w:right w:val="none" w:sz="0" w:space="0" w:color="auto"/>
      </w:divBdr>
    </w:div>
    <w:div w:id="1069814809">
      <w:bodyDiv w:val="1"/>
      <w:marLeft w:val="0"/>
      <w:marRight w:val="0"/>
      <w:marTop w:val="0"/>
      <w:marBottom w:val="0"/>
      <w:divBdr>
        <w:top w:val="none" w:sz="0" w:space="0" w:color="auto"/>
        <w:left w:val="none" w:sz="0" w:space="0" w:color="auto"/>
        <w:bottom w:val="none" w:sz="0" w:space="0" w:color="auto"/>
        <w:right w:val="none" w:sz="0" w:space="0" w:color="auto"/>
      </w:divBdr>
    </w:div>
    <w:div w:id="1070346813">
      <w:bodyDiv w:val="1"/>
      <w:marLeft w:val="0"/>
      <w:marRight w:val="0"/>
      <w:marTop w:val="0"/>
      <w:marBottom w:val="0"/>
      <w:divBdr>
        <w:top w:val="none" w:sz="0" w:space="0" w:color="auto"/>
        <w:left w:val="none" w:sz="0" w:space="0" w:color="auto"/>
        <w:bottom w:val="none" w:sz="0" w:space="0" w:color="auto"/>
        <w:right w:val="none" w:sz="0" w:space="0" w:color="auto"/>
      </w:divBdr>
    </w:div>
    <w:div w:id="1071000720">
      <w:bodyDiv w:val="1"/>
      <w:marLeft w:val="0"/>
      <w:marRight w:val="0"/>
      <w:marTop w:val="0"/>
      <w:marBottom w:val="0"/>
      <w:divBdr>
        <w:top w:val="none" w:sz="0" w:space="0" w:color="auto"/>
        <w:left w:val="none" w:sz="0" w:space="0" w:color="auto"/>
        <w:bottom w:val="none" w:sz="0" w:space="0" w:color="auto"/>
        <w:right w:val="none" w:sz="0" w:space="0" w:color="auto"/>
      </w:divBdr>
    </w:div>
    <w:div w:id="1071733610">
      <w:bodyDiv w:val="1"/>
      <w:marLeft w:val="0"/>
      <w:marRight w:val="0"/>
      <w:marTop w:val="0"/>
      <w:marBottom w:val="0"/>
      <w:divBdr>
        <w:top w:val="none" w:sz="0" w:space="0" w:color="auto"/>
        <w:left w:val="none" w:sz="0" w:space="0" w:color="auto"/>
        <w:bottom w:val="none" w:sz="0" w:space="0" w:color="auto"/>
        <w:right w:val="none" w:sz="0" w:space="0" w:color="auto"/>
      </w:divBdr>
    </w:div>
    <w:div w:id="1071854777">
      <w:bodyDiv w:val="1"/>
      <w:marLeft w:val="0"/>
      <w:marRight w:val="0"/>
      <w:marTop w:val="0"/>
      <w:marBottom w:val="0"/>
      <w:divBdr>
        <w:top w:val="none" w:sz="0" w:space="0" w:color="auto"/>
        <w:left w:val="none" w:sz="0" w:space="0" w:color="auto"/>
        <w:bottom w:val="none" w:sz="0" w:space="0" w:color="auto"/>
        <w:right w:val="none" w:sz="0" w:space="0" w:color="auto"/>
      </w:divBdr>
    </w:div>
    <w:div w:id="1072044497">
      <w:bodyDiv w:val="1"/>
      <w:marLeft w:val="0"/>
      <w:marRight w:val="0"/>
      <w:marTop w:val="0"/>
      <w:marBottom w:val="0"/>
      <w:divBdr>
        <w:top w:val="none" w:sz="0" w:space="0" w:color="auto"/>
        <w:left w:val="none" w:sz="0" w:space="0" w:color="auto"/>
        <w:bottom w:val="none" w:sz="0" w:space="0" w:color="auto"/>
        <w:right w:val="none" w:sz="0" w:space="0" w:color="auto"/>
      </w:divBdr>
    </w:div>
    <w:div w:id="1072657551">
      <w:bodyDiv w:val="1"/>
      <w:marLeft w:val="0"/>
      <w:marRight w:val="0"/>
      <w:marTop w:val="0"/>
      <w:marBottom w:val="0"/>
      <w:divBdr>
        <w:top w:val="none" w:sz="0" w:space="0" w:color="auto"/>
        <w:left w:val="none" w:sz="0" w:space="0" w:color="auto"/>
        <w:bottom w:val="none" w:sz="0" w:space="0" w:color="auto"/>
        <w:right w:val="none" w:sz="0" w:space="0" w:color="auto"/>
      </w:divBdr>
    </w:div>
    <w:div w:id="1072890618">
      <w:bodyDiv w:val="1"/>
      <w:marLeft w:val="0"/>
      <w:marRight w:val="0"/>
      <w:marTop w:val="0"/>
      <w:marBottom w:val="0"/>
      <w:divBdr>
        <w:top w:val="none" w:sz="0" w:space="0" w:color="auto"/>
        <w:left w:val="none" w:sz="0" w:space="0" w:color="auto"/>
        <w:bottom w:val="none" w:sz="0" w:space="0" w:color="auto"/>
        <w:right w:val="none" w:sz="0" w:space="0" w:color="auto"/>
      </w:divBdr>
    </w:div>
    <w:div w:id="1072891767">
      <w:bodyDiv w:val="1"/>
      <w:marLeft w:val="0"/>
      <w:marRight w:val="0"/>
      <w:marTop w:val="0"/>
      <w:marBottom w:val="0"/>
      <w:divBdr>
        <w:top w:val="none" w:sz="0" w:space="0" w:color="auto"/>
        <w:left w:val="none" w:sz="0" w:space="0" w:color="auto"/>
        <w:bottom w:val="none" w:sz="0" w:space="0" w:color="auto"/>
        <w:right w:val="none" w:sz="0" w:space="0" w:color="auto"/>
      </w:divBdr>
    </w:div>
    <w:div w:id="1073501403">
      <w:bodyDiv w:val="1"/>
      <w:marLeft w:val="0"/>
      <w:marRight w:val="0"/>
      <w:marTop w:val="0"/>
      <w:marBottom w:val="0"/>
      <w:divBdr>
        <w:top w:val="none" w:sz="0" w:space="0" w:color="auto"/>
        <w:left w:val="none" w:sz="0" w:space="0" w:color="auto"/>
        <w:bottom w:val="none" w:sz="0" w:space="0" w:color="auto"/>
        <w:right w:val="none" w:sz="0" w:space="0" w:color="auto"/>
      </w:divBdr>
    </w:div>
    <w:div w:id="1073742315">
      <w:bodyDiv w:val="1"/>
      <w:marLeft w:val="0"/>
      <w:marRight w:val="0"/>
      <w:marTop w:val="0"/>
      <w:marBottom w:val="0"/>
      <w:divBdr>
        <w:top w:val="none" w:sz="0" w:space="0" w:color="auto"/>
        <w:left w:val="none" w:sz="0" w:space="0" w:color="auto"/>
        <w:bottom w:val="none" w:sz="0" w:space="0" w:color="auto"/>
        <w:right w:val="none" w:sz="0" w:space="0" w:color="auto"/>
      </w:divBdr>
    </w:div>
    <w:div w:id="1073770982">
      <w:bodyDiv w:val="1"/>
      <w:marLeft w:val="0"/>
      <w:marRight w:val="0"/>
      <w:marTop w:val="0"/>
      <w:marBottom w:val="0"/>
      <w:divBdr>
        <w:top w:val="none" w:sz="0" w:space="0" w:color="auto"/>
        <w:left w:val="none" w:sz="0" w:space="0" w:color="auto"/>
        <w:bottom w:val="none" w:sz="0" w:space="0" w:color="auto"/>
        <w:right w:val="none" w:sz="0" w:space="0" w:color="auto"/>
      </w:divBdr>
    </w:div>
    <w:div w:id="1074088011">
      <w:bodyDiv w:val="1"/>
      <w:marLeft w:val="0"/>
      <w:marRight w:val="0"/>
      <w:marTop w:val="0"/>
      <w:marBottom w:val="0"/>
      <w:divBdr>
        <w:top w:val="none" w:sz="0" w:space="0" w:color="auto"/>
        <w:left w:val="none" w:sz="0" w:space="0" w:color="auto"/>
        <w:bottom w:val="none" w:sz="0" w:space="0" w:color="auto"/>
        <w:right w:val="none" w:sz="0" w:space="0" w:color="auto"/>
      </w:divBdr>
    </w:div>
    <w:div w:id="1074547925">
      <w:bodyDiv w:val="1"/>
      <w:marLeft w:val="0"/>
      <w:marRight w:val="0"/>
      <w:marTop w:val="0"/>
      <w:marBottom w:val="0"/>
      <w:divBdr>
        <w:top w:val="none" w:sz="0" w:space="0" w:color="auto"/>
        <w:left w:val="none" w:sz="0" w:space="0" w:color="auto"/>
        <w:bottom w:val="none" w:sz="0" w:space="0" w:color="auto"/>
        <w:right w:val="none" w:sz="0" w:space="0" w:color="auto"/>
      </w:divBdr>
    </w:div>
    <w:div w:id="1074860676">
      <w:bodyDiv w:val="1"/>
      <w:marLeft w:val="0"/>
      <w:marRight w:val="0"/>
      <w:marTop w:val="0"/>
      <w:marBottom w:val="0"/>
      <w:divBdr>
        <w:top w:val="none" w:sz="0" w:space="0" w:color="auto"/>
        <w:left w:val="none" w:sz="0" w:space="0" w:color="auto"/>
        <w:bottom w:val="none" w:sz="0" w:space="0" w:color="auto"/>
        <w:right w:val="none" w:sz="0" w:space="0" w:color="auto"/>
      </w:divBdr>
    </w:div>
    <w:div w:id="1075318433">
      <w:bodyDiv w:val="1"/>
      <w:marLeft w:val="0"/>
      <w:marRight w:val="0"/>
      <w:marTop w:val="0"/>
      <w:marBottom w:val="0"/>
      <w:divBdr>
        <w:top w:val="none" w:sz="0" w:space="0" w:color="auto"/>
        <w:left w:val="none" w:sz="0" w:space="0" w:color="auto"/>
        <w:bottom w:val="none" w:sz="0" w:space="0" w:color="auto"/>
        <w:right w:val="none" w:sz="0" w:space="0" w:color="auto"/>
      </w:divBdr>
    </w:div>
    <w:div w:id="1075781085">
      <w:bodyDiv w:val="1"/>
      <w:marLeft w:val="0"/>
      <w:marRight w:val="0"/>
      <w:marTop w:val="0"/>
      <w:marBottom w:val="0"/>
      <w:divBdr>
        <w:top w:val="none" w:sz="0" w:space="0" w:color="auto"/>
        <w:left w:val="none" w:sz="0" w:space="0" w:color="auto"/>
        <w:bottom w:val="none" w:sz="0" w:space="0" w:color="auto"/>
        <w:right w:val="none" w:sz="0" w:space="0" w:color="auto"/>
      </w:divBdr>
    </w:div>
    <w:div w:id="1075856943">
      <w:bodyDiv w:val="1"/>
      <w:marLeft w:val="0"/>
      <w:marRight w:val="0"/>
      <w:marTop w:val="0"/>
      <w:marBottom w:val="0"/>
      <w:divBdr>
        <w:top w:val="none" w:sz="0" w:space="0" w:color="auto"/>
        <w:left w:val="none" w:sz="0" w:space="0" w:color="auto"/>
        <w:bottom w:val="none" w:sz="0" w:space="0" w:color="auto"/>
        <w:right w:val="none" w:sz="0" w:space="0" w:color="auto"/>
      </w:divBdr>
    </w:div>
    <w:div w:id="1075930581">
      <w:bodyDiv w:val="1"/>
      <w:marLeft w:val="0"/>
      <w:marRight w:val="0"/>
      <w:marTop w:val="0"/>
      <w:marBottom w:val="0"/>
      <w:divBdr>
        <w:top w:val="none" w:sz="0" w:space="0" w:color="auto"/>
        <w:left w:val="none" w:sz="0" w:space="0" w:color="auto"/>
        <w:bottom w:val="none" w:sz="0" w:space="0" w:color="auto"/>
        <w:right w:val="none" w:sz="0" w:space="0" w:color="auto"/>
      </w:divBdr>
    </w:div>
    <w:div w:id="1075978220">
      <w:bodyDiv w:val="1"/>
      <w:marLeft w:val="0"/>
      <w:marRight w:val="0"/>
      <w:marTop w:val="0"/>
      <w:marBottom w:val="0"/>
      <w:divBdr>
        <w:top w:val="none" w:sz="0" w:space="0" w:color="auto"/>
        <w:left w:val="none" w:sz="0" w:space="0" w:color="auto"/>
        <w:bottom w:val="none" w:sz="0" w:space="0" w:color="auto"/>
        <w:right w:val="none" w:sz="0" w:space="0" w:color="auto"/>
      </w:divBdr>
    </w:div>
    <w:div w:id="1076125226">
      <w:bodyDiv w:val="1"/>
      <w:marLeft w:val="0"/>
      <w:marRight w:val="0"/>
      <w:marTop w:val="0"/>
      <w:marBottom w:val="0"/>
      <w:divBdr>
        <w:top w:val="none" w:sz="0" w:space="0" w:color="auto"/>
        <w:left w:val="none" w:sz="0" w:space="0" w:color="auto"/>
        <w:bottom w:val="none" w:sz="0" w:space="0" w:color="auto"/>
        <w:right w:val="none" w:sz="0" w:space="0" w:color="auto"/>
      </w:divBdr>
    </w:div>
    <w:div w:id="1076441316">
      <w:bodyDiv w:val="1"/>
      <w:marLeft w:val="0"/>
      <w:marRight w:val="0"/>
      <w:marTop w:val="0"/>
      <w:marBottom w:val="0"/>
      <w:divBdr>
        <w:top w:val="none" w:sz="0" w:space="0" w:color="auto"/>
        <w:left w:val="none" w:sz="0" w:space="0" w:color="auto"/>
        <w:bottom w:val="none" w:sz="0" w:space="0" w:color="auto"/>
        <w:right w:val="none" w:sz="0" w:space="0" w:color="auto"/>
      </w:divBdr>
    </w:div>
    <w:div w:id="1077094798">
      <w:bodyDiv w:val="1"/>
      <w:marLeft w:val="0"/>
      <w:marRight w:val="0"/>
      <w:marTop w:val="0"/>
      <w:marBottom w:val="0"/>
      <w:divBdr>
        <w:top w:val="none" w:sz="0" w:space="0" w:color="auto"/>
        <w:left w:val="none" w:sz="0" w:space="0" w:color="auto"/>
        <w:bottom w:val="none" w:sz="0" w:space="0" w:color="auto"/>
        <w:right w:val="none" w:sz="0" w:space="0" w:color="auto"/>
      </w:divBdr>
    </w:div>
    <w:div w:id="1077628645">
      <w:bodyDiv w:val="1"/>
      <w:marLeft w:val="0"/>
      <w:marRight w:val="0"/>
      <w:marTop w:val="0"/>
      <w:marBottom w:val="0"/>
      <w:divBdr>
        <w:top w:val="none" w:sz="0" w:space="0" w:color="auto"/>
        <w:left w:val="none" w:sz="0" w:space="0" w:color="auto"/>
        <w:bottom w:val="none" w:sz="0" w:space="0" w:color="auto"/>
        <w:right w:val="none" w:sz="0" w:space="0" w:color="auto"/>
      </w:divBdr>
    </w:div>
    <w:div w:id="1077630760">
      <w:bodyDiv w:val="1"/>
      <w:marLeft w:val="0"/>
      <w:marRight w:val="0"/>
      <w:marTop w:val="0"/>
      <w:marBottom w:val="0"/>
      <w:divBdr>
        <w:top w:val="none" w:sz="0" w:space="0" w:color="auto"/>
        <w:left w:val="none" w:sz="0" w:space="0" w:color="auto"/>
        <w:bottom w:val="none" w:sz="0" w:space="0" w:color="auto"/>
        <w:right w:val="none" w:sz="0" w:space="0" w:color="auto"/>
      </w:divBdr>
    </w:div>
    <w:div w:id="1078135546">
      <w:bodyDiv w:val="1"/>
      <w:marLeft w:val="0"/>
      <w:marRight w:val="0"/>
      <w:marTop w:val="0"/>
      <w:marBottom w:val="0"/>
      <w:divBdr>
        <w:top w:val="none" w:sz="0" w:space="0" w:color="auto"/>
        <w:left w:val="none" w:sz="0" w:space="0" w:color="auto"/>
        <w:bottom w:val="none" w:sz="0" w:space="0" w:color="auto"/>
        <w:right w:val="none" w:sz="0" w:space="0" w:color="auto"/>
      </w:divBdr>
    </w:div>
    <w:div w:id="1078865241">
      <w:bodyDiv w:val="1"/>
      <w:marLeft w:val="0"/>
      <w:marRight w:val="0"/>
      <w:marTop w:val="0"/>
      <w:marBottom w:val="0"/>
      <w:divBdr>
        <w:top w:val="none" w:sz="0" w:space="0" w:color="auto"/>
        <w:left w:val="none" w:sz="0" w:space="0" w:color="auto"/>
        <w:bottom w:val="none" w:sz="0" w:space="0" w:color="auto"/>
        <w:right w:val="none" w:sz="0" w:space="0" w:color="auto"/>
      </w:divBdr>
    </w:div>
    <w:div w:id="1080830127">
      <w:bodyDiv w:val="1"/>
      <w:marLeft w:val="0"/>
      <w:marRight w:val="0"/>
      <w:marTop w:val="0"/>
      <w:marBottom w:val="0"/>
      <w:divBdr>
        <w:top w:val="none" w:sz="0" w:space="0" w:color="auto"/>
        <w:left w:val="none" w:sz="0" w:space="0" w:color="auto"/>
        <w:bottom w:val="none" w:sz="0" w:space="0" w:color="auto"/>
        <w:right w:val="none" w:sz="0" w:space="0" w:color="auto"/>
      </w:divBdr>
    </w:div>
    <w:div w:id="1081565626">
      <w:bodyDiv w:val="1"/>
      <w:marLeft w:val="0"/>
      <w:marRight w:val="0"/>
      <w:marTop w:val="0"/>
      <w:marBottom w:val="0"/>
      <w:divBdr>
        <w:top w:val="none" w:sz="0" w:space="0" w:color="auto"/>
        <w:left w:val="none" w:sz="0" w:space="0" w:color="auto"/>
        <w:bottom w:val="none" w:sz="0" w:space="0" w:color="auto"/>
        <w:right w:val="none" w:sz="0" w:space="0" w:color="auto"/>
      </w:divBdr>
    </w:div>
    <w:div w:id="1082143767">
      <w:bodyDiv w:val="1"/>
      <w:marLeft w:val="0"/>
      <w:marRight w:val="0"/>
      <w:marTop w:val="0"/>
      <w:marBottom w:val="0"/>
      <w:divBdr>
        <w:top w:val="none" w:sz="0" w:space="0" w:color="auto"/>
        <w:left w:val="none" w:sz="0" w:space="0" w:color="auto"/>
        <w:bottom w:val="none" w:sz="0" w:space="0" w:color="auto"/>
        <w:right w:val="none" w:sz="0" w:space="0" w:color="auto"/>
      </w:divBdr>
    </w:div>
    <w:div w:id="1082222102">
      <w:bodyDiv w:val="1"/>
      <w:marLeft w:val="0"/>
      <w:marRight w:val="0"/>
      <w:marTop w:val="0"/>
      <w:marBottom w:val="0"/>
      <w:divBdr>
        <w:top w:val="none" w:sz="0" w:space="0" w:color="auto"/>
        <w:left w:val="none" w:sz="0" w:space="0" w:color="auto"/>
        <w:bottom w:val="none" w:sz="0" w:space="0" w:color="auto"/>
        <w:right w:val="none" w:sz="0" w:space="0" w:color="auto"/>
      </w:divBdr>
    </w:div>
    <w:div w:id="1082603524">
      <w:bodyDiv w:val="1"/>
      <w:marLeft w:val="0"/>
      <w:marRight w:val="0"/>
      <w:marTop w:val="0"/>
      <w:marBottom w:val="0"/>
      <w:divBdr>
        <w:top w:val="none" w:sz="0" w:space="0" w:color="auto"/>
        <w:left w:val="none" w:sz="0" w:space="0" w:color="auto"/>
        <w:bottom w:val="none" w:sz="0" w:space="0" w:color="auto"/>
        <w:right w:val="none" w:sz="0" w:space="0" w:color="auto"/>
      </w:divBdr>
    </w:div>
    <w:div w:id="1082948149">
      <w:bodyDiv w:val="1"/>
      <w:marLeft w:val="0"/>
      <w:marRight w:val="0"/>
      <w:marTop w:val="0"/>
      <w:marBottom w:val="0"/>
      <w:divBdr>
        <w:top w:val="none" w:sz="0" w:space="0" w:color="auto"/>
        <w:left w:val="none" w:sz="0" w:space="0" w:color="auto"/>
        <w:bottom w:val="none" w:sz="0" w:space="0" w:color="auto"/>
        <w:right w:val="none" w:sz="0" w:space="0" w:color="auto"/>
      </w:divBdr>
    </w:div>
    <w:div w:id="1083066157">
      <w:bodyDiv w:val="1"/>
      <w:marLeft w:val="0"/>
      <w:marRight w:val="0"/>
      <w:marTop w:val="0"/>
      <w:marBottom w:val="0"/>
      <w:divBdr>
        <w:top w:val="none" w:sz="0" w:space="0" w:color="auto"/>
        <w:left w:val="none" w:sz="0" w:space="0" w:color="auto"/>
        <w:bottom w:val="none" w:sz="0" w:space="0" w:color="auto"/>
        <w:right w:val="none" w:sz="0" w:space="0" w:color="auto"/>
      </w:divBdr>
    </w:div>
    <w:div w:id="1083720874">
      <w:bodyDiv w:val="1"/>
      <w:marLeft w:val="0"/>
      <w:marRight w:val="0"/>
      <w:marTop w:val="0"/>
      <w:marBottom w:val="0"/>
      <w:divBdr>
        <w:top w:val="none" w:sz="0" w:space="0" w:color="auto"/>
        <w:left w:val="none" w:sz="0" w:space="0" w:color="auto"/>
        <w:bottom w:val="none" w:sz="0" w:space="0" w:color="auto"/>
        <w:right w:val="none" w:sz="0" w:space="0" w:color="auto"/>
      </w:divBdr>
    </w:div>
    <w:div w:id="1084448924">
      <w:bodyDiv w:val="1"/>
      <w:marLeft w:val="0"/>
      <w:marRight w:val="0"/>
      <w:marTop w:val="0"/>
      <w:marBottom w:val="0"/>
      <w:divBdr>
        <w:top w:val="none" w:sz="0" w:space="0" w:color="auto"/>
        <w:left w:val="none" w:sz="0" w:space="0" w:color="auto"/>
        <w:bottom w:val="none" w:sz="0" w:space="0" w:color="auto"/>
        <w:right w:val="none" w:sz="0" w:space="0" w:color="auto"/>
      </w:divBdr>
    </w:div>
    <w:div w:id="1084650731">
      <w:bodyDiv w:val="1"/>
      <w:marLeft w:val="0"/>
      <w:marRight w:val="0"/>
      <w:marTop w:val="0"/>
      <w:marBottom w:val="0"/>
      <w:divBdr>
        <w:top w:val="none" w:sz="0" w:space="0" w:color="auto"/>
        <w:left w:val="none" w:sz="0" w:space="0" w:color="auto"/>
        <w:bottom w:val="none" w:sz="0" w:space="0" w:color="auto"/>
        <w:right w:val="none" w:sz="0" w:space="0" w:color="auto"/>
      </w:divBdr>
    </w:div>
    <w:div w:id="1084838028">
      <w:bodyDiv w:val="1"/>
      <w:marLeft w:val="0"/>
      <w:marRight w:val="0"/>
      <w:marTop w:val="0"/>
      <w:marBottom w:val="0"/>
      <w:divBdr>
        <w:top w:val="none" w:sz="0" w:space="0" w:color="auto"/>
        <w:left w:val="none" w:sz="0" w:space="0" w:color="auto"/>
        <w:bottom w:val="none" w:sz="0" w:space="0" w:color="auto"/>
        <w:right w:val="none" w:sz="0" w:space="0" w:color="auto"/>
      </w:divBdr>
    </w:div>
    <w:div w:id="1086000556">
      <w:bodyDiv w:val="1"/>
      <w:marLeft w:val="0"/>
      <w:marRight w:val="0"/>
      <w:marTop w:val="0"/>
      <w:marBottom w:val="0"/>
      <w:divBdr>
        <w:top w:val="none" w:sz="0" w:space="0" w:color="auto"/>
        <w:left w:val="none" w:sz="0" w:space="0" w:color="auto"/>
        <w:bottom w:val="none" w:sz="0" w:space="0" w:color="auto"/>
        <w:right w:val="none" w:sz="0" w:space="0" w:color="auto"/>
      </w:divBdr>
    </w:div>
    <w:div w:id="1086654331">
      <w:bodyDiv w:val="1"/>
      <w:marLeft w:val="0"/>
      <w:marRight w:val="0"/>
      <w:marTop w:val="0"/>
      <w:marBottom w:val="0"/>
      <w:divBdr>
        <w:top w:val="none" w:sz="0" w:space="0" w:color="auto"/>
        <w:left w:val="none" w:sz="0" w:space="0" w:color="auto"/>
        <w:bottom w:val="none" w:sz="0" w:space="0" w:color="auto"/>
        <w:right w:val="none" w:sz="0" w:space="0" w:color="auto"/>
      </w:divBdr>
    </w:div>
    <w:div w:id="1087186868">
      <w:bodyDiv w:val="1"/>
      <w:marLeft w:val="0"/>
      <w:marRight w:val="0"/>
      <w:marTop w:val="0"/>
      <w:marBottom w:val="0"/>
      <w:divBdr>
        <w:top w:val="none" w:sz="0" w:space="0" w:color="auto"/>
        <w:left w:val="none" w:sz="0" w:space="0" w:color="auto"/>
        <w:bottom w:val="none" w:sz="0" w:space="0" w:color="auto"/>
        <w:right w:val="none" w:sz="0" w:space="0" w:color="auto"/>
      </w:divBdr>
    </w:div>
    <w:div w:id="1087653177">
      <w:bodyDiv w:val="1"/>
      <w:marLeft w:val="0"/>
      <w:marRight w:val="0"/>
      <w:marTop w:val="0"/>
      <w:marBottom w:val="0"/>
      <w:divBdr>
        <w:top w:val="none" w:sz="0" w:space="0" w:color="auto"/>
        <w:left w:val="none" w:sz="0" w:space="0" w:color="auto"/>
        <w:bottom w:val="none" w:sz="0" w:space="0" w:color="auto"/>
        <w:right w:val="none" w:sz="0" w:space="0" w:color="auto"/>
      </w:divBdr>
    </w:div>
    <w:div w:id="1089043371">
      <w:bodyDiv w:val="1"/>
      <w:marLeft w:val="0"/>
      <w:marRight w:val="0"/>
      <w:marTop w:val="0"/>
      <w:marBottom w:val="0"/>
      <w:divBdr>
        <w:top w:val="none" w:sz="0" w:space="0" w:color="auto"/>
        <w:left w:val="none" w:sz="0" w:space="0" w:color="auto"/>
        <w:bottom w:val="none" w:sz="0" w:space="0" w:color="auto"/>
        <w:right w:val="none" w:sz="0" w:space="0" w:color="auto"/>
      </w:divBdr>
    </w:div>
    <w:div w:id="1089085940">
      <w:bodyDiv w:val="1"/>
      <w:marLeft w:val="0"/>
      <w:marRight w:val="0"/>
      <w:marTop w:val="0"/>
      <w:marBottom w:val="0"/>
      <w:divBdr>
        <w:top w:val="none" w:sz="0" w:space="0" w:color="auto"/>
        <w:left w:val="none" w:sz="0" w:space="0" w:color="auto"/>
        <w:bottom w:val="none" w:sz="0" w:space="0" w:color="auto"/>
        <w:right w:val="none" w:sz="0" w:space="0" w:color="auto"/>
      </w:divBdr>
    </w:div>
    <w:div w:id="1089154059">
      <w:bodyDiv w:val="1"/>
      <w:marLeft w:val="0"/>
      <w:marRight w:val="0"/>
      <w:marTop w:val="0"/>
      <w:marBottom w:val="0"/>
      <w:divBdr>
        <w:top w:val="none" w:sz="0" w:space="0" w:color="auto"/>
        <w:left w:val="none" w:sz="0" w:space="0" w:color="auto"/>
        <w:bottom w:val="none" w:sz="0" w:space="0" w:color="auto"/>
        <w:right w:val="none" w:sz="0" w:space="0" w:color="auto"/>
      </w:divBdr>
    </w:div>
    <w:div w:id="1089539405">
      <w:bodyDiv w:val="1"/>
      <w:marLeft w:val="0"/>
      <w:marRight w:val="0"/>
      <w:marTop w:val="0"/>
      <w:marBottom w:val="0"/>
      <w:divBdr>
        <w:top w:val="none" w:sz="0" w:space="0" w:color="auto"/>
        <w:left w:val="none" w:sz="0" w:space="0" w:color="auto"/>
        <w:bottom w:val="none" w:sz="0" w:space="0" w:color="auto"/>
        <w:right w:val="none" w:sz="0" w:space="0" w:color="auto"/>
      </w:divBdr>
    </w:div>
    <w:div w:id="1090084374">
      <w:bodyDiv w:val="1"/>
      <w:marLeft w:val="0"/>
      <w:marRight w:val="0"/>
      <w:marTop w:val="0"/>
      <w:marBottom w:val="0"/>
      <w:divBdr>
        <w:top w:val="none" w:sz="0" w:space="0" w:color="auto"/>
        <w:left w:val="none" w:sz="0" w:space="0" w:color="auto"/>
        <w:bottom w:val="none" w:sz="0" w:space="0" w:color="auto"/>
        <w:right w:val="none" w:sz="0" w:space="0" w:color="auto"/>
      </w:divBdr>
    </w:div>
    <w:div w:id="1090156779">
      <w:bodyDiv w:val="1"/>
      <w:marLeft w:val="0"/>
      <w:marRight w:val="0"/>
      <w:marTop w:val="0"/>
      <w:marBottom w:val="0"/>
      <w:divBdr>
        <w:top w:val="none" w:sz="0" w:space="0" w:color="auto"/>
        <w:left w:val="none" w:sz="0" w:space="0" w:color="auto"/>
        <w:bottom w:val="none" w:sz="0" w:space="0" w:color="auto"/>
        <w:right w:val="none" w:sz="0" w:space="0" w:color="auto"/>
      </w:divBdr>
    </w:div>
    <w:div w:id="1090395316">
      <w:bodyDiv w:val="1"/>
      <w:marLeft w:val="0"/>
      <w:marRight w:val="0"/>
      <w:marTop w:val="0"/>
      <w:marBottom w:val="0"/>
      <w:divBdr>
        <w:top w:val="none" w:sz="0" w:space="0" w:color="auto"/>
        <w:left w:val="none" w:sz="0" w:space="0" w:color="auto"/>
        <w:bottom w:val="none" w:sz="0" w:space="0" w:color="auto"/>
        <w:right w:val="none" w:sz="0" w:space="0" w:color="auto"/>
      </w:divBdr>
    </w:div>
    <w:div w:id="1090542509">
      <w:bodyDiv w:val="1"/>
      <w:marLeft w:val="0"/>
      <w:marRight w:val="0"/>
      <w:marTop w:val="0"/>
      <w:marBottom w:val="0"/>
      <w:divBdr>
        <w:top w:val="none" w:sz="0" w:space="0" w:color="auto"/>
        <w:left w:val="none" w:sz="0" w:space="0" w:color="auto"/>
        <w:bottom w:val="none" w:sz="0" w:space="0" w:color="auto"/>
        <w:right w:val="none" w:sz="0" w:space="0" w:color="auto"/>
      </w:divBdr>
    </w:div>
    <w:div w:id="1090665889">
      <w:bodyDiv w:val="1"/>
      <w:marLeft w:val="0"/>
      <w:marRight w:val="0"/>
      <w:marTop w:val="0"/>
      <w:marBottom w:val="0"/>
      <w:divBdr>
        <w:top w:val="none" w:sz="0" w:space="0" w:color="auto"/>
        <w:left w:val="none" w:sz="0" w:space="0" w:color="auto"/>
        <w:bottom w:val="none" w:sz="0" w:space="0" w:color="auto"/>
        <w:right w:val="none" w:sz="0" w:space="0" w:color="auto"/>
      </w:divBdr>
    </w:div>
    <w:div w:id="1091051647">
      <w:bodyDiv w:val="1"/>
      <w:marLeft w:val="0"/>
      <w:marRight w:val="0"/>
      <w:marTop w:val="0"/>
      <w:marBottom w:val="0"/>
      <w:divBdr>
        <w:top w:val="none" w:sz="0" w:space="0" w:color="auto"/>
        <w:left w:val="none" w:sz="0" w:space="0" w:color="auto"/>
        <w:bottom w:val="none" w:sz="0" w:space="0" w:color="auto"/>
        <w:right w:val="none" w:sz="0" w:space="0" w:color="auto"/>
      </w:divBdr>
    </w:div>
    <w:div w:id="1091389477">
      <w:bodyDiv w:val="1"/>
      <w:marLeft w:val="0"/>
      <w:marRight w:val="0"/>
      <w:marTop w:val="0"/>
      <w:marBottom w:val="0"/>
      <w:divBdr>
        <w:top w:val="none" w:sz="0" w:space="0" w:color="auto"/>
        <w:left w:val="none" w:sz="0" w:space="0" w:color="auto"/>
        <w:bottom w:val="none" w:sz="0" w:space="0" w:color="auto"/>
        <w:right w:val="none" w:sz="0" w:space="0" w:color="auto"/>
      </w:divBdr>
    </w:div>
    <w:div w:id="1091466136">
      <w:bodyDiv w:val="1"/>
      <w:marLeft w:val="0"/>
      <w:marRight w:val="0"/>
      <w:marTop w:val="0"/>
      <w:marBottom w:val="0"/>
      <w:divBdr>
        <w:top w:val="none" w:sz="0" w:space="0" w:color="auto"/>
        <w:left w:val="none" w:sz="0" w:space="0" w:color="auto"/>
        <w:bottom w:val="none" w:sz="0" w:space="0" w:color="auto"/>
        <w:right w:val="none" w:sz="0" w:space="0" w:color="auto"/>
      </w:divBdr>
    </w:div>
    <w:div w:id="1091513243">
      <w:bodyDiv w:val="1"/>
      <w:marLeft w:val="0"/>
      <w:marRight w:val="0"/>
      <w:marTop w:val="0"/>
      <w:marBottom w:val="0"/>
      <w:divBdr>
        <w:top w:val="none" w:sz="0" w:space="0" w:color="auto"/>
        <w:left w:val="none" w:sz="0" w:space="0" w:color="auto"/>
        <w:bottom w:val="none" w:sz="0" w:space="0" w:color="auto"/>
        <w:right w:val="none" w:sz="0" w:space="0" w:color="auto"/>
      </w:divBdr>
    </w:div>
    <w:div w:id="1091706158">
      <w:bodyDiv w:val="1"/>
      <w:marLeft w:val="0"/>
      <w:marRight w:val="0"/>
      <w:marTop w:val="0"/>
      <w:marBottom w:val="0"/>
      <w:divBdr>
        <w:top w:val="none" w:sz="0" w:space="0" w:color="auto"/>
        <w:left w:val="none" w:sz="0" w:space="0" w:color="auto"/>
        <w:bottom w:val="none" w:sz="0" w:space="0" w:color="auto"/>
        <w:right w:val="none" w:sz="0" w:space="0" w:color="auto"/>
      </w:divBdr>
    </w:div>
    <w:div w:id="1091854380">
      <w:bodyDiv w:val="1"/>
      <w:marLeft w:val="0"/>
      <w:marRight w:val="0"/>
      <w:marTop w:val="0"/>
      <w:marBottom w:val="0"/>
      <w:divBdr>
        <w:top w:val="none" w:sz="0" w:space="0" w:color="auto"/>
        <w:left w:val="none" w:sz="0" w:space="0" w:color="auto"/>
        <w:bottom w:val="none" w:sz="0" w:space="0" w:color="auto"/>
        <w:right w:val="none" w:sz="0" w:space="0" w:color="auto"/>
      </w:divBdr>
    </w:div>
    <w:div w:id="1091895567">
      <w:bodyDiv w:val="1"/>
      <w:marLeft w:val="0"/>
      <w:marRight w:val="0"/>
      <w:marTop w:val="0"/>
      <w:marBottom w:val="0"/>
      <w:divBdr>
        <w:top w:val="none" w:sz="0" w:space="0" w:color="auto"/>
        <w:left w:val="none" w:sz="0" w:space="0" w:color="auto"/>
        <w:bottom w:val="none" w:sz="0" w:space="0" w:color="auto"/>
        <w:right w:val="none" w:sz="0" w:space="0" w:color="auto"/>
      </w:divBdr>
    </w:div>
    <w:div w:id="1092043608">
      <w:bodyDiv w:val="1"/>
      <w:marLeft w:val="0"/>
      <w:marRight w:val="0"/>
      <w:marTop w:val="0"/>
      <w:marBottom w:val="0"/>
      <w:divBdr>
        <w:top w:val="none" w:sz="0" w:space="0" w:color="auto"/>
        <w:left w:val="none" w:sz="0" w:space="0" w:color="auto"/>
        <w:bottom w:val="none" w:sz="0" w:space="0" w:color="auto"/>
        <w:right w:val="none" w:sz="0" w:space="0" w:color="auto"/>
      </w:divBdr>
    </w:div>
    <w:div w:id="1092819614">
      <w:bodyDiv w:val="1"/>
      <w:marLeft w:val="0"/>
      <w:marRight w:val="0"/>
      <w:marTop w:val="0"/>
      <w:marBottom w:val="0"/>
      <w:divBdr>
        <w:top w:val="none" w:sz="0" w:space="0" w:color="auto"/>
        <w:left w:val="none" w:sz="0" w:space="0" w:color="auto"/>
        <w:bottom w:val="none" w:sz="0" w:space="0" w:color="auto"/>
        <w:right w:val="none" w:sz="0" w:space="0" w:color="auto"/>
      </w:divBdr>
    </w:div>
    <w:div w:id="1093167232">
      <w:bodyDiv w:val="1"/>
      <w:marLeft w:val="0"/>
      <w:marRight w:val="0"/>
      <w:marTop w:val="0"/>
      <w:marBottom w:val="0"/>
      <w:divBdr>
        <w:top w:val="none" w:sz="0" w:space="0" w:color="auto"/>
        <w:left w:val="none" w:sz="0" w:space="0" w:color="auto"/>
        <w:bottom w:val="none" w:sz="0" w:space="0" w:color="auto"/>
        <w:right w:val="none" w:sz="0" w:space="0" w:color="auto"/>
      </w:divBdr>
    </w:div>
    <w:div w:id="1093475753">
      <w:bodyDiv w:val="1"/>
      <w:marLeft w:val="0"/>
      <w:marRight w:val="0"/>
      <w:marTop w:val="0"/>
      <w:marBottom w:val="0"/>
      <w:divBdr>
        <w:top w:val="none" w:sz="0" w:space="0" w:color="auto"/>
        <w:left w:val="none" w:sz="0" w:space="0" w:color="auto"/>
        <w:bottom w:val="none" w:sz="0" w:space="0" w:color="auto"/>
        <w:right w:val="none" w:sz="0" w:space="0" w:color="auto"/>
      </w:divBdr>
    </w:div>
    <w:div w:id="1093815257">
      <w:bodyDiv w:val="1"/>
      <w:marLeft w:val="0"/>
      <w:marRight w:val="0"/>
      <w:marTop w:val="0"/>
      <w:marBottom w:val="0"/>
      <w:divBdr>
        <w:top w:val="none" w:sz="0" w:space="0" w:color="auto"/>
        <w:left w:val="none" w:sz="0" w:space="0" w:color="auto"/>
        <w:bottom w:val="none" w:sz="0" w:space="0" w:color="auto"/>
        <w:right w:val="none" w:sz="0" w:space="0" w:color="auto"/>
      </w:divBdr>
    </w:div>
    <w:div w:id="1094203600">
      <w:bodyDiv w:val="1"/>
      <w:marLeft w:val="0"/>
      <w:marRight w:val="0"/>
      <w:marTop w:val="0"/>
      <w:marBottom w:val="0"/>
      <w:divBdr>
        <w:top w:val="none" w:sz="0" w:space="0" w:color="auto"/>
        <w:left w:val="none" w:sz="0" w:space="0" w:color="auto"/>
        <w:bottom w:val="none" w:sz="0" w:space="0" w:color="auto"/>
        <w:right w:val="none" w:sz="0" w:space="0" w:color="auto"/>
      </w:divBdr>
    </w:div>
    <w:div w:id="1094588121">
      <w:bodyDiv w:val="1"/>
      <w:marLeft w:val="0"/>
      <w:marRight w:val="0"/>
      <w:marTop w:val="0"/>
      <w:marBottom w:val="0"/>
      <w:divBdr>
        <w:top w:val="none" w:sz="0" w:space="0" w:color="auto"/>
        <w:left w:val="none" w:sz="0" w:space="0" w:color="auto"/>
        <w:bottom w:val="none" w:sz="0" w:space="0" w:color="auto"/>
        <w:right w:val="none" w:sz="0" w:space="0" w:color="auto"/>
      </w:divBdr>
    </w:div>
    <w:div w:id="1094789821">
      <w:bodyDiv w:val="1"/>
      <w:marLeft w:val="0"/>
      <w:marRight w:val="0"/>
      <w:marTop w:val="0"/>
      <w:marBottom w:val="0"/>
      <w:divBdr>
        <w:top w:val="none" w:sz="0" w:space="0" w:color="auto"/>
        <w:left w:val="none" w:sz="0" w:space="0" w:color="auto"/>
        <w:bottom w:val="none" w:sz="0" w:space="0" w:color="auto"/>
        <w:right w:val="none" w:sz="0" w:space="0" w:color="auto"/>
      </w:divBdr>
    </w:div>
    <w:div w:id="1094933259">
      <w:bodyDiv w:val="1"/>
      <w:marLeft w:val="0"/>
      <w:marRight w:val="0"/>
      <w:marTop w:val="0"/>
      <w:marBottom w:val="0"/>
      <w:divBdr>
        <w:top w:val="none" w:sz="0" w:space="0" w:color="auto"/>
        <w:left w:val="none" w:sz="0" w:space="0" w:color="auto"/>
        <w:bottom w:val="none" w:sz="0" w:space="0" w:color="auto"/>
        <w:right w:val="none" w:sz="0" w:space="0" w:color="auto"/>
      </w:divBdr>
    </w:div>
    <w:div w:id="1095248243">
      <w:bodyDiv w:val="1"/>
      <w:marLeft w:val="0"/>
      <w:marRight w:val="0"/>
      <w:marTop w:val="0"/>
      <w:marBottom w:val="0"/>
      <w:divBdr>
        <w:top w:val="none" w:sz="0" w:space="0" w:color="auto"/>
        <w:left w:val="none" w:sz="0" w:space="0" w:color="auto"/>
        <w:bottom w:val="none" w:sz="0" w:space="0" w:color="auto"/>
        <w:right w:val="none" w:sz="0" w:space="0" w:color="auto"/>
      </w:divBdr>
    </w:div>
    <w:div w:id="1095322403">
      <w:bodyDiv w:val="1"/>
      <w:marLeft w:val="0"/>
      <w:marRight w:val="0"/>
      <w:marTop w:val="0"/>
      <w:marBottom w:val="0"/>
      <w:divBdr>
        <w:top w:val="none" w:sz="0" w:space="0" w:color="auto"/>
        <w:left w:val="none" w:sz="0" w:space="0" w:color="auto"/>
        <w:bottom w:val="none" w:sz="0" w:space="0" w:color="auto"/>
        <w:right w:val="none" w:sz="0" w:space="0" w:color="auto"/>
      </w:divBdr>
    </w:div>
    <w:div w:id="1096167287">
      <w:bodyDiv w:val="1"/>
      <w:marLeft w:val="0"/>
      <w:marRight w:val="0"/>
      <w:marTop w:val="0"/>
      <w:marBottom w:val="0"/>
      <w:divBdr>
        <w:top w:val="none" w:sz="0" w:space="0" w:color="auto"/>
        <w:left w:val="none" w:sz="0" w:space="0" w:color="auto"/>
        <w:bottom w:val="none" w:sz="0" w:space="0" w:color="auto"/>
        <w:right w:val="none" w:sz="0" w:space="0" w:color="auto"/>
      </w:divBdr>
    </w:div>
    <w:div w:id="1096167558">
      <w:bodyDiv w:val="1"/>
      <w:marLeft w:val="0"/>
      <w:marRight w:val="0"/>
      <w:marTop w:val="0"/>
      <w:marBottom w:val="0"/>
      <w:divBdr>
        <w:top w:val="none" w:sz="0" w:space="0" w:color="auto"/>
        <w:left w:val="none" w:sz="0" w:space="0" w:color="auto"/>
        <w:bottom w:val="none" w:sz="0" w:space="0" w:color="auto"/>
        <w:right w:val="none" w:sz="0" w:space="0" w:color="auto"/>
      </w:divBdr>
    </w:div>
    <w:div w:id="1096291948">
      <w:bodyDiv w:val="1"/>
      <w:marLeft w:val="0"/>
      <w:marRight w:val="0"/>
      <w:marTop w:val="0"/>
      <w:marBottom w:val="0"/>
      <w:divBdr>
        <w:top w:val="none" w:sz="0" w:space="0" w:color="auto"/>
        <w:left w:val="none" w:sz="0" w:space="0" w:color="auto"/>
        <w:bottom w:val="none" w:sz="0" w:space="0" w:color="auto"/>
        <w:right w:val="none" w:sz="0" w:space="0" w:color="auto"/>
      </w:divBdr>
    </w:div>
    <w:div w:id="1096711819">
      <w:bodyDiv w:val="1"/>
      <w:marLeft w:val="0"/>
      <w:marRight w:val="0"/>
      <w:marTop w:val="0"/>
      <w:marBottom w:val="0"/>
      <w:divBdr>
        <w:top w:val="none" w:sz="0" w:space="0" w:color="auto"/>
        <w:left w:val="none" w:sz="0" w:space="0" w:color="auto"/>
        <w:bottom w:val="none" w:sz="0" w:space="0" w:color="auto"/>
        <w:right w:val="none" w:sz="0" w:space="0" w:color="auto"/>
      </w:divBdr>
    </w:div>
    <w:div w:id="1097365729">
      <w:bodyDiv w:val="1"/>
      <w:marLeft w:val="0"/>
      <w:marRight w:val="0"/>
      <w:marTop w:val="0"/>
      <w:marBottom w:val="0"/>
      <w:divBdr>
        <w:top w:val="none" w:sz="0" w:space="0" w:color="auto"/>
        <w:left w:val="none" w:sz="0" w:space="0" w:color="auto"/>
        <w:bottom w:val="none" w:sz="0" w:space="0" w:color="auto"/>
        <w:right w:val="none" w:sz="0" w:space="0" w:color="auto"/>
      </w:divBdr>
    </w:div>
    <w:div w:id="1097480793">
      <w:bodyDiv w:val="1"/>
      <w:marLeft w:val="0"/>
      <w:marRight w:val="0"/>
      <w:marTop w:val="0"/>
      <w:marBottom w:val="0"/>
      <w:divBdr>
        <w:top w:val="none" w:sz="0" w:space="0" w:color="auto"/>
        <w:left w:val="none" w:sz="0" w:space="0" w:color="auto"/>
        <w:bottom w:val="none" w:sz="0" w:space="0" w:color="auto"/>
        <w:right w:val="none" w:sz="0" w:space="0" w:color="auto"/>
      </w:divBdr>
    </w:div>
    <w:div w:id="1097558283">
      <w:bodyDiv w:val="1"/>
      <w:marLeft w:val="0"/>
      <w:marRight w:val="0"/>
      <w:marTop w:val="0"/>
      <w:marBottom w:val="0"/>
      <w:divBdr>
        <w:top w:val="none" w:sz="0" w:space="0" w:color="auto"/>
        <w:left w:val="none" w:sz="0" w:space="0" w:color="auto"/>
        <w:bottom w:val="none" w:sz="0" w:space="0" w:color="auto"/>
        <w:right w:val="none" w:sz="0" w:space="0" w:color="auto"/>
      </w:divBdr>
    </w:div>
    <w:div w:id="1097823774">
      <w:bodyDiv w:val="1"/>
      <w:marLeft w:val="0"/>
      <w:marRight w:val="0"/>
      <w:marTop w:val="0"/>
      <w:marBottom w:val="0"/>
      <w:divBdr>
        <w:top w:val="none" w:sz="0" w:space="0" w:color="auto"/>
        <w:left w:val="none" w:sz="0" w:space="0" w:color="auto"/>
        <w:bottom w:val="none" w:sz="0" w:space="0" w:color="auto"/>
        <w:right w:val="none" w:sz="0" w:space="0" w:color="auto"/>
      </w:divBdr>
    </w:div>
    <w:div w:id="1098064692">
      <w:bodyDiv w:val="1"/>
      <w:marLeft w:val="0"/>
      <w:marRight w:val="0"/>
      <w:marTop w:val="0"/>
      <w:marBottom w:val="0"/>
      <w:divBdr>
        <w:top w:val="none" w:sz="0" w:space="0" w:color="auto"/>
        <w:left w:val="none" w:sz="0" w:space="0" w:color="auto"/>
        <w:bottom w:val="none" w:sz="0" w:space="0" w:color="auto"/>
        <w:right w:val="none" w:sz="0" w:space="0" w:color="auto"/>
      </w:divBdr>
    </w:div>
    <w:div w:id="1098330492">
      <w:bodyDiv w:val="1"/>
      <w:marLeft w:val="0"/>
      <w:marRight w:val="0"/>
      <w:marTop w:val="0"/>
      <w:marBottom w:val="0"/>
      <w:divBdr>
        <w:top w:val="none" w:sz="0" w:space="0" w:color="auto"/>
        <w:left w:val="none" w:sz="0" w:space="0" w:color="auto"/>
        <w:bottom w:val="none" w:sz="0" w:space="0" w:color="auto"/>
        <w:right w:val="none" w:sz="0" w:space="0" w:color="auto"/>
      </w:divBdr>
    </w:div>
    <w:div w:id="1098602212">
      <w:bodyDiv w:val="1"/>
      <w:marLeft w:val="0"/>
      <w:marRight w:val="0"/>
      <w:marTop w:val="0"/>
      <w:marBottom w:val="0"/>
      <w:divBdr>
        <w:top w:val="none" w:sz="0" w:space="0" w:color="auto"/>
        <w:left w:val="none" w:sz="0" w:space="0" w:color="auto"/>
        <w:bottom w:val="none" w:sz="0" w:space="0" w:color="auto"/>
        <w:right w:val="none" w:sz="0" w:space="0" w:color="auto"/>
      </w:divBdr>
    </w:div>
    <w:div w:id="1099062827">
      <w:bodyDiv w:val="1"/>
      <w:marLeft w:val="0"/>
      <w:marRight w:val="0"/>
      <w:marTop w:val="0"/>
      <w:marBottom w:val="0"/>
      <w:divBdr>
        <w:top w:val="none" w:sz="0" w:space="0" w:color="auto"/>
        <w:left w:val="none" w:sz="0" w:space="0" w:color="auto"/>
        <w:bottom w:val="none" w:sz="0" w:space="0" w:color="auto"/>
        <w:right w:val="none" w:sz="0" w:space="0" w:color="auto"/>
      </w:divBdr>
    </w:div>
    <w:div w:id="1099106425">
      <w:bodyDiv w:val="1"/>
      <w:marLeft w:val="0"/>
      <w:marRight w:val="0"/>
      <w:marTop w:val="0"/>
      <w:marBottom w:val="0"/>
      <w:divBdr>
        <w:top w:val="none" w:sz="0" w:space="0" w:color="auto"/>
        <w:left w:val="none" w:sz="0" w:space="0" w:color="auto"/>
        <w:bottom w:val="none" w:sz="0" w:space="0" w:color="auto"/>
        <w:right w:val="none" w:sz="0" w:space="0" w:color="auto"/>
      </w:divBdr>
    </w:div>
    <w:div w:id="1099839410">
      <w:bodyDiv w:val="1"/>
      <w:marLeft w:val="0"/>
      <w:marRight w:val="0"/>
      <w:marTop w:val="0"/>
      <w:marBottom w:val="0"/>
      <w:divBdr>
        <w:top w:val="none" w:sz="0" w:space="0" w:color="auto"/>
        <w:left w:val="none" w:sz="0" w:space="0" w:color="auto"/>
        <w:bottom w:val="none" w:sz="0" w:space="0" w:color="auto"/>
        <w:right w:val="none" w:sz="0" w:space="0" w:color="auto"/>
      </w:divBdr>
    </w:div>
    <w:div w:id="1099914308">
      <w:bodyDiv w:val="1"/>
      <w:marLeft w:val="0"/>
      <w:marRight w:val="0"/>
      <w:marTop w:val="0"/>
      <w:marBottom w:val="0"/>
      <w:divBdr>
        <w:top w:val="none" w:sz="0" w:space="0" w:color="auto"/>
        <w:left w:val="none" w:sz="0" w:space="0" w:color="auto"/>
        <w:bottom w:val="none" w:sz="0" w:space="0" w:color="auto"/>
        <w:right w:val="none" w:sz="0" w:space="0" w:color="auto"/>
      </w:divBdr>
    </w:div>
    <w:div w:id="1100175810">
      <w:bodyDiv w:val="1"/>
      <w:marLeft w:val="0"/>
      <w:marRight w:val="0"/>
      <w:marTop w:val="0"/>
      <w:marBottom w:val="0"/>
      <w:divBdr>
        <w:top w:val="none" w:sz="0" w:space="0" w:color="auto"/>
        <w:left w:val="none" w:sz="0" w:space="0" w:color="auto"/>
        <w:bottom w:val="none" w:sz="0" w:space="0" w:color="auto"/>
        <w:right w:val="none" w:sz="0" w:space="0" w:color="auto"/>
      </w:divBdr>
    </w:div>
    <w:div w:id="1100180681">
      <w:bodyDiv w:val="1"/>
      <w:marLeft w:val="0"/>
      <w:marRight w:val="0"/>
      <w:marTop w:val="0"/>
      <w:marBottom w:val="0"/>
      <w:divBdr>
        <w:top w:val="none" w:sz="0" w:space="0" w:color="auto"/>
        <w:left w:val="none" w:sz="0" w:space="0" w:color="auto"/>
        <w:bottom w:val="none" w:sz="0" w:space="0" w:color="auto"/>
        <w:right w:val="none" w:sz="0" w:space="0" w:color="auto"/>
      </w:divBdr>
    </w:div>
    <w:div w:id="1100182456">
      <w:bodyDiv w:val="1"/>
      <w:marLeft w:val="0"/>
      <w:marRight w:val="0"/>
      <w:marTop w:val="0"/>
      <w:marBottom w:val="0"/>
      <w:divBdr>
        <w:top w:val="none" w:sz="0" w:space="0" w:color="auto"/>
        <w:left w:val="none" w:sz="0" w:space="0" w:color="auto"/>
        <w:bottom w:val="none" w:sz="0" w:space="0" w:color="auto"/>
        <w:right w:val="none" w:sz="0" w:space="0" w:color="auto"/>
      </w:divBdr>
    </w:div>
    <w:div w:id="1100495099">
      <w:bodyDiv w:val="1"/>
      <w:marLeft w:val="0"/>
      <w:marRight w:val="0"/>
      <w:marTop w:val="0"/>
      <w:marBottom w:val="0"/>
      <w:divBdr>
        <w:top w:val="none" w:sz="0" w:space="0" w:color="auto"/>
        <w:left w:val="none" w:sz="0" w:space="0" w:color="auto"/>
        <w:bottom w:val="none" w:sz="0" w:space="0" w:color="auto"/>
        <w:right w:val="none" w:sz="0" w:space="0" w:color="auto"/>
      </w:divBdr>
    </w:div>
    <w:div w:id="1100876399">
      <w:bodyDiv w:val="1"/>
      <w:marLeft w:val="0"/>
      <w:marRight w:val="0"/>
      <w:marTop w:val="0"/>
      <w:marBottom w:val="0"/>
      <w:divBdr>
        <w:top w:val="none" w:sz="0" w:space="0" w:color="auto"/>
        <w:left w:val="none" w:sz="0" w:space="0" w:color="auto"/>
        <w:bottom w:val="none" w:sz="0" w:space="0" w:color="auto"/>
        <w:right w:val="none" w:sz="0" w:space="0" w:color="auto"/>
      </w:divBdr>
    </w:div>
    <w:div w:id="1101023467">
      <w:bodyDiv w:val="1"/>
      <w:marLeft w:val="0"/>
      <w:marRight w:val="0"/>
      <w:marTop w:val="0"/>
      <w:marBottom w:val="0"/>
      <w:divBdr>
        <w:top w:val="none" w:sz="0" w:space="0" w:color="auto"/>
        <w:left w:val="none" w:sz="0" w:space="0" w:color="auto"/>
        <w:bottom w:val="none" w:sz="0" w:space="0" w:color="auto"/>
        <w:right w:val="none" w:sz="0" w:space="0" w:color="auto"/>
      </w:divBdr>
    </w:div>
    <w:div w:id="1101027383">
      <w:bodyDiv w:val="1"/>
      <w:marLeft w:val="0"/>
      <w:marRight w:val="0"/>
      <w:marTop w:val="0"/>
      <w:marBottom w:val="0"/>
      <w:divBdr>
        <w:top w:val="none" w:sz="0" w:space="0" w:color="auto"/>
        <w:left w:val="none" w:sz="0" w:space="0" w:color="auto"/>
        <w:bottom w:val="none" w:sz="0" w:space="0" w:color="auto"/>
        <w:right w:val="none" w:sz="0" w:space="0" w:color="auto"/>
      </w:divBdr>
    </w:div>
    <w:div w:id="1101220354">
      <w:bodyDiv w:val="1"/>
      <w:marLeft w:val="0"/>
      <w:marRight w:val="0"/>
      <w:marTop w:val="0"/>
      <w:marBottom w:val="0"/>
      <w:divBdr>
        <w:top w:val="none" w:sz="0" w:space="0" w:color="auto"/>
        <w:left w:val="none" w:sz="0" w:space="0" w:color="auto"/>
        <w:bottom w:val="none" w:sz="0" w:space="0" w:color="auto"/>
        <w:right w:val="none" w:sz="0" w:space="0" w:color="auto"/>
      </w:divBdr>
    </w:div>
    <w:div w:id="1101224805">
      <w:bodyDiv w:val="1"/>
      <w:marLeft w:val="0"/>
      <w:marRight w:val="0"/>
      <w:marTop w:val="0"/>
      <w:marBottom w:val="0"/>
      <w:divBdr>
        <w:top w:val="none" w:sz="0" w:space="0" w:color="auto"/>
        <w:left w:val="none" w:sz="0" w:space="0" w:color="auto"/>
        <w:bottom w:val="none" w:sz="0" w:space="0" w:color="auto"/>
        <w:right w:val="none" w:sz="0" w:space="0" w:color="auto"/>
      </w:divBdr>
    </w:div>
    <w:div w:id="1101489823">
      <w:bodyDiv w:val="1"/>
      <w:marLeft w:val="0"/>
      <w:marRight w:val="0"/>
      <w:marTop w:val="0"/>
      <w:marBottom w:val="0"/>
      <w:divBdr>
        <w:top w:val="none" w:sz="0" w:space="0" w:color="auto"/>
        <w:left w:val="none" w:sz="0" w:space="0" w:color="auto"/>
        <w:bottom w:val="none" w:sz="0" w:space="0" w:color="auto"/>
        <w:right w:val="none" w:sz="0" w:space="0" w:color="auto"/>
      </w:divBdr>
    </w:div>
    <w:div w:id="1101993937">
      <w:bodyDiv w:val="1"/>
      <w:marLeft w:val="0"/>
      <w:marRight w:val="0"/>
      <w:marTop w:val="0"/>
      <w:marBottom w:val="0"/>
      <w:divBdr>
        <w:top w:val="none" w:sz="0" w:space="0" w:color="auto"/>
        <w:left w:val="none" w:sz="0" w:space="0" w:color="auto"/>
        <w:bottom w:val="none" w:sz="0" w:space="0" w:color="auto"/>
        <w:right w:val="none" w:sz="0" w:space="0" w:color="auto"/>
      </w:divBdr>
    </w:div>
    <w:div w:id="1102460238">
      <w:bodyDiv w:val="1"/>
      <w:marLeft w:val="0"/>
      <w:marRight w:val="0"/>
      <w:marTop w:val="0"/>
      <w:marBottom w:val="0"/>
      <w:divBdr>
        <w:top w:val="none" w:sz="0" w:space="0" w:color="auto"/>
        <w:left w:val="none" w:sz="0" w:space="0" w:color="auto"/>
        <w:bottom w:val="none" w:sz="0" w:space="0" w:color="auto"/>
        <w:right w:val="none" w:sz="0" w:space="0" w:color="auto"/>
      </w:divBdr>
    </w:div>
    <w:div w:id="1102916616">
      <w:bodyDiv w:val="1"/>
      <w:marLeft w:val="0"/>
      <w:marRight w:val="0"/>
      <w:marTop w:val="0"/>
      <w:marBottom w:val="0"/>
      <w:divBdr>
        <w:top w:val="none" w:sz="0" w:space="0" w:color="auto"/>
        <w:left w:val="none" w:sz="0" w:space="0" w:color="auto"/>
        <w:bottom w:val="none" w:sz="0" w:space="0" w:color="auto"/>
        <w:right w:val="none" w:sz="0" w:space="0" w:color="auto"/>
      </w:divBdr>
    </w:div>
    <w:div w:id="1103651498">
      <w:bodyDiv w:val="1"/>
      <w:marLeft w:val="0"/>
      <w:marRight w:val="0"/>
      <w:marTop w:val="0"/>
      <w:marBottom w:val="0"/>
      <w:divBdr>
        <w:top w:val="none" w:sz="0" w:space="0" w:color="auto"/>
        <w:left w:val="none" w:sz="0" w:space="0" w:color="auto"/>
        <w:bottom w:val="none" w:sz="0" w:space="0" w:color="auto"/>
        <w:right w:val="none" w:sz="0" w:space="0" w:color="auto"/>
      </w:divBdr>
    </w:div>
    <w:div w:id="1103771330">
      <w:bodyDiv w:val="1"/>
      <w:marLeft w:val="0"/>
      <w:marRight w:val="0"/>
      <w:marTop w:val="0"/>
      <w:marBottom w:val="0"/>
      <w:divBdr>
        <w:top w:val="none" w:sz="0" w:space="0" w:color="auto"/>
        <w:left w:val="none" w:sz="0" w:space="0" w:color="auto"/>
        <w:bottom w:val="none" w:sz="0" w:space="0" w:color="auto"/>
        <w:right w:val="none" w:sz="0" w:space="0" w:color="auto"/>
      </w:divBdr>
    </w:div>
    <w:div w:id="1103957674">
      <w:bodyDiv w:val="1"/>
      <w:marLeft w:val="0"/>
      <w:marRight w:val="0"/>
      <w:marTop w:val="0"/>
      <w:marBottom w:val="0"/>
      <w:divBdr>
        <w:top w:val="none" w:sz="0" w:space="0" w:color="auto"/>
        <w:left w:val="none" w:sz="0" w:space="0" w:color="auto"/>
        <w:bottom w:val="none" w:sz="0" w:space="0" w:color="auto"/>
        <w:right w:val="none" w:sz="0" w:space="0" w:color="auto"/>
      </w:divBdr>
    </w:div>
    <w:div w:id="1104351398">
      <w:bodyDiv w:val="1"/>
      <w:marLeft w:val="0"/>
      <w:marRight w:val="0"/>
      <w:marTop w:val="0"/>
      <w:marBottom w:val="0"/>
      <w:divBdr>
        <w:top w:val="none" w:sz="0" w:space="0" w:color="auto"/>
        <w:left w:val="none" w:sz="0" w:space="0" w:color="auto"/>
        <w:bottom w:val="none" w:sz="0" w:space="0" w:color="auto"/>
        <w:right w:val="none" w:sz="0" w:space="0" w:color="auto"/>
      </w:divBdr>
    </w:div>
    <w:div w:id="1104809827">
      <w:bodyDiv w:val="1"/>
      <w:marLeft w:val="0"/>
      <w:marRight w:val="0"/>
      <w:marTop w:val="0"/>
      <w:marBottom w:val="0"/>
      <w:divBdr>
        <w:top w:val="none" w:sz="0" w:space="0" w:color="auto"/>
        <w:left w:val="none" w:sz="0" w:space="0" w:color="auto"/>
        <w:bottom w:val="none" w:sz="0" w:space="0" w:color="auto"/>
        <w:right w:val="none" w:sz="0" w:space="0" w:color="auto"/>
      </w:divBdr>
    </w:div>
    <w:div w:id="1104887603">
      <w:bodyDiv w:val="1"/>
      <w:marLeft w:val="0"/>
      <w:marRight w:val="0"/>
      <w:marTop w:val="0"/>
      <w:marBottom w:val="0"/>
      <w:divBdr>
        <w:top w:val="none" w:sz="0" w:space="0" w:color="auto"/>
        <w:left w:val="none" w:sz="0" w:space="0" w:color="auto"/>
        <w:bottom w:val="none" w:sz="0" w:space="0" w:color="auto"/>
        <w:right w:val="none" w:sz="0" w:space="0" w:color="auto"/>
      </w:divBdr>
    </w:div>
    <w:div w:id="1105419117">
      <w:bodyDiv w:val="1"/>
      <w:marLeft w:val="0"/>
      <w:marRight w:val="0"/>
      <w:marTop w:val="0"/>
      <w:marBottom w:val="0"/>
      <w:divBdr>
        <w:top w:val="none" w:sz="0" w:space="0" w:color="auto"/>
        <w:left w:val="none" w:sz="0" w:space="0" w:color="auto"/>
        <w:bottom w:val="none" w:sz="0" w:space="0" w:color="auto"/>
        <w:right w:val="none" w:sz="0" w:space="0" w:color="auto"/>
      </w:divBdr>
    </w:div>
    <w:div w:id="1105619109">
      <w:bodyDiv w:val="1"/>
      <w:marLeft w:val="0"/>
      <w:marRight w:val="0"/>
      <w:marTop w:val="0"/>
      <w:marBottom w:val="0"/>
      <w:divBdr>
        <w:top w:val="none" w:sz="0" w:space="0" w:color="auto"/>
        <w:left w:val="none" w:sz="0" w:space="0" w:color="auto"/>
        <w:bottom w:val="none" w:sz="0" w:space="0" w:color="auto"/>
        <w:right w:val="none" w:sz="0" w:space="0" w:color="auto"/>
      </w:divBdr>
    </w:div>
    <w:div w:id="1105804993">
      <w:bodyDiv w:val="1"/>
      <w:marLeft w:val="0"/>
      <w:marRight w:val="0"/>
      <w:marTop w:val="0"/>
      <w:marBottom w:val="0"/>
      <w:divBdr>
        <w:top w:val="none" w:sz="0" w:space="0" w:color="auto"/>
        <w:left w:val="none" w:sz="0" w:space="0" w:color="auto"/>
        <w:bottom w:val="none" w:sz="0" w:space="0" w:color="auto"/>
        <w:right w:val="none" w:sz="0" w:space="0" w:color="auto"/>
      </w:divBdr>
    </w:div>
    <w:div w:id="1106120750">
      <w:bodyDiv w:val="1"/>
      <w:marLeft w:val="0"/>
      <w:marRight w:val="0"/>
      <w:marTop w:val="0"/>
      <w:marBottom w:val="0"/>
      <w:divBdr>
        <w:top w:val="none" w:sz="0" w:space="0" w:color="auto"/>
        <w:left w:val="none" w:sz="0" w:space="0" w:color="auto"/>
        <w:bottom w:val="none" w:sz="0" w:space="0" w:color="auto"/>
        <w:right w:val="none" w:sz="0" w:space="0" w:color="auto"/>
      </w:divBdr>
    </w:div>
    <w:div w:id="1106342311">
      <w:bodyDiv w:val="1"/>
      <w:marLeft w:val="0"/>
      <w:marRight w:val="0"/>
      <w:marTop w:val="0"/>
      <w:marBottom w:val="0"/>
      <w:divBdr>
        <w:top w:val="none" w:sz="0" w:space="0" w:color="auto"/>
        <w:left w:val="none" w:sz="0" w:space="0" w:color="auto"/>
        <w:bottom w:val="none" w:sz="0" w:space="0" w:color="auto"/>
        <w:right w:val="none" w:sz="0" w:space="0" w:color="auto"/>
      </w:divBdr>
    </w:div>
    <w:div w:id="1106735831">
      <w:bodyDiv w:val="1"/>
      <w:marLeft w:val="0"/>
      <w:marRight w:val="0"/>
      <w:marTop w:val="0"/>
      <w:marBottom w:val="0"/>
      <w:divBdr>
        <w:top w:val="none" w:sz="0" w:space="0" w:color="auto"/>
        <w:left w:val="none" w:sz="0" w:space="0" w:color="auto"/>
        <w:bottom w:val="none" w:sz="0" w:space="0" w:color="auto"/>
        <w:right w:val="none" w:sz="0" w:space="0" w:color="auto"/>
      </w:divBdr>
    </w:div>
    <w:div w:id="1107700766">
      <w:bodyDiv w:val="1"/>
      <w:marLeft w:val="0"/>
      <w:marRight w:val="0"/>
      <w:marTop w:val="0"/>
      <w:marBottom w:val="0"/>
      <w:divBdr>
        <w:top w:val="none" w:sz="0" w:space="0" w:color="auto"/>
        <w:left w:val="none" w:sz="0" w:space="0" w:color="auto"/>
        <w:bottom w:val="none" w:sz="0" w:space="0" w:color="auto"/>
        <w:right w:val="none" w:sz="0" w:space="0" w:color="auto"/>
      </w:divBdr>
    </w:div>
    <w:div w:id="1108162326">
      <w:bodyDiv w:val="1"/>
      <w:marLeft w:val="0"/>
      <w:marRight w:val="0"/>
      <w:marTop w:val="0"/>
      <w:marBottom w:val="0"/>
      <w:divBdr>
        <w:top w:val="none" w:sz="0" w:space="0" w:color="auto"/>
        <w:left w:val="none" w:sz="0" w:space="0" w:color="auto"/>
        <w:bottom w:val="none" w:sz="0" w:space="0" w:color="auto"/>
        <w:right w:val="none" w:sz="0" w:space="0" w:color="auto"/>
      </w:divBdr>
    </w:div>
    <w:div w:id="1108164655">
      <w:bodyDiv w:val="1"/>
      <w:marLeft w:val="0"/>
      <w:marRight w:val="0"/>
      <w:marTop w:val="0"/>
      <w:marBottom w:val="0"/>
      <w:divBdr>
        <w:top w:val="none" w:sz="0" w:space="0" w:color="auto"/>
        <w:left w:val="none" w:sz="0" w:space="0" w:color="auto"/>
        <w:bottom w:val="none" w:sz="0" w:space="0" w:color="auto"/>
        <w:right w:val="none" w:sz="0" w:space="0" w:color="auto"/>
      </w:divBdr>
    </w:div>
    <w:div w:id="1108280327">
      <w:bodyDiv w:val="1"/>
      <w:marLeft w:val="0"/>
      <w:marRight w:val="0"/>
      <w:marTop w:val="0"/>
      <w:marBottom w:val="0"/>
      <w:divBdr>
        <w:top w:val="none" w:sz="0" w:space="0" w:color="auto"/>
        <w:left w:val="none" w:sz="0" w:space="0" w:color="auto"/>
        <w:bottom w:val="none" w:sz="0" w:space="0" w:color="auto"/>
        <w:right w:val="none" w:sz="0" w:space="0" w:color="auto"/>
      </w:divBdr>
    </w:div>
    <w:div w:id="1108476307">
      <w:bodyDiv w:val="1"/>
      <w:marLeft w:val="0"/>
      <w:marRight w:val="0"/>
      <w:marTop w:val="0"/>
      <w:marBottom w:val="0"/>
      <w:divBdr>
        <w:top w:val="none" w:sz="0" w:space="0" w:color="auto"/>
        <w:left w:val="none" w:sz="0" w:space="0" w:color="auto"/>
        <w:bottom w:val="none" w:sz="0" w:space="0" w:color="auto"/>
        <w:right w:val="none" w:sz="0" w:space="0" w:color="auto"/>
      </w:divBdr>
    </w:div>
    <w:div w:id="1108618249">
      <w:bodyDiv w:val="1"/>
      <w:marLeft w:val="0"/>
      <w:marRight w:val="0"/>
      <w:marTop w:val="0"/>
      <w:marBottom w:val="0"/>
      <w:divBdr>
        <w:top w:val="none" w:sz="0" w:space="0" w:color="auto"/>
        <w:left w:val="none" w:sz="0" w:space="0" w:color="auto"/>
        <w:bottom w:val="none" w:sz="0" w:space="0" w:color="auto"/>
        <w:right w:val="none" w:sz="0" w:space="0" w:color="auto"/>
      </w:divBdr>
    </w:div>
    <w:div w:id="1108744195">
      <w:bodyDiv w:val="1"/>
      <w:marLeft w:val="0"/>
      <w:marRight w:val="0"/>
      <w:marTop w:val="0"/>
      <w:marBottom w:val="0"/>
      <w:divBdr>
        <w:top w:val="none" w:sz="0" w:space="0" w:color="auto"/>
        <w:left w:val="none" w:sz="0" w:space="0" w:color="auto"/>
        <w:bottom w:val="none" w:sz="0" w:space="0" w:color="auto"/>
        <w:right w:val="none" w:sz="0" w:space="0" w:color="auto"/>
      </w:divBdr>
    </w:div>
    <w:div w:id="1108937208">
      <w:bodyDiv w:val="1"/>
      <w:marLeft w:val="0"/>
      <w:marRight w:val="0"/>
      <w:marTop w:val="0"/>
      <w:marBottom w:val="0"/>
      <w:divBdr>
        <w:top w:val="none" w:sz="0" w:space="0" w:color="auto"/>
        <w:left w:val="none" w:sz="0" w:space="0" w:color="auto"/>
        <w:bottom w:val="none" w:sz="0" w:space="0" w:color="auto"/>
        <w:right w:val="none" w:sz="0" w:space="0" w:color="auto"/>
      </w:divBdr>
    </w:div>
    <w:div w:id="1108966945">
      <w:bodyDiv w:val="1"/>
      <w:marLeft w:val="0"/>
      <w:marRight w:val="0"/>
      <w:marTop w:val="0"/>
      <w:marBottom w:val="0"/>
      <w:divBdr>
        <w:top w:val="none" w:sz="0" w:space="0" w:color="auto"/>
        <w:left w:val="none" w:sz="0" w:space="0" w:color="auto"/>
        <w:bottom w:val="none" w:sz="0" w:space="0" w:color="auto"/>
        <w:right w:val="none" w:sz="0" w:space="0" w:color="auto"/>
      </w:divBdr>
    </w:div>
    <w:div w:id="1109010897">
      <w:bodyDiv w:val="1"/>
      <w:marLeft w:val="0"/>
      <w:marRight w:val="0"/>
      <w:marTop w:val="0"/>
      <w:marBottom w:val="0"/>
      <w:divBdr>
        <w:top w:val="none" w:sz="0" w:space="0" w:color="auto"/>
        <w:left w:val="none" w:sz="0" w:space="0" w:color="auto"/>
        <w:bottom w:val="none" w:sz="0" w:space="0" w:color="auto"/>
        <w:right w:val="none" w:sz="0" w:space="0" w:color="auto"/>
      </w:divBdr>
    </w:div>
    <w:div w:id="1109355630">
      <w:bodyDiv w:val="1"/>
      <w:marLeft w:val="0"/>
      <w:marRight w:val="0"/>
      <w:marTop w:val="0"/>
      <w:marBottom w:val="0"/>
      <w:divBdr>
        <w:top w:val="none" w:sz="0" w:space="0" w:color="auto"/>
        <w:left w:val="none" w:sz="0" w:space="0" w:color="auto"/>
        <w:bottom w:val="none" w:sz="0" w:space="0" w:color="auto"/>
        <w:right w:val="none" w:sz="0" w:space="0" w:color="auto"/>
      </w:divBdr>
    </w:div>
    <w:div w:id="1109852547">
      <w:bodyDiv w:val="1"/>
      <w:marLeft w:val="0"/>
      <w:marRight w:val="0"/>
      <w:marTop w:val="0"/>
      <w:marBottom w:val="0"/>
      <w:divBdr>
        <w:top w:val="none" w:sz="0" w:space="0" w:color="auto"/>
        <w:left w:val="none" w:sz="0" w:space="0" w:color="auto"/>
        <w:bottom w:val="none" w:sz="0" w:space="0" w:color="auto"/>
        <w:right w:val="none" w:sz="0" w:space="0" w:color="auto"/>
      </w:divBdr>
    </w:div>
    <w:div w:id="1109857466">
      <w:bodyDiv w:val="1"/>
      <w:marLeft w:val="0"/>
      <w:marRight w:val="0"/>
      <w:marTop w:val="0"/>
      <w:marBottom w:val="0"/>
      <w:divBdr>
        <w:top w:val="none" w:sz="0" w:space="0" w:color="auto"/>
        <w:left w:val="none" w:sz="0" w:space="0" w:color="auto"/>
        <w:bottom w:val="none" w:sz="0" w:space="0" w:color="auto"/>
        <w:right w:val="none" w:sz="0" w:space="0" w:color="auto"/>
      </w:divBdr>
    </w:div>
    <w:div w:id="1110198346">
      <w:bodyDiv w:val="1"/>
      <w:marLeft w:val="0"/>
      <w:marRight w:val="0"/>
      <w:marTop w:val="0"/>
      <w:marBottom w:val="0"/>
      <w:divBdr>
        <w:top w:val="none" w:sz="0" w:space="0" w:color="auto"/>
        <w:left w:val="none" w:sz="0" w:space="0" w:color="auto"/>
        <w:bottom w:val="none" w:sz="0" w:space="0" w:color="auto"/>
        <w:right w:val="none" w:sz="0" w:space="0" w:color="auto"/>
      </w:divBdr>
    </w:div>
    <w:div w:id="1110660607">
      <w:bodyDiv w:val="1"/>
      <w:marLeft w:val="0"/>
      <w:marRight w:val="0"/>
      <w:marTop w:val="0"/>
      <w:marBottom w:val="0"/>
      <w:divBdr>
        <w:top w:val="none" w:sz="0" w:space="0" w:color="auto"/>
        <w:left w:val="none" w:sz="0" w:space="0" w:color="auto"/>
        <w:bottom w:val="none" w:sz="0" w:space="0" w:color="auto"/>
        <w:right w:val="none" w:sz="0" w:space="0" w:color="auto"/>
      </w:divBdr>
    </w:div>
    <w:div w:id="1110664663">
      <w:bodyDiv w:val="1"/>
      <w:marLeft w:val="0"/>
      <w:marRight w:val="0"/>
      <w:marTop w:val="0"/>
      <w:marBottom w:val="0"/>
      <w:divBdr>
        <w:top w:val="none" w:sz="0" w:space="0" w:color="auto"/>
        <w:left w:val="none" w:sz="0" w:space="0" w:color="auto"/>
        <w:bottom w:val="none" w:sz="0" w:space="0" w:color="auto"/>
        <w:right w:val="none" w:sz="0" w:space="0" w:color="auto"/>
      </w:divBdr>
    </w:div>
    <w:div w:id="1111321122">
      <w:bodyDiv w:val="1"/>
      <w:marLeft w:val="0"/>
      <w:marRight w:val="0"/>
      <w:marTop w:val="0"/>
      <w:marBottom w:val="0"/>
      <w:divBdr>
        <w:top w:val="none" w:sz="0" w:space="0" w:color="auto"/>
        <w:left w:val="none" w:sz="0" w:space="0" w:color="auto"/>
        <w:bottom w:val="none" w:sz="0" w:space="0" w:color="auto"/>
        <w:right w:val="none" w:sz="0" w:space="0" w:color="auto"/>
      </w:divBdr>
    </w:div>
    <w:div w:id="1112819770">
      <w:bodyDiv w:val="1"/>
      <w:marLeft w:val="0"/>
      <w:marRight w:val="0"/>
      <w:marTop w:val="0"/>
      <w:marBottom w:val="0"/>
      <w:divBdr>
        <w:top w:val="none" w:sz="0" w:space="0" w:color="auto"/>
        <w:left w:val="none" w:sz="0" w:space="0" w:color="auto"/>
        <w:bottom w:val="none" w:sz="0" w:space="0" w:color="auto"/>
        <w:right w:val="none" w:sz="0" w:space="0" w:color="auto"/>
      </w:divBdr>
    </w:div>
    <w:div w:id="1114324883">
      <w:bodyDiv w:val="1"/>
      <w:marLeft w:val="0"/>
      <w:marRight w:val="0"/>
      <w:marTop w:val="0"/>
      <w:marBottom w:val="0"/>
      <w:divBdr>
        <w:top w:val="none" w:sz="0" w:space="0" w:color="auto"/>
        <w:left w:val="none" w:sz="0" w:space="0" w:color="auto"/>
        <w:bottom w:val="none" w:sz="0" w:space="0" w:color="auto"/>
        <w:right w:val="none" w:sz="0" w:space="0" w:color="auto"/>
      </w:divBdr>
    </w:div>
    <w:div w:id="1114980208">
      <w:bodyDiv w:val="1"/>
      <w:marLeft w:val="0"/>
      <w:marRight w:val="0"/>
      <w:marTop w:val="0"/>
      <w:marBottom w:val="0"/>
      <w:divBdr>
        <w:top w:val="none" w:sz="0" w:space="0" w:color="auto"/>
        <w:left w:val="none" w:sz="0" w:space="0" w:color="auto"/>
        <w:bottom w:val="none" w:sz="0" w:space="0" w:color="auto"/>
        <w:right w:val="none" w:sz="0" w:space="0" w:color="auto"/>
      </w:divBdr>
    </w:div>
    <w:div w:id="1115249592">
      <w:bodyDiv w:val="1"/>
      <w:marLeft w:val="0"/>
      <w:marRight w:val="0"/>
      <w:marTop w:val="0"/>
      <w:marBottom w:val="0"/>
      <w:divBdr>
        <w:top w:val="none" w:sz="0" w:space="0" w:color="auto"/>
        <w:left w:val="none" w:sz="0" w:space="0" w:color="auto"/>
        <w:bottom w:val="none" w:sz="0" w:space="0" w:color="auto"/>
        <w:right w:val="none" w:sz="0" w:space="0" w:color="auto"/>
      </w:divBdr>
    </w:div>
    <w:div w:id="1115364704">
      <w:bodyDiv w:val="1"/>
      <w:marLeft w:val="0"/>
      <w:marRight w:val="0"/>
      <w:marTop w:val="0"/>
      <w:marBottom w:val="0"/>
      <w:divBdr>
        <w:top w:val="none" w:sz="0" w:space="0" w:color="auto"/>
        <w:left w:val="none" w:sz="0" w:space="0" w:color="auto"/>
        <w:bottom w:val="none" w:sz="0" w:space="0" w:color="auto"/>
        <w:right w:val="none" w:sz="0" w:space="0" w:color="auto"/>
      </w:divBdr>
    </w:div>
    <w:div w:id="1115519759">
      <w:bodyDiv w:val="1"/>
      <w:marLeft w:val="0"/>
      <w:marRight w:val="0"/>
      <w:marTop w:val="0"/>
      <w:marBottom w:val="0"/>
      <w:divBdr>
        <w:top w:val="none" w:sz="0" w:space="0" w:color="auto"/>
        <w:left w:val="none" w:sz="0" w:space="0" w:color="auto"/>
        <w:bottom w:val="none" w:sz="0" w:space="0" w:color="auto"/>
        <w:right w:val="none" w:sz="0" w:space="0" w:color="auto"/>
      </w:divBdr>
    </w:div>
    <w:div w:id="1116287681">
      <w:bodyDiv w:val="1"/>
      <w:marLeft w:val="0"/>
      <w:marRight w:val="0"/>
      <w:marTop w:val="0"/>
      <w:marBottom w:val="0"/>
      <w:divBdr>
        <w:top w:val="none" w:sz="0" w:space="0" w:color="auto"/>
        <w:left w:val="none" w:sz="0" w:space="0" w:color="auto"/>
        <w:bottom w:val="none" w:sz="0" w:space="0" w:color="auto"/>
        <w:right w:val="none" w:sz="0" w:space="0" w:color="auto"/>
      </w:divBdr>
    </w:div>
    <w:div w:id="1116364482">
      <w:bodyDiv w:val="1"/>
      <w:marLeft w:val="0"/>
      <w:marRight w:val="0"/>
      <w:marTop w:val="0"/>
      <w:marBottom w:val="0"/>
      <w:divBdr>
        <w:top w:val="none" w:sz="0" w:space="0" w:color="auto"/>
        <w:left w:val="none" w:sz="0" w:space="0" w:color="auto"/>
        <w:bottom w:val="none" w:sz="0" w:space="0" w:color="auto"/>
        <w:right w:val="none" w:sz="0" w:space="0" w:color="auto"/>
      </w:divBdr>
    </w:div>
    <w:div w:id="1116409484">
      <w:bodyDiv w:val="1"/>
      <w:marLeft w:val="0"/>
      <w:marRight w:val="0"/>
      <w:marTop w:val="0"/>
      <w:marBottom w:val="0"/>
      <w:divBdr>
        <w:top w:val="none" w:sz="0" w:space="0" w:color="auto"/>
        <w:left w:val="none" w:sz="0" w:space="0" w:color="auto"/>
        <w:bottom w:val="none" w:sz="0" w:space="0" w:color="auto"/>
        <w:right w:val="none" w:sz="0" w:space="0" w:color="auto"/>
      </w:divBdr>
    </w:div>
    <w:div w:id="1116945011">
      <w:bodyDiv w:val="1"/>
      <w:marLeft w:val="0"/>
      <w:marRight w:val="0"/>
      <w:marTop w:val="0"/>
      <w:marBottom w:val="0"/>
      <w:divBdr>
        <w:top w:val="none" w:sz="0" w:space="0" w:color="auto"/>
        <w:left w:val="none" w:sz="0" w:space="0" w:color="auto"/>
        <w:bottom w:val="none" w:sz="0" w:space="0" w:color="auto"/>
        <w:right w:val="none" w:sz="0" w:space="0" w:color="auto"/>
      </w:divBdr>
    </w:div>
    <w:div w:id="1117021177">
      <w:bodyDiv w:val="1"/>
      <w:marLeft w:val="0"/>
      <w:marRight w:val="0"/>
      <w:marTop w:val="0"/>
      <w:marBottom w:val="0"/>
      <w:divBdr>
        <w:top w:val="none" w:sz="0" w:space="0" w:color="auto"/>
        <w:left w:val="none" w:sz="0" w:space="0" w:color="auto"/>
        <w:bottom w:val="none" w:sz="0" w:space="0" w:color="auto"/>
        <w:right w:val="none" w:sz="0" w:space="0" w:color="auto"/>
      </w:divBdr>
    </w:div>
    <w:div w:id="1117219341">
      <w:bodyDiv w:val="1"/>
      <w:marLeft w:val="0"/>
      <w:marRight w:val="0"/>
      <w:marTop w:val="0"/>
      <w:marBottom w:val="0"/>
      <w:divBdr>
        <w:top w:val="none" w:sz="0" w:space="0" w:color="auto"/>
        <w:left w:val="none" w:sz="0" w:space="0" w:color="auto"/>
        <w:bottom w:val="none" w:sz="0" w:space="0" w:color="auto"/>
        <w:right w:val="none" w:sz="0" w:space="0" w:color="auto"/>
      </w:divBdr>
    </w:div>
    <w:div w:id="1117406292">
      <w:bodyDiv w:val="1"/>
      <w:marLeft w:val="0"/>
      <w:marRight w:val="0"/>
      <w:marTop w:val="0"/>
      <w:marBottom w:val="0"/>
      <w:divBdr>
        <w:top w:val="none" w:sz="0" w:space="0" w:color="auto"/>
        <w:left w:val="none" w:sz="0" w:space="0" w:color="auto"/>
        <w:bottom w:val="none" w:sz="0" w:space="0" w:color="auto"/>
        <w:right w:val="none" w:sz="0" w:space="0" w:color="auto"/>
      </w:divBdr>
    </w:div>
    <w:div w:id="1117531419">
      <w:bodyDiv w:val="1"/>
      <w:marLeft w:val="0"/>
      <w:marRight w:val="0"/>
      <w:marTop w:val="0"/>
      <w:marBottom w:val="0"/>
      <w:divBdr>
        <w:top w:val="none" w:sz="0" w:space="0" w:color="auto"/>
        <w:left w:val="none" w:sz="0" w:space="0" w:color="auto"/>
        <w:bottom w:val="none" w:sz="0" w:space="0" w:color="auto"/>
        <w:right w:val="none" w:sz="0" w:space="0" w:color="auto"/>
      </w:divBdr>
    </w:div>
    <w:div w:id="1117531984">
      <w:bodyDiv w:val="1"/>
      <w:marLeft w:val="0"/>
      <w:marRight w:val="0"/>
      <w:marTop w:val="0"/>
      <w:marBottom w:val="0"/>
      <w:divBdr>
        <w:top w:val="none" w:sz="0" w:space="0" w:color="auto"/>
        <w:left w:val="none" w:sz="0" w:space="0" w:color="auto"/>
        <w:bottom w:val="none" w:sz="0" w:space="0" w:color="auto"/>
        <w:right w:val="none" w:sz="0" w:space="0" w:color="auto"/>
      </w:divBdr>
    </w:div>
    <w:div w:id="1117721820">
      <w:bodyDiv w:val="1"/>
      <w:marLeft w:val="0"/>
      <w:marRight w:val="0"/>
      <w:marTop w:val="0"/>
      <w:marBottom w:val="0"/>
      <w:divBdr>
        <w:top w:val="none" w:sz="0" w:space="0" w:color="auto"/>
        <w:left w:val="none" w:sz="0" w:space="0" w:color="auto"/>
        <w:bottom w:val="none" w:sz="0" w:space="0" w:color="auto"/>
        <w:right w:val="none" w:sz="0" w:space="0" w:color="auto"/>
      </w:divBdr>
    </w:div>
    <w:div w:id="1117987430">
      <w:bodyDiv w:val="1"/>
      <w:marLeft w:val="0"/>
      <w:marRight w:val="0"/>
      <w:marTop w:val="0"/>
      <w:marBottom w:val="0"/>
      <w:divBdr>
        <w:top w:val="none" w:sz="0" w:space="0" w:color="auto"/>
        <w:left w:val="none" w:sz="0" w:space="0" w:color="auto"/>
        <w:bottom w:val="none" w:sz="0" w:space="0" w:color="auto"/>
        <w:right w:val="none" w:sz="0" w:space="0" w:color="auto"/>
      </w:divBdr>
    </w:div>
    <w:div w:id="1118136429">
      <w:bodyDiv w:val="1"/>
      <w:marLeft w:val="0"/>
      <w:marRight w:val="0"/>
      <w:marTop w:val="0"/>
      <w:marBottom w:val="0"/>
      <w:divBdr>
        <w:top w:val="none" w:sz="0" w:space="0" w:color="auto"/>
        <w:left w:val="none" w:sz="0" w:space="0" w:color="auto"/>
        <w:bottom w:val="none" w:sz="0" w:space="0" w:color="auto"/>
        <w:right w:val="none" w:sz="0" w:space="0" w:color="auto"/>
      </w:divBdr>
    </w:div>
    <w:div w:id="1118139652">
      <w:bodyDiv w:val="1"/>
      <w:marLeft w:val="0"/>
      <w:marRight w:val="0"/>
      <w:marTop w:val="0"/>
      <w:marBottom w:val="0"/>
      <w:divBdr>
        <w:top w:val="none" w:sz="0" w:space="0" w:color="auto"/>
        <w:left w:val="none" w:sz="0" w:space="0" w:color="auto"/>
        <w:bottom w:val="none" w:sz="0" w:space="0" w:color="auto"/>
        <w:right w:val="none" w:sz="0" w:space="0" w:color="auto"/>
      </w:divBdr>
    </w:div>
    <w:div w:id="1118984785">
      <w:bodyDiv w:val="1"/>
      <w:marLeft w:val="0"/>
      <w:marRight w:val="0"/>
      <w:marTop w:val="0"/>
      <w:marBottom w:val="0"/>
      <w:divBdr>
        <w:top w:val="none" w:sz="0" w:space="0" w:color="auto"/>
        <w:left w:val="none" w:sz="0" w:space="0" w:color="auto"/>
        <w:bottom w:val="none" w:sz="0" w:space="0" w:color="auto"/>
        <w:right w:val="none" w:sz="0" w:space="0" w:color="auto"/>
      </w:divBdr>
    </w:div>
    <w:div w:id="1119035300">
      <w:bodyDiv w:val="1"/>
      <w:marLeft w:val="0"/>
      <w:marRight w:val="0"/>
      <w:marTop w:val="0"/>
      <w:marBottom w:val="0"/>
      <w:divBdr>
        <w:top w:val="none" w:sz="0" w:space="0" w:color="auto"/>
        <w:left w:val="none" w:sz="0" w:space="0" w:color="auto"/>
        <w:bottom w:val="none" w:sz="0" w:space="0" w:color="auto"/>
        <w:right w:val="none" w:sz="0" w:space="0" w:color="auto"/>
      </w:divBdr>
    </w:div>
    <w:div w:id="1119492150">
      <w:bodyDiv w:val="1"/>
      <w:marLeft w:val="0"/>
      <w:marRight w:val="0"/>
      <w:marTop w:val="0"/>
      <w:marBottom w:val="0"/>
      <w:divBdr>
        <w:top w:val="none" w:sz="0" w:space="0" w:color="auto"/>
        <w:left w:val="none" w:sz="0" w:space="0" w:color="auto"/>
        <w:bottom w:val="none" w:sz="0" w:space="0" w:color="auto"/>
        <w:right w:val="none" w:sz="0" w:space="0" w:color="auto"/>
      </w:divBdr>
    </w:div>
    <w:div w:id="1119950535">
      <w:bodyDiv w:val="1"/>
      <w:marLeft w:val="0"/>
      <w:marRight w:val="0"/>
      <w:marTop w:val="0"/>
      <w:marBottom w:val="0"/>
      <w:divBdr>
        <w:top w:val="none" w:sz="0" w:space="0" w:color="auto"/>
        <w:left w:val="none" w:sz="0" w:space="0" w:color="auto"/>
        <w:bottom w:val="none" w:sz="0" w:space="0" w:color="auto"/>
        <w:right w:val="none" w:sz="0" w:space="0" w:color="auto"/>
      </w:divBdr>
    </w:div>
    <w:div w:id="1120487527">
      <w:bodyDiv w:val="1"/>
      <w:marLeft w:val="0"/>
      <w:marRight w:val="0"/>
      <w:marTop w:val="0"/>
      <w:marBottom w:val="0"/>
      <w:divBdr>
        <w:top w:val="none" w:sz="0" w:space="0" w:color="auto"/>
        <w:left w:val="none" w:sz="0" w:space="0" w:color="auto"/>
        <w:bottom w:val="none" w:sz="0" w:space="0" w:color="auto"/>
        <w:right w:val="none" w:sz="0" w:space="0" w:color="auto"/>
      </w:divBdr>
    </w:div>
    <w:div w:id="1120538353">
      <w:bodyDiv w:val="1"/>
      <w:marLeft w:val="0"/>
      <w:marRight w:val="0"/>
      <w:marTop w:val="0"/>
      <w:marBottom w:val="0"/>
      <w:divBdr>
        <w:top w:val="none" w:sz="0" w:space="0" w:color="auto"/>
        <w:left w:val="none" w:sz="0" w:space="0" w:color="auto"/>
        <w:bottom w:val="none" w:sz="0" w:space="0" w:color="auto"/>
        <w:right w:val="none" w:sz="0" w:space="0" w:color="auto"/>
      </w:divBdr>
    </w:div>
    <w:div w:id="1120563192">
      <w:bodyDiv w:val="1"/>
      <w:marLeft w:val="0"/>
      <w:marRight w:val="0"/>
      <w:marTop w:val="0"/>
      <w:marBottom w:val="0"/>
      <w:divBdr>
        <w:top w:val="none" w:sz="0" w:space="0" w:color="auto"/>
        <w:left w:val="none" w:sz="0" w:space="0" w:color="auto"/>
        <w:bottom w:val="none" w:sz="0" w:space="0" w:color="auto"/>
        <w:right w:val="none" w:sz="0" w:space="0" w:color="auto"/>
      </w:divBdr>
    </w:div>
    <w:div w:id="1121873732">
      <w:bodyDiv w:val="1"/>
      <w:marLeft w:val="0"/>
      <w:marRight w:val="0"/>
      <w:marTop w:val="0"/>
      <w:marBottom w:val="0"/>
      <w:divBdr>
        <w:top w:val="none" w:sz="0" w:space="0" w:color="auto"/>
        <w:left w:val="none" w:sz="0" w:space="0" w:color="auto"/>
        <w:bottom w:val="none" w:sz="0" w:space="0" w:color="auto"/>
        <w:right w:val="none" w:sz="0" w:space="0" w:color="auto"/>
      </w:divBdr>
    </w:div>
    <w:div w:id="1122579335">
      <w:bodyDiv w:val="1"/>
      <w:marLeft w:val="0"/>
      <w:marRight w:val="0"/>
      <w:marTop w:val="0"/>
      <w:marBottom w:val="0"/>
      <w:divBdr>
        <w:top w:val="none" w:sz="0" w:space="0" w:color="auto"/>
        <w:left w:val="none" w:sz="0" w:space="0" w:color="auto"/>
        <w:bottom w:val="none" w:sz="0" w:space="0" w:color="auto"/>
        <w:right w:val="none" w:sz="0" w:space="0" w:color="auto"/>
      </w:divBdr>
    </w:div>
    <w:div w:id="1122653426">
      <w:bodyDiv w:val="1"/>
      <w:marLeft w:val="0"/>
      <w:marRight w:val="0"/>
      <w:marTop w:val="0"/>
      <w:marBottom w:val="0"/>
      <w:divBdr>
        <w:top w:val="none" w:sz="0" w:space="0" w:color="auto"/>
        <w:left w:val="none" w:sz="0" w:space="0" w:color="auto"/>
        <w:bottom w:val="none" w:sz="0" w:space="0" w:color="auto"/>
        <w:right w:val="none" w:sz="0" w:space="0" w:color="auto"/>
      </w:divBdr>
    </w:div>
    <w:div w:id="1122655828">
      <w:bodyDiv w:val="1"/>
      <w:marLeft w:val="0"/>
      <w:marRight w:val="0"/>
      <w:marTop w:val="0"/>
      <w:marBottom w:val="0"/>
      <w:divBdr>
        <w:top w:val="none" w:sz="0" w:space="0" w:color="auto"/>
        <w:left w:val="none" w:sz="0" w:space="0" w:color="auto"/>
        <w:bottom w:val="none" w:sz="0" w:space="0" w:color="auto"/>
        <w:right w:val="none" w:sz="0" w:space="0" w:color="auto"/>
      </w:divBdr>
    </w:div>
    <w:div w:id="1122963789">
      <w:bodyDiv w:val="1"/>
      <w:marLeft w:val="0"/>
      <w:marRight w:val="0"/>
      <w:marTop w:val="0"/>
      <w:marBottom w:val="0"/>
      <w:divBdr>
        <w:top w:val="none" w:sz="0" w:space="0" w:color="auto"/>
        <w:left w:val="none" w:sz="0" w:space="0" w:color="auto"/>
        <w:bottom w:val="none" w:sz="0" w:space="0" w:color="auto"/>
        <w:right w:val="none" w:sz="0" w:space="0" w:color="auto"/>
      </w:divBdr>
    </w:div>
    <w:div w:id="1124034847">
      <w:bodyDiv w:val="1"/>
      <w:marLeft w:val="0"/>
      <w:marRight w:val="0"/>
      <w:marTop w:val="0"/>
      <w:marBottom w:val="0"/>
      <w:divBdr>
        <w:top w:val="none" w:sz="0" w:space="0" w:color="auto"/>
        <w:left w:val="none" w:sz="0" w:space="0" w:color="auto"/>
        <w:bottom w:val="none" w:sz="0" w:space="0" w:color="auto"/>
        <w:right w:val="none" w:sz="0" w:space="0" w:color="auto"/>
      </w:divBdr>
    </w:div>
    <w:div w:id="1124231519">
      <w:bodyDiv w:val="1"/>
      <w:marLeft w:val="0"/>
      <w:marRight w:val="0"/>
      <w:marTop w:val="0"/>
      <w:marBottom w:val="0"/>
      <w:divBdr>
        <w:top w:val="none" w:sz="0" w:space="0" w:color="auto"/>
        <w:left w:val="none" w:sz="0" w:space="0" w:color="auto"/>
        <w:bottom w:val="none" w:sz="0" w:space="0" w:color="auto"/>
        <w:right w:val="none" w:sz="0" w:space="0" w:color="auto"/>
      </w:divBdr>
    </w:div>
    <w:div w:id="1124931831">
      <w:bodyDiv w:val="1"/>
      <w:marLeft w:val="0"/>
      <w:marRight w:val="0"/>
      <w:marTop w:val="0"/>
      <w:marBottom w:val="0"/>
      <w:divBdr>
        <w:top w:val="none" w:sz="0" w:space="0" w:color="auto"/>
        <w:left w:val="none" w:sz="0" w:space="0" w:color="auto"/>
        <w:bottom w:val="none" w:sz="0" w:space="0" w:color="auto"/>
        <w:right w:val="none" w:sz="0" w:space="0" w:color="auto"/>
      </w:divBdr>
    </w:div>
    <w:div w:id="1124932617">
      <w:bodyDiv w:val="1"/>
      <w:marLeft w:val="0"/>
      <w:marRight w:val="0"/>
      <w:marTop w:val="0"/>
      <w:marBottom w:val="0"/>
      <w:divBdr>
        <w:top w:val="none" w:sz="0" w:space="0" w:color="auto"/>
        <w:left w:val="none" w:sz="0" w:space="0" w:color="auto"/>
        <w:bottom w:val="none" w:sz="0" w:space="0" w:color="auto"/>
        <w:right w:val="none" w:sz="0" w:space="0" w:color="auto"/>
      </w:divBdr>
    </w:div>
    <w:div w:id="1125123556">
      <w:bodyDiv w:val="1"/>
      <w:marLeft w:val="0"/>
      <w:marRight w:val="0"/>
      <w:marTop w:val="0"/>
      <w:marBottom w:val="0"/>
      <w:divBdr>
        <w:top w:val="none" w:sz="0" w:space="0" w:color="auto"/>
        <w:left w:val="none" w:sz="0" w:space="0" w:color="auto"/>
        <w:bottom w:val="none" w:sz="0" w:space="0" w:color="auto"/>
        <w:right w:val="none" w:sz="0" w:space="0" w:color="auto"/>
      </w:divBdr>
    </w:div>
    <w:div w:id="1125276844">
      <w:bodyDiv w:val="1"/>
      <w:marLeft w:val="0"/>
      <w:marRight w:val="0"/>
      <w:marTop w:val="0"/>
      <w:marBottom w:val="0"/>
      <w:divBdr>
        <w:top w:val="none" w:sz="0" w:space="0" w:color="auto"/>
        <w:left w:val="none" w:sz="0" w:space="0" w:color="auto"/>
        <w:bottom w:val="none" w:sz="0" w:space="0" w:color="auto"/>
        <w:right w:val="none" w:sz="0" w:space="0" w:color="auto"/>
      </w:divBdr>
    </w:div>
    <w:div w:id="1125998636">
      <w:bodyDiv w:val="1"/>
      <w:marLeft w:val="0"/>
      <w:marRight w:val="0"/>
      <w:marTop w:val="0"/>
      <w:marBottom w:val="0"/>
      <w:divBdr>
        <w:top w:val="none" w:sz="0" w:space="0" w:color="auto"/>
        <w:left w:val="none" w:sz="0" w:space="0" w:color="auto"/>
        <w:bottom w:val="none" w:sz="0" w:space="0" w:color="auto"/>
        <w:right w:val="none" w:sz="0" w:space="0" w:color="auto"/>
      </w:divBdr>
    </w:div>
    <w:div w:id="1126003073">
      <w:bodyDiv w:val="1"/>
      <w:marLeft w:val="0"/>
      <w:marRight w:val="0"/>
      <w:marTop w:val="0"/>
      <w:marBottom w:val="0"/>
      <w:divBdr>
        <w:top w:val="none" w:sz="0" w:space="0" w:color="auto"/>
        <w:left w:val="none" w:sz="0" w:space="0" w:color="auto"/>
        <w:bottom w:val="none" w:sz="0" w:space="0" w:color="auto"/>
        <w:right w:val="none" w:sz="0" w:space="0" w:color="auto"/>
      </w:divBdr>
    </w:div>
    <w:div w:id="1126580597">
      <w:bodyDiv w:val="1"/>
      <w:marLeft w:val="0"/>
      <w:marRight w:val="0"/>
      <w:marTop w:val="0"/>
      <w:marBottom w:val="0"/>
      <w:divBdr>
        <w:top w:val="none" w:sz="0" w:space="0" w:color="auto"/>
        <w:left w:val="none" w:sz="0" w:space="0" w:color="auto"/>
        <w:bottom w:val="none" w:sz="0" w:space="0" w:color="auto"/>
        <w:right w:val="none" w:sz="0" w:space="0" w:color="auto"/>
      </w:divBdr>
    </w:div>
    <w:div w:id="1126584520">
      <w:bodyDiv w:val="1"/>
      <w:marLeft w:val="0"/>
      <w:marRight w:val="0"/>
      <w:marTop w:val="0"/>
      <w:marBottom w:val="0"/>
      <w:divBdr>
        <w:top w:val="none" w:sz="0" w:space="0" w:color="auto"/>
        <w:left w:val="none" w:sz="0" w:space="0" w:color="auto"/>
        <w:bottom w:val="none" w:sz="0" w:space="0" w:color="auto"/>
        <w:right w:val="none" w:sz="0" w:space="0" w:color="auto"/>
      </w:divBdr>
    </w:div>
    <w:div w:id="1126849342">
      <w:bodyDiv w:val="1"/>
      <w:marLeft w:val="0"/>
      <w:marRight w:val="0"/>
      <w:marTop w:val="0"/>
      <w:marBottom w:val="0"/>
      <w:divBdr>
        <w:top w:val="none" w:sz="0" w:space="0" w:color="auto"/>
        <w:left w:val="none" w:sz="0" w:space="0" w:color="auto"/>
        <w:bottom w:val="none" w:sz="0" w:space="0" w:color="auto"/>
        <w:right w:val="none" w:sz="0" w:space="0" w:color="auto"/>
      </w:divBdr>
    </w:div>
    <w:div w:id="1127089252">
      <w:bodyDiv w:val="1"/>
      <w:marLeft w:val="0"/>
      <w:marRight w:val="0"/>
      <w:marTop w:val="0"/>
      <w:marBottom w:val="0"/>
      <w:divBdr>
        <w:top w:val="none" w:sz="0" w:space="0" w:color="auto"/>
        <w:left w:val="none" w:sz="0" w:space="0" w:color="auto"/>
        <w:bottom w:val="none" w:sz="0" w:space="0" w:color="auto"/>
        <w:right w:val="none" w:sz="0" w:space="0" w:color="auto"/>
      </w:divBdr>
    </w:div>
    <w:div w:id="1127163591">
      <w:bodyDiv w:val="1"/>
      <w:marLeft w:val="0"/>
      <w:marRight w:val="0"/>
      <w:marTop w:val="0"/>
      <w:marBottom w:val="0"/>
      <w:divBdr>
        <w:top w:val="none" w:sz="0" w:space="0" w:color="auto"/>
        <w:left w:val="none" w:sz="0" w:space="0" w:color="auto"/>
        <w:bottom w:val="none" w:sz="0" w:space="0" w:color="auto"/>
        <w:right w:val="none" w:sz="0" w:space="0" w:color="auto"/>
      </w:divBdr>
    </w:div>
    <w:div w:id="1127897459">
      <w:bodyDiv w:val="1"/>
      <w:marLeft w:val="0"/>
      <w:marRight w:val="0"/>
      <w:marTop w:val="0"/>
      <w:marBottom w:val="0"/>
      <w:divBdr>
        <w:top w:val="none" w:sz="0" w:space="0" w:color="auto"/>
        <w:left w:val="none" w:sz="0" w:space="0" w:color="auto"/>
        <w:bottom w:val="none" w:sz="0" w:space="0" w:color="auto"/>
        <w:right w:val="none" w:sz="0" w:space="0" w:color="auto"/>
      </w:divBdr>
    </w:div>
    <w:div w:id="1128282470">
      <w:bodyDiv w:val="1"/>
      <w:marLeft w:val="0"/>
      <w:marRight w:val="0"/>
      <w:marTop w:val="0"/>
      <w:marBottom w:val="0"/>
      <w:divBdr>
        <w:top w:val="none" w:sz="0" w:space="0" w:color="auto"/>
        <w:left w:val="none" w:sz="0" w:space="0" w:color="auto"/>
        <w:bottom w:val="none" w:sz="0" w:space="0" w:color="auto"/>
        <w:right w:val="none" w:sz="0" w:space="0" w:color="auto"/>
      </w:divBdr>
    </w:div>
    <w:div w:id="1128354058">
      <w:bodyDiv w:val="1"/>
      <w:marLeft w:val="0"/>
      <w:marRight w:val="0"/>
      <w:marTop w:val="0"/>
      <w:marBottom w:val="0"/>
      <w:divBdr>
        <w:top w:val="none" w:sz="0" w:space="0" w:color="auto"/>
        <w:left w:val="none" w:sz="0" w:space="0" w:color="auto"/>
        <w:bottom w:val="none" w:sz="0" w:space="0" w:color="auto"/>
        <w:right w:val="none" w:sz="0" w:space="0" w:color="auto"/>
      </w:divBdr>
    </w:div>
    <w:div w:id="1128666192">
      <w:bodyDiv w:val="1"/>
      <w:marLeft w:val="0"/>
      <w:marRight w:val="0"/>
      <w:marTop w:val="0"/>
      <w:marBottom w:val="0"/>
      <w:divBdr>
        <w:top w:val="none" w:sz="0" w:space="0" w:color="auto"/>
        <w:left w:val="none" w:sz="0" w:space="0" w:color="auto"/>
        <w:bottom w:val="none" w:sz="0" w:space="0" w:color="auto"/>
        <w:right w:val="none" w:sz="0" w:space="0" w:color="auto"/>
      </w:divBdr>
    </w:div>
    <w:div w:id="1129006876">
      <w:bodyDiv w:val="1"/>
      <w:marLeft w:val="0"/>
      <w:marRight w:val="0"/>
      <w:marTop w:val="0"/>
      <w:marBottom w:val="0"/>
      <w:divBdr>
        <w:top w:val="none" w:sz="0" w:space="0" w:color="auto"/>
        <w:left w:val="none" w:sz="0" w:space="0" w:color="auto"/>
        <w:bottom w:val="none" w:sz="0" w:space="0" w:color="auto"/>
        <w:right w:val="none" w:sz="0" w:space="0" w:color="auto"/>
      </w:divBdr>
    </w:div>
    <w:div w:id="1129127461">
      <w:bodyDiv w:val="1"/>
      <w:marLeft w:val="0"/>
      <w:marRight w:val="0"/>
      <w:marTop w:val="0"/>
      <w:marBottom w:val="0"/>
      <w:divBdr>
        <w:top w:val="none" w:sz="0" w:space="0" w:color="auto"/>
        <w:left w:val="none" w:sz="0" w:space="0" w:color="auto"/>
        <w:bottom w:val="none" w:sz="0" w:space="0" w:color="auto"/>
        <w:right w:val="none" w:sz="0" w:space="0" w:color="auto"/>
      </w:divBdr>
    </w:div>
    <w:div w:id="1129279639">
      <w:bodyDiv w:val="1"/>
      <w:marLeft w:val="0"/>
      <w:marRight w:val="0"/>
      <w:marTop w:val="0"/>
      <w:marBottom w:val="0"/>
      <w:divBdr>
        <w:top w:val="none" w:sz="0" w:space="0" w:color="auto"/>
        <w:left w:val="none" w:sz="0" w:space="0" w:color="auto"/>
        <w:bottom w:val="none" w:sz="0" w:space="0" w:color="auto"/>
        <w:right w:val="none" w:sz="0" w:space="0" w:color="auto"/>
      </w:divBdr>
    </w:div>
    <w:div w:id="1129468932">
      <w:bodyDiv w:val="1"/>
      <w:marLeft w:val="0"/>
      <w:marRight w:val="0"/>
      <w:marTop w:val="0"/>
      <w:marBottom w:val="0"/>
      <w:divBdr>
        <w:top w:val="none" w:sz="0" w:space="0" w:color="auto"/>
        <w:left w:val="none" w:sz="0" w:space="0" w:color="auto"/>
        <w:bottom w:val="none" w:sz="0" w:space="0" w:color="auto"/>
        <w:right w:val="none" w:sz="0" w:space="0" w:color="auto"/>
      </w:divBdr>
    </w:div>
    <w:div w:id="1129586885">
      <w:bodyDiv w:val="1"/>
      <w:marLeft w:val="0"/>
      <w:marRight w:val="0"/>
      <w:marTop w:val="0"/>
      <w:marBottom w:val="0"/>
      <w:divBdr>
        <w:top w:val="none" w:sz="0" w:space="0" w:color="auto"/>
        <w:left w:val="none" w:sz="0" w:space="0" w:color="auto"/>
        <w:bottom w:val="none" w:sz="0" w:space="0" w:color="auto"/>
        <w:right w:val="none" w:sz="0" w:space="0" w:color="auto"/>
      </w:divBdr>
    </w:div>
    <w:div w:id="1129737066">
      <w:bodyDiv w:val="1"/>
      <w:marLeft w:val="0"/>
      <w:marRight w:val="0"/>
      <w:marTop w:val="0"/>
      <w:marBottom w:val="0"/>
      <w:divBdr>
        <w:top w:val="none" w:sz="0" w:space="0" w:color="auto"/>
        <w:left w:val="none" w:sz="0" w:space="0" w:color="auto"/>
        <w:bottom w:val="none" w:sz="0" w:space="0" w:color="auto"/>
        <w:right w:val="none" w:sz="0" w:space="0" w:color="auto"/>
      </w:divBdr>
    </w:div>
    <w:div w:id="1129739562">
      <w:bodyDiv w:val="1"/>
      <w:marLeft w:val="0"/>
      <w:marRight w:val="0"/>
      <w:marTop w:val="0"/>
      <w:marBottom w:val="0"/>
      <w:divBdr>
        <w:top w:val="none" w:sz="0" w:space="0" w:color="auto"/>
        <w:left w:val="none" w:sz="0" w:space="0" w:color="auto"/>
        <w:bottom w:val="none" w:sz="0" w:space="0" w:color="auto"/>
        <w:right w:val="none" w:sz="0" w:space="0" w:color="auto"/>
      </w:divBdr>
    </w:div>
    <w:div w:id="1130049791">
      <w:bodyDiv w:val="1"/>
      <w:marLeft w:val="0"/>
      <w:marRight w:val="0"/>
      <w:marTop w:val="0"/>
      <w:marBottom w:val="0"/>
      <w:divBdr>
        <w:top w:val="none" w:sz="0" w:space="0" w:color="auto"/>
        <w:left w:val="none" w:sz="0" w:space="0" w:color="auto"/>
        <w:bottom w:val="none" w:sz="0" w:space="0" w:color="auto"/>
        <w:right w:val="none" w:sz="0" w:space="0" w:color="auto"/>
      </w:divBdr>
    </w:div>
    <w:div w:id="1130173957">
      <w:bodyDiv w:val="1"/>
      <w:marLeft w:val="0"/>
      <w:marRight w:val="0"/>
      <w:marTop w:val="0"/>
      <w:marBottom w:val="0"/>
      <w:divBdr>
        <w:top w:val="none" w:sz="0" w:space="0" w:color="auto"/>
        <w:left w:val="none" w:sz="0" w:space="0" w:color="auto"/>
        <w:bottom w:val="none" w:sz="0" w:space="0" w:color="auto"/>
        <w:right w:val="none" w:sz="0" w:space="0" w:color="auto"/>
      </w:divBdr>
    </w:div>
    <w:div w:id="1130320706">
      <w:bodyDiv w:val="1"/>
      <w:marLeft w:val="0"/>
      <w:marRight w:val="0"/>
      <w:marTop w:val="0"/>
      <w:marBottom w:val="0"/>
      <w:divBdr>
        <w:top w:val="none" w:sz="0" w:space="0" w:color="auto"/>
        <w:left w:val="none" w:sz="0" w:space="0" w:color="auto"/>
        <w:bottom w:val="none" w:sz="0" w:space="0" w:color="auto"/>
        <w:right w:val="none" w:sz="0" w:space="0" w:color="auto"/>
      </w:divBdr>
    </w:div>
    <w:div w:id="1130710038">
      <w:bodyDiv w:val="1"/>
      <w:marLeft w:val="0"/>
      <w:marRight w:val="0"/>
      <w:marTop w:val="0"/>
      <w:marBottom w:val="0"/>
      <w:divBdr>
        <w:top w:val="none" w:sz="0" w:space="0" w:color="auto"/>
        <w:left w:val="none" w:sz="0" w:space="0" w:color="auto"/>
        <w:bottom w:val="none" w:sz="0" w:space="0" w:color="auto"/>
        <w:right w:val="none" w:sz="0" w:space="0" w:color="auto"/>
      </w:divBdr>
    </w:div>
    <w:div w:id="1130781762">
      <w:bodyDiv w:val="1"/>
      <w:marLeft w:val="0"/>
      <w:marRight w:val="0"/>
      <w:marTop w:val="0"/>
      <w:marBottom w:val="0"/>
      <w:divBdr>
        <w:top w:val="none" w:sz="0" w:space="0" w:color="auto"/>
        <w:left w:val="none" w:sz="0" w:space="0" w:color="auto"/>
        <w:bottom w:val="none" w:sz="0" w:space="0" w:color="auto"/>
        <w:right w:val="none" w:sz="0" w:space="0" w:color="auto"/>
      </w:divBdr>
    </w:div>
    <w:div w:id="1130823950">
      <w:bodyDiv w:val="1"/>
      <w:marLeft w:val="0"/>
      <w:marRight w:val="0"/>
      <w:marTop w:val="0"/>
      <w:marBottom w:val="0"/>
      <w:divBdr>
        <w:top w:val="none" w:sz="0" w:space="0" w:color="auto"/>
        <w:left w:val="none" w:sz="0" w:space="0" w:color="auto"/>
        <w:bottom w:val="none" w:sz="0" w:space="0" w:color="auto"/>
        <w:right w:val="none" w:sz="0" w:space="0" w:color="auto"/>
      </w:divBdr>
    </w:div>
    <w:div w:id="1130903647">
      <w:bodyDiv w:val="1"/>
      <w:marLeft w:val="0"/>
      <w:marRight w:val="0"/>
      <w:marTop w:val="0"/>
      <w:marBottom w:val="0"/>
      <w:divBdr>
        <w:top w:val="none" w:sz="0" w:space="0" w:color="auto"/>
        <w:left w:val="none" w:sz="0" w:space="0" w:color="auto"/>
        <w:bottom w:val="none" w:sz="0" w:space="0" w:color="auto"/>
        <w:right w:val="none" w:sz="0" w:space="0" w:color="auto"/>
      </w:divBdr>
    </w:div>
    <w:div w:id="1131368152">
      <w:bodyDiv w:val="1"/>
      <w:marLeft w:val="0"/>
      <w:marRight w:val="0"/>
      <w:marTop w:val="0"/>
      <w:marBottom w:val="0"/>
      <w:divBdr>
        <w:top w:val="none" w:sz="0" w:space="0" w:color="auto"/>
        <w:left w:val="none" w:sz="0" w:space="0" w:color="auto"/>
        <w:bottom w:val="none" w:sz="0" w:space="0" w:color="auto"/>
        <w:right w:val="none" w:sz="0" w:space="0" w:color="auto"/>
      </w:divBdr>
    </w:div>
    <w:div w:id="1131437093">
      <w:bodyDiv w:val="1"/>
      <w:marLeft w:val="0"/>
      <w:marRight w:val="0"/>
      <w:marTop w:val="0"/>
      <w:marBottom w:val="0"/>
      <w:divBdr>
        <w:top w:val="none" w:sz="0" w:space="0" w:color="auto"/>
        <w:left w:val="none" w:sz="0" w:space="0" w:color="auto"/>
        <w:bottom w:val="none" w:sz="0" w:space="0" w:color="auto"/>
        <w:right w:val="none" w:sz="0" w:space="0" w:color="auto"/>
      </w:divBdr>
    </w:div>
    <w:div w:id="1131677106">
      <w:bodyDiv w:val="1"/>
      <w:marLeft w:val="0"/>
      <w:marRight w:val="0"/>
      <w:marTop w:val="0"/>
      <w:marBottom w:val="0"/>
      <w:divBdr>
        <w:top w:val="none" w:sz="0" w:space="0" w:color="auto"/>
        <w:left w:val="none" w:sz="0" w:space="0" w:color="auto"/>
        <w:bottom w:val="none" w:sz="0" w:space="0" w:color="auto"/>
        <w:right w:val="none" w:sz="0" w:space="0" w:color="auto"/>
      </w:divBdr>
    </w:div>
    <w:div w:id="1131707958">
      <w:bodyDiv w:val="1"/>
      <w:marLeft w:val="0"/>
      <w:marRight w:val="0"/>
      <w:marTop w:val="0"/>
      <w:marBottom w:val="0"/>
      <w:divBdr>
        <w:top w:val="none" w:sz="0" w:space="0" w:color="auto"/>
        <w:left w:val="none" w:sz="0" w:space="0" w:color="auto"/>
        <w:bottom w:val="none" w:sz="0" w:space="0" w:color="auto"/>
        <w:right w:val="none" w:sz="0" w:space="0" w:color="auto"/>
      </w:divBdr>
    </w:div>
    <w:div w:id="1131821460">
      <w:bodyDiv w:val="1"/>
      <w:marLeft w:val="0"/>
      <w:marRight w:val="0"/>
      <w:marTop w:val="0"/>
      <w:marBottom w:val="0"/>
      <w:divBdr>
        <w:top w:val="none" w:sz="0" w:space="0" w:color="auto"/>
        <w:left w:val="none" w:sz="0" w:space="0" w:color="auto"/>
        <w:bottom w:val="none" w:sz="0" w:space="0" w:color="auto"/>
        <w:right w:val="none" w:sz="0" w:space="0" w:color="auto"/>
      </w:divBdr>
    </w:div>
    <w:div w:id="1132023322">
      <w:bodyDiv w:val="1"/>
      <w:marLeft w:val="0"/>
      <w:marRight w:val="0"/>
      <w:marTop w:val="0"/>
      <w:marBottom w:val="0"/>
      <w:divBdr>
        <w:top w:val="none" w:sz="0" w:space="0" w:color="auto"/>
        <w:left w:val="none" w:sz="0" w:space="0" w:color="auto"/>
        <w:bottom w:val="none" w:sz="0" w:space="0" w:color="auto"/>
        <w:right w:val="none" w:sz="0" w:space="0" w:color="auto"/>
      </w:divBdr>
    </w:div>
    <w:div w:id="1132166026">
      <w:bodyDiv w:val="1"/>
      <w:marLeft w:val="0"/>
      <w:marRight w:val="0"/>
      <w:marTop w:val="0"/>
      <w:marBottom w:val="0"/>
      <w:divBdr>
        <w:top w:val="none" w:sz="0" w:space="0" w:color="auto"/>
        <w:left w:val="none" w:sz="0" w:space="0" w:color="auto"/>
        <w:bottom w:val="none" w:sz="0" w:space="0" w:color="auto"/>
        <w:right w:val="none" w:sz="0" w:space="0" w:color="auto"/>
      </w:divBdr>
    </w:div>
    <w:div w:id="1132213958">
      <w:bodyDiv w:val="1"/>
      <w:marLeft w:val="0"/>
      <w:marRight w:val="0"/>
      <w:marTop w:val="0"/>
      <w:marBottom w:val="0"/>
      <w:divBdr>
        <w:top w:val="none" w:sz="0" w:space="0" w:color="auto"/>
        <w:left w:val="none" w:sz="0" w:space="0" w:color="auto"/>
        <w:bottom w:val="none" w:sz="0" w:space="0" w:color="auto"/>
        <w:right w:val="none" w:sz="0" w:space="0" w:color="auto"/>
      </w:divBdr>
    </w:div>
    <w:div w:id="1132291000">
      <w:bodyDiv w:val="1"/>
      <w:marLeft w:val="0"/>
      <w:marRight w:val="0"/>
      <w:marTop w:val="0"/>
      <w:marBottom w:val="0"/>
      <w:divBdr>
        <w:top w:val="none" w:sz="0" w:space="0" w:color="auto"/>
        <w:left w:val="none" w:sz="0" w:space="0" w:color="auto"/>
        <w:bottom w:val="none" w:sz="0" w:space="0" w:color="auto"/>
        <w:right w:val="none" w:sz="0" w:space="0" w:color="auto"/>
      </w:divBdr>
    </w:div>
    <w:div w:id="1132941244">
      <w:bodyDiv w:val="1"/>
      <w:marLeft w:val="0"/>
      <w:marRight w:val="0"/>
      <w:marTop w:val="0"/>
      <w:marBottom w:val="0"/>
      <w:divBdr>
        <w:top w:val="none" w:sz="0" w:space="0" w:color="auto"/>
        <w:left w:val="none" w:sz="0" w:space="0" w:color="auto"/>
        <w:bottom w:val="none" w:sz="0" w:space="0" w:color="auto"/>
        <w:right w:val="none" w:sz="0" w:space="0" w:color="auto"/>
      </w:divBdr>
    </w:div>
    <w:div w:id="1134832459">
      <w:bodyDiv w:val="1"/>
      <w:marLeft w:val="0"/>
      <w:marRight w:val="0"/>
      <w:marTop w:val="0"/>
      <w:marBottom w:val="0"/>
      <w:divBdr>
        <w:top w:val="none" w:sz="0" w:space="0" w:color="auto"/>
        <w:left w:val="none" w:sz="0" w:space="0" w:color="auto"/>
        <w:bottom w:val="none" w:sz="0" w:space="0" w:color="auto"/>
        <w:right w:val="none" w:sz="0" w:space="0" w:color="auto"/>
      </w:divBdr>
    </w:div>
    <w:div w:id="1134979389">
      <w:bodyDiv w:val="1"/>
      <w:marLeft w:val="0"/>
      <w:marRight w:val="0"/>
      <w:marTop w:val="0"/>
      <w:marBottom w:val="0"/>
      <w:divBdr>
        <w:top w:val="none" w:sz="0" w:space="0" w:color="auto"/>
        <w:left w:val="none" w:sz="0" w:space="0" w:color="auto"/>
        <w:bottom w:val="none" w:sz="0" w:space="0" w:color="auto"/>
        <w:right w:val="none" w:sz="0" w:space="0" w:color="auto"/>
      </w:divBdr>
    </w:div>
    <w:div w:id="1135294959">
      <w:bodyDiv w:val="1"/>
      <w:marLeft w:val="0"/>
      <w:marRight w:val="0"/>
      <w:marTop w:val="0"/>
      <w:marBottom w:val="0"/>
      <w:divBdr>
        <w:top w:val="none" w:sz="0" w:space="0" w:color="auto"/>
        <w:left w:val="none" w:sz="0" w:space="0" w:color="auto"/>
        <w:bottom w:val="none" w:sz="0" w:space="0" w:color="auto"/>
        <w:right w:val="none" w:sz="0" w:space="0" w:color="auto"/>
      </w:divBdr>
    </w:div>
    <w:div w:id="1135486088">
      <w:bodyDiv w:val="1"/>
      <w:marLeft w:val="0"/>
      <w:marRight w:val="0"/>
      <w:marTop w:val="0"/>
      <w:marBottom w:val="0"/>
      <w:divBdr>
        <w:top w:val="none" w:sz="0" w:space="0" w:color="auto"/>
        <w:left w:val="none" w:sz="0" w:space="0" w:color="auto"/>
        <w:bottom w:val="none" w:sz="0" w:space="0" w:color="auto"/>
        <w:right w:val="none" w:sz="0" w:space="0" w:color="auto"/>
      </w:divBdr>
    </w:div>
    <w:div w:id="1135686297">
      <w:bodyDiv w:val="1"/>
      <w:marLeft w:val="0"/>
      <w:marRight w:val="0"/>
      <w:marTop w:val="0"/>
      <w:marBottom w:val="0"/>
      <w:divBdr>
        <w:top w:val="none" w:sz="0" w:space="0" w:color="auto"/>
        <w:left w:val="none" w:sz="0" w:space="0" w:color="auto"/>
        <w:bottom w:val="none" w:sz="0" w:space="0" w:color="auto"/>
        <w:right w:val="none" w:sz="0" w:space="0" w:color="auto"/>
      </w:divBdr>
    </w:div>
    <w:div w:id="1135877648">
      <w:bodyDiv w:val="1"/>
      <w:marLeft w:val="0"/>
      <w:marRight w:val="0"/>
      <w:marTop w:val="0"/>
      <w:marBottom w:val="0"/>
      <w:divBdr>
        <w:top w:val="none" w:sz="0" w:space="0" w:color="auto"/>
        <w:left w:val="none" w:sz="0" w:space="0" w:color="auto"/>
        <w:bottom w:val="none" w:sz="0" w:space="0" w:color="auto"/>
        <w:right w:val="none" w:sz="0" w:space="0" w:color="auto"/>
      </w:divBdr>
    </w:div>
    <w:div w:id="1136337220">
      <w:bodyDiv w:val="1"/>
      <w:marLeft w:val="0"/>
      <w:marRight w:val="0"/>
      <w:marTop w:val="0"/>
      <w:marBottom w:val="0"/>
      <w:divBdr>
        <w:top w:val="none" w:sz="0" w:space="0" w:color="auto"/>
        <w:left w:val="none" w:sz="0" w:space="0" w:color="auto"/>
        <w:bottom w:val="none" w:sz="0" w:space="0" w:color="auto"/>
        <w:right w:val="none" w:sz="0" w:space="0" w:color="auto"/>
      </w:divBdr>
    </w:div>
    <w:div w:id="1136724740">
      <w:bodyDiv w:val="1"/>
      <w:marLeft w:val="0"/>
      <w:marRight w:val="0"/>
      <w:marTop w:val="0"/>
      <w:marBottom w:val="0"/>
      <w:divBdr>
        <w:top w:val="none" w:sz="0" w:space="0" w:color="auto"/>
        <w:left w:val="none" w:sz="0" w:space="0" w:color="auto"/>
        <w:bottom w:val="none" w:sz="0" w:space="0" w:color="auto"/>
        <w:right w:val="none" w:sz="0" w:space="0" w:color="auto"/>
      </w:divBdr>
    </w:div>
    <w:div w:id="1136991572">
      <w:bodyDiv w:val="1"/>
      <w:marLeft w:val="0"/>
      <w:marRight w:val="0"/>
      <w:marTop w:val="0"/>
      <w:marBottom w:val="0"/>
      <w:divBdr>
        <w:top w:val="none" w:sz="0" w:space="0" w:color="auto"/>
        <w:left w:val="none" w:sz="0" w:space="0" w:color="auto"/>
        <w:bottom w:val="none" w:sz="0" w:space="0" w:color="auto"/>
        <w:right w:val="none" w:sz="0" w:space="0" w:color="auto"/>
      </w:divBdr>
    </w:div>
    <w:div w:id="1137257950">
      <w:bodyDiv w:val="1"/>
      <w:marLeft w:val="0"/>
      <w:marRight w:val="0"/>
      <w:marTop w:val="0"/>
      <w:marBottom w:val="0"/>
      <w:divBdr>
        <w:top w:val="none" w:sz="0" w:space="0" w:color="auto"/>
        <w:left w:val="none" w:sz="0" w:space="0" w:color="auto"/>
        <w:bottom w:val="none" w:sz="0" w:space="0" w:color="auto"/>
        <w:right w:val="none" w:sz="0" w:space="0" w:color="auto"/>
      </w:divBdr>
    </w:div>
    <w:div w:id="1137264533">
      <w:bodyDiv w:val="1"/>
      <w:marLeft w:val="0"/>
      <w:marRight w:val="0"/>
      <w:marTop w:val="0"/>
      <w:marBottom w:val="0"/>
      <w:divBdr>
        <w:top w:val="none" w:sz="0" w:space="0" w:color="auto"/>
        <w:left w:val="none" w:sz="0" w:space="0" w:color="auto"/>
        <w:bottom w:val="none" w:sz="0" w:space="0" w:color="auto"/>
        <w:right w:val="none" w:sz="0" w:space="0" w:color="auto"/>
      </w:divBdr>
    </w:div>
    <w:div w:id="1137456689">
      <w:bodyDiv w:val="1"/>
      <w:marLeft w:val="0"/>
      <w:marRight w:val="0"/>
      <w:marTop w:val="0"/>
      <w:marBottom w:val="0"/>
      <w:divBdr>
        <w:top w:val="none" w:sz="0" w:space="0" w:color="auto"/>
        <w:left w:val="none" w:sz="0" w:space="0" w:color="auto"/>
        <w:bottom w:val="none" w:sz="0" w:space="0" w:color="auto"/>
        <w:right w:val="none" w:sz="0" w:space="0" w:color="auto"/>
      </w:divBdr>
    </w:div>
    <w:div w:id="1137988698">
      <w:bodyDiv w:val="1"/>
      <w:marLeft w:val="0"/>
      <w:marRight w:val="0"/>
      <w:marTop w:val="0"/>
      <w:marBottom w:val="0"/>
      <w:divBdr>
        <w:top w:val="none" w:sz="0" w:space="0" w:color="auto"/>
        <w:left w:val="none" w:sz="0" w:space="0" w:color="auto"/>
        <w:bottom w:val="none" w:sz="0" w:space="0" w:color="auto"/>
        <w:right w:val="none" w:sz="0" w:space="0" w:color="auto"/>
      </w:divBdr>
    </w:div>
    <w:div w:id="1138493727">
      <w:bodyDiv w:val="1"/>
      <w:marLeft w:val="0"/>
      <w:marRight w:val="0"/>
      <w:marTop w:val="0"/>
      <w:marBottom w:val="0"/>
      <w:divBdr>
        <w:top w:val="none" w:sz="0" w:space="0" w:color="auto"/>
        <w:left w:val="none" w:sz="0" w:space="0" w:color="auto"/>
        <w:bottom w:val="none" w:sz="0" w:space="0" w:color="auto"/>
        <w:right w:val="none" w:sz="0" w:space="0" w:color="auto"/>
      </w:divBdr>
    </w:div>
    <w:div w:id="1138843007">
      <w:bodyDiv w:val="1"/>
      <w:marLeft w:val="0"/>
      <w:marRight w:val="0"/>
      <w:marTop w:val="0"/>
      <w:marBottom w:val="0"/>
      <w:divBdr>
        <w:top w:val="none" w:sz="0" w:space="0" w:color="auto"/>
        <w:left w:val="none" w:sz="0" w:space="0" w:color="auto"/>
        <w:bottom w:val="none" w:sz="0" w:space="0" w:color="auto"/>
        <w:right w:val="none" w:sz="0" w:space="0" w:color="auto"/>
      </w:divBdr>
    </w:div>
    <w:div w:id="1139032464">
      <w:bodyDiv w:val="1"/>
      <w:marLeft w:val="0"/>
      <w:marRight w:val="0"/>
      <w:marTop w:val="0"/>
      <w:marBottom w:val="0"/>
      <w:divBdr>
        <w:top w:val="none" w:sz="0" w:space="0" w:color="auto"/>
        <w:left w:val="none" w:sz="0" w:space="0" w:color="auto"/>
        <w:bottom w:val="none" w:sz="0" w:space="0" w:color="auto"/>
        <w:right w:val="none" w:sz="0" w:space="0" w:color="auto"/>
      </w:divBdr>
    </w:div>
    <w:div w:id="1139692287">
      <w:bodyDiv w:val="1"/>
      <w:marLeft w:val="0"/>
      <w:marRight w:val="0"/>
      <w:marTop w:val="0"/>
      <w:marBottom w:val="0"/>
      <w:divBdr>
        <w:top w:val="none" w:sz="0" w:space="0" w:color="auto"/>
        <w:left w:val="none" w:sz="0" w:space="0" w:color="auto"/>
        <w:bottom w:val="none" w:sz="0" w:space="0" w:color="auto"/>
        <w:right w:val="none" w:sz="0" w:space="0" w:color="auto"/>
      </w:divBdr>
    </w:div>
    <w:div w:id="1140345416">
      <w:bodyDiv w:val="1"/>
      <w:marLeft w:val="0"/>
      <w:marRight w:val="0"/>
      <w:marTop w:val="0"/>
      <w:marBottom w:val="0"/>
      <w:divBdr>
        <w:top w:val="none" w:sz="0" w:space="0" w:color="auto"/>
        <w:left w:val="none" w:sz="0" w:space="0" w:color="auto"/>
        <w:bottom w:val="none" w:sz="0" w:space="0" w:color="auto"/>
        <w:right w:val="none" w:sz="0" w:space="0" w:color="auto"/>
      </w:divBdr>
    </w:div>
    <w:div w:id="1140345588">
      <w:bodyDiv w:val="1"/>
      <w:marLeft w:val="0"/>
      <w:marRight w:val="0"/>
      <w:marTop w:val="0"/>
      <w:marBottom w:val="0"/>
      <w:divBdr>
        <w:top w:val="none" w:sz="0" w:space="0" w:color="auto"/>
        <w:left w:val="none" w:sz="0" w:space="0" w:color="auto"/>
        <w:bottom w:val="none" w:sz="0" w:space="0" w:color="auto"/>
        <w:right w:val="none" w:sz="0" w:space="0" w:color="auto"/>
      </w:divBdr>
    </w:div>
    <w:div w:id="1140683886">
      <w:bodyDiv w:val="1"/>
      <w:marLeft w:val="0"/>
      <w:marRight w:val="0"/>
      <w:marTop w:val="0"/>
      <w:marBottom w:val="0"/>
      <w:divBdr>
        <w:top w:val="none" w:sz="0" w:space="0" w:color="auto"/>
        <w:left w:val="none" w:sz="0" w:space="0" w:color="auto"/>
        <w:bottom w:val="none" w:sz="0" w:space="0" w:color="auto"/>
        <w:right w:val="none" w:sz="0" w:space="0" w:color="auto"/>
      </w:divBdr>
    </w:div>
    <w:div w:id="1140922369">
      <w:bodyDiv w:val="1"/>
      <w:marLeft w:val="0"/>
      <w:marRight w:val="0"/>
      <w:marTop w:val="0"/>
      <w:marBottom w:val="0"/>
      <w:divBdr>
        <w:top w:val="none" w:sz="0" w:space="0" w:color="auto"/>
        <w:left w:val="none" w:sz="0" w:space="0" w:color="auto"/>
        <w:bottom w:val="none" w:sz="0" w:space="0" w:color="auto"/>
        <w:right w:val="none" w:sz="0" w:space="0" w:color="auto"/>
      </w:divBdr>
    </w:div>
    <w:div w:id="1142424292">
      <w:bodyDiv w:val="1"/>
      <w:marLeft w:val="0"/>
      <w:marRight w:val="0"/>
      <w:marTop w:val="0"/>
      <w:marBottom w:val="0"/>
      <w:divBdr>
        <w:top w:val="none" w:sz="0" w:space="0" w:color="auto"/>
        <w:left w:val="none" w:sz="0" w:space="0" w:color="auto"/>
        <w:bottom w:val="none" w:sz="0" w:space="0" w:color="auto"/>
        <w:right w:val="none" w:sz="0" w:space="0" w:color="auto"/>
      </w:divBdr>
    </w:div>
    <w:div w:id="1142501420">
      <w:bodyDiv w:val="1"/>
      <w:marLeft w:val="0"/>
      <w:marRight w:val="0"/>
      <w:marTop w:val="0"/>
      <w:marBottom w:val="0"/>
      <w:divBdr>
        <w:top w:val="none" w:sz="0" w:space="0" w:color="auto"/>
        <w:left w:val="none" w:sz="0" w:space="0" w:color="auto"/>
        <w:bottom w:val="none" w:sz="0" w:space="0" w:color="auto"/>
        <w:right w:val="none" w:sz="0" w:space="0" w:color="auto"/>
      </w:divBdr>
    </w:div>
    <w:div w:id="1142505457">
      <w:bodyDiv w:val="1"/>
      <w:marLeft w:val="0"/>
      <w:marRight w:val="0"/>
      <w:marTop w:val="0"/>
      <w:marBottom w:val="0"/>
      <w:divBdr>
        <w:top w:val="none" w:sz="0" w:space="0" w:color="auto"/>
        <w:left w:val="none" w:sz="0" w:space="0" w:color="auto"/>
        <w:bottom w:val="none" w:sz="0" w:space="0" w:color="auto"/>
        <w:right w:val="none" w:sz="0" w:space="0" w:color="auto"/>
      </w:divBdr>
    </w:div>
    <w:div w:id="1142961740">
      <w:bodyDiv w:val="1"/>
      <w:marLeft w:val="0"/>
      <w:marRight w:val="0"/>
      <w:marTop w:val="0"/>
      <w:marBottom w:val="0"/>
      <w:divBdr>
        <w:top w:val="none" w:sz="0" w:space="0" w:color="auto"/>
        <w:left w:val="none" w:sz="0" w:space="0" w:color="auto"/>
        <w:bottom w:val="none" w:sz="0" w:space="0" w:color="auto"/>
        <w:right w:val="none" w:sz="0" w:space="0" w:color="auto"/>
      </w:divBdr>
    </w:div>
    <w:div w:id="1143348026">
      <w:bodyDiv w:val="1"/>
      <w:marLeft w:val="0"/>
      <w:marRight w:val="0"/>
      <w:marTop w:val="0"/>
      <w:marBottom w:val="0"/>
      <w:divBdr>
        <w:top w:val="none" w:sz="0" w:space="0" w:color="auto"/>
        <w:left w:val="none" w:sz="0" w:space="0" w:color="auto"/>
        <w:bottom w:val="none" w:sz="0" w:space="0" w:color="auto"/>
        <w:right w:val="none" w:sz="0" w:space="0" w:color="auto"/>
      </w:divBdr>
    </w:div>
    <w:div w:id="1143735580">
      <w:bodyDiv w:val="1"/>
      <w:marLeft w:val="0"/>
      <w:marRight w:val="0"/>
      <w:marTop w:val="0"/>
      <w:marBottom w:val="0"/>
      <w:divBdr>
        <w:top w:val="none" w:sz="0" w:space="0" w:color="auto"/>
        <w:left w:val="none" w:sz="0" w:space="0" w:color="auto"/>
        <w:bottom w:val="none" w:sz="0" w:space="0" w:color="auto"/>
        <w:right w:val="none" w:sz="0" w:space="0" w:color="auto"/>
      </w:divBdr>
    </w:div>
    <w:div w:id="1144083211">
      <w:bodyDiv w:val="1"/>
      <w:marLeft w:val="0"/>
      <w:marRight w:val="0"/>
      <w:marTop w:val="0"/>
      <w:marBottom w:val="0"/>
      <w:divBdr>
        <w:top w:val="none" w:sz="0" w:space="0" w:color="auto"/>
        <w:left w:val="none" w:sz="0" w:space="0" w:color="auto"/>
        <w:bottom w:val="none" w:sz="0" w:space="0" w:color="auto"/>
        <w:right w:val="none" w:sz="0" w:space="0" w:color="auto"/>
      </w:divBdr>
    </w:div>
    <w:div w:id="1144159958">
      <w:bodyDiv w:val="1"/>
      <w:marLeft w:val="0"/>
      <w:marRight w:val="0"/>
      <w:marTop w:val="0"/>
      <w:marBottom w:val="0"/>
      <w:divBdr>
        <w:top w:val="none" w:sz="0" w:space="0" w:color="auto"/>
        <w:left w:val="none" w:sz="0" w:space="0" w:color="auto"/>
        <w:bottom w:val="none" w:sz="0" w:space="0" w:color="auto"/>
        <w:right w:val="none" w:sz="0" w:space="0" w:color="auto"/>
      </w:divBdr>
    </w:div>
    <w:div w:id="1145270356">
      <w:bodyDiv w:val="1"/>
      <w:marLeft w:val="0"/>
      <w:marRight w:val="0"/>
      <w:marTop w:val="0"/>
      <w:marBottom w:val="0"/>
      <w:divBdr>
        <w:top w:val="none" w:sz="0" w:space="0" w:color="auto"/>
        <w:left w:val="none" w:sz="0" w:space="0" w:color="auto"/>
        <w:bottom w:val="none" w:sz="0" w:space="0" w:color="auto"/>
        <w:right w:val="none" w:sz="0" w:space="0" w:color="auto"/>
      </w:divBdr>
    </w:div>
    <w:div w:id="1145707176">
      <w:bodyDiv w:val="1"/>
      <w:marLeft w:val="0"/>
      <w:marRight w:val="0"/>
      <w:marTop w:val="0"/>
      <w:marBottom w:val="0"/>
      <w:divBdr>
        <w:top w:val="none" w:sz="0" w:space="0" w:color="auto"/>
        <w:left w:val="none" w:sz="0" w:space="0" w:color="auto"/>
        <w:bottom w:val="none" w:sz="0" w:space="0" w:color="auto"/>
        <w:right w:val="none" w:sz="0" w:space="0" w:color="auto"/>
      </w:divBdr>
    </w:div>
    <w:div w:id="1145781258">
      <w:bodyDiv w:val="1"/>
      <w:marLeft w:val="0"/>
      <w:marRight w:val="0"/>
      <w:marTop w:val="0"/>
      <w:marBottom w:val="0"/>
      <w:divBdr>
        <w:top w:val="none" w:sz="0" w:space="0" w:color="auto"/>
        <w:left w:val="none" w:sz="0" w:space="0" w:color="auto"/>
        <w:bottom w:val="none" w:sz="0" w:space="0" w:color="auto"/>
        <w:right w:val="none" w:sz="0" w:space="0" w:color="auto"/>
      </w:divBdr>
    </w:div>
    <w:div w:id="1146093836">
      <w:bodyDiv w:val="1"/>
      <w:marLeft w:val="0"/>
      <w:marRight w:val="0"/>
      <w:marTop w:val="0"/>
      <w:marBottom w:val="0"/>
      <w:divBdr>
        <w:top w:val="none" w:sz="0" w:space="0" w:color="auto"/>
        <w:left w:val="none" w:sz="0" w:space="0" w:color="auto"/>
        <w:bottom w:val="none" w:sz="0" w:space="0" w:color="auto"/>
        <w:right w:val="none" w:sz="0" w:space="0" w:color="auto"/>
      </w:divBdr>
    </w:div>
    <w:div w:id="1146319505">
      <w:bodyDiv w:val="1"/>
      <w:marLeft w:val="0"/>
      <w:marRight w:val="0"/>
      <w:marTop w:val="0"/>
      <w:marBottom w:val="0"/>
      <w:divBdr>
        <w:top w:val="none" w:sz="0" w:space="0" w:color="auto"/>
        <w:left w:val="none" w:sz="0" w:space="0" w:color="auto"/>
        <w:bottom w:val="none" w:sz="0" w:space="0" w:color="auto"/>
        <w:right w:val="none" w:sz="0" w:space="0" w:color="auto"/>
      </w:divBdr>
    </w:div>
    <w:div w:id="1146624077">
      <w:bodyDiv w:val="1"/>
      <w:marLeft w:val="0"/>
      <w:marRight w:val="0"/>
      <w:marTop w:val="0"/>
      <w:marBottom w:val="0"/>
      <w:divBdr>
        <w:top w:val="none" w:sz="0" w:space="0" w:color="auto"/>
        <w:left w:val="none" w:sz="0" w:space="0" w:color="auto"/>
        <w:bottom w:val="none" w:sz="0" w:space="0" w:color="auto"/>
        <w:right w:val="none" w:sz="0" w:space="0" w:color="auto"/>
      </w:divBdr>
    </w:div>
    <w:div w:id="1146750560">
      <w:bodyDiv w:val="1"/>
      <w:marLeft w:val="0"/>
      <w:marRight w:val="0"/>
      <w:marTop w:val="0"/>
      <w:marBottom w:val="0"/>
      <w:divBdr>
        <w:top w:val="none" w:sz="0" w:space="0" w:color="auto"/>
        <w:left w:val="none" w:sz="0" w:space="0" w:color="auto"/>
        <w:bottom w:val="none" w:sz="0" w:space="0" w:color="auto"/>
        <w:right w:val="none" w:sz="0" w:space="0" w:color="auto"/>
      </w:divBdr>
    </w:div>
    <w:div w:id="1147161073">
      <w:bodyDiv w:val="1"/>
      <w:marLeft w:val="0"/>
      <w:marRight w:val="0"/>
      <w:marTop w:val="0"/>
      <w:marBottom w:val="0"/>
      <w:divBdr>
        <w:top w:val="none" w:sz="0" w:space="0" w:color="auto"/>
        <w:left w:val="none" w:sz="0" w:space="0" w:color="auto"/>
        <w:bottom w:val="none" w:sz="0" w:space="0" w:color="auto"/>
        <w:right w:val="none" w:sz="0" w:space="0" w:color="auto"/>
      </w:divBdr>
    </w:div>
    <w:div w:id="1147435722">
      <w:bodyDiv w:val="1"/>
      <w:marLeft w:val="0"/>
      <w:marRight w:val="0"/>
      <w:marTop w:val="0"/>
      <w:marBottom w:val="0"/>
      <w:divBdr>
        <w:top w:val="none" w:sz="0" w:space="0" w:color="auto"/>
        <w:left w:val="none" w:sz="0" w:space="0" w:color="auto"/>
        <w:bottom w:val="none" w:sz="0" w:space="0" w:color="auto"/>
        <w:right w:val="none" w:sz="0" w:space="0" w:color="auto"/>
      </w:divBdr>
    </w:div>
    <w:div w:id="1147895465">
      <w:bodyDiv w:val="1"/>
      <w:marLeft w:val="0"/>
      <w:marRight w:val="0"/>
      <w:marTop w:val="0"/>
      <w:marBottom w:val="0"/>
      <w:divBdr>
        <w:top w:val="none" w:sz="0" w:space="0" w:color="auto"/>
        <w:left w:val="none" w:sz="0" w:space="0" w:color="auto"/>
        <w:bottom w:val="none" w:sz="0" w:space="0" w:color="auto"/>
        <w:right w:val="none" w:sz="0" w:space="0" w:color="auto"/>
      </w:divBdr>
    </w:div>
    <w:div w:id="1148084554">
      <w:bodyDiv w:val="1"/>
      <w:marLeft w:val="0"/>
      <w:marRight w:val="0"/>
      <w:marTop w:val="0"/>
      <w:marBottom w:val="0"/>
      <w:divBdr>
        <w:top w:val="none" w:sz="0" w:space="0" w:color="auto"/>
        <w:left w:val="none" w:sz="0" w:space="0" w:color="auto"/>
        <w:bottom w:val="none" w:sz="0" w:space="0" w:color="auto"/>
        <w:right w:val="none" w:sz="0" w:space="0" w:color="auto"/>
      </w:divBdr>
    </w:div>
    <w:div w:id="1148207484">
      <w:bodyDiv w:val="1"/>
      <w:marLeft w:val="0"/>
      <w:marRight w:val="0"/>
      <w:marTop w:val="0"/>
      <w:marBottom w:val="0"/>
      <w:divBdr>
        <w:top w:val="none" w:sz="0" w:space="0" w:color="auto"/>
        <w:left w:val="none" w:sz="0" w:space="0" w:color="auto"/>
        <w:bottom w:val="none" w:sz="0" w:space="0" w:color="auto"/>
        <w:right w:val="none" w:sz="0" w:space="0" w:color="auto"/>
      </w:divBdr>
    </w:div>
    <w:div w:id="1148279603">
      <w:bodyDiv w:val="1"/>
      <w:marLeft w:val="0"/>
      <w:marRight w:val="0"/>
      <w:marTop w:val="0"/>
      <w:marBottom w:val="0"/>
      <w:divBdr>
        <w:top w:val="none" w:sz="0" w:space="0" w:color="auto"/>
        <w:left w:val="none" w:sz="0" w:space="0" w:color="auto"/>
        <w:bottom w:val="none" w:sz="0" w:space="0" w:color="auto"/>
        <w:right w:val="none" w:sz="0" w:space="0" w:color="auto"/>
      </w:divBdr>
    </w:div>
    <w:div w:id="1148596566">
      <w:bodyDiv w:val="1"/>
      <w:marLeft w:val="0"/>
      <w:marRight w:val="0"/>
      <w:marTop w:val="0"/>
      <w:marBottom w:val="0"/>
      <w:divBdr>
        <w:top w:val="none" w:sz="0" w:space="0" w:color="auto"/>
        <w:left w:val="none" w:sz="0" w:space="0" w:color="auto"/>
        <w:bottom w:val="none" w:sz="0" w:space="0" w:color="auto"/>
        <w:right w:val="none" w:sz="0" w:space="0" w:color="auto"/>
      </w:divBdr>
    </w:div>
    <w:div w:id="1149053082">
      <w:bodyDiv w:val="1"/>
      <w:marLeft w:val="0"/>
      <w:marRight w:val="0"/>
      <w:marTop w:val="0"/>
      <w:marBottom w:val="0"/>
      <w:divBdr>
        <w:top w:val="none" w:sz="0" w:space="0" w:color="auto"/>
        <w:left w:val="none" w:sz="0" w:space="0" w:color="auto"/>
        <w:bottom w:val="none" w:sz="0" w:space="0" w:color="auto"/>
        <w:right w:val="none" w:sz="0" w:space="0" w:color="auto"/>
      </w:divBdr>
    </w:div>
    <w:div w:id="1149175654">
      <w:bodyDiv w:val="1"/>
      <w:marLeft w:val="0"/>
      <w:marRight w:val="0"/>
      <w:marTop w:val="0"/>
      <w:marBottom w:val="0"/>
      <w:divBdr>
        <w:top w:val="none" w:sz="0" w:space="0" w:color="auto"/>
        <w:left w:val="none" w:sz="0" w:space="0" w:color="auto"/>
        <w:bottom w:val="none" w:sz="0" w:space="0" w:color="auto"/>
        <w:right w:val="none" w:sz="0" w:space="0" w:color="auto"/>
      </w:divBdr>
    </w:div>
    <w:div w:id="1149327846">
      <w:bodyDiv w:val="1"/>
      <w:marLeft w:val="0"/>
      <w:marRight w:val="0"/>
      <w:marTop w:val="0"/>
      <w:marBottom w:val="0"/>
      <w:divBdr>
        <w:top w:val="none" w:sz="0" w:space="0" w:color="auto"/>
        <w:left w:val="none" w:sz="0" w:space="0" w:color="auto"/>
        <w:bottom w:val="none" w:sz="0" w:space="0" w:color="auto"/>
        <w:right w:val="none" w:sz="0" w:space="0" w:color="auto"/>
      </w:divBdr>
    </w:div>
    <w:div w:id="1149441136">
      <w:bodyDiv w:val="1"/>
      <w:marLeft w:val="0"/>
      <w:marRight w:val="0"/>
      <w:marTop w:val="0"/>
      <w:marBottom w:val="0"/>
      <w:divBdr>
        <w:top w:val="none" w:sz="0" w:space="0" w:color="auto"/>
        <w:left w:val="none" w:sz="0" w:space="0" w:color="auto"/>
        <w:bottom w:val="none" w:sz="0" w:space="0" w:color="auto"/>
        <w:right w:val="none" w:sz="0" w:space="0" w:color="auto"/>
      </w:divBdr>
    </w:div>
    <w:div w:id="1149711937">
      <w:bodyDiv w:val="1"/>
      <w:marLeft w:val="0"/>
      <w:marRight w:val="0"/>
      <w:marTop w:val="0"/>
      <w:marBottom w:val="0"/>
      <w:divBdr>
        <w:top w:val="none" w:sz="0" w:space="0" w:color="auto"/>
        <w:left w:val="none" w:sz="0" w:space="0" w:color="auto"/>
        <w:bottom w:val="none" w:sz="0" w:space="0" w:color="auto"/>
        <w:right w:val="none" w:sz="0" w:space="0" w:color="auto"/>
      </w:divBdr>
    </w:div>
    <w:div w:id="1150053850">
      <w:bodyDiv w:val="1"/>
      <w:marLeft w:val="0"/>
      <w:marRight w:val="0"/>
      <w:marTop w:val="0"/>
      <w:marBottom w:val="0"/>
      <w:divBdr>
        <w:top w:val="none" w:sz="0" w:space="0" w:color="auto"/>
        <w:left w:val="none" w:sz="0" w:space="0" w:color="auto"/>
        <w:bottom w:val="none" w:sz="0" w:space="0" w:color="auto"/>
        <w:right w:val="none" w:sz="0" w:space="0" w:color="auto"/>
      </w:divBdr>
    </w:div>
    <w:div w:id="1150174572">
      <w:bodyDiv w:val="1"/>
      <w:marLeft w:val="0"/>
      <w:marRight w:val="0"/>
      <w:marTop w:val="0"/>
      <w:marBottom w:val="0"/>
      <w:divBdr>
        <w:top w:val="none" w:sz="0" w:space="0" w:color="auto"/>
        <w:left w:val="none" w:sz="0" w:space="0" w:color="auto"/>
        <w:bottom w:val="none" w:sz="0" w:space="0" w:color="auto"/>
        <w:right w:val="none" w:sz="0" w:space="0" w:color="auto"/>
      </w:divBdr>
    </w:div>
    <w:div w:id="1150638082">
      <w:bodyDiv w:val="1"/>
      <w:marLeft w:val="0"/>
      <w:marRight w:val="0"/>
      <w:marTop w:val="0"/>
      <w:marBottom w:val="0"/>
      <w:divBdr>
        <w:top w:val="none" w:sz="0" w:space="0" w:color="auto"/>
        <w:left w:val="none" w:sz="0" w:space="0" w:color="auto"/>
        <w:bottom w:val="none" w:sz="0" w:space="0" w:color="auto"/>
        <w:right w:val="none" w:sz="0" w:space="0" w:color="auto"/>
      </w:divBdr>
    </w:div>
    <w:div w:id="1150756447">
      <w:bodyDiv w:val="1"/>
      <w:marLeft w:val="0"/>
      <w:marRight w:val="0"/>
      <w:marTop w:val="0"/>
      <w:marBottom w:val="0"/>
      <w:divBdr>
        <w:top w:val="none" w:sz="0" w:space="0" w:color="auto"/>
        <w:left w:val="none" w:sz="0" w:space="0" w:color="auto"/>
        <w:bottom w:val="none" w:sz="0" w:space="0" w:color="auto"/>
        <w:right w:val="none" w:sz="0" w:space="0" w:color="auto"/>
      </w:divBdr>
    </w:div>
    <w:div w:id="1150947517">
      <w:bodyDiv w:val="1"/>
      <w:marLeft w:val="0"/>
      <w:marRight w:val="0"/>
      <w:marTop w:val="0"/>
      <w:marBottom w:val="0"/>
      <w:divBdr>
        <w:top w:val="none" w:sz="0" w:space="0" w:color="auto"/>
        <w:left w:val="none" w:sz="0" w:space="0" w:color="auto"/>
        <w:bottom w:val="none" w:sz="0" w:space="0" w:color="auto"/>
        <w:right w:val="none" w:sz="0" w:space="0" w:color="auto"/>
      </w:divBdr>
    </w:div>
    <w:div w:id="1151143042">
      <w:bodyDiv w:val="1"/>
      <w:marLeft w:val="0"/>
      <w:marRight w:val="0"/>
      <w:marTop w:val="0"/>
      <w:marBottom w:val="0"/>
      <w:divBdr>
        <w:top w:val="none" w:sz="0" w:space="0" w:color="auto"/>
        <w:left w:val="none" w:sz="0" w:space="0" w:color="auto"/>
        <w:bottom w:val="none" w:sz="0" w:space="0" w:color="auto"/>
        <w:right w:val="none" w:sz="0" w:space="0" w:color="auto"/>
      </w:divBdr>
    </w:div>
    <w:div w:id="1151681130">
      <w:bodyDiv w:val="1"/>
      <w:marLeft w:val="0"/>
      <w:marRight w:val="0"/>
      <w:marTop w:val="0"/>
      <w:marBottom w:val="0"/>
      <w:divBdr>
        <w:top w:val="none" w:sz="0" w:space="0" w:color="auto"/>
        <w:left w:val="none" w:sz="0" w:space="0" w:color="auto"/>
        <w:bottom w:val="none" w:sz="0" w:space="0" w:color="auto"/>
        <w:right w:val="none" w:sz="0" w:space="0" w:color="auto"/>
      </w:divBdr>
    </w:div>
    <w:div w:id="1152255967">
      <w:bodyDiv w:val="1"/>
      <w:marLeft w:val="0"/>
      <w:marRight w:val="0"/>
      <w:marTop w:val="0"/>
      <w:marBottom w:val="0"/>
      <w:divBdr>
        <w:top w:val="none" w:sz="0" w:space="0" w:color="auto"/>
        <w:left w:val="none" w:sz="0" w:space="0" w:color="auto"/>
        <w:bottom w:val="none" w:sz="0" w:space="0" w:color="auto"/>
        <w:right w:val="none" w:sz="0" w:space="0" w:color="auto"/>
      </w:divBdr>
    </w:div>
    <w:div w:id="1153450475">
      <w:bodyDiv w:val="1"/>
      <w:marLeft w:val="0"/>
      <w:marRight w:val="0"/>
      <w:marTop w:val="0"/>
      <w:marBottom w:val="0"/>
      <w:divBdr>
        <w:top w:val="none" w:sz="0" w:space="0" w:color="auto"/>
        <w:left w:val="none" w:sz="0" w:space="0" w:color="auto"/>
        <w:bottom w:val="none" w:sz="0" w:space="0" w:color="auto"/>
        <w:right w:val="none" w:sz="0" w:space="0" w:color="auto"/>
      </w:divBdr>
    </w:div>
    <w:div w:id="1153597098">
      <w:bodyDiv w:val="1"/>
      <w:marLeft w:val="0"/>
      <w:marRight w:val="0"/>
      <w:marTop w:val="0"/>
      <w:marBottom w:val="0"/>
      <w:divBdr>
        <w:top w:val="none" w:sz="0" w:space="0" w:color="auto"/>
        <w:left w:val="none" w:sz="0" w:space="0" w:color="auto"/>
        <w:bottom w:val="none" w:sz="0" w:space="0" w:color="auto"/>
        <w:right w:val="none" w:sz="0" w:space="0" w:color="auto"/>
      </w:divBdr>
    </w:div>
    <w:div w:id="1154024419">
      <w:bodyDiv w:val="1"/>
      <w:marLeft w:val="0"/>
      <w:marRight w:val="0"/>
      <w:marTop w:val="0"/>
      <w:marBottom w:val="0"/>
      <w:divBdr>
        <w:top w:val="none" w:sz="0" w:space="0" w:color="auto"/>
        <w:left w:val="none" w:sz="0" w:space="0" w:color="auto"/>
        <w:bottom w:val="none" w:sz="0" w:space="0" w:color="auto"/>
        <w:right w:val="none" w:sz="0" w:space="0" w:color="auto"/>
      </w:divBdr>
    </w:div>
    <w:div w:id="1154178403">
      <w:bodyDiv w:val="1"/>
      <w:marLeft w:val="0"/>
      <w:marRight w:val="0"/>
      <w:marTop w:val="0"/>
      <w:marBottom w:val="0"/>
      <w:divBdr>
        <w:top w:val="none" w:sz="0" w:space="0" w:color="auto"/>
        <w:left w:val="none" w:sz="0" w:space="0" w:color="auto"/>
        <w:bottom w:val="none" w:sz="0" w:space="0" w:color="auto"/>
        <w:right w:val="none" w:sz="0" w:space="0" w:color="auto"/>
      </w:divBdr>
    </w:div>
    <w:div w:id="1154956993">
      <w:bodyDiv w:val="1"/>
      <w:marLeft w:val="0"/>
      <w:marRight w:val="0"/>
      <w:marTop w:val="0"/>
      <w:marBottom w:val="0"/>
      <w:divBdr>
        <w:top w:val="none" w:sz="0" w:space="0" w:color="auto"/>
        <w:left w:val="none" w:sz="0" w:space="0" w:color="auto"/>
        <w:bottom w:val="none" w:sz="0" w:space="0" w:color="auto"/>
        <w:right w:val="none" w:sz="0" w:space="0" w:color="auto"/>
      </w:divBdr>
    </w:div>
    <w:div w:id="1155342239">
      <w:bodyDiv w:val="1"/>
      <w:marLeft w:val="0"/>
      <w:marRight w:val="0"/>
      <w:marTop w:val="0"/>
      <w:marBottom w:val="0"/>
      <w:divBdr>
        <w:top w:val="none" w:sz="0" w:space="0" w:color="auto"/>
        <w:left w:val="none" w:sz="0" w:space="0" w:color="auto"/>
        <w:bottom w:val="none" w:sz="0" w:space="0" w:color="auto"/>
        <w:right w:val="none" w:sz="0" w:space="0" w:color="auto"/>
      </w:divBdr>
    </w:div>
    <w:div w:id="1156414950">
      <w:bodyDiv w:val="1"/>
      <w:marLeft w:val="0"/>
      <w:marRight w:val="0"/>
      <w:marTop w:val="0"/>
      <w:marBottom w:val="0"/>
      <w:divBdr>
        <w:top w:val="none" w:sz="0" w:space="0" w:color="auto"/>
        <w:left w:val="none" w:sz="0" w:space="0" w:color="auto"/>
        <w:bottom w:val="none" w:sz="0" w:space="0" w:color="auto"/>
        <w:right w:val="none" w:sz="0" w:space="0" w:color="auto"/>
      </w:divBdr>
    </w:div>
    <w:div w:id="1156459958">
      <w:bodyDiv w:val="1"/>
      <w:marLeft w:val="0"/>
      <w:marRight w:val="0"/>
      <w:marTop w:val="0"/>
      <w:marBottom w:val="0"/>
      <w:divBdr>
        <w:top w:val="none" w:sz="0" w:space="0" w:color="auto"/>
        <w:left w:val="none" w:sz="0" w:space="0" w:color="auto"/>
        <w:bottom w:val="none" w:sz="0" w:space="0" w:color="auto"/>
        <w:right w:val="none" w:sz="0" w:space="0" w:color="auto"/>
      </w:divBdr>
    </w:div>
    <w:div w:id="1157260428">
      <w:bodyDiv w:val="1"/>
      <w:marLeft w:val="0"/>
      <w:marRight w:val="0"/>
      <w:marTop w:val="0"/>
      <w:marBottom w:val="0"/>
      <w:divBdr>
        <w:top w:val="none" w:sz="0" w:space="0" w:color="auto"/>
        <w:left w:val="none" w:sz="0" w:space="0" w:color="auto"/>
        <w:bottom w:val="none" w:sz="0" w:space="0" w:color="auto"/>
        <w:right w:val="none" w:sz="0" w:space="0" w:color="auto"/>
      </w:divBdr>
    </w:div>
    <w:div w:id="1157456739">
      <w:bodyDiv w:val="1"/>
      <w:marLeft w:val="0"/>
      <w:marRight w:val="0"/>
      <w:marTop w:val="0"/>
      <w:marBottom w:val="0"/>
      <w:divBdr>
        <w:top w:val="none" w:sz="0" w:space="0" w:color="auto"/>
        <w:left w:val="none" w:sz="0" w:space="0" w:color="auto"/>
        <w:bottom w:val="none" w:sz="0" w:space="0" w:color="auto"/>
        <w:right w:val="none" w:sz="0" w:space="0" w:color="auto"/>
      </w:divBdr>
    </w:div>
    <w:div w:id="1157572532">
      <w:bodyDiv w:val="1"/>
      <w:marLeft w:val="0"/>
      <w:marRight w:val="0"/>
      <w:marTop w:val="0"/>
      <w:marBottom w:val="0"/>
      <w:divBdr>
        <w:top w:val="none" w:sz="0" w:space="0" w:color="auto"/>
        <w:left w:val="none" w:sz="0" w:space="0" w:color="auto"/>
        <w:bottom w:val="none" w:sz="0" w:space="0" w:color="auto"/>
        <w:right w:val="none" w:sz="0" w:space="0" w:color="auto"/>
      </w:divBdr>
    </w:div>
    <w:div w:id="1158037472">
      <w:bodyDiv w:val="1"/>
      <w:marLeft w:val="0"/>
      <w:marRight w:val="0"/>
      <w:marTop w:val="0"/>
      <w:marBottom w:val="0"/>
      <w:divBdr>
        <w:top w:val="none" w:sz="0" w:space="0" w:color="auto"/>
        <w:left w:val="none" w:sz="0" w:space="0" w:color="auto"/>
        <w:bottom w:val="none" w:sz="0" w:space="0" w:color="auto"/>
        <w:right w:val="none" w:sz="0" w:space="0" w:color="auto"/>
      </w:divBdr>
    </w:div>
    <w:div w:id="1158107411">
      <w:bodyDiv w:val="1"/>
      <w:marLeft w:val="0"/>
      <w:marRight w:val="0"/>
      <w:marTop w:val="0"/>
      <w:marBottom w:val="0"/>
      <w:divBdr>
        <w:top w:val="none" w:sz="0" w:space="0" w:color="auto"/>
        <w:left w:val="none" w:sz="0" w:space="0" w:color="auto"/>
        <w:bottom w:val="none" w:sz="0" w:space="0" w:color="auto"/>
        <w:right w:val="none" w:sz="0" w:space="0" w:color="auto"/>
      </w:divBdr>
    </w:div>
    <w:div w:id="1158228560">
      <w:bodyDiv w:val="1"/>
      <w:marLeft w:val="0"/>
      <w:marRight w:val="0"/>
      <w:marTop w:val="0"/>
      <w:marBottom w:val="0"/>
      <w:divBdr>
        <w:top w:val="none" w:sz="0" w:space="0" w:color="auto"/>
        <w:left w:val="none" w:sz="0" w:space="0" w:color="auto"/>
        <w:bottom w:val="none" w:sz="0" w:space="0" w:color="auto"/>
        <w:right w:val="none" w:sz="0" w:space="0" w:color="auto"/>
      </w:divBdr>
    </w:div>
    <w:div w:id="1158378777">
      <w:bodyDiv w:val="1"/>
      <w:marLeft w:val="0"/>
      <w:marRight w:val="0"/>
      <w:marTop w:val="0"/>
      <w:marBottom w:val="0"/>
      <w:divBdr>
        <w:top w:val="none" w:sz="0" w:space="0" w:color="auto"/>
        <w:left w:val="none" w:sz="0" w:space="0" w:color="auto"/>
        <w:bottom w:val="none" w:sz="0" w:space="0" w:color="auto"/>
        <w:right w:val="none" w:sz="0" w:space="0" w:color="auto"/>
      </w:divBdr>
    </w:div>
    <w:div w:id="1158421820">
      <w:bodyDiv w:val="1"/>
      <w:marLeft w:val="0"/>
      <w:marRight w:val="0"/>
      <w:marTop w:val="0"/>
      <w:marBottom w:val="0"/>
      <w:divBdr>
        <w:top w:val="none" w:sz="0" w:space="0" w:color="auto"/>
        <w:left w:val="none" w:sz="0" w:space="0" w:color="auto"/>
        <w:bottom w:val="none" w:sz="0" w:space="0" w:color="auto"/>
        <w:right w:val="none" w:sz="0" w:space="0" w:color="auto"/>
      </w:divBdr>
    </w:div>
    <w:div w:id="1158423963">
      <w:bodyDiv w:val="1"/>
      <w:marLeft w:val="0"/>
      <w:marRight w:val="0"/>
      <w:marTop w:val="0"/>
      <w:marBottom w:val="0"/>
      <w:divBdr>
        <w:top w:val="none" w:sz="0" w:space="0" w:color="auto"/>
        <w:left w:val="none" w:sz="0" w:space="0" w:color="auto"/>
        <w:bottom w:val="none" w:sz="0" w:space="0" w:color="auto"/>
        <w:right w:val="none" w:sz="0" w:space="0" w:color="auto"/>
      </w:divBdr>
    </w:div>
    <w:div w:id="1158958740">
      <w:bodyDiv w:val="1"/>
      <w:marLeft w:val="0"/>
      <w:marRight w:val="0"/>
      <w:marTop w:val="0"/>
      <w:marBottom w:val="0"/>
      <w:divBdr>
        <w:top w:val="none" w:sz="0" w:space="0" w:color="auto"/>
        <w:left w:val="none" w:sz="0" w:space="0" w:color="auto"/>
        <w:bottom w:val="none" w:sz="0" w:space="0" w:color="auto"/>
        <w:right w:val="none" w:sz="0" w:space="0" w:color="auto"/>
      </w:divBdr>
    </w:div>
    <w:div w:id="1159006059">
      <w:bodyDiv w:val="1"/>
      <w:marLeft w:val="0"/>
      <w:marRight w:val="0"/>
      <w:marTop w:val="0"/>
      <w:marBottom w:val="0"/>
      <w:divBdr>
        <w:top w:val="none" w:sz="0" w:space="0" w:color="auto"/>
        <w:left w:val="none" w:sz="0" w:space="0" w:color="auto"/>
        <w:bottom w:val="none" w:sz="0" w:space="0" w:color="auto"/>
        <w:right w:val="none" w:sz="0" w:space="0" w:color="auto"/>
      </w:divBdr>
    </w:div>
    <w:div w:id="1159081197">
      <w:bodyDiv w:val="1"/>
      <w:marLeft w:val="0"/>
      <w:marRight w:val="0"/>
      <w:marTop w:val="0"/>
      <w:marBottom w:val="0"/>
      <w:divBdr>
        <w:top w:val="none" w:sz="0" w:space="0" w:color="auto"/>
        <w:left w:val="none" w:sz="0" w:space="0" w:color="auto"/>
        <w:bottom w:val="none" w:sz="0" w:space="0" w:color="auto"/>
        <w:right w:val="none" w:sz="0" w:space="0" w:color="auto"/>
      </w:divBdr>
    </w:div>
    <w:div w:id="1159267079">
      <w:bodyDiv w:val="1"/>
      <w:marLeft w:val="0"/>
      <w:marRight w:val="0"/>
      <w:marTop w:val="0"/>
      <w:marBottom w:val="0"/>
      <w:divBdr>
        <w:top w:val="none" w:sz="0" w:space="0" w:color="auto"/>
        <w:left w:val="none" w:sz="0" w:space="0" w:color="auto"/>
        <w:bottom w:val="none" w:sz="0" w:space="0" w:color="auto"/>
        <w:right w:val="none" w:sz="0" w:space="0" w:color="auto"/>
      </w:divBdr>
    </w:div>
    <w:div w:id="1159345942">
      <w:bodyDiv w:val="1"/>
      <w:marLeft w:val="0"/>
      <w:marRight w:val="0"/>
      <w:marTop w:val="0"/>
      <w:marBottom w:val="0"/>
      <w:divBdr>
        <w:top w:val="none" w:sz="0" w:space="0" w:color="auto"/>
        <w:left w:val="none" w:sz="0" w:space="0" w:color="auto"/>
        <w:bottom w:val="none" w:sz="0" w:space="0" w:color="auto"/>
        <w:right w:val="none" w:sz="0" w:space="0" w:color="auto"/>
      </w:divBdr>
    </w:div>
    <w:div w:id="1160147809">
      <w:bodyDiv w:val="1"/>
      <w:marLeft w:val="0"/>
      <w:marRight w:val="0"/>
      <w:marTop w:val="0"/>
      <w:marBottom w:val="0"/>
      <w:divBdr>
        <w:top w:val="none" w:sz="0" w:space="0" w:color="auto"/>
        <w:left w:val="none" w:sz="0" w:space="0" w:color="auto"/>
        <w:bottom w:val="none" w:sz="0" w:space="0" w:color="auto"/>
        <w:right w:val="none" w:sz="0" w:space="0" w:color="auto"/>
      </w:divBdr>
    </w:div>
    <w:div w:id="1160150345">
      <w:bodyDiv w:val="1"/>
      <w:marLeft w:val="0"/>
      <w:marRight w:val="0"/>
      <w:marTop w:val="0"/>
      <w:marBottom w:val="0"/>
      <w:divBdr>
        <w:top w:val="none" w:sz="0" w:space="0" w:color="auto"/>
        <w:left w:val="none" w:sz="0" w:space="0" w:color="auto"/>
        <w:bottom w:val="none" w:sz="0" w:space="0" w:color="auto"/>
        <w:right w:val="none" w:sz="0" w:space="0" w:color="auto"/>
      </w:divBdr>
    </w:div>
    <w:div w:id="1160316811">
      <w:bodyDiv w:val="1"/>
      <w:marLeft w:val="0"/>
      <w:marRight w:val="0"/>
      <w:marTop w:val="0"/>
      <w:marBottom w:val="0"/>
      <w:divBdr>
        <w:top w:val="none" w:sz="0" w:space="0" w:color="auto"/>
        <w:left w:val="none" w:sz="0" w:space="0" w:color="auto"/>
        <w:bottom w:val="none" w:sz="0" w:space="0" w:color="auto"/>
        <w:right w:val="none" w:sz="0" w:space="0" w:color="auto"/>
      </w:divBdr>
    </w:div>
    <w:div w:id="1160317530">
      <w:bodyDiv w:val="1"/>
      <w:marLeft w:val="0"/>
      <w:marRight w:val="0"/>
      <w:marTop w:val="0"/>
      <w:marBottom w:val="0"/>
      <w:divBdr>
        <w:top w:val="none" w:sz="0" w:space="0" w:color="auto"/>
        <w:left w:val="none" w:sz="0" w:space="0" w:color="auto"/>
        <w:bottom w:val="none" w:sz="0" w:space="0" w:color="auto"/>
        <w:right w:val="none" w:sz="0" w:space="0" w:color="auto"/>
      </w:divBdr>
    </w:div>
    <w:div w:id="1160732806">
      <w:bodyDiv w:val="1"/>
      <w:marLeft w:val="0"/>
      <w:marRight w:val="0"/>
      <w:marTop w:val="0"/>
      <w:marBottom w:val="0"/>
      <w:divBdr>
        <w:top w:val="none" w:sz="0" w:space="0" w:color="auto"/>
        <w:left w:val="none" w:sz="0" w:space="0" w:color="auto"/>
        <w:bottom w:val="none" w:sz="0" w:space="0" w:color="auto"/>
        <w:right w:val="none" w:sz="0" w:space="0" w:color="auto"/>
      </w:divBdr>
    </w:div>
    <w:div w:id="1160777128">
      <w:bodyDiv w:val="1"/>
      <w:marLeft w:val="0"/>
      <w:marRight w:val="0"/>
      <w:marTop w:val="0"/>
      <w:marBottom w:val="0"/>
      <w:divBdr>
        <w:top w:val="none" w:sz="0" w:space="0" w:color="auto"/>
        <w:left w:val="none" w:sz="0" w:space="0" w:color="auto"/>
        <w:bottom w:val="none" w:sz="0" w:space="0" w:color="auto"/>
        <w:right w:val="none" w:sz="0" w:space="0" w:color="auto"/>
      </w:divBdr>
    </w:div>
    <w:div w:id="1160779346">
      <w:bodyDiv w:val="1"/>
      <w:marLeft w:val="0"/>
      <w:marRight w:val="0"/>
      <w:marTop w:val="0"/>
      <w:marBottom w:val="0"/>
      <w:divBdr>
        <w:top w:val="none" w:sz="0" w:space="0" w:color="auto"/>
        <w:left w:val="none" w:sz="0" w:space="0" w:color="auto"/>
        <w:bottom w:val="none" w:sz="0" w:space="0" w:color="auto"/>
        <w:right w:val="none" w:sz="0" w:space="0" w:color="auto"/>
      </w:divBdr>
    </w:div>
    <w:div w:id="1161458903">
      <w:bodyDiv w:val="1"/>
      <w:marLeft w:val="0"/>
      <w:marRight w:val="0"/>
      <w:marTop w:val="0"/>
      <w:marBottom w:val="0"/>
      <w:divBdr>
        <w:top w:val="none" w:sz="0" w:space="0" w:color="auto"/>
        <w:left w:val="none" w:sz="0" w:space="0" w:color="auto"/>
        <w:bottom w:val="none" w:sz="0" w:space="0" w:color="auto"/>
        <w:right w:val="none" w:sz="0" w:space="0" w:color="auto"/>
      </w:divBdr>
    </w:div>
    <w:div w:id="1162116306">
      <w:bodyDiv w:val="1"/>
      <w:marLeft w:val="0"/>
      <w:marRight w:val="0"/>
      <w:marTop w:val="0"/>
      <w:marBottom w:val="0"/>
      <w:divBdr>
        <w:top w:val="none" w:sz="0" w:space="0" w:color="auto"/>
        <w:left w:val="none" w:sz="0" w:space="0" w:color="auto"/>
        <w:bottom w:val="none" w:sz="0" w:space="0" w:color="auto"/>
        <w:right w:val="none" w:sz="0" w:space="0" w:color="auto"/>
      </w:divBdr>
    </w:div>
    <w:div w:id="1162116592">
      <w:bodyDiv w:val="1"/>
      <w:marLeft w:val="0"/>
      <w:marRight w:val="0"/>
      <w:marTop w:val="0"/>
      <w:marBottom w:val="0"/>
      <w:divBdr>
        <w:top w:val="none" w:sz="0" w:space="0" w:color="auto"/>
        <w:left w:val="none" w:sz="0" w:space="0" w:color="auto"/>
        <w:bottom w:val="none" w:sz="0" w:space="0" w:color="auto"/>
        <w:right w:val="none" w:sz="0" w:space="0" w:color="auto"/>
      </w:divBdr>
    </w:div>
    <w:div w:id="1163856795">
      <w:bodyDiv w:val="1"/>
      <w:marLeft w:val="0"/>
      <w:marRight w:val="0"/>
      <w:marTop w:val="0"/>
      <w:marBottom w:val="0"/>
      <w:divBdr>
        <w:top w:val="none" w:sz="0" w:space="0" w:color="auto"/>
        <w:left w:val="none" w:sz="0" w:space="0" w:color="auto"/>
        <w:bottom w:val="none" w:sz="0" w:space="0" w:color="auto"/>
        <w:right w:val="none" w:sz="0" w:space="0" w:color="auto"/>
      </w:divBdr>
    </w:div>
    <w:div w:id="1164007369">
      <w:bodyDiv w:val="1"/>
      <w:marLeft w:val="0"/>
      <w:marRight w:val="0"/>
      <w:marTop w:val="0"/>
      <w:marBottom w:val="0"/>
      <w:divBdr>
        <w:top w:val="none" w:sz="0" w:space="0" w:color="auto"/>
        <w:left w:val="none" w:sz="0" w:space="0" w:color="auto"/>
        <w:bottom w:val="none" w:sz="0" w:space="0" w:color="auto"/>
        <w:right w:val="none" w:sz="0" w:space="0" w:color="auto"/>
      </w:divBdr>
    </w:div>
    <w:div w:id="1164123250">
      <w:bodyDiv w:val="1"/>
      <w:marLeft w:val="0"/>
      <w:marRight w:val="0"/>
      <w:marTop w:val="0"/>
      <w:marBottom w:val="0"/>
      <w:divBdr>
        <w:top w:val="none" w:sz="0" w:space="0" w:color="auto"/>
        <w:left w:val="none" w:sz="0" w:space="0" w:color="auto"/>
        <w:bottom w:val="none" w:sz="0" w:space="0" w:color="auto"/>
        <w:right w:val="none" w:sz="0" w:space="0" w:color="auto"/>
      </w:divBdr>
    </w:div>
    <w:div w:id="1165589066">
      <w:bodyDiv w:val="1"/>
      <w:marLeft w:val="0"/>
      <w:marRight w:val="0"/>
      <w:marTop w:val="0"/>
      <w:marBottom w:val="0"/>
      <w:divBdr>
        <w:top w:val="none" w:sz="0" w:space="0" w:color="auto"/>
        <w:left w:val="none" w:sz="0" w:space="0" w:color="auto"/>
        <w:bottom w:val="none" w:sz="0" w:space="0" w:color="auto"/>
        <w:right w:val="none" w:sz="0" w:space="0" w:color="auto"/>
      </w:divBdr>
    </w:div>
    <w:div w:id="1166240145">
      <w:bodyDiv w:val="1"/>
      <w:marLeft w:val="0"/>
      <w:marRight w:val="0"/>
      <w:marTop w:val="0"/>
      <w:marBottom w:val="0"/>
      <w:divBdr>
        <w:top w:val="none" w:sz="0" w:space="0" w:color="auto"/>
        <w:left w:val="none" w:sz="0" w:space="0" w:color="auto"/>
        <w:bottom w:val="none" w:sz="0" w:space="0" w:color="auto"/>
        <w:right w:val="none" w:sz="0" w:space="0" w:color="auto"/>
      </w:divBdr>
    </w:div>
    <w:div w:id="1166478375">
      <w:bodyDiv w:val="1"/>
      <w:marLeft w:val="0"/>
      <w:marRight w:val="0"/>
      <w:marTop w:val="0"/>
      <w:marBottom w:val="0"/>
      <w:divBdr>
        <w:top w:val="none" w:sz="0" w:space="0" w:color="auto"/>
        <w:left w:val="none" w:sz="0" w:space="0" w:color="auto"/>
        <w:bottom w:val="none" w:sz="0" w:space="0" w:color="auto"/>
        <w:right w:val="none" w:sz="0" w:space="0" w:color="auto"/>
      </w:divBdr>
    </w:div>
    <w:div w:id="1166552054">
      <w:bodyDiv w:val="1"/>
      <w:marLeft w:val="0"/>
      <w:marRight w:val="0"/>
      <w:marTop w:val="0"/>
      <w:marBottom w:val="0"/>
      <w:divBdr>
        <w:top w:val="none" w:sz="0" w:space="0" w:color="auto"/>
        <w:left w:val="none" w:sz="0" w:space="0" w:color="auto"/>
        <w:bottom w:val="none" w:sz="0" w:space="0" w:color="auto"/>
        <w:right w:val="none" w:sz="0" w:space="0" w:color="auto"/>
      </w:divBdr>
    </w:div>
    <w:div w:id="1166942527">
      <w:bodyDiv w:val="1"/>
      <w:marLeft w:val="0"/>
      <w:marRight w:val="0"/>
      <w:marTop w:val="0"/>
      <w:marBottom w:val="0"/>
      <w:divBdr>
        <w:top w:val="none" w:sz="0" w:space="0" w:color="auto"/>
        <w:left w:val="none" w:sz="0" w:space="0" w:color="auto"/>
        <w:bottom w:val="none" w:sz="0" w:space="0" w:color="auto"/>
        <w:right w:val="none" w:sz="0" w:space="0" w:color="auto"/>
      </w:divBdr>
    </w:div>
    <w:div w:id="1167407240">
      <w:bodyDiv w:val="1"/>
      <w:marLeft w:val="0"/>
      <w:marRight w:val="0"/>
      <w:marTop w:val="0"/>
      <w:marBottom w:val="0"/>
      <w:divBdr>
        <w:top w:val="none" w:sz="0" w:space="0" w:color="auto"/>
        <w:left w:val="none" w:sz="0" w:space="0" w:color="auto"/>
        <w:bottom w:val="none" w:sz="0" w:space="0" w:color="auto"/>
        <w:right w:val="none" w:sz="0" w:space="0" w:color="auto"/>
      </w:divBdr>
    </w:div>
    <w:div w:id="1167667473">
      <w:bodyDiv w:val="1"/>
      <w:marLeft w:val="0"/>
      <w:marRight w:val="0"/>
      <w:marTop w:val="0"/>
      <w:marBottom w:val="0"/>
      <w:divBdr>
        <w:top w:val="none" w:sz="0" w:space="0" w:color="auto"/>
        <w:left w:val="none" w:sz="0" w:space="0" w:color="auto"/>
        <w:bottom w:val="none" w:sz="0" w:space="0" w:color="auto"/>
        <w:right w:val="none" w:sz="0" w:space="0" w:color="auto"/>
      </w:divBdr>
    </w:div>
    <w:div w:id="1167675633">
      <w:bodyDiv w:val="1"/>
      <w:marLeft w:val="0"/>
      <w:marRight w:val="0"/>
      <w:marTop w:val="0"/>
      <w:marBottom w:val="0"/>
      <w:divBdr>
        <w:top w:val="none" w:sz="0" w:space="0" w:color="auto"/>
        <w:left w:val="none" w:sz="0" w:space="0" w:color="auto"/>
        <w:bottom w:val="none" w:sz="0" w:space="0" w:color="auto"/>
        <w:right w:val="none" w:sz="0" w:space="0" w:color="auto"/>
      </w:divBdr>
    </w:div>
    <w:div w:id="1168247708">
      <w:bodyDiv w:val="1"/>
      <w:marLeft w:val="0"/>
      <w:marRight w:val="0"/>
      <w:marTop w:val="0"/>
      <w:marBottom w:val="0"/>
      <w:divBdr>
        <w:top w:val="none" w:sz="0" w:space="0" w:color="auto"/>
        <w:left w:val="none" w:sz="0" w:space="0" w:color="auto"/>
        <w:bottom w:val="none" w:sz="0" w:space="0" w:color="auto"/>
        <w:right w:val="none" w:sz="0" w:space="0" w:color="auto"/>
      </w:divBdr>
    </w:div>
    <w:div w:id="1168516977">
      <w:bodyDiv w:val="1"/>
      <w:marLeft w:val="0"/>
      <w:marRight w:val="0"/>
      <w:marTop w:val="0"/>
      <w:marBottom w:val="0"/>
      <w:divBdr>
        <w:top w:val="none" w:sz="0" w:space="0" w:color="auto"/>
        <w:left w:val="none" w:sz="0" w:space="0" w:color="auto"/>
        <w:bottom w:val="none" w:sz="0" w:space="0" w:color="auto"/>
        <w:right w:val="none" w:sz="0" w:space="0" w:color="auto"/>
      </w:divBdr>
    </w:div>
    <w:div w:id="1168523982">
      <w:bodyDiv w:val="1"/>
      <w:marLeft w:val="0"/>
      <w:marRight w:val="0"/>
      <w:marTop w:val="0"/>
      <w:marBottom w:val="0"/>
      <w:divBdr>
        <w:top w:val="none" w:sz="0" w:space="0" w:color="auto"/>
        <w:left w:val="none" w:sz="0" w:space="0" w:color="auto"/>
        <w:bottom w:val="none" w:sz="0" w:space="0" w:color="auto"/>
        <w:right w:val="none" w:sz="0" w:space="0" w:color="auto"/>
      </w:divBdr>
    </w:div>
    <w:div w:id="1169173185">
      <w:bodyDiv w:val="1"/>
      <w:marLeft w:val="0"/>
      <w:marRight w:val="0"/>
      <w:marTop w:val="0"/>
      <w:marBottom w:val="0"/>
      <w:divBdr>
        <w:top w:val="none" w:sz="0" w:space="0" w:color="auto"/>
        <w:left w:val="none" w:sz="0" w:space="0" w:color="auto"/>
        <w:bottom w:val="none" w:sz="0" w:space="0" w:color="auto"/>
        <w:right w:val="none" w:sz="0" w:space="0" w:color="auto"/>
      </w:divBdr>
    </w:div>
    <w:div w:id="1169293491">
      <w:bodyDiv w:val="1"/>
      <w:marLeft w:val="0"/>
      <w:marRight w:val="0"/>
      <w:marTop w:val="0"/>
      <w:marBottom w:val="0"/>
      <w:divBdr>
        <w:top w:val="none" w:sz="0" w:space="0" w:color="auto"/>
        <w:left w:val="none" w:sz="0" w:space="0" w:color="auto"/>
        <w:bottom w:val="none" w:sz="0" w:space="0" w:color="auto"/>
        <w:right w:val="none" w:sz="0" w:space="0" w:color="auto"/>
      </w:divBdr>
    </w:div>
    <w:div w:id="1169981157">
      <w:bodyDiv w:val="1"/>
      <w:marLeft w:val="0"/>
      <w:marRight w:val="0"/>
      <w:marTop w:val="0"/>
      <w:marBottom w:val="0"/>
      <w:divBdr>
        <w:top w:val="none" w:sz="0" w:space="0" w:color="auto"/>
        <w:left w:val="none" w:sz="0" w:space="0" w:color="auto"/>
        <w:bottom w:val="none" w:sz="0" w:space="0" w:color="auto"/>
        <w:right w:val="none" w:sz="0" w:space="0" w:color="auto"/>
      </w:divBdr>
    </w:div>
    <w:div w:id="1170371505">
      <w:bodyDiv w:val="1"/>
      <w:marLeft w:val="0"/>
      <w:marRight w:val="0"/>
      <w:marTop w:val="0"/>
      <w:marBottom w:val="0"/>
      <w:divBdr>
        <w:top w:val="none" w:sz="0" w:space="0" w:color="auto"/>
        <w:left w:val="none" w:sz="0" w:space="0" w:color="auto"/>
        <w:bottom w:val="none" w:sz="0" w:space="0" w:color="auto"/>
        <w:right w:val="none" w:sz="0" w:space="0" w:color="auto"/>
      </w:divBdr>
    </w:div>
    <w:div w:id="1170800757">
      <w:bodyDiv w:val="1"/>
      <w:marLeft w:val="0"/>
      <w:marRight w:val="0"/>
      <w:marTop w:val="0"/>
      <w:marBottom w:val="0"/>
      <w:divBdr>
        <w:top w:val="none" w:sz="0" w:space="0" w:color="auto"/>
        <w:left w:val="none" w:sz="0" w:space="0" w:color="auto"/>
        <w:bottom w:val="none" w:sz="0" w:space="0" w:color="auto"/>
        <w:right w:val="none" w:sz="0" w:space="0" w:color="auto"/>
      </w:divBdr>
    </w:div>
    <w:div w:id="1170873743">
      <w:bodyDiv w:val="1"/>
      <w:marLeft w:val="0"/>
      <w:marRight w:val="0"/>
      <w:marTop w:val="0"/>
      <w:marBottom w:val="0"/>
      <w:divBdr>
        <w:top w:val="none" w:sz="0" w:space="0" w:color="auto"/>
        <w:left w:val="none" w:sz="0" w:space="0" w:color="auto"/>
        <w:bottom w:val="none" w:sz="0" w:space="0" w:color="auto"/>
        <w:right w:val="none" w:sz="0" w:space="0" w:color="auto"/>
      </w:divBdr>
    </w:div>
    <w:div w:id="1171212850">
      <w:bodyDiv w:val="1"/>
      <w:marLeft w:val="0"/>
      <w:marRight w:val="0"/>
      <w:marTop w:val="0"/>
      <w:marBottom w:val="0"/>
      <w:divBdr>
        <w:top w:val="none" w:sz="0" w:space="0" w:color="auto"/>
        <w:left w:val="none" w:sz="0" w:space="0" w:color="auto"/>
        <w:bottom w:val="none" w:sz="0" w:space="0" w:color="auto"/>
        <w:right w:val="none" w:sz="0" w:space="0" w:color="auto"/>
      </w:divBdr>
    </w:div>
    <w:div w:id="1171291394">
      <w:bodyDiv w:val="1"/>
      <w:marLeft w:val="0"/>
      <w:marRight w:val="0"/>
      <w:marTop w:val="0"/>
      <w:marBottom w:val="0"/>
      <w:divBdr>
        <w:top w:val="none" w:sz="0" w:space="0" w:color="auto"/>
        <w:left w:val="none" w:sz="0" w:space="0" w:color="auto"/>
        <w:bottom w:val="none" w:sz="0" w:space="0" w:color="auto"/>
        <w:right w:val="none" w:sz="0" w:space="0" w:color="auto"/>
      </w:divBdr>
    </w:div>
    <w:div w:id="1172181107">
      <w:bodyDiv w:val="1"/>
      <w:marLeft w:val="0"/>
      <w:marRight w:val="0"/>
      <w:marTop w:val="0"/>
      <w:marBottom w:val="0"/>
      <w:divBdr>
        <w:top w:val="none" w:sz="0" w:space="0" w:color="auto"/>
        <w:left w:val="none" w:sz="0" w:space="0" w:color="auto"/>
        <w:bottom w:val="none" w:sz="0" w:space="0" w:color="auto"/>
        <w:right w:val="none" w:sz="0" w:space="0" w:color="auto"/>
      </w:divBdr>
    </w:div>
    <w:div w:id="1172186338">
      <w:bodyDiv w:val="1"/>
      <w:marLeft w:val="0"/>
      <w:marRight w:val="0"/>
      <w:marTop w:val="0"/>
      <w:marBottom w:val="0"/>
      <w:divBdr>
        <w:top w:val="none" w:sz="0" w:space="0" w:color="auto"/>
        <w:left w:val="none" w:sz="0" w:space="0" w:color="auto"/>
        <w:bottom w:val="none" w:sz="0" w:space="0" w:color="auto"/>
        <w:right w:val="none" w:sz="0" w:space="0" w:color="auto"/>
      </w:divBdr>
    </w:div>
    <w:div w:id="1172791066">
      <w:bodyDiv w:val="1"/>
      <w:marLeft w:val="0"/>
      <w:marRight w:val="0"/>
      <w:marTop w:val="0"/>
      <w:marBottom w:val="0"/>
      <w:divBdr>
        <w:top w:val="none" w:sz="0" w:space="0" w:color="auto"/>
        <w:left w:val="none" w:sz="0" w:space="0" w:color="auto"/>
        <w:bottom w:val="none" w:sz="0" w:space="0" w:color="auto"/>
        <w:right w:val="none" w:sz="0" w:space="0" w:color="auto"/>
      </w:divBdr>
    </w:div>
    <w:div w:id="1173178172">
      <w:bodyDiv w:val="1"/>
      <w:marLeft w:val="0"/>
      <w:marRight w:val="0"/>
      <w:marTop w:val="0"/>
      <w:marBottom w:val="0"/>
      <w:divBdr>
        <w:top w:val="none" w:sz="0" w:space="0" w:color="auto"/>
        <w:left w:val="none" w:sz="0" w:space="0" w:color="auto"/>
        <w:bottom w:val="none" w:sz="0" w:space="0" w:color="auto"/>
        <w:right w:val="none" w:sz="0" w:space="0" w:color="auto"/>
      </w:divBdr>
    </w:div>
    <w:div w:id="1173295782">
      <w:bodyDiv w:val="1"/>
      <w:marLeft w:val="0"/>
      <w:marRight w:val="0"/>
      <w:marTop w:val="0"/>
      <w:marBottom w:val="0"/>
      <w:divBdr>
        <w:top w:val="none" w:sz="0" w:space="0" w:color="auto"/>
        <w:left w:val="none" w:sz="0" w:space="0" w:color="auto"/>
        <w:bottom w:val="none" w:sz="0" w:space="0" w:color="auto"/>
        <w:right w:val="none" w:sz="0" w:space="0" w:color="auto"/>
      </w:divBdr>
    </w:div>
    <w:div w:id="1173300761">
      <w:bodyDiv w:val="1"/>
      <w:marLeft w:val="0"/>
      <w:marRight w:val="0"/>
      <w:marTop w:val="0"/>
      <w:marBottom w:val="0"/>
      <w:divBdr>
        <w:top w:val="none" w:sz="0" w:space="0" w:color="auto"/>
        <w:left w:val="none" w:sz="0" w:space="0" w:color="auto"/>
        <w:bottom w:val="none" w:sz="0" w:space="0" w:color="auto"/>
        <w:right w:val="none" w:sz="0" w:space="0" w:color="auto"/>
      </w:divBdr>
    </w:div>
    <w:div w:id="1174300206">
      <w:bodyDiv w:val="1"/>
      <w:marLeft w:val="0"/>
      <w:marRight w:val="0"/>
      <w:marTop w:val="0"/>
      <w:marBottom w:val="0"/>
      <w:divBdr>
        <w:top w:val="none" w:sz="0" w:space="0" w:color="auto"/>
        <w:left w:val="none" w:sz="0" w:space="0" w:color="auto"/>
        <w:bottom w:val="none" w:sz="0" w:space="0" w:color="auto"/>
        <w:right w:val="none" w:sz="0" w:space="0" w:color="auto"/>
      </w:divBdr>
    </w:div>
    <w:div w:id="1174539439">
      <w:bodyDiv w:val="1"/>
      <w:marLeft w:val="0"/>
      <w:marRight w:val="0"/>
      <w:marTop w:val="0"/>
      <w:marBottom w:val="0"/>
      <w:divBdr>
        <w:top w:val="none" w:sz="0" w:space="0" w:color="auto"/>
        <w:left w:val="none" w:sz="0" w:space="0" w:color="auto"/>
        <w:bottom w:val="none" w:sz="0" w:space="0" w:color="auto"/>
        <w:right w:val="none" w:sz="0" w:space="0" w:color="auto"/>
      </w:divBdr>
    </w:div>
    <w:div w:id="1174880680">
      <w:bodyDiv w:val="1"/>
      <w:marLeft w:val="0"/>
      <w:marRight w:val="0"/>
      <w:marTop w:val="0"/>
      <w:marBottom w:val="0"/>
      <w:divBdr>
        <w:top w:val="none" w:sz="0" w:space="0" w:color="auto"/>
        <w:left w:val="none" w:sz="0" w:space="0" w:color="auto"/>
        <w:bottom w:val="none" w:sz="0" w:space="0" w:color="auto"/>
        <w:right w:val="none" w:sz="0" w:space="0" w:color="auto"/>
      </w:divBdr>
    </w:div>
    <w:div w:id="1175344645">
      <w:bodyDiv w:val="1"/>
      <w:marLeft w:val="0"/>
      <w:marRight w:val="0"/>
      <w:marTop w:val="0"/>
      <w:marBottom w:val="0"/>
      <w:divBdr>
        <w:top w:val="none" w:sz="0" w:space="0" w:color="auto"/>
        <w:left w:val="none" w:sz="0" w:space="0" w:color="auto"/>
        <w:bottom w:val="none" w:sz="0" w:space="0" w:color="auto"/>
        <w:right w:val="none" w:sz="0" w:space="0" w:color="auto"/>
      </w:divBdr>
    </w:div>
    <w:div w:id="1176000655">
      <w:bodyDiv w:val="1"/>
      <w:marLeft w:val="0"/>
      <w:marRight w:val="0"/>
      <w:marTop w:val="0"/>
      <w:marBottom w:val="0"/>
      <w:divBdr>
        <w:top w:val="none" w:sz="0" w:space="0" w:color="auto"/>
        <w:left w:val="none" w:sz="0" w:space="0" w:color="auto"/>
        <w:bottom w:val="none" w:sz="0" w:space="0" w:color="auto"/>
        <w:right w:val="none" w:sz="0" w:space="0" w:color="auto"/>
      </w:divBdr>
    </w:div>
    <w:div w:id="1176455149">
      <w:bodyDiv w:val="1"/>
      <w:marLeft w:val="0"/>
      <w:marRight w:val="0"/>
      <w:marTop w:val="0"/>
      <w:marBottom w:val="0"/>
      <w:divBdr>
        <w:top w:val="none" w:sz="0" w:space="0" w:color="auto"/>
        <w:left w:val="none" w:sz="0" w:space="0" w:color="auto"/>
        <w:bottom w:val="none" w:sz="0" w:space="0" w:color="auto"/>
        <w:right w:val="none" w:sz="0" w:space="0" w:color="auto"/>
      </w:divBdr>
    </w:div>
    <w:div w:id="1176651150">
      <w:bodyDiv w:val="1"/>
      <w:marLeft w:val="0"/>
      <w:marRight w:val="0"/>
      <w:marTop w:val="0"/>
      <w:marBottom w:val="0"/>
      <w:divBdr>
        <w:top w:val="none" w:sz="0" w:space="0" w:color="auto"/>
        <w:left w:val="none" w:sz="0" w:space="0" w:color="auto"/>
        <w:bottom w:val="none" w:sz="0" w:space="0" w:color="auto"/>
        <w:right w:val="none" w:sz="0" w:space="0" w:color="auto"/>
      </w:divBdr>
    </w:div>
    <w:div w:id="1177109704">
      <w:bodyDiv w:val="1"/>
      <w:marLeft w:val="0"/>
      <w:marRight w:val="0"/>
      <w:marTop w:val="0"/>
      <w:marBottom w:val="0"/>
      <w:divBdr>
        <w:top w:val="none" w:sz="0" w:space="0" w:color="auto"/>
        <w:left w:val="none" w:sz="0" w:space="0" w:color="auto"/>
        <w:bottom w:val="none" w:sz="0" w:space="0" w:color="auto"/>
        <w:right w:val="none" w:sz="0" w:space="0" w:color="auto"/>
      </w:divBdr>
    </w:div>
    <w:div w:id="1177234280">
      <w:bodyDiv w:val="1"/>
      <w:marLeft w:val="0"/>
      <w:marRight w:val="0"/>
      <w:marTop w:val="0"/>
      <w:marBottom w:val="0"/>
      <w:divBdr>
        <w:top w:val="none" w:sz="0" w:space="0" w:color="auto"/>
        <w:left w:val="none" w:sz="0" w:space="0" w:color="auto"/>
        <w:bottom w:val="none" w:sz="0" w:space="0" w:color="auto"/>
        <w:right w:val="none" w:sz="0" w:space="0" w:color="auto"/>
      </w:divBdr>
    </w:div>
    <w:div w:id="1177694361">
      <w:bodyDiv w:val="1"/>
      <w:marLeft w:val="0"/>
      <w:marRight w:val="0"/>
      <w:marTop w:val="0"/>
      <w:marBottom w:val="0"/>
      <w:divBdr>
        <w:top w:val="none" w:sz="0" w:space="0" w:color="auto"/>
        <w:left w:val="none" w:sz="0" w:space="0" w:color="auto"/>
        <w:bottom w:val="none" w:sz="0" w:space="0" w:color="auto"/>
        <w:right w:val="none" w:sz="0" w:space="0" w:color="auto"/>
      </w:divBdr>
    </w:div>
    <w:div w:id="1177845695">
      <w:bodyDiv w:val="1"/>
      <w:marLeft w:val="0"/>
      <w:marRight w:val="0"/>
      <w:marTop w:val="0"/>
      <w:marBottom w:val="0"/>
      <w:divBdr>
        <w:top w:val="none" w:sz="0" w:space="0" w:color="auto"/>
        <w:left w:val="none" w:sz="0" w:space="0" w:color="auto"/>
        <w:bottom w:val="none" w:sz="0" w:space="0" w:color="auto"/>
        <w:right w:val="none" w:sz="0" w:space="0" w:color="auto"/>
      </w:divBdr>
    </w:div>
    <w:div w:id="1178422667">
      <w:bodyDiv w:val="1"/>
      <w:marLeft w:val="0"/>
      <w:marRight w:val="0"/>
      <w:marTop w:val="0"/>
      <w:marBottom w:val="0"/>
      <w:divBdr>
        <w:top w:val="none" w:sz="0" w:space="0" w:color="auto"/>
        <w:left w:val="none" w:sz="0" w:space="0" w:color="auto"/>
        <w:bottom w:val="none" w:sz="0" w:space="0" w:color="auto"/>
        <w:right w:val="none" w:sz="0" w:space="0" w:color="auto"/>
      </w:divBdr>
    </w:div>
    <w:div w:id="1178498065">
      <w:bodyDiv w:val="1"/>
      <w:marLeft w:val="0"/>
      <w:marRight w:val="0"/>
      <w:marTop w:val="0"/>
      <w:marBottom w:val="0"/>
      <w:divBdr>
        <w:top w:val="none" w:sz="0" w:space="0" w:color="auto"/>
        <w:left w:val="none" w:sz="0" w:space="0" w:color="auto"/>
        <w:bottom w:val="none" w:sz="0" w:space="0" w:color="auto"/>
        <w:right w:val="none" w:sz="0" w:space="0" w:color="auto"/>
      </w:divBdr>
    </w:div>
    <w:div w:id="1178959746">
      <w:bodyDiv w:val="1"/>
      <w:marLeft w:val="0"/>
      <w:marRight w:val="0"/>
      <w:marTop w:val="0"/>
      <w:marBottom w:val="0"/>
      <w:divBdr>
        <w:top w:val="none" w:sz="0" w:space="0" w:color="auto"/>
        <w:left w:val="none" w:sz="0" w:space="0" w:color="auto"/>
        <w:bottom w:val="none" w:sz="0" w:space="0" w:color="auto"/>
        <w:right w:val="none" w:sz="0" w:space="0" w:color="auto"/>
      </w:divBdr>
    </w:div>
    <w:div w:id="1179152227">
      <w:bodyDiv w:val="1"/>
      <w:marLeft w:val="0"/>
      <w:marRight w:val="0"/>
      <w:marTop w:val="0"/>
      <w:marBottom w:val="0"/>
      <w:divBdr>
        <w:top w:val="none" w:sz="0" w:space="0" w:color="auto"/>
        <w:left w:val="none" w:sz="0" w:space="0" w:color="auto"/>
        <w:bottom w:val="none" w:sz="0" w:space="0" w:color="auto"/>
        <w:right w:val="none" w:sz="0" w:space="0" w:color="auto"/>
      </w:divBdr>
    </w:div>
    <w:div w:id="1179154608">
      <w:bodyDiv w:val="1"/>
      <w:marLeft w:val="0"/>
      <w:marRight w:val="0"/>
      <w:marTop w:val="0"/>
      <w:marBottom w:val="0"/>
      <w:divBdr>
        <w:top w:val="none" w:sz="0" w:space="0" w:color="auto"/>
        <w:left w:val="none" w:sz="0" w:space="0" w:color="auto"/>
        <w:bottom w:val="none" w:sz="0" w:space="0" w:color="auto"/>
        <w:right w:val="none" w:sz="0" w:space="0" w:color="auto"/>
      </w:divBdr>
    </w:div>
    <w:div w:id="1179662909">
      <w:bodyDiv w:val="1"/>
      <w:marLeft w:val="0"/>
      <w:marRight w:val="0"/>
      <w:marTop w:val="0"/>
      <w:marBottom w:val="0"/>
      <w:divBdr>
        <w:top w:val="none" w:sz="0" w:space="0" w:color="auto"/>
        <w:left w:val="none" w:sz="0" w:space="0" w:color="auto"/>
        <w:bottom w:val="none" w:sz="0" w:space="0" w:color="auto"/>
        <w:right w:val="none" w:sz="0" w:space="0" w:color="auto"/>
      </w:divBdr>
    </w:div>
    <w:div w:id="1180006212">
      <w:bodyDiv w:val="1"/>
      <w:marLeft w:val="0"/>
      <w:marRight w:val="0"/>
      <w:marTop w:val="0"/>
      <w:marBottom w:val="0"/>
      <w:divBdr>
        <w:top w:val="none" w:sz="0" w:space="0" w:color="auto"/>
        <w:left w:val="none" w:sz="0" w:space="0" w:color="auto"/>
        <w:bottom w:val="none" w:sz="0" w:space="0" w:color="auto"/>
        <w:right w:val="none" w:sz="0" w:space="0" w:color="auto"/>
      </w:divBdr>
    </w:div>
    <w:div w:id="1181119800">
      <w:bodyDiv w:val="1"/>
      <w:marLeft w:val="0"/>
      <w:marRight w:val="0"/>
      <w:marTop w:val="0"/>
      <w:marBottom w:val="0"/>
      <w:divBdr>
        <w:top w:val="none" w:sz="0" w:space="0" w:color="auto"/>
        <w:left w:val="none" w:sz="0" w:space="0" w:color="auto"/>
        <w:bottom w:val="none" w:sz="0" w:space="0" w:color="auto"/>
        <w:right w:val="none" w:sz="0" w:space="0" w:color="auto"/>
      </w:divBdr>
    </w:div>
    <w:div w:id="1181316490">
      <w:bodyDiv w:val="1"/>
      <w:marLeft w:val="0"/>
      <w:marRight w:val="0"/>
      <w:marTop w:val="0"/>
      <w:marBottom w:val="0"/>
      <w:divBdr>
        <w:top w:val="none" w:sz="0" w:space="0" w:color="auto"/>
        <w:left w:val="none" w:sz="0" w:space="0" w:color="auto"/>
        <w:bottom w:val="none" w:sz="0" w:space="0" w:color="auto"/>
        <w:right w:val="none" w:sz="0" w:space="0" w:color="auto"/>
      </w:divBdr>
    </w:div>
    <w:div w:id="1182016310">
      <w:bodyDiv w:val="1"/>
      <w:marLeft w:val="0"/>
      <w:marRight w:val="0"/>
      <w:marTop w:val="0"/>
      <w:marBottom w:val="0"/>
      <w:divBdr>
        <w:top w:val="none" w:sz="0" w:space="0" w:color="auto"/>
        <w:left w:val="none" w:sz="0" w:space="0" w:color="auto"/>
        <w:bottom w:val="none" w:sz="0" w:space="0" w:color="auto"/>
        <w:right w:val="none" w:sz="0" w:space="0" w:color="auto"/>
      </w:divBdr>
    </w:div>
    <w:div w:id="1182279761">
      <w:bodyDiv w:val="1"/>
      <w:marLeft w:val="0"/>
      <w:marRight w:val="0"/>
      <w:marTop w:val="0"/>
      <w:marBottom w:val="0"/>
      <w:divBdr>
        <w:top w:val="none" w:sz="0" w:space="0" w:color="auto"/>
        <w:left w:val="none" w:sz="0" w:space="0" w:color="auto"/>
        <w:bottom w:val="none" w:sz="0" w:space="0" w:color="auto"/>
        <w:right w:val="none" w:sz="0" w:space="0" w:color="auto"/>
      </w:divBdr>
    </w:div>
    <w:div w:id="1183131292">
      <w:bodyDiv w:val="1"/>
      <w:marLeft w:val="0"/>
      <w:marRight w:val="0"/>
      <w:marTop w:val="0"/>
      <w:marBottom w:val="0"/>
      <w:divBdr>
        <w:top w:val="none" w:sz="0" w:space="0" w:color="auto"/>
        <w:left w:val="none" w:sz="0" w:space="0" w:color="auto"/>
        <w:bottom w:val="none" w:sz="0" w:space="0" w:color="auto"/>
        <w:right w:val="none" w:sz="0" w:space="0" w:color="auto"/>
      </w:divBdr>
    </w:div>
    <w:div w:id="1183586777">
      <w:bodyDiv w:val="1"/>
      <w:marLeft w:val="0"/>
      <w:marRight w:val="0"/>
      <w:marTop w:val="0"/>
      <w:marBottom w:val="0"/>
      <w:divBdr>
        <w:top w:val="none" w:sz="0" w:space="0" w:color="auto"/>
        <w:left w:val="none" w:sz="0" w:space="0" w:color="auto"/>
        <w:bottom w:val="none" w:sz="0" w:space="0" w:color="auto"/>
        <w:right w:val="none" w:sz="0" w:space="0" w:color="auto"/>
      </w:divBdr>
    </w:div>
    <w:div w:id="1184173002">
      <w:bodyDiv w:val="1"/>
      <w:marLeft w:val="0"/>
      <w:marRight w:val="0"/>
      <w:marTop w:val="0"/>
      <w:marBottom w:val="0"/>
      <w:divBdr>
        <w:top w:val="none" w:sz="0" w:space="0" w:color="auto"/>
        <w:left w:val="none" w:sz="0" w:space="0" w:color="auto"/>
        <w:bottom w:val="none" w:sz="0" w:space="0" w:color="auto"/>
        <w:right w:val="none" w:sz="0" w:space="0" w:color="auto"/>
      </w:divBdr>
    </w:div>
    <w:div w:id="1184780215">
      <w:bodyDiv w:val="1"/>
      <w:marLeft w:val="0"/>
      <w:marRight w:val="0"/>
      <w:marTop w:val="0"/>
      <w:marBottom w:val="0"/>
      <w:divBdr>
        <w:top w:val="none" w:sz="0" w:space="0" w:color="auto"/>
        <w:left w:val="none" w:sz="0" w:space="0" w:color="auto"/>
        <w:bottom w:val="none" w:sz="0" w:space="0" w:color="auto"/>
        <w:right w:val="none" w:sz="0" w:space="0" w:color="auto"/>
      </w:divBdr>
    </w:div>
    <w:div w:id="1185051762">
      <w:bodyDiv w:val="1"/>
      <w:marLeft w:val="0"/>
      <w:marRight w:val="0"/>
      <w:marTop w:val="0"/>
      <w:marBottom w:val="0"/>
      <w:divBdr>
        <w:top w:val="none" w:sz="0" w:space="0" w:color="auto"/>
        <w:left w:val="none" w:sz="0" w:space="0" w:color="auto"/>
        <w:bottom w:val="none" w:sz="0" w:space="0" w:color="auto"/>
        <w:right w:val="none" w:sz="0" w:space="0" w:color="auto"/>
      </w:divBdr>
    </w:div>
    <w:div w:id="1186094970">
      <w:bodyDiv w:val="1"/>
      <w:marLeft w:val="0"/>
      <w:marRight w:val="0"/>
      <w:marTop w:val="0"/>
      <w:marBottom w:val="0"/>
      <w:divBdr>
        <w:top w:val="none" w:sz="0" w:space="0" w:color="auto"/>
        <w:left w:val="none" w:sz="0" w:space="0" w:color="auto"/>
        <w:bottom w:val="none" w:sz="0" w:space="0" w:color="auto"/>
        <w:right w:val="none" w:sz="0" w:space="0" w:color="auto"/>
      </w:divBdr>
    </w:div>
    <w:div w:id="1186556827">
      <w:bodyDiv w:val="1"/>
      <w:marLeft w:val="0"/>
      <w:marRight w:val="0"/>
      <w:marTop w:val="0"/>
      <w:marBottom w:val="0"/>
      <w:divBdr>
        <w:top w:val="none" w:sz="0" w:space="0" w:color="auto"/>
        <w:left w:val="none" w:sz="0" w:space="0" w:color="auto"/>
        <w:bottom w:val="none" w:sz="0" w:space="0" w:color="auto"/>
        <w:right w:val="none" w:sz="0" w:space="0" w:color="auto"/>
      </w:divBdr>
    </w:div>
    <w:div w:id="1187906632">
      <w:bodyDiv w:val="1"/>
      <w:marLeft w:val="0"/>
      <w:marRight w:val="0"/>
      <w:marTop w:val="0"/>
      <w:marBottom w:val="0"/>
      <w:divBdr>
        <w:top w:val="none" w:sz="0" w:space="0" w:color="auto"/>
        <w:left w:val="none" w:sz="0" w:space="0" w:color="auto"/>
        <w:bottom w:val="none" w:sz="0" w:space="0" w:color="auto"/>
        <w:right w:val="none" w:sz="0" w:space="0" w:color="auto"/>
      </w:divBdr>
    </w:div>
    <w:div w:id="1187913950">
      <w:bodyDiv w:val="1"/>
      <w:marLeft w:val="0"/>
      <w:marRight w:val="0"/>
      <w:marTop w:val="0"/>
      <w:marBottom w:val="0"/>
      <w:divBdr>
        <w:top w:val="none" w:sz="0" w:space="0" w:color="auto"/>
        <w:left w:val="none" w:sz="0" w:space="0" w:color="auto"/>
        <w:bottom w:val="none" w:sz="0" w:space="0" w:color="auto"/>
        <w:right w:val="none" w:sz="0" w:space="0" w:color="auto"/>
      </w:divBdr>
    </w:div>
    <w:div w:id="1187980594">
      <w:bodyDiv w:val="1"/>
      <w:marLeft w:val="0"/>
      <w:marRight w:val="0"/>
      <w:marTop w:val="0"/>
      <w:marBottom w:val="0"/>
      <w:divBdr>
        <w:top w:val="none" w:sz="0" w:space="0" w:color="auto"/>
        <w:left w:val="none" w:sz="0" w:space="0" w:color="auto"/>
        <w:bottom w:val="none" w:sz="0" w:space="0" w:color="auto"/>
        <w:right w:val="none" w:sz="0" w:space="0" w:color="auto"/>
      </w:divBdr>
    </w:div>
    <w:div w:id="1188447097">
      <w:bodyDiv w:val="1"/>
      <w:marLeft w:val="0"/>
      <w:marRight w:val="0"/>
      <w:marTop w:val="0"/>
      <w:marBottom w:val="0"/>
      <w:divBdr>
        <w:top w:val="none" w:sz="0" w:space="0" w:color="auto"/>
        <w:left w:val="none" w:sz="0" w:space="0" w:color="auto"/>
        <w:bottom w:val="none" w:sz="0" w:space="0" w:color="auto"/>
        <w:right w:val="none" w:sz="0" w:space="0" w:color="auto"/>
      </w:divBdr>
    </w:div>
    <w:div w:id="1188787752">
      <w:bodyDiv w:val="1"/>
      <w:marLeft w:val="0"/>
      <w:marRight w:val="0"/>
      <w:marTop w:val="0"/>
      <w:marBottom w:val="0"/>
      <w:divBdr>
        <w:top w:val="none" w:sz="0" w:space="0" w:color="auto"/>
        <w:left w:val="none" w:sz="0" w:space="0" w:color="auto"/>
        <w:bottom w:val="none" w:sz="0" w:space="0" w:color="auto"/>
        <w:right w:val="none" w:sz="0" w:space="0" w:color="auto"/>
      </w:divBdr>
    </w:div>
    <w:div w:id="1189635549">
      <w:bodyDiv w:val="1"/>
      <w:marLeft w:val="0"/>
      <w:marRight w:val="0"/>
      <w:marTop w:val="0"/>
      <w:marBottom w:val="0"/>
      <w:divBdr>
        <w:top w:val="none" w:sz="0" w:space="0" w:color="auto"/>
        <w:left w:val="none" w:sz="0" w:space="0" w:color="auto"/>
        <w:bottom w:val="none" w:sz="0" w:space="0" w:color="auto"/>
        <w:right w:val="none" w:sz="0" w:space="0" w:color="auto"/>
      </w:divBdr>
    </w:div>
    <w:div w:id="1189753683">
      <w:bodyDiv w:val="1"/>
      <w:marLeft w:val="0"/>
      <w:marRight w:val="0"/>
      <w:marTop w:val="0"/>
      <w:marBottom w:val="0"/>
      <w:divBdr>
        <w:top w:val="none" w:sz="0" w:space="0" w:color="auto"/>
        <w:left w:val="none" w:sz="0" w:space="0" w:color="auto"/>
        <w:bottom w:val="none" w:sz="0" w:space="0" w:color="auto"/>
        <w:right w:val="none" w:sz="0" w:space="0" w:color="auto"/>
      </w:divBdr>
    </w:div>
    <w:div w:id="1190022407">
      <w:bodyDiv w:val="1"/>
      <w:marLeft w:val="0"/>
      <w:marRight w:val="0"/>
      <w:marTop w:val="0"/>
      <w:marBottom w:val="0"/>
      <w:divBdr>
        <w:top w:val="none" w:sz="0" w:space="0" w:color="auto"/>
        <w:left w:val="none" w:sz="0" w:space="0" w:color="auto"/>
        <w:bottom w:val="none" w:sz="0" w:space="0" w:color="auto"/>
        <w:right w:val="none" w:sz="0" w:space="0" w:color="auto"/>
      </w:divBdr>
    </w:div>
    <w:div w:id="1190024421">
      <w:bodyDiv w:val="1"/>
      <w:marLeft w:val="0"/>
      <w:marRight w:val="0"/>
      <w:marTop w:val="0"/>
      <w:marBottom w:val="0"/>
      <w:divBdr>
        <w:top w:val="none" w:sz="0" w:space="0" w:color="auto"/>
        <w:left w:val="none" w:sz="0" w:space="0" w:color="auto"/>
        <w:bottom w:val="none" w:sz="0" w:space="0" w:color="auto"/>
        <w:right w:val="none" w:sz="0" w:space="0" w:color="auto"/>
      </w:divBdr>
    </w:div>
    <w:div w:id="1190492589">
      <w:bodyDiv w:val="1"/>
      <w:marLeft w:val="0"/>
      <w:marRight w:val="0"/>
      <w:marTop w:val="0"/>
      <w:marBottom w:val="0"/>
      <w:divBdr>
        <w:top w:val="none" w:sz="0" w:space="0" w:color="auto"/>
        <w:left w:val="none" w:sz="0" w:space="0" w:color="auto"/>
        <w:bottom w:val="none" w:sz="0" w:space="0" w:color="auto"/>
        <w:right w:val="none" w:sz="0" w:space="0" w:color="auto"/>
      </w:divBdr>
    </w:div>
    <w:div w:id="1190610873">
      <w:bodyDiv w:val="1"/>
      <w:marLeft w:val="0"/>
      <w:marRight w:val="0"/>
      <w:marTop w:val="0"/>
      <w:marBottom w:val="0"/>
      <w:divBdr>
        <w:top w:val="none" w:sz="0" w:space="0" w:color="auto"/>
        <w:left w:val="none" w:sz="0" w:space="0" w:color="auto"/>
        <w:bottom w:val="none" w:sz="0" w:space="0" w:color="auto"/>
        <w:right w:val="none" w:sz="0" w:space="0" w:color="auto"/>
      </w:divBdr>
    </w:div>
    <w:div w:id="1190725620">
      <w:bodyDiv w:val="1"/>
      <w:marLeft w:val="0"/>
      <w:marRight w:val="0"/>
      <w:marTop w:val="0"/>
      <w:marBottom w:val="0"/>
      <w:divBdr>
        <w:top w:val="none" w:sz="0" w:space="0" w:color="auto"/>
        <w:left w:val="none" w:sz="0" w:space="0" w:color="auto"/>
        <w:bottom w:val="none" w:sz="0" w:space="0" w:color="auto"/>
        <w:right w:val="none" w:sz="0" w:space="0" w:color="auto"/>
      </w:divBdr>
    </w:div>
    <w:div w:id="1190872845">
      <w:bodyDiv w:val="1"/>
      <w:marLeft w:val="0"/>
      <w:marRight w:val="0"/>
      <w:marTop w:val="0"/>
      <w:marBottom w:val="0"/>
      <w:divBdr>
        <w:top w:val="none" w:sz="0" w:space="0" w:color="auto"/>
        <w:left w:val="none" w:sz="0" w:space="0" w:color="auto"/>
        <w:bottom w:val="none" w:sz="0" w:space="0" w:color="auto"/>
        <w:right w:val="none" w:sz="0" w:space="0" w:color="auto"/>
      </w:divBdr>
    </w:div>
    <w:div w:id="1190989750">
      <w:bodyDiv w:val="1"/>
      <w:marLeft w:val="0"/>
      <w:marRight w:val="0"/>
      <w:marTop w:val="0"/>
      <w:marBottom w:val="0"/>
      <w:divBdr>
        <w:top w:val="none" w:sz="0" w:space="0" w:color="auto"/>
        <w:left w:val="none" w:sz="0" w:space="0" w:color="auto"/>
        <w:bottom w:val="none" w:sz="0" w:space="0" w:color="auto"/>
        <w:right w:val="none" w:sz="0" w:space="0" w:color="auto"/>
      </w:divBdr>
    </w:div>
    <w:div w:id="1191723012">
      <w:bodyDiv w:val="1"/>
      <w:marLeft w:val="0"/>
      <w:marRight w:val="0"/>
      <w:marTop w:val="0"/>
      <w:marBottom w:val="0"/>
      <w:divBdr>
        <w:top w:val="none" w:sz="0" w:space="0" w:color="auto"/>
        <w:left w:val="none" w:sz="0" w:space="0" w:color="auto"/>
        <w:bottom w:val="none" w:sz="0" w:space="0" w:color="auto"/>
        <w:right w:val="none" w:sz="0" w:space="0" w:color="auto"/>
      </w:divBdr>
    </w:div>
    <w:div w:id="1192379870">
      <w:bodyDiv w:val="1"/>
      <w:marLeft w:val="0"/>
      <w:marRight w:val="0"/>
      <w:marTop w:val="0"/>
      <w:marBottom w:val="0"/>
      <w:divBdr>
        <w:top w:val="none" w:sz="0" w:space="0" w:color="auto"/>
        <w:left w:val="none" w:sz="0" w:space="0" w:color="auto"/>
        <w:bottom w:val="none" w:sz="0" w:space="0" w:color="auto"/>
        <w:right w:val="none" w:sz="0" w:space="0" w:color="auto"/>
      </w:divBdr>
    </w:div>
    <w:div w:id="1192494133">
      <w:bodyDiv w:val="1"/>
      <w:marLeft w:val="0"/>
      <w:marRight w:val="0"/>
      <w:marTop w:val="0"/>
      <w:marBottom w:val="0"/>
      <w:divBdr>
        <w:top w:val="none" w:sz="0" w:space="0" w:color="auto"/>
        <w:left w:val="none" w:sz="0" w:space="0" w:color="auto"/>
        <w:bottom w:val="none" w:sz="0" w:space="0" w:color="auto"/>
        <w:right w:val="none" w:sz="0" w:space="0" w:color="auto"/>
      </w:divBdr>
    </w:div>
    <w:div w:id="1192841227">
      <w:bodyDiv w:val="1"/>
      <w:marLeft w:val="0"/>
      <w:marRight w:val="0"/>
      <w:marTop w:val="0"/>
      <w:marBottom w:val="0"/>
      <w:divBdr>
        <w:top w:val="none" w:sz="0" w:space="0" w:color="auto"/>
        <w:left w:val="none" w:sz="0" w:space="0" w:color="auto"/>
        <w:bottom w:val="none" w:sz="0" w:space="0" w:color="auto"/>
        <w:right w:val="none" w:sz="0" w:space="0" w:color="auto"/>
      </w:divBdr>
    </w:div>
    <w:div w:id="1193114111">
      <w:bodyDiv w:val="1"/>
      <w:marLeft w:val="0"/>
      <w:marRight w:val="0"/>
      <w:marTop w:val="0"/>
      <w:marBottom w:val="0"/>
      <w:divBdr>
        <w:top w:val="none" w:sz="0" w:space="0" w:color="auto"/>
        <w:left w:val="none" w:sz="0" w:space="0" w:color="auto"/>
        <w:bottom w:val="none" w:sz="0" w:space="0" w:color="auto"/>
        <w:right w:val="none" w:sz="0" w:space="0" w:color="auto"/>
      </w:divBdr>
    </w:div>
    <w:div w:id="1193229830">
      <w:bodyDiv w:val="1"/>
      <w:marLeft w:val="0"/>
      <w:marRight w:val="0"/>
      <w:marTop w:val="0"/>
      <w:marBottom w:val="0"/>
      <w:divBdr>
        <w:top w:val="none" w:sz="0" w:space="0" w:color="auto"/>
        <w:left w:val="none" w:sz="0" w:space="0" w:color="auto"/>
        <w:bottom w:val="none" w:sz="0" w:space="0" w:color="auto"/>
        <w:right w:val="none" w:sz="0" w:space="0" w:color="auto"/>
      </w:divBdr>
    </w:div>
    <w:div w:id="1193417002">
      <w:bodyDiv w:val="1"/>
      <w:marLeft w:val="0"/>
      <w:marRight w:val="0"/>
      <w:marTop w:val="0"/>
      <w:marBottom w:val="0"/>
      <w:divBdr>
        <w:top w:val="none" w:sz="0" w:space="0" w:color="auto"/>
        <w:left w:val="none" w:sz="0" w:space="0" w:color="auto"/>
        <w:bottom w:val="none" w:sz="0" w:space="0" w:color="auto"/>
        <w:right w:val="none" w:sz="0" w:space="0" w:color="auto"/>
      </w:divBdr>
    </w:div>
    <w:div w:id="1193568503">
      <w:bodyDiv w:val="1"/>
      <w:marLeft w:val="0"/>
      <w:marRight w:val="0"/>
      <w:marTop w:val="0"/>
      <w:marBottom w:val="0"/>
      <w:divBdr>
        <w:top w:val="none" w:sz="0" w:space="0" w:color="auto"/>
        <w:left w:val="none" w:sz="0" w:space="0" w:color="auto"/>
        <w:bottom w:val="none" w:sz="0" w:space="0" w:color="auto"/>
        <w:right w:val="none" w:sz="0" w:space="0" w:color="auto"/>
      </w:divBdr>
    </w:div>
    <w:div w:id="1195117895">
      <w:bodyDiv w:val="1"/>
      <w:marLeft w:val="0"/>
      <w:marRight w:val="0"/>
      <w:marTop w:val="0"/>
      <w:marBottom w:val="0"/>
      <w:divBdr>
        <w:top w:val="none" w:sz="0" w:space="0" w:color="auto"/>
        <w:left w:val="none" w:sz="0" w:space="0" w:color="auto"/>
        <w:bottom w:val="none" w:sz="0" w:space="0" w:color="auto"/>
        <w:right w:val="none" w:sz="0" w:space="0" w:color="auto"/>
      </w:divBdr>
    </w:div>
    <w:div w:id="1195311853">
      <w:bodyDiv w:val="1"/>
      <w:marLeft w:val="0"/>
      <w:marRight w:val="0"/>
      <w:marTop w:val="0"/>
      <w:marBottom w:val="0"/>
      <w:divBdr>
        <w:top w:val="none" w:sz="0" w:space="0" w:color="auto"/>
        <w:left w:val="none" w:sz="0" w:space="0" w:color="auto"/>
        <w:bottom w:val="none" w:sz="0" w:space="0" w:color="auto"/>
        <w:right w:val="none" w:sz="0" w:space="0" w:color="auto"/>
      </w:divBdr>
    </w:div>
    <w:div w:id="1195927497">
      <w:bodyDiv w:val="1"/>
      <w:marLeft w:val="0"/>
      <w:marRight w:val="0"/>
      <w:marTop w:val="0"/>
      <w:marBottom w:val="0"/>
      <w:divBdr>
        <w:top w:val="none" w:sz="0" w:space="0" w:color="auto"/>
        <w:left w:val="none" w:sz="0" w:space="0" w:color="auto"/>
        <w:bottom w:val="none" w:sz="0" w:space="0" w:color="auto"/>
        <w:right w:val="none" w:sz="0" w:space="0" w:color="auto"/>
      </w:divBdr>
    </w:div>
    <w:div w:id="1196774032">
      <w:bodyDiv w:val="1"/>
      <w:marLeft w:val="0"/>
      <w:marRight w:val="0"/>
      <w:marTop w:val="0"/>
      <w:marBottom w:val="0"/>
      <w:divBdr>
        <w:top w:val="none" w:sz="0" w:space="0" w:color="auto"/>
        <w:left w:val="none" w:sz="0" w:space="0" w:color="auto"/>
        <w:bottom w:val="none" w:sz="0" w:space="0" w:color="auto"/>
        <w:right w:val="none" w:sz="0" w:space="0" w:color="auto"/>
      </w:divBdr>
    </w:div>
    <w:div w:id="1197159951">
      <w:bodyDiv w:val="1"/>
      <w:marLeft w:val="0"/>
      <w:marRight w:val="0"/>
      <w:marTop w:val="0"/>
      <w:marBottom w:val="0"/>
      <w:divBdr>
        <w:top w:val="none" w:sz="0" w:space="0" w:color="auto"/>
        <w:left w:val="none" w:sz="0" w:space="0" w:color="auto"/>
        <w:bottom w:val="none" w:sz="0" w:space="0" w:color="auto"/>
        <w:right w:val="none" w:sz="0" w:space="0" w:color="auto"/>
      </w:divBdr>
    </w:div>
    <w:div w:id="1197237519">
      <w:bodyDiv w:val="1"/>
      <w:marLeft w:val="0"/>
      <w:marRight w:val="0"/>
      <w:marTop w:val="0"/>
      <w:marBottom w:val="0"/>
      <w:divBdr>
        <w:top w:val="none" w:sz="0" w:space="0" w:color="auto"/>
        <w:left w:val="none" w:sz="0" w:space="0" w:color="auto"/>
        <w:bottom w:val="none" w:sz="0" w:space="0" w:color="auto"/>
        <w:right w:val="none" w:sz="0" w:space="0" w:color="auto"/>
      </w:divBdr>
    </w:div>
    <w:div w:id="1197280072">
      <w:bodyDiv w:val="1"/>
      <w:marLeft w:val="0"/>
      <w:marRight w:val="0"/>
      <w:marTop w:val="0"/>
      <w:marBottom w:val="0"/>
      <w:divBdr>
        <w:top w:val="none" w:sz="0" w:space="0" w:color="auto"/>
        <w:left w:val="none" w:sz="0" w:space="0" w:color="auto"/>
        <w:bottom w:val="none" w:sz="0" w:space="0" w:color="auto"/>
        <w:right w:val="none" w:sz="0" w:space="0" w:color="auto"/>
      </w:divBdr>
    </w:div>
    <w:div w:id="1197617197">
      <w:bodyDiv w:val="1"/>
      <w:marLeft w:val="0"/>
      <w:marRight w:val="0"/>
      <w:marTop w:val="0"/>
      <w:marBottom w:val="0"/>
      <w:divBdr>
        <w:top w:val="none" w:sz="0" w:space="0" w:color="auto"/>
        <w:left w:val="none" w:sz="0" w:space="0" w:color="auto"/>
        <w:bottom w:val="none" w:sz="0" w:space="0" w:color="auto"/>
        <w:right w:val="none" w:sz="0" w:space="0" w:color="auto"/>
      </w:divBdr>
    </w:div>
    <w:div w:id="1197813857">
      <w:bodyDiv w:val="1"/>
      <w:marLeft w:val="0"/>
      <w:marRight w:val="0"/>
      <w:marTop w:val="0"/>
      <w:marBottom w:val="0"/>
      <w:divBdr>
        <w:top w:val="none" w:sz="0" w:space="0" w:color="auto"/>
        <w:left w:val="none" w:sz="0" w:space="0" w:color="auto"/>
        <w:bottom w:val="none" w:sz="0" w:space="0" w:color="auto"/>
        <w:right w:val="none" w:sz="0" w:space="0" w:color="auto"/>
      </w:divBdr>
    </w:div>
    <w:div w:id="1198355060">
      <w:bodyDiv w:val="1"/>
      <w:marLeft w:val="0"/>
      <w:marRight w:val="0"/>
      <w:marTop w:val="0"/>
      <w:marBottom w:val="0"/>
      <w:divBdr>
        <w:top w:val="none" w:sz="0" w:space="0" w:color="auto"/>
        <w:left w:val="none" w:sz="0" w:space="0" w:color="auto"/>
        <w:bottom w:val="none" w:sz="0" w:space="0" w:color="auto"/>
        <w:right w:val="none" w:sz="0" w:space="0" w:color="auto"/>
      </w:divBdr>
    </w:div>
    <w:div w:id="1198659376">
      <w:bodyDiv w:val="1"/>
      <w:marLeft w:val="0"/>
      <w:marRight w:val="0"/>
      <w:marTop w:val="0"/>
      <w:marBottom w:val="0"/>
      <w:divBdr>
        <w:top w:val="none" w:sz="0" w:space="0" w:color="auto"/>
        <w:left w:val="none" w:sz="0" w:space="0" w:color="auto"/>
        <w:bottom w:val="none" w:sz="0" w:space="0" w:color="auto"/>
        <w:right w:val="none" w:sz="0" w:space="0" w:color="auto"/>
      </w:divBdr>
    </w:div>
    <w:div w:id="1198661659">
      <w:bodyDiv w:val="1"/>
      <w:marLeft w:val="0"/>
      <w:marRight w:val="0"/>
      <w:marTop w:val="0"/>
      <w:marBottom w:val="0"/>
      <w:divBdr>
        <w:top w:val="none" w:sz="0" w:space="0" w:color="auto"/>
        <w:left w:val="none" w:sz="0" w:space="0" w:color="auto"/>
        <w:bottom w:val="none" w:sz="0" w:space="0" w:color="auto"/>
        <w:right w:val="none" w:sz="0" w:space="0" w:color="auto"/>
      </w:divBdr>
    </w:div>
    <w:div w:id="1198666907">
      <w:bodyDiv w:val="1"/>
      <w:marLeft w:val="0"/>
      <w:marRight w:val="0"/>
      <w:marTop w:val="0"/>
      <w:marBottom w:val="0"/>
      <w:divBdr>
        <w:top w:val="none" w:sz="0" w:space="0" w:color="auto"/>
        <w:left w:val="none" w:sz="0" w:space="0" w:color="auto"/>
        <w:bottom w:val="none" w:sz="0" w:space="0" w:color="auto"/>
        <w:right w:val="none" w:sz="0" w:space="0" w:color="auto"/>
      </w:divBdr>
    </w:div>
    <w:div w:id="1199007039">
      <w:bodyDiv w:val="1"/>
      <w:marLeft w:val="0"/>
      <w:marRight w:val="0"/>
      <w:marTop w:val="0"/>
      <w:marBottom w:val="0"/>
      <w:divBdr>
        <w:top w:val="none" w:sz="0" w:space="0" w:color="auto"/>
        <w:left w:val="none" w:sz="0" w:space="0" w:color="auto"/>
        <w:bottom w:val="none" w:sz="0" w:space="0" w:color="auto"/>
        <w:right w:val="none" w:sz="0" w:space="0" w:color="auto"/>
      </w:divBdr>
    </w:div>
    <w:div w:id="1199123066">
      <w:bodyDiv w:val="1"/>
      <w:marLeft w:val="0"/>
      <w:marRight w:val="0"/>
      <w:marTop w:val="0"/>
      <w:marBottom w:val="0"/>
      <w:divBdr>
        <w:top w:val="none" w:sz="0" w:space="0" w:color="auto"/>
        <w:left w:val="none" w:sz="0" w:space="0" w:color="auto"/>
        <w:bottom w:val="none" w:sz="0" w:space="0" w:color="auto"/>
        <w:right w:val="none" w:sz="0" w:space="0" w:color="auto"/>
      </w:divBdr>
    </w:div>
    <w:div w:id="1199204144">
      <w:bodyDiv w:val="1"/>
      <w:marLeft w:val="0"/>
      <w:marRight w:val="0"/>
      <w:marTop w:val="0"/>
      <w:marBottom w:val="0"/>
      <w:divBdr>
        <w:top w:val="none" w:sz="0" w:space="0" w:color="auto"/>
        <w:left w:val="none" w:sz="0" w:space="0" w:color="auto"/>
        <w:bottom w:val="none" w:sz="0" w:space="0" w:color="auto"/>
        <w:right w:val="none" w:sz="0" w:space="0" w:color="auto"/>
      </w:divBdr>
    </w:div>
    <w:div w:id="1200554594">
      <w:bodyDiv w:val="1"/>
      <w:marLeft w:val="0"/>
      <w:marRight w:val="0"/>
      <w:marTop w:val="0"/>
      <w:marBottom w:val="0"/>
      <w:divBdr>
        <w:top w:val="none" w:sz="0" w:space="0" w:color="auto"/>
        <w:left w:val="none" w:sz="0" w:space="0" w:color="auto"/>
        <w:bottom w:val="none" w:sz="0" w:space="0" w:color="auto"/>
        <w:right w:val="none" w:sz="0" w:space="0" w:color="auto"/>
      </w:divBdr>
    </w:div>
    <w:div w:id="1200581777">
      <w:bodyDiv w:val="1"/>
      <w:marLeft w:val="0"/>
      <w:marRight w:val="0"/>
      <w:marTop w:val="0"/>
      <w:marBottom w:val="0"/>
      <w:divBdr>
        <w:top w:val="none" w:sz="0" w:space="0" w:color="auto"/>
        <w:left w:val="none" w:sz="0" w:space="0" w:color="auto"/>
        <w:bottom w:val="none" w:sz="0" w:space="0" w:color="auto"/>
        <w:right w:val="none" w:sz="0" w:space="0" w:color="auto"/>
      </w:divBdr>
    </w:div>
    <w:div w:id="1200783309">
      <w:bodyDiv w:val="1"/>
      <w:marLeft w:val="0"/>
      <w:marRight w:val="0"/>
      <w:marTop w:val="0"/>
      <w:marBottom w:val="0"/>
      <w:divBdr>
        <w:top w:val="none" w:sz="0" w:space="0" w:color="auto"/>
        <w:left w:val="none" w:sz="0" w:space="0" w:color="auto"/>
        <w:bottom w:val="none" w:sz="0" w:space="0" w:color="auto"/>
        <w:right w:val="none" w:sz="0" w:space="0" w:color="auto"/>
      </w:divBdr>
    </w:div>
    <w:div w:id="1202324789">
      <w:bodyDiv w:val="1"/>
      <w:marLeft w:val="0"/>
      <w:marRight w:val="0"/>
      <w:marTop w:val="0"/>
      <w:marBottom w:val="0"/>
      <w:divBdr>
        <w:top w:val="none" w:sz="0" w:space="0" w:color="auto"/>
        <w:left w:val="none" w:sz="0" w:space="0" w:color="auto"/>
        <w:bottom w:val="none" w:sz="0" w:space="0" w:color="auto"/>
        <w:right w:val="none" w:sz="0" w:space="0" w:color="auto"/>
      </w:divBdr>
    </w:div>
    <w:div w:id="1202397803">
      <w:bodyDiv w:val="1"/>
      <w:marLeft w:val="0"/>
      <w:marRight w:val="0"/>
      <w:marTop w:val="0"/>
      <w:marBottom w:val="0"/>
      <w:divBdr>
        <w:top w:val="none" w:sz="0" w:space="0" w:color="auto"/>
        <w:left w:val="none" w:sz="0" w:space="0" w:color="auto"/>
        <w:bottom w:val="none" w:sz="0" w:space="0" w:color="auto"/>
        <w:right w:val="none" w:sz="0" w:space="0" w:color="auto"/>
      </w:divBdr>
    </w:div>
    <w:div w:id="1202548536">
      <w:bodyDiv w:val="1"/>
      <w:marLeft w:val="0"/>
      <w:marRight w:val="0"/>
      <w:marTop w:val="0"/>
      <w:marBottom w:val="0"/>
      <w:divBdr>
        <w:top w:val="none" w:sz="0" w:space="0" w:color="auto"/>
        <w:left w:val="none" w:sz="0" w:space="0" w:color="auto"/>
        <w:bottom w:val="none" w:sz="0" w:space="0" w:color="auto"/>
        <w:right w:val="none" w:sz="0" w:space="0" w:color="auto"/>
      </w:divBdr>
    </w:div>
    <w:div w:id="1202598148">
      <w:bodyDiv w:val="1"/>
      <w:marLeft w:val="0"/>
      <w:marRight w:val="0"/>
      <w:marTop w:val="0"/>
      <w:marBottom w:val="0"/>
      <w:divBdr>
        <w:top w:val="none" w:sz="0" w:space="0" w:color="auto"/>
        <w:left w:val="none" w:sz="0" w:space="0" w:color="auto"/>
        <w:bottom w:val="none" w:sz="0" w:space="0" w:color="auto"/>
        <w:right w:val="none" w:sz="0" w:space="0" w:color="auto"/>
      </w:divBdr>
    </w:div>
    <w:div w:id="1202788144">
      <w:bodyDiv w:val="1"/>
      <w:marLeft w:val="0"/>
      <w:marRight w:val="0"/>
      <w:marTop w:val="0"/>
      <w:marBottom w:val="0"/>
      <w:divBdr>
        <w:top w:val="none" w:sz="0" w:space="0" w:color="auto"/>
        <w:left w:val="none" w:sz="0" w:space="0" w:color="auto"/>
        <w:bottom w:val="none" w:sz="0" w:space="0" w:color="auto"/>
        <w:right w:val="none" w:sz="0" w:space="0" w:color="auto"/>
      </w:divBdr>
    </w:div>
    <w:div w:id="1203132248">
      <w:bodyDiv w:val="1"/>
      <w:marLeft w:val="0"/>
      <w:marRight w:val="0"/>
      <w:marTop w:val="0"/>
      <w:marBottom w:val="0"/>
      <w:divBdr>
        <w:top w:val="none" w:sz="0" w:space="0" w:color="auto"/>
        <w:left w:val="none" w:sz="0" w:space="0" w:color="auto"/>
        <w:bottom w:val="none" w:sz="0" w:space="0" w:color="auto"/>
        <w:right w:val="none" w:sz="0" w:space="0" w:color="auto"/>
      </w:divBdr>
    </w:div>
    <w:div w:id="1203635111">
      <w:bodyDiv w:val="1"/>
      <w:marLeft w:val="0"/>
      <w:marRight w:val="0"/>
      <w:marTop w:val="0"/>
      <w:marBottom w:val="0"/>
      <w:divBdr>
        <w:top w:val="none" w:sz="0" w:space="0" w:color="auto"/>
        <w:left w:val="none" w:sz="0" w:space="0" w:color="auto"/>
        <w:bottom w:val="none" w:sz="0" w:space="0" w:color="auto"/>
        <w:right w:val="none" w:sz="0" w:space="0" w:color="auto"/>
      </w:divBdr>
    </w:div>
    <w:div w:id="1203713379">
      <w:bodyDiv w:val="1"/>
      <w:marLeft w:val="0"/>
      <w:marRight w:val="0"/>
      <w:marTop w:val="0"/>
      <w:marBottom w:val="0"/>
      <w:divBdr>
        <w:top w:val="none" w:sz="0" w:space="0" w:color="auto"/>
        <w:left w:val="none" w:sz="0" w:space="0" w:color="auto"/>
        <w:bottom w:val="none" w:sz="0" w:space="0" w:color="auto"/>
        <w:right w:val="none" w:sz="0" w:space="0" w:color="auto"/>
      </w:divBdr>
    </w:div>
    <w:div w:id="1203979003">
      <w:bodyDiv w:val="1"/>
      <w:marLeft w:val="0"/>
      <w:marRight w:val="0"/>
      <w:marTop w:val="0"/>
      <w:marBottom w:val="0"/>
      <w:divBdr>
        <w:top w:val="none" w:sz="0" w:space="0" w:color="auto"/>
        <w:left w:val="none" w:sz="0" w:space="0" w:color="auto"/>
        <w:bottom w:val="none" w:sz="0" w:space="0" w:color="auto"/>
        <w:right w:val="none" w:sz="0" w:space="0" w:color="auto"/>
      </w:divBdr>
    </w:div>
    <w:div w:id="1204101066">
      <w:bodyDiv w:val="1"/>
      <w:marLeft w:val="0"/>
      <w:marRight w:val="0"/>
      <w:marTop w:val="0"/>
      <w:marBottom w:val="0"/>
      <w:divBdr>
        <w:top w:val="none" w:sz="0" w:space="0" w:color="auto"/>
        <w:left w:val="none" w:sz="0" w:space="0" w:color="auto"/>
        <w:bottom w:val="none" w:sz="0" w:space="0" w:color="auto"/>
        <w:right w:val="none" w:sz="0" w:space="0" w:color="auto"/>
      </w:divBdr>
    </w:div>
    <w:div w:id="1204363361">
      <w:bodyDiv w:val="1"/>
      <w:marLeft w:val="0"/>
      <w:marRight w:val="0"/>
      <w:marTop w:val="0"/>
      <w:marBottom w:val="0"/>
      <w:divBdr>
        <w:top w:val="none" w:sz="0" w:space="0" w:color="auto"/>
        <w:left w:val="none" w:sz="0" w:space="0" w:color="auto"/>
        <w:bottom w:val="none" w:sz="0" w:space="0" w:color="auto"/>
        <w:right w:val="none" w:sz="0" w:space="0" w:color="auto"/>
      </w:divBdr>
    </w:div>
    <w:div w:id="1204752207">
      <w:bodyDiv w:val="1"/>
      <w:marLeft w:val="0"/>
      <w:marRight w:val="0"/>
      <w:marTop w:val="0"/>
      <w:marBottom w:val="0"/>
      <w:divBdr>
        <w:top w:val="none" w:sz="0" w:space="0" w:color="auto"/>
        <w:left w:val="none" w:sz="0" w:space="0" w:color="auto"/>
        <w:bottom w:val="none" w:sz="0" w:space="0" w:color="auto"/>
        <w:right w:val="none" w:sz="0" w:space="0" w:color="auto"/>
      </w:divBdr>
    </w:div>
    <w:div w:id="1205215572">
      <w:bodyDiv w:val="1"/>
      <w:marLeft w:val="0"/>
      <w:marRight w:val="0"/>
      <w:marTop w:val="0"/>
      <w:marBottom w:val="0"/>
      <w:divBdr>
        <w:top w:val="none" w:sz="0" w:space="0" w:color="auto"/>
        <w:left w:val="none" w:sz="0" w:space="0" w:color="auto"/>
        <w:bottom w:val="none" w:sz="0" w:space="0" w:color="auto"/>
        <w:right w:val="none" w:sz="0" w:space="0" w:color="auto"/>
      </w:divBdr>
    </w:div>
    <w:div w:id="1206017859">
      <w:bodyDiv w:val="1"/>
      <w:marLeft w:val="0"/>
      <w:marRight w:val="0"/>
      <w:marTop w:val="0"/>
      <w:marBottom w:val="0"/>
      <w:divBdr>
        <w:top w:val="none" w:sz="0" w:space="0" w:color="auto"/>
        <w:left w:val="none" w:sz="0" w:space="0" w:color="auto"/>
        <w:bottom w:val="none" w:sz="0" w:space="0" w:color="auto"/>
        <w:right w:val="none" w:sz="0" w:space="0" w:color="auto"/>
      </w:divBdr>
    </w:div>
    <w:div w:id="1206144183">
      <w:bodyDiv w:val="1"/>
      <w:marLeft w:val="0"/>
      <w:marRight w:val="0"/>
      <w:marTop w:val="0"/>
      <w:marBottom w:val="0"/>
      <w:divBdr>
        <w:top w:val="none" w:sz="0" w:space="0" w:color="auto"/>
        <w:left w:val="none" w:sz="0" w:space="0" w:color="auto"/>
        <w:bottom w:val="none" w:sz="0" w:space="0" w:color="auto"/>
        <w:right w:val="none" w:sz="0" w:space="0" w:color="auto"/>
      </w:divBdr>
    </w:div>
    <w:div w:id="1206335696">
      <w:bodyDiv w:val="1"/>
      <w:marLeft w:val="0"/>
      <w:marRight w:val="0"/>
      <w:marTop w:val="0"/>
      <w:marBottom w:val="0"/>
      <w:divBdr>
        <w:top w:val="none" w:sz="0" w:space="0" w:color="auto"/>
        <w:left w:val="none" w:sz="0" w:space="0" w:color="auto"/>
        <w:bottom w:val="none" w:sz="0" w:space="0" w:color="auto"/>
        <w:right w:val="none" w:sz="0" w:space="0" w:color="auto"/>
      </w:divBdr>
    </w:div>
    <w:div w:id="1206521868">
      <w:bodyDiv w:val="1"/>
      <w:marLeft w:val="0"/>
      <w:marRight w:val="0"/>
      <w:marTop w:val="0"/>
      <w:marBottom w:val="0"/>
      <w:divBdr>
        <w:top w:val="none" w:sz="0" w:space="0" w:color="auto"/>
        <w:left w:val="none" w:sz="0" w:space="0" w:color="auto"/>
        <w:bottom w:val="none" w:sz="0" w:space="0" w:color="auto"/>
        <w:right w:val="none" w:sz="0" w:space="0" w:color="auto"/>
      </w:divBdr>
    </w:div>
    <w:div w:id="1206793760">
      <w:bodyDiv w:val="1"/>
      <w:marLeft w:val="0"/>
      <w:marRight w:val="0"/>
      <w:marTop w:val="0"/>
      <w:marBottom w:val="0"/>
      <w:divBdr>
        <w:top w:val="none" w:sz="0" w:space="0" w:color="auto"/>
        <w:left w:val="none" w:sz="0" w:space="0" w:color="auto"/>
        <w:bottom w:val="none" w:sz="0" w:space="0" w:color="auto"/>
        <w:right w:val="none" w:sz="0" w:space="0" w:color="auto"/>
      </w:divBdr>
    </w:div>
    <w:div w:id="1206796765">
      <w:bodyDiv w:val="1"/>
      <w:marLeft w:val="0"/>
      <w:marRight w:val="0"/>
      <w:marTop w:val="0"/>
      <w:marBottom w:val="0"/>
      <w:divBdr>
        <w:top w:val="none" w:sz="0" w:space="0" w:color="auto"/>
        <w:left w:val="none" w:sz="0" w:space="0" w:color="auto"/>
        <w:bottom w:val="none" w:sz="0" w:space="0" w:color="auto"/>
        <w:right w:val="none" w:sz="0" w:space="0" w:color="auto"/>
      </w:divBdr>
    </w:div>
    <w:div w:id="1207178539">
      <w:bodyDiv w:val="1"/>
      <w:marLeft w:val="0"/>
      <w:marRight w:val="0"/>
      <w:marTop w:val="0"/>
      <w:marBottom w:val="0"/>
      <w:divBdr>
        <w:top w:val="none" w:sz="0" w:space="0" w:color="auto"/>
        <w:left w:val="none" w:sz="0" w:space="0" w:color="auto"/>
        <w:bottom w:val="none" w:sz="0" w:space="0" w:color="auto"/>
        <w:right w:val="none" w:sz="0" w:space="0" w:color="auto"/>
      </w:divBdr>
    </w:div>
    <w:div w:id="1207639412">
      <w:bodyDiv w:val="1"/>
      <w:marLeft w:val="0"/>
      <w:marRight w:val="0"/>
      <w:marTop w:val="0"/>
      <w:marBottom w:val="0"/>
      <w:divBdr>
        <w:top w:val="none" w:sz="0" w:space="0" w:color="auto"/>
        <w:left w:val="none" w:sz="0" w:space="0" w:color="auto"/>
        <w:bottom w:val="none" w:sz="0" w:space="0" w:color="auto"/>
        <w:right w:val="none" w:sz="0" w:space="0" w:color="auto"/>
      </w:divBdr>
    </w:div>
    <w:div w:id="1207792770">
      <w:bodyDiv w:val="1"/>
      <w:marLeft w:val="0"/>
      <w:marRight w:val="0"/>
      <w:marTop w:val="0"/>
      <w:marBottom w:val="0"/>
      <w:divBdr>
        <w:top w:val="none" w:sz="0" w:space="0" w:color="auto"/>
        <w:left w:val="none" w:sz="0" w:space="0" w:color="auto"/>
        <w:bottom w:val="none" w:sz="0" w:space="0" w:color="auto"/>
        <w:right w:val="none" w:sz="0" w:space="0" w:color="auto"/>
      </w:divBdr>
    </w:div>
    <w:div w:id="1207837799">
      <w:bodyDiv w:val="1"/>
      <w:marLeft w:val="0"/>
      <w:marRight w:val="0"/>
      <w:marTop w:val="0"/>
      <w:marBottom w:val="0"/>
      <w:divBdr>
        <w:top w:val="none" w:sz="0" w:space="0" w:color="auto"/>
        <w:left w:val="none" w:sz="0" w:space="0" w:color="auto"/>
        <w:bottom w:val="none" w:sz="0" w:space="0" w:color="auto"/>
        <w:right w:val="none" w:sz="0" w:space="0" w:color="auto"/>
      </w:divBdr>
    </w:div>
    <w:div w:id="1208224661">
      <w:bodyDiv w:val="1"/>
      <w:marLeft w:val="0"/>
      <w:marRight w:val="0"/>
      <w:marTop w:val="0"/>
      <w:marBottom w:val="0"/>
      <w:divBdr>
        <w:top w:val="none" w:sz="0" w:space="0" w:color="auto"/>
        <w:left w:val="none" w:sz="0" w:space="0" w:color="auto"/>
        <w:bottom w:val="none" w:sz="0" w:space="0" w:color="auto"/>
        <w:right w:val="none" w:sz="0" w:space="0" w:color="auto"/>
      </w:divBdr>
    </w:div>
    <w:div w:id="1209800809">
      <w:bodyDiv w:val="1"/>
      <w:marLeft w:val="0"/>
      <w:marRight w:val="0"/>
      <w:marTop w:val="0"/>
      <w:marBottom w:val="0"/>
      <w:divBdr>
        <w:top w:val="none" w:sz="0" w:space="0" w:color="auto"/>
        <w:left w:val="none" w:sz="0" w:space="0" w:color="auto"/>
        <w:bottom w:val="none" w:sz="0" w:space="0" w:color="auto"/>
        <w:right w:val="none" w:sz="0" w:space="0" w:color="auto"/>
      </w:divBdr>
    </w:div>
    <w:div w:id="1209806540">
      <w:bodyDiv w:val="1"/>
      <w:marLeft w:val="0"/>
      <w:marRight w:val="0"/>
      <w:marTop w:val="0"/>
      <w:marBottom w:val="0"/>
      <w:divBdr>
        <w:top w:val="none" w:sz="0" w:space="0" w:color="auto"/>
        <w:left w:val="none" w:sz="0" w:space="0" w:color="auto"/>
        <w:bottom w:val="none" w:sz="0" w:space="0" w:color="auto"/>
        <w:right w:val="none" w:sz="0" w:space="0" w:color="auto"/>
      </w:divBdr>
    </w:div>
    <w:div w:id="1210220187">
      <w:bodyDiv w:val="1"/>
      <w:marLeft w:val="0"/>
      <w:marRight w:val="0"/>
      <w:marTop w:val="0"/>
      <w:marBottom w:val="0"/>
      <w:divBdr>
        <w:top w:val="none" w:sz="0" w:space="0" w:color="auto"/>
        <w:left w:val="none" w:sz="0" w:space="0" w:color="auto"/>
        <w:bottom w:val="none" w:sz="0" w:space="0" w:color="auto"/>
        <w:right w:val="none" w:sz="0" w:space="0" w:color="auto"/>
      </w:divBdr>
    </w:div>
    <w:div w:id="1210646787">
      <w:bodyDiv w:val="1"/>
      <w:marLeft w:val="0"/>
      <w:marRight w:val="0"/>
      <w:marTop w:val="0"/>
      <w:marBottom w:val="0"/>
      <w:divBdr>
        <w:top w:val="none" w:sz="0" w:space="0" w:color="auto"/>
        <w:left w:val="none" w:sz="0" w:space="0" w:color="auto"/>
        <w:bottom w:val="none" w:sz="0" w:space="0" w:color="auto"/>
        <w:right w:val="none" w:sz="0" w:space="0" w:color="auto"/>
      </w:divBdr>
    </w:div>
    <w:div w:id="1211306143">
      <w:bodyDiv w:val="1"/>
      <w:marLeft w:val="0"/>
      <w:marRight w:val="0"/>
      <w:marTop w:val="0"/>
      <w:marBottom w:val="0"/>
      <w:divBdr>
        <w:top w:val="none" w:sz="0" w:space="0" w:color="auto"/>
        <w:left w:val="none" w:sz="0" w:space="0" w:color="auto"/>
        <w:bottom w:val="none" w:sz="0" w:space="0" w:color="auto"/>
        <w:right w:val="none" w:sz="0" w:space="0" w:color="auto"/>
      </w:divBdr>
    </w:div>
    <w:div w:id="1211308028">
      <w:bodyDiv w:val="1"/>
      <w:marLeft w:val="0"/>
      <w:marRight w:val="0"/>
      <w:marTop w:val="0"/>
      <w:marBottom w:val="0"/>
      <w:divBdr>
        <w:top w:val="none" w:sz="0" w:space="0" w:color="auto"/>
        <w:left w:val="none" w:sz="0" w:space="0" w:color="auto"/>
        <w:bottom w:val="none" w:sz="0" w:space="0" w:color="auto"/>
        <w:right w:val="none" w:sz="0" w:space="0" w:color="auto"/>
      </w:divBdr>
    </w:div>
    <w:div w:id="1211383745">
      <w:bodyDiv w:val="1"/>
      <w:marLeft w:val="0"/>
      <w:marRight w:val="0"/>
      <w:marTop w:val="0"/>
      <w:marBottom w:val="0"/>
      <w:divBdr>
        <w:top w:val="none" w:sz="0" w:space="0" w:color="auto"/>
        <w:left w:val="none" w:sz="0" w:space="0" w:color="auto"/>
        <w:bottom w:val="none" w:sz="0" w:space="0" w:color="auto"/>
        <w:right w:val="none" w:sz="0" w:space="0" w:color="auto"/>
      </w:divBdr>
    </w:div>
    <w:div w:id="1211960498">
      <w:bodyDiv w:val="1"/>
      <w:marLeft w:val="0"/>
      <w:marRight w:val="0"/>
      <w:marTop w:val="0"/>
      <w:marBottom w:val="0"/>
      <w:divBdr>
        <w:top w:val="none" w:sz="0" w:space="0" w:color="auto"/>
        <w:left w:val="none" w:sz="0" w:space="0" w:color="auto"/>
        <w:bottom w:val="none" w:sz="0" w:space="0" w:color="auto"/>
        <w:right w:val="none" w:sz="0" w:space="0" w:color="auto"/>
      </w:divBdr>
    </w:div>
    <w:div w:id="1212230370">
      <w:bodyDiv w:val="1"/>
      <w:marLeft w:val="0"/>
      <w:marRight w:val="0"/>
      <w:marTop w:val="0"/>
      <w:marBottom w:val="0"/>
      <w:divBdr>
        <w:top w:val="none" w:sz="0" w:space="0" w:color="auto"/>
        <w:left w:val="none" w:sz="0" w:space="0" w:color="auto"/>
        <w:bottom w:val="none" w:sz="0" w:space="0" w:color="auto"/>
        <w:right w:val="none" w:sz="0" w:space="0" w:color="auto"/>
      </w:divBdr>
    </w:div>
    <w:div w:id="1212422624">
      <w:bodyDiv w:val="1"/>
      <w:marLeft w:val="0"/>
      <w:marRight w:val="0"/>
      <w:marTop w:val="0"/>
      <w:marBottom w:val="0"/>
      <w:divBdr>
        <w:top w:val="none" w:sz="0" w:space="0" w:color="auto"/>
        <w:left w:val="none" w:sz="0" w:space="0" w:color="auto"/>
        <w:bottom w:val="none" w:sz="0" w:space="0" w:color="auto"/>
        <w:right w:val="none" w:sz="0" w:space="0" w:color="auto"/>
      </w:divBdr>
    </w:div>
    <w:div w:id="1213271816">
      <w:bodyDiv w:val="1"/>
      <w:marLeft w:val="0"/>
      <w:marRight w:val="0"/>
      <w:marTop w:val="0"/>
      <w:marBottom w:val="0"/>
      <w:divBdr>
        <w:top w:val="none" w:sz="0" w:space="0" w:color="auto"/>
        <w:left w:val="none" w:sz="0" w:space="0" w:color="auto"/>
        <w:bottom w:val="none" w:sz="0" w:space="0" w:color="auto"/>
        <w:right w:val="none" w:sz="0" w:space="0" w:color="auto"/>
      </w:divBdr>
    </w:div>
    <w:div w:id="1213686879">
      <w:bodyDiv w:val="1"/>
      <w:marLeft w:val="0"/>
      <w:marRight w:val="0"/>
      <w:marTop w:val="0"/>
      <w:marBottom w:val="0"/>
      <w:divBdr>
        <w:top w:val="none" w:sz="0" w:space="0" w:color="auto"/>
        <w:left w:val="none" w:sz="0" w:space="0" w:color="auto"/>
        <w:bottom w:val="none" w:sz="0" w:space="0" w:color="auto"/>
        <w:right w:val="none" w:sz="0" w:space="0" w:color="auto"/>
      </w:divBdr>
    </w:div>
    <w:div w:id="1213691318">
      <w:bodyDiv w:val="1"/>
      <w:marLeft w:val="0"/>
      <w:marRight w:val="0"/>
      <w:marTop w:val="0"/>
      <w:marBottom w:val="0"/>
      <w:divBdr>
        <w:top w:val="none" w:sz="0" w:space="0" w:color="auto"/>
        <w:left w:val="none" w:sz="0" w:space="0" w:color="auto"/>
        <w:bottom w:val="none" w:sz="0" w:space="0" w:color="auto"/>
        <w:right w:val="none" w:sz="0" w:space="0" w:color="auto"/>
      </w:divBdr>
    </w:div>
    <w:div w:id="1214200712">
      <w:bodyDiv w:val="1"/>
      <w:marLeft w:val="0"/>
      <w:marRight w:val="0"/>
      <w:marTop w:val="0"/>
      <w:marBottom w:val="0"/>
      <w:divBdr>
        <w:top w:val="none" w:sz="0" w:space="0" w:color="auto"/>
        <w:left w:val="none" w:sz="0" w:space="0" w:color="auto"/>
        <w:bottom w:val="none" w:sz="0" w:space="0" w:color="auto"/>
        <w:right w:val="none" w:sz="0" w:space="0" w:color="auto"/>
      </w:divBdr>
    </w:div>
    <w:div w:id="1214461225">
      <w:bodyDiv w:val="1"/>
      <w:marLeft w:val="0"/>
      <w:marRight w:val="0"/>
      <w:marTop w:val="0"/>
      <w:marBottom w:val="0"/>
      <w:divBdr>
        <w:top w:val="none" w:sz="0" w:space="0" w:color="auto"/>
        <w:left w:val="none" w:sz="0" w:space="0" w:color="auto"/>
        <w:bottom w:val="none" w:sz="0" w:space="0" w:color="auto"/>
        <w:right w:val="none" w:sz="0" w:space="0" w:color="auto"/>
      </w:divBdr>
    </w:div>
    <w:div w:id="1215039953">
      <w:bodyDiv w:val="1"/>
      <w:marLeft w:val="0"/>
      <w:marRight w:val="0"/>
      <w:marTop w:val="0"/>
      <w:marBottom w:val="0"/>
      <w:divBdr>
        <w:top w:val="none" w:sz="0" w:space="0" w:color="auto"/>
        <w:left w:val="none" w:sz="0" w:space="0" w:color="auto"/>
        <w:bottom w:val="none" w:sz="0" w:space="0" w:color="auto"/>
        <w:right w:val="none" w:sz="0" w:space="0" w:color="auto"/>
      </w:divBdr>
    </w:div>
    <w:div w:id="1215190657">
      <w:bodyDiv w:val="1"/>
      <w:marLeft w:val="0"/>
      <w:marRight w:val="0"/>
      <w:marTop w:val="0"/>
      <w:marBottom w:val="0"/>
      <w:divBdr>
        <w:top w:val="none" w:sz="0" w:space="0" w:color="auto"/>
        <w:left w:val="none" w:sz="0" w:space="0" w:color="auto"/>
        <w:bottom w:val="none" w:sz="0" w:space="0" w:color="auto"/>
        <w:right w:val="none" w:sz="0" w:space="0" w:color="auto"/>
      </w:divBdr>
    </w:div>
    <w:div w:id="1215387752">
      <w:bodyDiv w:val="1"/>
      <w:marLeft w:val="0"/>
      <w:marRight w:val="0"/>
      <w:marTop w:val="0"/>
      <w:marBottom w:val="0"/>
      <w:divBdr>
        <w:top w:val="none" w:sz="0" w:space="0" w:color="auto"/>
        <w:left w:val="none" w:sz="0" w:space="0" w:color="auto"/>
        <w:bottom w:val="none" w:sz="0" w:space="0" w:color="auto"/>
        <w:right w:val="none" w:sz="0" w:space="0" w:color="auto"/>
      </w:divBdr>
    </w:div>
    <w:div w:id="1215504335">
      <w:bodyDiv w:val="1"/>
      <w:marLeft w:val="0"/>
      <w:marRight w:val="0"/>
      <w:marTop w:val="0"/>
      <w:marBottom w:val="0"/>
      <w:divBdr>
        <w:top w:val="none" w:sz="0" w:space="0" w:color="auto"/>
        <w:left w:val="none" w:sz="0" w:space="0" w:color="auto"/>
        <w:bottom w:val="none" w:sz="0" w:space="0" w:color="auto"/>
        <w:right w:val="none" w:sz="0" w:space="0" w:color="auto"/>
      </w:divBdr>
    </w:div>
    <w:div w:id="1215701804">
      <w:bodyDiv w:val="1"/>
      <w:marLeft w:val="0"/>
      <w:marRight w:val="0"/>
      <w:marTop w:val="0"/>
      <w:marBottom w:val="0"/>
      <w:divBdr>
        <w:top w:val="none" w:sz="0" w:space="0" w:color="auto"/>
        <w:left w:val="none" w:sz="0" w:space="0" w:color="auto"/>
        <w:bottom w:val="none" w:sz="0" w:space="0" w:color="auto"/>
        <w:right w:val="none" w:sz="0" w:space="0" w:color="auto"/>
      </w:divBdr>
    </w:div>
    <w:div w:id="1216309204">
      <w:bodyDiv w:val="1"/>
      <w:marLeft w:val="0"/>
      <w:marRight w:val="0"/>
      <w:marTop w:val="0"/>
      <w:marBottom w:val="0"/>
      <w:divBdr>
        <w:top w:val="none" w:sz="0" w:space="0" w:color="auto"/>
        <w:left w:val="none" w:sz="0" w:space="0" w:color="auto"/>
        <w:bottom w:val="none" w:sz="0" w:space="0" w:color="auto"/>
        <w:right w:val="none" w:sz="0" w:space="0" w:color="auto"/>
      </w:divBdr>
    </w:div>
    <w:div w:id="1216546908">
      <w:bodyDiv w:val="1"/>
      <w:marLeft w:val="0"/>
      <w:marRight w:val="0"/>
      <w:marTop w:val="0"/>
      <w:marBottom w:val="0"/>
      <w:divBdr>
        <w:top w:val="none" w:sz="0" w:space="0" w:color="auto"/>
        <w:left w:val="none" w:sz="0" w:space="0" w:color="auto"/>
        <w:bottom w:val="none" w:sz="0" w:space="0" w:color="auto"/>
        <w:right w:val="none" w:sz="0" w:space="0" w:color="auto"/>
      </w:divBdr>
    </w:div>
    <w:div w:id="1216694744">
      <w:bodyDiv w:val="1"/>
      <w:marLeft w:val="0"/>
      <w:marRight w:val="0"/>
      <w:marTop w:val="0"/>
      <w:marBottom w:val="0"/>
      <w:divBdr>
        <w:top w:val="none" w:sz="0" w:space="0" w:color="auto"/>
        <w:left w:val="none" w:sz="0" w:space="0" w:color="auto"/>
        <w:bottom w:val="none" w:sz="0" w:space="0" w:color="auto"/>
        <w:right w:val="none" w:sz="0" w:space="0" w:color="auto"/>
      </w:divBdr>
    </w:div>
    <w:div w:id="1216969652">
      <w:bodyDiv w:val="1"/>
      <w:marLeft w:val="0"/>
      <w:marRight w:val="0"/>
      <w:marTop w:val="0"/>
      <w:marBottom w:val="0"/>
      <w:divBdr>
        <w:top w:val="none" w:sz="0" w:space="0" w:color="auto"/>
        <w:left w:val="none" w:sz="0" w:space="0" w:color="auto"/>
        <w:bottom w:val="none" w:sz="0" w:space="0" w:color="auto"/>
        <w:right w:val="none" w:sz="0" w:space="0" w:color="auto"/>
      </w:divBdr>
    </w:div>
    <w:div w:id="1217010692">
      <w:bodyDiv w:val="1"/>
      <w:marLeft w:val="0"/>
      <w:marRight w:val="0"/>
      <w:marTop w:val="0"/>
      <w:marBottom w:val="0"/>
      <w:divBdr>
        <w:top w:val="none" w:sz="0" w:space="0" w:color="auto"/>
        <w:left w:val="none" w:sz="0" w:space="0" w:color="auto"/>
        <w:bottom w:val="none" w:sz="0" w:space="0" w:color="auto"/>
        <w:right w:val="none" w:sz="0" w:space="0" w:color="auto"/>
      </w:divBdr>
    </w:div>
    <w:div w:id="1217812561">
      <w:bodyDiv w:val="1"/>
      <w:marLeft w:val="0"/>
      <w:marRight w:val="0"/>
      <w:marTop w:val="0"/>
      <w:marBottom w:val="0"/>
      <w:divBdr>
        <w:top w:val="none" w:sz="0" w:space="0" w:color="auto"/>
        <w:left w:val="none" w:sz="0" w:space="0" w:color="auto"/>
        <w:bottom w:val="none" w:sz="0" w:space="0" w:color="auto"/>
        <w:right w:val="none" w:sz="0" w:space="0" w:color="auto"/>
      </w:divBdr>
    </w:div>
    <w:div w:id="1217930224">
      <w:bodyDiv w:val="1"/>
      <w:marLeft w:val="0"/>
      <w:marRight w:val="0"/>
      <w:marTop w:val="0"/>
      <w:marBottom w:val="0"/>
      <w:divBdr>
        <w:top w:val="none" w:sz="0" w:space="0" w:color="auto"/>
        <w:left w:val="none" w:sz="0" w:space="0" w:color="auto"/>
        <w:bottom w:val="none" w:sz="0" w:space="0" w:color="auto"/>
        <w:right w:val="none" w:sz="0" w:space="0" w:color="auto"/>
      </w:divBdr>
    </w:div>
    <w:div w:id="1218514053">
      <w:bodyDiv w:val="1"/>
      <w:marLeft w:val="0"/>
      <w:marRight w:val="0"/>
      <w:marTop w:val="0"/>
      <w:marBottom w:val="0"/>
      <w:divBdr>
        <w:top w:val="none" w:sz="0" w:space="0" w:color="auto"/>
        <w:left w:val="none" w:sz="0" w:space="0" w:color="auto"/>
        <w:bottom w:val="none" w:sz="0" w:space="0" w:color="auto"/>
        <w:right w:val="none" w:sz="0" w:space="0" w:color="auto"/>
      </w:divBdr>
    </w:div>
    <w:div w:id="1218779373">
      <w:bodyDiv w:val="1"/>
      <w:marLeft w:val="0"/>
      <w:marRight w:val="0"/>
      <w:marTop w:val="0"/>
      <w:marBottom w:val="0"/>
      <w:divBdr>
        <w:top w:val="none" w:sz="0" w:space="0" w:color="auto"/>
        <w:left w:val="none" w:sz="0" w:space="0" w:color="auto"/>
        <w:bottom w:val="none" w:sz="0" w:space="0" w:color="auto"/>
        <w:right w:val="none" w:sz="0" w:space="0" w:color="auto"/>
      </w:divBdr>
    </w:div>
    <w:div w:id="1219515923">
      <w:bodyDiv w:val="1"/>
      <w:marLeft w:val="0"/>
      <w:marRight w:val="0"/>
      <w:marTop w:val="0"/>
      <w:marBottom w:val="0"/>
      <w:divBdr>
        <w:top w:val="none" w:sz="0" w:space="0" w:color="auto"/>
        <w:left w:val="none" w:sz="0" w:space="0" w:color="auto"/>
        <w:bottom w:val="none" w:sz="0" w:space="0" w:color="auto"/>
        <w:right w:val="none" w:sz="0" w:space="0" w:color="auto"/>
      </w:divBdr>
    </w:div>
    <w:div w:id="1219584965">
      <w:bodyDiv w:val="1"/>
      <w:marLeft w:val="0"/>
      <w:marRight w:val="0"/>
      <w:marTop w:val="0"/>
      <w:marBottom w:val="0"/>
      <w:divBdr>
        <w:top w:val="none" w:sz="0" w:space="0" w:color="auto"/>
        <w:left w:val="none" w:sz="0" w:space="0" w:color="auto"/>
        <w:bottom w:val="none" w:sz="0" w:space="0" w:color="auto"/>
        <w:right w:val="none" w:sz="0" w:space="0" w:color="auto"/>
      </w:divBdr>
    </w:div>
    <w:div w:id="1220020429">
      <w:bodyDiv w:val="1"/>
      <w:marLeft w:val="0"/>
      <w:marRight w:val="0"/>
      <w:marTop w:val="0"/>
      <w:marBottom w:val="0"/>
      <w:divBdr>
        <w:top w:val="none" w:sz="0" w:space="0" w:color="auto"/>
        <w:left w:val="none" w:sz="0" w:space="0" w:color="auto"/>
        <w:bottom w:val="none" w:sz="0" w:space="0" w:color="auto"/>
        <w:right w:val="none" w:sz="0" w:space="0" w:color="auto"/>
      </w:divBdr>
    </w:div>
    <w:div w:id="1220092412">
      <w:bodyDiv w:val="1"/>
      <w:marLeft w:val="0"/>
      <w:marRight w:val="0"/>
      <w:marTop w:val="0"/>
      <w:marBottom w:val="0"/>
      <w:divBdr>
        <w:top w:val="none" w:sz="0" w:space="0" w:color="auto"/>
        <w:left w:val="none" w:sz="0" w:space="0" w:color="auto"/>
        <w:bottom w:val="none" w:sz="0" w:space="0" w:color="auto"/>
        <w:right w:val="none" w:sz="0" w:space="0" w:color="auto"/>
      </w:divBdr>
    </w:div>
    <w:div w:id="1220166281">
      <w:bodyDiv w:val="1"/>
      <w:marLeft w:val="0"/>
      <w:marRight w:val="0"/>
      <w:marTop w:val="0"/>
      <w:marBottom w:val="0"/>
      <w:divBdr>
        <w:top w:val="none" w:sz="0" w:space="0" w:color="auto"/>
        <w:left w:val="none" w:sz="0" w:space="0" w:color="auto"/>
        <w:bottom w:val="none" w:sz="0" w:space="0" w:color="auto"/>
        <w:right w:val="none" w:sz="0" w:space="0" w:color="auto"/>
      </w:divBdr>
    </w:div>
    <w:div w:id="1220168110">
      <w:bodyDiv w:val="1"/>
      <w:marLeft w:val="0"/>
      <w:marRight w:val="0"/>
      <w:marTop w:val="0"/>
      <w:marBottom w:val="0"/>
      <w:divBdr>
        <w:top w:val="none" w:sz="0" w:space="0" w:color="auto"/>
        <w:left w:val="none" w:sz="0" w:space="0" w:color="auto"/>
        <w:bottom w:val="none" w:sz="0" w:space="0" w:color="auto"/>
        <w:right w:val="none" w:sz="0" w:space="0" w:color="auto"/>
      </w:divBdr>
    </w:div>
    <w:div w:id="1220287740">
      <w:bodyDiv w:val="1"/>
      <w:marLeft w:val="0"/>
      <w:marRight w:val="0"/>
      <w:marTop w:val="0"/>
      <w:marBottom w:val="0"/>
      <w:divBdr>
        <w:top w:val="none" w:sz="0" w:space="0" w:color="auto"/>
        <w:left w:val="none" w:sz="0" w:space="0" w:color="auto"/>
        <w:bottom w:val="none" w:sz="0" w:space="0" w:color="auto"/>
        <w:right w:val="none" w:sz="0" w:space="0" w:color="auto"/>
      </w:divBdr>
    </w:div>
    <w:div w:id="1220479554">
      <w:bodyDiv w:val="1"/>
      <w:marLeft w:val="0"/>
      <w:marRight w:val="0"/>
      <w:marTop w:val="0"/>
      <w:marBottom w:val="0"/>
      <w:divBdr>
        <w:top w:val="none" w:sz="0" w:space="0" w:color="auto"/>
        <w:left w:val="none" w:sz="0" w:space="0" w:color="auto"/>
        <w:bottom w:val="none" w:sz="0" w:space="0" w:color="auto"/>
        <w:right w:val="none" w:sz="0" w:space="0" w:color="auto"/>
      </w:divBdr>
    </w:div>
    <w:div w:id="1221288320">
      <w:bodyDiv w:val="1"/>
      <w:marLeft w:val="0"/>
      <w:marRight w:val="0"/>
      <w:marTop w:val="0"/>
      <w:marBottom w:val="0"/>
      <w:divBdr>
        <w:top w:val="none" w:sz="0" w:space="0" w:color="auto"/>
        <w:left w:val="none" w:sz="0" w:space="0" w:color="auto"/>
        <w:bottom w:val="none" w:sz="0" w:space="0" w:color="auto"/>
        <w:right w:val="none" w:sz="0" w:space="0" w:color="auto"/>
      </w:divBdr>
    </w:div>
    <w:div w:id="1221403791">
      <w:bodyDiv w:val="1"/>
      <w:marLeft w:val="0"/>
      <w:marRight w:val="0"/>
      <w:marTop w:val="0"/>
      <w:marBottom w:val="0"/>
      <w:divBdr>
        <w:top w:val="none" w:sz="0" w:space="0" w:color="auto"/>
        <w:left w:val="none" w:sz="0" w:space="0" w:color="auto"/>
        <w:bottom w:val="none" w:sz="0" w:space="0" w:color="auto"/>
        <w:right w:val="none" w:sz="0" w:space="0" w:color="auto"/>
      </w:divBdr>
    </w:div>
    <w:div w:id="1221557085">
      <w:bodyDiv w:val="1"/>
      <w:marLeft w:val="0"/>
      <w:marRight w:val="0"/>
      <w:marTop w:val="0"/>
      <w:marBottom w:val="0"/>
      <w:divBdr>
        <w:top w:val="none" w:sz="0" w:space="0" w:color="auto"/>
        <w:left w:val="none" w:sz="0" w:space="0" w:color="auto"/>
        <w:bottom w:val="none" w:sz="0" w:space="0" w:color="auto"/>
        <w:right w:val="none" w:sz="0" w:space="0" w:color="auto"/>
      </w:divBdr>
    </w:div>
    <w:div w:id="1222524198">
      <w:bodyDiv w:val="1"/>
      <w:marLeft w:val="0"/>
      <w:marRight w:val="0"/>
      <w:marTop w:val="0"/>
      <w:marBottom w:val="0"/>
      <w:divBdr>
        <w:top w:val="none" w:sz="0" w:space="0" w:color="auto"/>
        <w:left w:val="none" w:sz="0" w:space="0" w:color="auto"/>
        <w:bottom w:val="none" w:sz="0" w:space="0" w:color="auto"/>
        <w:right w:val="none" w:sz="0" w:space="0" w:color="auto"/>
      </w:divBdr>
    </w:div>
    <w:div w:id="1222642101">
      <w:bodyDiv w:val="1"/>
      <w:marLeft w:val="0"/>
      <w:marRight w:val="0"/>
      <w:marTop w:val="0"/>
      <w:marBottom w:val="0"/>
      <w:divBdr>
        <w:top w:val="none" w:sz="0" w:space="0" w:color="auto"/>
        <w:left w:val="none" w:sz="0" w:space="0" w:color="auto"/>
        <w:bottom w:val="none" w:sz="0" w:space="0" w:color="auto"/>
        <w:right w:val="none" w:sz="0" w:space="0" w:color="auto"/>
      </w:divBdr>
    </w:div>
    <w:div w:id="1222986303">
      <w:bodyDiv w:val="1"/>
      <w:marLeft w:val="0"/>
      <w:marRight w:val="0"/>
      <w:marTop w:val="0"/>
      <w:marBottom w:val="0"/>
      <w:divBdr>
        <w:top w:val="none" w:sz="0" w:space="0" w:color="auto"/>
        <w:left w:val="none" w:sz="0" w:space="0" w:color="auto"/>
        <w:bottom w:val="none" w:sz="0" w:space="0" w:color="auto"/>
        <w:right w:val="none" w:sz="0" w:space="0" w:color="auto"/>
      </w:divBdr>
    </w:div>
    <w:div w:id="1223717677">
      <w:bodyDiv w:val="1"/>
      <w:marLeft w:val="0"/>
      <w:marRight w:val="0"/>
      <w:marTop w:val="0"/>
      <w:marBottom w:val="0"/>
      <w:divBdr>
        <w:top w:val="none" w:sz="0" w:space="0" w:color="auto"/>
        <w:left w:val="none" w:sz="0" w:space="0" w:color="auto"/>
        <w:bottom w:val="none" w:sz="0" w:space="0" w:color="auto"/>
        <w:right w:val="none" w:sz="0" w:space="0" w:color="auto"/>
      </w:divBdr>
    </w:div>
    <w:div w:id="1223911570">
      <w:bodyDiv w:val="1"/>
      <w:marLeft w:val="0"/>
      <w:marRight w:val="0"/>
      <w:marTop w:val="0"/>
      <w:marBottom w:val="0"/>
      <w:divBdr>
        <w:top w:val="none" w:sz="0" w:space="0" w:color="auto"/>
        <w:left w:val="none" w:sz="0" w:space="0" w:color="auto"/>
        <w:bottom w:val="none" w:sz="0" w:space="0" w:color="auto"/>
        <w:right w:val="none" w:sz="0" w:space="0" w:color="auto"/>
      </w:divBdr>
    </w:div>
    <w:div w:id="1224485437">
      <w:bodyDiv w:val="1"/>
      <w:marLeft w:val="0"/>
      <w:marRight w:val="0"/>
      <w:marTop w:val="0"/>
      <w:marBottom w:val="0"/>
      <w:divBdr>
        <w:top w:val="none" w:sz="0" w:space="0" w:color="auto"/>
        <w:left w:val="none" w:sz="0" w:space="0" w:color="auto"/>
        <w:bottom w:val="none" w:sz="0" w:space="0" w:color="auto"/>
        <w:right w:val="none" w:sz="0" w:space="0" w:color="auto"/>
      </w:divBdr>
    </w:div>
    <w:div w:id="1225415121">
      <w:bodyDiv w:val="1"/>
      <w:marLeft w:val="0"/>
      <w:marRight w:val="0"/>
      <w:marTop w:val="0"/>
      <w:marBottom w:val="0"/>
      <w:divBdr>
        <w:top w:val="none" w:sz="0" w:space="0" w:color="auto"/>
        <w:left w:val="none" w:sz="0" w:space="0" w:color="auto"/>
        <w:bottom w:val="none" w:sz="0" w:space="0" w:color="auto"/>
        <w:right w:val="none" w:sz="0" w:space="0" w:color="auto"/>
      </w:divBdr>
    </w:div>
    <w:div w:id="1225871502">
      <w:bodyDiv w:val="1"/>
      <w:marLeft w:val="0"/>
      <w:marRight w:val="0"/>
      <w:marTop w:val="0"/>
      <w:marBottom w:val="0"/>
      <w:divBdr>
        <w:top w:val="none" w:sz="0" w:space="0" w:color="auto"/>
        <w:left w:val="none" w:sz="0" w:space="0" w:color="auto"/>
        <w:bottom w:val="none" w:sz="0" w:space="0" w:color="auto"/>
        <w:right w:val="none" w:sz="0" w:space="0" w:color="auto"/>
      </w:divBdr>
    </w:div>
    <w:div w:id="1226142544">
      <w:bodyDiv w:val="1"/>
      <w:marLeft w:val="0"/>
      <w:marRight w:val="0"/>
      <w:marTop w:val="0"/>
      <w:marBottom w:val="0"/>
      <w:divBdr>
        <w:top w:val="none" w:sz="0" w:space="0" w:color="auto"/>
        <w:left w:val="none" w:sz="0" w:space="0" w:color="auto"/>
        <w:bottom w:val="none" w:sz="0" w:space="0" w:color="auto"/>
        <w:right w:val="none" w:sz="0" w:space="0" w:color="auto"/>
      </w:divBdr>
    </w:div>
    <w:div w:id="1226379790">
      <w:bodyDiv w:val="1"/>
      <w:marLeft w:val="0"/>
      <w:marRight w:val="0"/>
      <w:marTop w:val="0"/>
      <w:marBottom w:val="0"/>
      <w:divBdr>
        <w:top w:val="none" w:sz="0" w:space="0" w:color="auto"/>
        <w:left w:val="none" w:sz="0" w:space="0" w:color="auto"/>
        <w:bottom w:val="none" w:sz="0" w:space="0" w:color="auto"/>
        <w:right w:val="none" w:sz="0" w:space="0" w:color="auto"/>
      </w:divBdr>
    </w:div>
    <w:div w:id="1226643775">
      <w:bodyDiv w:val="1"/>
      <w:marLeft w:val="0"/>
      <w:marRight w:val="0"/>
      <w:marTop w:val="0"/>
      <w:marBottom w:val="0"/>
      <w:divBdr>
        <w:top w:val="none" w:sz="0" w:space="0" w:color="auto"/>
        <w:left w:val="none" w:sz="0" w:space="0" w:color="auto"/>
        <w:bottom w:val="none" w:sz="0" w:space="0" w:color="auto"/>
        <w:right w:val="none" w:sz="0" w:space="0" w:color="auto"/>
      </w:divBdr>
    </w:div>
    <w:div w:id="1226911143">
      <w:bodyDiv w:val="1"/>
      <w:marLeft w:val="0"/>
      <w:marRight w:val="0"/>
      <w:marTop w:val="0"/>
      <w:marBottom w:val="0"/>
      <w:divBdr>
        <w:top w:val="none" w:sz="0" w:space="0" w:color="auto"/>
        <w:left w:val="none" w:sz="0" w:space="0" w:color="auto"/>
        <w:bottom w:val="none" w:sz="0" w:space="0" w:color="auto"/>
        <w:right w:val="none" w:sz="0" w:space="0" w:color="auto"/>
      </w:divBdr>
    </w:div>
    <w:div w:id="1226915539">
      <w:bodyDiv w:val="1"/>
      <w:marLeft w:val="0"/>
      <w:marRight w:val="0"/>
      <w:marTop w:val="0"/>
      <w:marBottom w:val="0"/>
      <w:divBdr>
        <w:top w:val="none" w:sz="0" w:space="0" w:color="auto"/>
        <w:left w:val="none" w:sz="0" w:space="0" w:color="auto"/>
        <w:bottom w:val="none" w:sz="0" w:space="0" w:color="auto"/>
        <w:right w:val="none" w:sz="0" w:space="0" w:color="auto"/>
      </w:divBdr>
    </w:div>
    <w:div w:id="1226916759">
      <w:bodyDiv w:val="1"/>
      <w:marLeft w:val="0"/>
      <w:marRight w:val="0"/>
      <w:marTop w:val="0"/>
      <w:marBottom w:val="0"/>
      <w:divBdr>
        <w:top w:val="none" w:sz="0" w:space="0" w:color="auto"/>
        <w:left w:val="none" w:sz="0" w:space="0" w:color="auto"/>
        <w:bottom w:val="none" w:sz="0" w:space="0" w:color="auto"/>
        <w:right w:val="none" w:sz="0" w:space="0" w:color="auto"/>
      </w:divBdr>
    </w:div>
    <w:div w:id="1227112154">
      <w:bodyDiv w:val="1"/>
      <w:marLeft w:val="0"/>
      <w:marRight w:val="0"/>
      <w:marTop w:val="0"/>
      <w:marBottom w:val="0"/>
      <w:divBdr>
        <w:top w:val="none" w:sz="0" w:space="0" w:color="auto"/>
        <w:left w:val="none" w:sz="0" w:space="0" w:color="auto"/>
        <w:bottom w:val="none" w:sz="0" w:space="0" w:color="auto"/>
        <w:right w:val="none" w:sz="0" w:space="0" w:color="auto"/>
      </w:divBdr>
    </w:div>
    <w:div w:id="1227303891">
      <w:bodyDiv w:val="1"/>
      <w:marLeft w:val="0"/>
      <w:marRight w:val="0"/>
      <w:marTop w:val="0"/>
      <w:marBottom w:val="0"/>
      <w:divBdr>
        <w:top w:val="none" w:sz="0" w:space="0" w:color="auto"/>
        <w:left w:val="none" w:sz="0" w:space="0" w:color="auto"/>
        <w:bottom w:val="none" w:sz="0" w:space="0" w:color="auto"/>
        <w:right w:val="none" w:sz="0" w:space="0" w:color="auto"/>
      </w:divBdr>
    </w:div>
    <w:div w:id="1228538053">
      <w:bodyDiv w:val="1"/>
      <w:marLeft w:val="0"/>
      <w:marRight w:val="0"/>
      <w:marTop w:val="0"/>
      <w:marBottom w:val="0"/>
      <w:divBdr>
        <w:top w:val="none" w:sz="0" w:space="0" w:color="auto"/>
        <w:left w:val="none" w:sz="0" w:space="0" w:color="auto"/>
        <w:bottom w:val="none" w:sz="0" w:space="0" w:color="auto"/>
        <w:right w:val="none" w:sz="0" w:space="0" w:color="auto"/>
      </w:divBdr>
    </w:div>
    <w:div w:id="1228613233">
      <w:bodyDiv w:val="1"/>
      <w:marLeft w:val="0"/>
      <w:marRight w:val="0"/>
      <w:marTop w:val="0"/>
      <w:marBottom w:val="0"/>
      <w:divBdr>
        <w:top w:val="none" w:sz="0" w:space="0" w:color="auto"/>
        <w:left w:val="none" w:sz="0" w:space="0" w:color="auto"/>
        <w:bottom w:val="none" w:sz="0" w:space="0" w:color="auto"/>
        <w:right w:val="none" w:sz="0" w:space="0" w:color="auto"/>
      </w:divBdr>
    </w:div>
    <w:div w:id="1228882406">
      <w:bodyDiv w:val="1"/>
      <w:marLeft w:val="0"/>
      <w:marRight w:val="0"/>
      <w:marTop w:val="0"/>
      <w:marBottom w:val="0"/>
      <w:divBdr>
        <w:top w:val="none" w:sz="0" w:space="0" w:color="auto"/>
        <w:left w:val="none" w:sz="0" w:space="0" w:color="auto"/>
        <w:bottom w:val="none" w:sz="0" w:space="0" w:color="auto"/>
        <w:right w:val="none" w:sz="0" w:space="0" w:color="auto"/>
      </w:divBdr>
    </w:div>
    <w:div w:id="1229264371">
      <w:bodyDiv w:val="1"/>
      <w:marLeft w:val="0"/>
      <w:marRight w:val="0"/>
      <w:marTop w:val="0"/>
      <w:marBottom w:val="0"/>
      <w:divBdr>
        <w:top w:val="none" w:sz="0" w:space="0" w:color="auto"/>
        <w:left w:val="none" w:sz="0" w:space="0" w:color="auto"/>
        <w:bottom w:val="none" w:sz="0" w:space="0" w:color="auto"/>
        <w:right w:val="none" w:sz="0" w:space="0" w:color="auto"/>
      </w:divBdr>
    </w:div>
    <w:div w:id="1229459991">
      <w:bodyDiv w:val="1"/>
      <w:marLeft w:val="0"/>
      <w:marRight w:val="0"/>
      <w:marTop w:val="0"/>
      <w:marBottom w:val="0"/>
      <w:divBdr>
        <w:top w:val="none" w:sz="0" w:space="0" w:color="auto"/>
        <w:left w:val="none" w:sz="0" w:space="0" w:color="auto"/>
        <w:bottom w:val="none" w:sz="0" w:space="0" w:color="auto"/>
        <w:right w:val="none" w:sz="0" w:space="0" w:color="auto"/>
      </w:divBdr>
    </w:div>
    <w:div w:id="1229460413">
      <w:bodyDiv w:val="1"/>
      <w:marLeft w:val="0"/>
      <w:marRight w:val="0"/>
      <w:marTop w:val="0"/>
      <w:marBottom w:val="0"/>
      <w:divBdr>
        <w:top w:val="none" w:sz="0" w:space="0" w:color="auto"/>
        <w:left w:val="none" w:sz="0" w:space="0" w:color="auto"/>
        <w:bottom w:val="none" w:sz="0" w:space="0" w:color="auto"/>
        <w:right w:val="none" w:sz="0" w:space="0" w:color="auto"/>
      </w:divBdr>
    </w:div>
    <w:div w:id="1229850771">
      <w:bodyDiv w:val="1"/>
      <w:marLeft w:val="0"/>
      <w:marRight w:val="0"/>
      <w:marTop w:val="0"/>
      <w:marBottom w:val="0"/>
      <w:divBdr>
        <w:top w:val="none" w:sz="0" w:space="0" w:color="auto"/>
        <w:left w:val="none" w:sz="0" w:space="0" w:color="auto"/>
        <w:bottom w:val="none" w:sz="0" w:space="0" w:color="auto"/>
        <w:right w:val="none" w:sz="0" w:space="0" w:color="auto"/>
      </w:divBdr>
    </w:div>
    <w:div w:id="1230385159">
      <w:bodyDiv w:val="1"/>
      <w:marLeft w:val="0"/>
      <w:marRight w:val="0"/>
      <w:marTop w:val="0"/>
      <w:marBottom w:val="0"/>
      <w:divBdr>
        <w:top w:val="none" w:sz="0" w:space="0" w:color="auto"/>
        <w:left w:val="none" w:sz="0" w:space="0" w:color="auto"/>
        <w:bottom w:val="none" w:sz="0" w:space="0" w:color="auto"/>
        <w:right w:val="none" w:sz="0" w:space="0" w:color="auto"/>
      </w:divBdr>
    </w:div>
    <w:div w:id="1231429937">
      <w:bodyDiv w:val="1"/>
      <w:marLeft w:val="0"/>
      <w:marRight w:val="0"/>
      <w:marTop w:val="0"/>
      <w:marBottom w:val="0"/>
      <w:divBdr>
        <w:top w:val="none" w:sz="0" w:space="0" w:color="auto"/>
        <w:left w:val="none" w:sz="0" w:space="0" w:color="auto"/>
        <w:bottom w:val="none" w:sz="0" w:space="0" w:color="auto"/>
        <w:right w:val="none" w:sz="0" w:space="0" w:color="auto"/>
      </w:divBdr>
    </w:div>
    <w:div w:id="1232351707">
      <w:bodyDiv w:val="1"/>
      <w:marLeft w:val="0"/>
      <w:marRight w:val="0"/>
      <w:marTop w:val="0"/>
      <w:marBottom w:val="0"/>
      <w:divBdr>
        <w:top w:val="none" w:sz="0" w:space="0" w:color="auto"/>
        <w:left w:val="none" w:sz="0" w:space="0" w:color="auto"/>
        <w:bottom w:val="none" w:sz="0" w:space="0" w:color="auto"/>
        <w:right w:val="none" w:sz="0" w:space="0" w:color="auto"/>
      </w:divBdr>
    </w:div>
    <w:div w:id="1232689950">
      <w:bodyDiv w:val="1"/>
      <w:marLeft w:val="0"/>
      <w:marRight w:val="0"/>
      <w:marTop w:val="0"/>
      <w:marBottom w:val="0"/>
      <w:divBdr>
        <w:top w:val="none" w:sz="0" w:space="0" w:color="auto"/>
        <w:left w:val="none" w:sz="0" w:space="0" w:color="auto"/>
        <w:bottom w:val="none" w:sz="0" w:space="0" w:color="auto"/>
        <w:right w:val="none" w:sz="0" w:space="0" w:color="auto"/>
      </w:divBdr>
    </w:div>
    <w:div w:id="1233199739">
      <w:bodyDiv w:val="1"/>
      <w:marLeft w:val="0"/>
      <w:marRight w:val="0"/>
      <w:marTop w:val="0"/>
      <w:marBottom w:val="0"/>
      <w:divBdr>
        <w:top w:val="none" w:sz="0" w:space="0" w:color="auto"/>
        <w:left w:val="none" w:sz="0" w:space="0" w:color="auto"/>
        <w:bottom w:val="none" w:sz="0" w:space="0" w:color="auto"/>
        <w:right w:val="none" w:sz="0" w:space="0" w:color="auto"/>
      </w:divBdr>
    </w:div>
    <w:div w:id="1233584716">
      <w:bodyDiv w:val="1"/>
      <w:marLeft w:val="0"/>
      <w:marRight w:val="0"/>
      <w:marTop w:val="0"/>
      <w:marBottom w:val="0"/>
      <w:divBdr>
        <w:top w:val="none" w:sz="0" w:space="0" w:color="auto"/>
        <w:left w:val="none" w:sz="0" w:space="0" w:color="auto"/>
        <w:bottom w:val="none" w:sz="0" w:space="0" w:color="auto"/>
        <w:right w:val="none" w:sz="0" w:space="0" w:color="auto"/>
      </w:divBdr>
    </w:div>
    <w:div w:id="1233656090">
      <w:bodyDiv w:val="1"/>
      <w:marLeft w:val="0"/>
      <w:marRight w:val="0"/>
      <w:marTop w:val="0"/>
      <w:marBottom w:val="0"/>
      <w:divBdr>
        <w:top w:val="none" w:sz="0" w:space="0" w:color="auto"/>
        <w:left w:val="none" w:sz="0" w:space="0" w:color="auto"/>
        <w:bottom w:val="none" w:sz="0" w:space="0" w:color="auto"/>
        <w:right w:val="none" w:sz="0" w:space="0" w:color="auto"/>
      </w:divBdr>
    </w:div>
    <w:div w:id="1234007661">
      <w:bodyDiv w:val="1"/>
      <w:marLeft w:val="0"/>
      <w:marRight w:val="0"/>
      <w:marTop w:val="0"/>
      <w:marBottom w:val="0"/>
      <w:divBdr>
        <w:top w:val="none" w:sz="0" w:space="0" w:color="auto"/>
        <w:left w:val="none" w:sz="0" w:space="0" w:color="auto"/>
        <w:bottom w:val="none" w:sz="0" w:space="0" w:color="auto"/>
        <w:right w:val="none" w:sz="0" w:space="0" w:color="auto"/>
      </w:divBdr>
    </w:div>
    <w:div w:id="1234200945">
      <w:bodyDiv w:val="1"/>
      <w:marLeft w:val="0"/>
      <w:marRight w:val="0"/>
      <w:marTop w:val="0"/>
      <w:marBottom w:val="0"/>
      <w:divBdr>
        <w:top w:val="none" w:sz="0" w:space="0" w:color="auto"/>
        <w:left w:val="none" w:sz="0" w:space="0" w:color="auto"/>
        <w:bottom w:val="none" w:sz="0" w:space="0" w:color="auto"/>
        <w:right w:val="none" w:sz="0" w:space="0" w:color="auto"/>
      </w:divBdr>
    </w:div>
    <w:div w:id="1234394404">
      <w:bodyDiv w:val="1"/>
      <w:marLeft w:val="0"/>
      <w:marRight w:val="0"/>
      <w:marTop w:val="0"/>
      <w:marBottom w:val="0"/>
      <w:divBdr>
        <w:top w:val="none" w:sz="0" w:space="0" w:color="auto"/>
        <w:left w:val="none" w:sz="0" w:space="0" w:color="auto"/>
        <w:bottom w:val="none" w:sz="0" w:space="0" w:color="auto"/>
        <w:right w:val="none" w:sz="0" w:space="0" w:color="auto"/>
      </w:divBdr>
    </w:div>
    <w:div w:id="1234437335">
      <w:bodyDiv w:val="1"/>
      <w:marLeft w:val="0"/>
      <w:marRight w:val="0"/>
      <w:marTop w:val="0"/>
      <w:marBottom w:val="0"/>
      <w:divBdr>
        <w:top w:val="none" w:sz="0" w:space="0" w:color="auto"/>
        <w:left w:val="none" w:sz="0" w:space="0" w:color="auto"/>
        <w:bottom w:val="none" w:sz="0" w:space="0" w:color="auto"/>
        <w:right w:val="none" w:sz="0" w:space="0" w:color="auto"/>
      </w:divBdr>
    </w:div>
    <w:div w:id="1234781439">
      <w:bodyDiv w:val="1"/>
      <w:marLeft w:val="0"/>
      <w:marRight w:val="0"/>
      <w:marTop w:val="0"/>
      <w:marBottom w:val="0"/>
      <w:divBdr>
        <w:top w:val="none" w:sz="0" w:space="0" w:color="auto"/>
        <w:left w:val="none" w:sz="0" w:space="0" w:color="auto"/>
        <w:bottom w:val="none" w:sz="0" w:space="0" w:color="auto"/>
        <w:right w:val="none" w:sz="0" w:space="0" w:color="auto"/>
      </w:divBdr>
    </w:div>
    <w:div w:id="1234782553">
      <w:bodyDiv w:val="1"/>
      <w:marLeft w:val="0"/>
      <w:marRight w:val="0"/>
      <w:marTop w:val="0"/>
      <w:marBottom w:val="0"/>
      <w:divBdr>
        <w:top w:val="none" w:sz="0" w:space="0" w:color="auto"/>
        <w:left w:val="none" w:sz="0" w:space="0" w:color="auto"/>
        <w:bottom w:val="none" w:sz="0" w:space="0" w:color="auto"/>
        <w:right w:val="none" w:sz="0" w:space="0" w:color="auto"/>
      </w:divBdr>
    </w:div>
    <w:div w:id="1234853240">
      <w:bodyDiv w:val="1"/>
      <w:marLeft w:val="0"/>
      <w:marRight w:val="0"/>
      <w:marTop w:val="0"/>
      <w:marBottom w:val="0"/>
      <w:divBdr>
        <w:top w:val="none" w:sz="0" w:space="0" w:color="auto"/>
        <w:left w:val="none" w:sz="0" w:space="0" w:color="auto"/>
        <w:bottom w:val="none" w:sz="0" w:space="0" w:color="auto"/>
        <w:right w:val="none" w:sz="0" w:space="0" w:color="auto"/>
      </w:divBdr>
    </w:div>
    <w:div w:id="1235048270">
      <w:bodyDiv w:val="1"/>
      <w:marLeft w:val="0"/>
      <w:marRight w:val="0"/>
      <w:marTop w:val="0"/>
      <w:marBottom w:val="0"/>
      <w:divBdr>
        <w:top w:val="none" w:sz="0" w:space="0" w:color="auto"/>
        <w:left w:val="none" w:sz="0" w:space="0" w:color="auto"/>
        <w:bottom w:val="none" w:sz="0" w:space="0" w:color="auto"/>
        <w:right w:val="none" w:sz="0" w:space="0" w:color="auto"/>
      </w:divBdr>
    </w:div>
    <w:div w:id="1235049296">
      <w:bodyDiv w:val="1"/>
      <w:marLeft w:val="0"/>
      <w:marRight w:val="0"/>
      <w:marTop w:val="0"/>
      <w:marBottom w:val="0"/>
      <w:divBdr>
        <w:top w:val="none" w:sz="0" w:space="0" w:color="auto"/>
        <w:left w:val="none" w:sz="0" w:space="0" w:color="auto"/>
        <w:bottom w:val="none" w:sz="0" w:space="0" w:color="auto"/>
        <w:right w:val="none" w:sz="0" w:space="0" w:color="auto"/>
      </w:divBdr>
    </w:div>
    <w:div w:id="1235050068">
      <w:bodyDiv w:val="1"/>
      <w:marLeft w:val="0"/>
      <w:marRight w:val="0"/>
      <w:marTop w:val="0"/>
      <w:marBottom w:val="0"/>
      <w:divBdr>
        <w:top w:val="none" w:sz="0" w:space="0" w:color="auto"/>
        <w:left w:val="none" w:sz="0" w:space="0" w:color="auto"/>
        <w:bottom w:val="none" w:sz="0" w:space="0" w:color="auto"/>
        <w:right w:val="none" w:sz="0" w:space="0" w:color="auto"/>
      </w:divBdr>
    </w:div>
    <w:div w:id="1235359989">
      <w:bodyDiv w:val="1"/>
      <w:marLeft w:val="0"/>
      <w:marRight w:val="0"/>
      <w:marTop w:val="0"/>
      <w:marBottom w:val="0"/>
      <w:divBdr>
        <w:top w:val="none" w:sz="0" w:space="0" w:color="auto"/>
        <w:left w:val="none" w:sz="0" w:space="0" w:color="auto"/>
        <w:bottom w:val="none" w:sz="0" w:space="0" w:color="auto"/>
        <w:right w:val="none" w:sz="0" w:space="0" w:color="auto"/>
      </w:divBdr>
    </w:div>
    <w:div w:id="1235700436">
      <w:bodyDiv w:val="1"/>
      <w:marLeft w:val="0"/>
      <w:marRight w:val="0"/>
      <w:marTop w:val="0"/>
      <w:marBottom w:val="0"/>
      <w:divBdr>
        <w:top w:val="none" w:sz="0" w:space="0" w:color="auto"/>
        <w:left w:val="none" w:sz="0" w:space="0" w:color="auto"/>
        <w:bottom w:val="none" w:sz="0" w:space="0" w:color="auto"/>
        <w:right w:val="none" w:sz="0" w:space="0" w:color="auto"/>
      </w:divBdr>
    </w:div>
    <w:div w:id="1236357514">
      <w:bodyDiv w:val="1"/>
      <w:marLeft w:val="0"/>
      <w:marRight w:val="0"/>
      <w:marTop w:val="0"/>
      <w:marBottom w:val="0"/>
      <w:divBdr>
        <w:top w:val="none" w:sz="0" w:space="0" w:color="auto"/>
        <w:left w:val="none" w:sz="0" w:space="0" w:color="auto"/>
        <w:bottom w:val="none" w:sz="0" w:space="0" w:color="auto"/>
        <w:right w:val="none" w:sz="0" w:space="0" w:color="auto"/>
      </w:divBdr>
    </w:div>
    <w:div w:id="1236666340">
      <w:bodyDiv w:val="1"/>
      <w:marLeft w:val="0"/>
      <w:marRight w:val="0"/>
      <w:marTop w:val="0"/>
      <w:marBottom w:val="0"/>
      <w:divBdr>
        <w:top w:val="none" w:sz="0" w:space="0" w:color="auto"/>
        <w:left w:val="none" w:sz="0" w:space="0" w:color="auto"/>
        <w:bottom w:val="none" w:sz="0" w:space="0" w:color="auto"/>
        <w:right w:val="none" w:sz="0" w:space="0" w:color="auto"/>
      </w:divBdr>
    </w:div>
    <w:div w:id="1236822049">
      <w:bodyDiv w:val="1"/>
      <w:marLeft w:val="0"/>
      <w:marRight w:val="0"/>
      <w:marTop w:val="0"/>
      <w:marBottom w:val="0"/>
      <w:divBdr>
        <w:top w:val="none" w:sz="0" w:space="0" w:color="auto"/>
        <w:left w:val="none" w:sz="0" w:space="0" w:color="auto"/>
        <w:bottom w:val="none" w:sz="0" w:space="0" w:color="auto"/>
        <w:right w:val="none" w:sz="0" w:space="0" w:color="auto"/>
      </w:divBdr>
    </w:div>
    <w:div w:id="1237088816">
      <w:bodyDiv w:val="1"/>
      <w:marLeft w:val="0"/>
      <w:marRight w:val="0"/>
      <w:marTop w:val="0"/>
      <w:marBottom w:val="0"/>
      <w:divBdr>
        <w:top w:val="none" w:sz="0" w:space="0" w:color="auto"/>
        <w:left w:val="none" w:sz="0" w:space="0" w:color="auto"/>
        <w:bottom w:val="none" w:sz="0" w:space="0" w:color="auto"/>
        <w:right w:val="none" w:sz="0" w:space="0" w:color="auto"/>
      </w:divBdr>
    </w:div>
    <w:div w:id="1237282108">
      <w:bodyDiv w:val="1"/>
      <w:marLeft w:val="0"/>
      <w:marRight w:val="0"/>
      <w:marTop w:val="0"/>
      <w:marBottom w:val="0"/>
      <w:divBdr>
        <w:top w:val="none" w:sz="0" w:space="0" w:color="auto"/>
        <w:left w:val="none" w:sz="0" w:space="0" w:color="auto"/>
        <w:bottom w:val="none" w:sz="0" w:space="0" w:color="auto"/>
        <w:right w:val="none" w:sz="0" w:space="0" w:color="auto"/>
      </w:divBdr>
    </w:div>
    <w:div w:id="1237323659">
      <w:bodyDiv w:val="1"/>
      <w:marLeft w:val="0"/>
      <w:marRight w:val="0"/>
      <w:marTop w:val="0"/>
      <w:marBottom w:val="0"/>
      <w:divBdr>
        <w:top w:val="none" w:sz="0" w:space="0" w:color="auto"/>
        <w:left w:val="none" w:sz="0" w:space="0" w:color="auto"/>
        <w:bottom w:val="none" w:sz="0" w:space="0" w:color="auto"/>
        <w:right w:val="none" w:sz="0" w:space="0" w:color="auto"/>
      </w:divBdr>
    </w:div>
    <w:div w:id="1237665009">
      <w:bodyDiv w:val="1"/>
      <w:marLeft w:val="0"/>
      <w:marRight w:val="0"/>
      <w:marTop w:val="0"/>
      <w:marBottom w:val="0"/>
      <w:divBdr>
        <w:top w:val="none" w:sz="0" w:space="0" w:color="auto"/>
        <w:left w:val="none" w:sz="0" w:space="0" w:color="auto"/>
        <w:bottom w:val="none" w:sz="0" w:space="0" w:color="auto"/>
        <w:right w:val="none" w:sz="0" w:space="0" w:color="auto"/>
      </w:divBdr>
    </w:div>
    <w:div w:id="1237781419">
      <w:bodyDiv w:val="1"/>
      <w:marLeft w:val="0"/>
      <w:marRight w:val="0"/>
      <w:marTop w:val="0"/>
      <w:marBottom w:val="0"/>
      <w:divBdr>
        <w:top w:val="none" w:sz="0" w:space="0" w:color="auto"/>
        <w:left w:val="none" w:sz="0" w:space="0" w:color="auto"/>
        <w:bottom w:val="none" w:sz="0" w:space="0" w:color="auto"/>
        <w:right w:val="none" w:sz="0" w:space="0" w:color="auto"/>
      </w:divBdr>
    </w:div>
    <w:div w:id="1238128963">
      <w:bodyDiv w:val="1"/>
      <w:marLeft w:val="0"/>
      <w:marRight w:val="0"/>
      <w:marTop w:val="0"/>
      <w:marBottom w:val="0"/>
      <w:divBdr>
        <w:top w:val="none" w:sz="0" w:space="0" w:color="auto"/>
        <w:left w:val="none" w:sz="0" w:space="0" w:color="auto"/>
        <w:bottom w:val="none" w:sz="0" w:space="0" w:color="auto"/>
        <w:right w:val="none" w:sz="0" w:space="0" w:color="auto"/>
      </w:divBdr>
    </w:div>
    <w:div w:id="1238440610">
      <w:bodyDiv w:val="1"/>
      <w:marLeft w:val="0"/>
      <w:marRight w:val="0"/>
      <w:marTop w:val="0"/>
      <w:marBottom w:val="0"/>
      <w:divBdr>
        <w:top w:val="none" w:sz="0" w:space="0" w:color="auto"/>
        <w:left w:val="none" w:sz="0" w:space="0" w:color="auto"/>
        <w:bottom w:val="none" w:sz="0" w:space="0" w:color="auto"/>
        <w:right w:val="none" w:sz="0" w:space="0" w:color="auto"/>
      </w:divBdr>
    </w:div>
    <w:div w:id="1238633734">
      <w:bodyDiv w:val="1"/>
      <w:marLeft w:val="0"/>
      <w:marRight w:val="0"/>
      <w:marTop w:val="0"/>
      <w:marBottom w:val="0"/>
      <w:divBdr>
        <w:top w:val="none" w:sz="0" w:space="0" w:color="auto"/>
        <w:left w:val="none" w:sz="0" w:space="0" w:color="auto"/>
        <w:bottom w:val="none" w:sz="0" w:space="0" w:color="auto"/>
        <w:right w:val="none" w:sz="0" w:space="0" w:color="auto"/>
      </w:divBdr>
    </w:div>
    <w:div w:id="1239098927">
      <w:bodyDiv w:val="1"/>
      <w:marLeft w:val="0"/>
      <w:marRight w:val="0"/>
      <w:marTop w:val="0"/>
      <w:marBottom w:val="0"/>
      <w:divBdr>
        <w:top w:val="none" w:sz="0" w:space="0" w:color="auto"/>
        <w:left w:val="none" w:sz="0" w:space="0" w:color="auto"/>
        <w:bottom w:val="none" w:sz="0" w:space="0" w:color="auto"/>
        <w:right w:val="none" w:sz="0" w:space="0" w:color="auto"/>
      </w:divBdr>
    </w:div>
    <w:div w:id="1239443491">
      <w:bodyDiv w:val="1"/>
      <w:marLeft w:val="0"/>
      <w:marRight w:val="0"/>
      <w:marTop w:val="0"/>
      <w:marBottom w:val="0"/>
      <w:divBdr>
        <w:top w:val="none" w:sz="0" w:space="0" w:color="auto"/>
        <w:left w:val="none" w:sz="0" w:space="0" w:color="auto"/>
        <w:bottom w:val="none" w:sz="0" w:space="0" w:color="auto"/>
        <w:right w:val="none" w:sz="0" w:space="0" w:color="auto"/>
      </w:divBdr>
    </w:div>
    <w:div w:id="1239748283">
      <w:bodyDiv w:val="1"/>
      <w:marLeft w:val="0"/>
      <w:marRight w:val="0"/>
      <w:marTop w:val="0"/>
      <w:marBottom w:val="0"/>
      <w:divBdr>
        <w:top w:val="none" w:sz="0" w:space="0" w:color="auto"/>
        <w:left w:val="none" w:sz="0" w:space="0" w:color="auto"/>
        <w:bottom w:val="none" w:sz="0" w:space="0" w:color="auto"/>
        <w:right w:val="none" w:sz="0" w:space="0" w:color="auto"/>
      </w:divBdr>
    </w:div>
    <w:div w:id="1240362473">
      <w:bodyDiv w:val="1"/>
      <w:marLeft w:val="0"/>
      <w:marRight w:val="0"/>
      <w:marTop w:val="0"/>
      <w:marBottom w:val="0"/>
      <w:divBdr>
        <w:top w:val="none" w:sz="0" w:space="0" w:color="auto"/>
        <w:left w:val="none" w:sz="0" w:space="0" w:color="auto"/>
        <w:bottom w:val="none" w:sz="0" w:space="0" w:color="auto"/>
        <w:right w:val="none" w:sz="0" w:space="0" w:color="auto"/>
      </w:divBdr>
    </w:div>
    <w:div w:id="1240823026">
      <w:bodyDiv w:val="1"/>
      <w:marLeft w:val="0"/>
      <w:marRight w:val="0"/>
      <w:marTop w:val="0"/>
      <w:marBottom w:val="0"/>
      <w:divBdr>
        <w:top w:val="none" w:sz="0" w:space="0" w:color="auto"/>
        <w:left w:val="none" w:sz="0" w:space="0" w:color="auto"/>
        <w:bottom w:val="none" w:sz="0" w:space="0" w:color="auto"/>
        <w:right w:val="none" w:sz="0" w:space="0" w:color="auto"/>
      </w:divBdr>
    </w:div>
    <w:div w:id="1241059179">
      <w:bodyDiv w:val="1"/>
      <w:marLeft w:val="0"/>
      <w:marRight w:val="0"/>
      <w:marTop w:val="0"/>
      <w:marBottom w:val="0"/>
      <w:divBdr>
        <w:top w:val="none" w:sz="0" w:space="0" w:color="auto"/>
        <w:left w:val="none" w:sz="0" w:space="0" w:color="auto"/>
        <w:bottom w:val="none" w:sz="0" w:space="0" w:color="auto"/>
        <w:right w:val="none" w:sz="0" w:space="0" w:color="auto"/>
      </w:divBdr>
    </w:div>
    <w:div w:id="1241715016">
      <w:bodyDiv w:val="1"/>
      <w:marLeft w:val="0"/>
      <w:marRight w:val="0"/>
      <w:marTop w:val="0"/>
      <w:marBottom w:val="0"/>
      <w:divBdr>
        <w:top w:val="none" w:sz="0" w:space="0" w:color="auto"/>
        <w:left w:val="none" w:sz="0" w:space="0" w:color="auto"/>
        <w:bottom w:val="none" w:sz="0" w:space="0" w:color="auto"/>
        <w:right w:val="none" w:sz="0" w:space="0" w:color="auto"/>
      </w:divBdr>
    </w:div>
    <w:div w:id="1241913484">
      <w:bodyDiv w:val="1"/>
      <w:marLeft w:val="0"/>
      <w:marRight w:val="0"/>
      <w:marTop w:val="0"/>
      <w:marBottom w:val="0"/>
      <w:divBdr>
        <w:top w:val="none" w:sz="0" w:space="0" w:color="auto"/>
        <w:left w:val="none" w:sz="0" w:space="0" w:color="auto"/>
        <w:bottom w:val="none" w:sz="0" w:space="0" w:color="auto"/>
        <w:right w:val="none" w:sz="0" w:space="0" w:color="auto"/>
      </w:divBdr>
    </w:div>
    <w:div w:id="1242371105">
      <w:bodyDiv w:val="1"/>
      <w:marLeft w:val="0"/>
      <w:marRight w:val="0"/>
      <w:marTop w:val="0"/>
      <w:marBottom w:val="0"/>
      <w:divBdr>
        <w:top w:val="none" w:sz="0" w:space="0" w:color="auto"/>
        <w:left w:val="none" w:sz="0" w:space="0" w:color="auto"/>
        <w:bottom w:val="none" w:sz="0" w:space="0" w:color="auto"/>
        <w:right w:val="none" w:sz="0" w:space="0" w:color="auto"/>
      </w:divBdr>
    </w:div>
    <w:div w:id="1242448441">
      <w:bodyDiv w:val="1"/>
      <w:marLeft w:val="0"/>
      <w:marRight w:val="0"/>
      <w:marTop w:val="0"/>
      <w:marBottom w:val="0"/>
      <w:divBdr>
        <w:top w:val="none" w:sz="0" w:space="0" w:color="auto"/>
        <w:left w:val="none" w:sz="0" w:space="0" w:color="auto"/>
        <w:bottom w:val="none" w:sz="0" w:space="0" w:color="auto"/>
        <w:right w:val="none" w:sz="0" w:space="0" w:color="auto"/>
      </w:divBdr>
    </w:div>
    <w:div w:id="1242449432">
      <w:bodyDiv w:val="1"/>
      <w:marLeft w:val="0"/>
      <w:marRight w:val="0"/>
      <w:marTop w:val="0"/>
      <w:marBottom w:val="0"/>
      <w:divBdr>
        <w:top w:val="none" w:sz="0" w:space="0" w:color="auto"/>
        <w:left w:val="none" w:sz="0" w:space="0" w:color="auto"/>
        <w:bottom w:val="none" w:sz="0" w:space="0" w:color="auto"/>
        <w:right w:val="none" w:sz="0" w:space="0" w:color="auto"/>
      </w:divBdr>
    </w:div>
    <w:div w:id="1242519705">
      <w:bodyDiv w:val="1"/>
      <w:marLeft w:val="0"/>
      <w:marRight w:val="0"/>
      <w:marTop w:val="0"/>
      <w:marBottom w:val="0"/>
      <w:divBdr>
        <w:top w:val="none" w:sz="0" w:space="0" w:color="auto"/>
        <w:left w:val="none" w:sz="0" w:space="0" w:color="auto"/>
        <w:bottom w:val="none" w:sz="0" w:space="0" w:color="auto"/>
        <w:right w:val="none" w:sz="0" w:space="0" w:color="auto"/>
      </w:divBdr>
    </w:div>
    <w:div w:id="1242568836">
      <w:bodyDiv w:val="1"/>
      <w:marLeft w:val="0"/>
      <w:marRight w:val="0"/>
      <w:marTop w:val="0"/>
      <w:marBottom w:val="0"/>
      <w:divBdr>
        <w:top w:val="none" w:sz="0" w:space="0" w:color="auto"/>
        <w:left w:val="none" w:sz="0" w:space="0" w:color="auto"/>
        <w:bottom w:val="none" w:sz="0" w:space="0" w:color="auto"/>
        <w:right w:val="none" w:sz="0" w:space="0" w:color="auto"/>
      </w:divBdr>
    </w:div>
    <w:div w:id="1242645274">
      <w:bodyDiv w:val="1"/>
      <w:marLeft w:val="0"/>
      <w:marRight w:val="0"/>
      <w:marTop w:val="0"/>
      <w:marBottom w:val="0"/>
      <w:divBdr>
        <w:top w:val="none" w:sz="0" w:space="0" w:color="auto"/>
        <w:left w:val="none" w:sz="0" w:space="0" w:color="auto"/>
        <w:bottom w:val="none" w:sz="0" w:space="0" w:color="auto"/>
        <w:right w:val="none" w:sz="0" w:space="0" w:color="auto"/>
      </w:divBdr>
    </w:div>
    <w:div w:id="1242913067">
      <w:bodyDiv w:val="1"/>
      <w:marLeft w:val="0"/>
      <w:marRight w:val="0"/>
      <w:marTop w:val="0"/>
      <w:marBottom w:val="0"/>
      <w:divBdr>
        <w:top w:val="none" w:sz="0" w:space="0" w:color="auto"/>
        <w:left w:val="none" w:sz="0" w:space="0" w:color="auto"/>
        <w:bottom w:val="none" w:sz="0" w:space="0" w:color="auto"/>
        <w:right w:val="none" w:sz="0" w:space="0" w:color="auto"/>
      </w:divBdr>
    </w:div>
    <w:div w:id="1242956210">
      <w:bodyDiv w:val="1"/>
      <w:marLeft w:val="0"/>
      <w:marRight w:val="0"/>
      <w:marTop w:val="0"/>
      <w:marBottom w:val="0"/>
      <w:divBdr>
        <w:top w:val="none" w:sz="0" w:space="0" w:color="auto"/>
        <w:left w:val="none" w:sz="0" w:space="0" w:color="auto"/>
        <w:bottom w:val="none" w:sz="0" w:space="0" w:color="auto"/>
        <w:right w:val="none" w:sz="0" w:space="0" w:color="auto"/>
      </w:divBdr>
    </w:div>
    <w:div w:id="1243373075">
      <w:bodyDiv w:val="1"/>
      <w:marLeft w:val="0"/>
      <w:marRight w:val="0"/>
      <w:marTop w:val="0"/>
      <w:marBottom w:val="0"/>
      <w:divBdr>
        <w:top w:val="none" w:sz="0" w:space="0" w:color="auto"/>
        <w:left w:val="none" w:sz="0" w:space="0" w:color="auto"/>
        <w:bottom w:val="none" w:sz="0" w:space="0" w:color="auto"/>
        <w:right w:val="none" w:sz="0" w:space="0" w:color="auto"/>
      </w:divBdr>
    </w:div>
    <w:div w:id="1243444976">
      <w:bodyDiv w:val="1"/>
      <w:marLeft w:val="0"/>
      <w:marRight w:val="0"/>
      <w:marTop w:val="0"/>
      <w:marBottom w:val="0"/>
      <w:divBdr>
        <w:top w:val="none" w:sz="0" w:space="0" w:color="auto"/>
        <w:left w:val="none" w:sz="0" w:space="0" w:color="auto"/>
        <w:bottom w:val="none" w:sz="0" w:space="0" w:color="auto"/>
        <w:right w:val="none" w:sz="0" w:space="0" w:color="auto"/>
      </w:divBdr>
    </w:div>
    <w:div w:id="1244492304">
      <w:bodyDiv w:val="1"/>
      <w:marLeft w:val="0"/>
      <w:marRight w:val="0"/>
      <w:marTop w:val="0"/>
      <w:marBottom w:val="0"/>
      <w:divBdr>
        <w:top w:val="none" w:sz="0" w:space="0" w:color="auto"/>
        <w:left w:val="none" w:sz="0" w:space="0" w:color="auto"/>
        <w:bottom w:val="none" w:sz="0" w:space="0" w:color="auto"/>
        <w:right w:val="none" w:sz="0" w:space="0" w:color="auto"/>
      </w:divBdr>
    </w:div>
    <w:div w:id="1244529578">
      <w:bodyDiv w:val="1"/>
      <w:marLeft w:val="0"/>
      <w:marRight w:val="0"/>
      <w:marTop w:val="0"/>
      <w:marBottom w:val="0"/>
      <w:divBdr>
        <w:top w:val="none" w:sz="0" w:space="0" w:color="auto"/>
        <w:left w:val="none" w:sz="0" w:space="0" w:color="auto"/>
        <w:bottom w:val="none" w:sz="0" w:space="0" w:color="auto"/>
        <w:right w:val="none" w:sz="0" w:space="0" w:color="auto"/>
      </w:divBdr>
    </w:div>
    <w:div w:id="1244755092">
      <w:bodyDiv w:val="1"/>
      <w:marLeft w:val="0"/>
      <w:marRight w:val="0"/>
      <w:marTop w:val="0"/>
      <w:marBottom w:val="0"/>
      <w:divBdr>
        <w:top w:val="none" w:sz="0" w:space="0" w:color="auto"/>
        <w:left w:val="none" w:sz="0" w:space="0" w:color="auto"/>
        <w:bottom w:val="none" w:sz="0" w:space="0" w:color="auto"/>
        <w:right w:val="none" w:sz="0" w:space="0" w:color="auto"/>
      </w:divBdr>
    </w:div>
    <w:div w:id="1244801113">
      <w:bodyDiv w:val="1"/>
      <w:marLeft w:val="0"/>
      <w:marRight w:val="0"/>
      <w:marTop w:val="0"/>
      <w:marBottom w:val="0"/>
      <w:divBdr>
        <w:top w:val="none" w:sz="0" w:space="0" w:color="auto"/>
        <w:left w:val="none" w:sz="0" w:space="0" w:color="auto"/>
        <w:bottom w:val="none" w:sz="0" w:space="0" w:color="auto"/>
        <w:right w:val="none" w:sz="0" w:space="0" w:color="auto"/>
      </w:divBdr>
    </w:div>
    <w:div w:id="1245185471">
      <w:bodyDiv w:val="1"/>
      <w:marLeft w:val="0"/>
      <w:marRight w:val="0"/>
      <w:marTop w:val="0"/>
      <w:marBottom w:val="0"/>
      <w:divBdr>
        <w:top w:val="none" w:sz="0" w:space="0" w:color="auto"/>
        <w:left w:val="none" w:sz="0" w:space="0" w:color="auto"/>
        <w:bottom w:val="none" w:sz="0" w:space="0" w:color="auto"/>
        <w:right w:val="none" w:sz="0" w:space="0" w:color="auto"/>
      </w:divBdr>
    </w:div>
    <w:div w:id="1245186513">
      <w:bodyDiv w:val="1"/>
      <w:marLeft w:val="0"/>
      <w:marRight w:val="0"/>
      <w:marTop w:val="0"/>
      <w:marBottom w:val="0"/>
      <w:divBdr>
        <w:top w:val="none" w:sz="0" w:space="0" w:color="auto"/>
        <w:left w:val="none" w:sz="0" w:space="0" w:color="auto"/>
        <w:bottom w:val="none" w:sz="0" w:space="0" w:color="auto"/>
        <w:right w:val="none" w:sz="0" w:space="0" w:color="auto"/>
      </w:divBdr>
    </w:div>
    <w:div w:id="1245336697">
      <w:bodyDiv w:val="1"/>
      <w:marLeft w:val="0"/>
      <w:marRight w:val="0"/>
      <w:marTop w:val="0"/>
      <w:marBottom w:val="0"/>
      <w:divBdr>
        <w:top w:val="none" w:sz="0" w:space="0" w:color="auto"/>
        <w:left w:val="none" w:sz="0" w:space="0" w:color="auto"/>
        <w:bottom w:val="none" w:sz="0" w:space="0" w:color="auto"/>
        <w:right w:val="none" w:sz="0" w:space="0" w:color="auto"/>
      </w:divBdr>
    </w:div>
    <w:div w:id="1245533395">
      <w:bodyDiv w:val="1"/>
      <w:marLeft w:val="0"/>
      <w:marRight w:val="0"/>
      <w:marTop w:val="0"/>
      <w:marBottom w:val="0"/>
      <w:divBdr>
        <w:top w:val="none" w:sz="0" w:space="0" w:color="auto"/>
        <w:left w:val="none" w:sz="0" w:space="0" w:color="auto"/>
        <w:bottom w:val="none" w:sz="0" w:space="0" w:color="auto"/>
        <w:right w:val="none" w:sz="0" w:space="0" w:color="auto"/>
      </w:divBdr>
    </w:div>
    <w:div w:id="1246308571">
      <w:bodyDiv w:val="1"/>
      <w:marLeft w:val="0"/>
      <w:marRight w:val="0"/>
      <w:marTop w:val="0"/>
      <w:marBottom w:val="0"/>
      <w:divBdr>
        <w:top w:val="none" w:sz="0" w:space="0" w:color="auto"/>
        <w:left w:val="none" w:sz="0" w:space="0" w:color="auto"/>
        <w:bottom w:val="none" w:sz="0" w:space="0" w:color="auto"/>
        <w:right w:val="none" w:sz="0" w:space="0" w:color="auto"/>
      </w:divBdr>
    </w:div>
    <w:div w:id="1246694768">
      <w:bodyDiv w:val="1"/>
      <w:marLeft w:val="0"/>
      <w:marRight w:val="0"/>
      <w:marTop w:val="0"/>
      <w:marBottom w:val="0"/>
      <w:divBdr>
        <w:top w:val="none" w:sz="0" w:space="0" w:color="auto"/>
        <w:left w:val="none" w:sz="0" w:space="0" w:color="auto"/>
        <w:bottom w:val="none" w:sz="0" w:space="0" w:color="auto"/>
        <w:right w:val="none" w:sz="0" w:space="0" w:color="auto"/>
      </w:divBdr>
    </w:div>
    <w:div w:id="1248153484">
      <w:bodyDiv w:val="1"/>
      <w:marLeft w:val="0"/>
      <w:marRight w:val="0"/>
      <w:marTop w:val="0"/>
      <w:marBottom w:val="0"/>
      <w:divBdr>
        <w:top w:val="none" w:sz="0" w:space="0" w:color="auto"/>
        <w:left w:val="none" w:sz="0" w:space="0" w:color="auto"/>
        <w:bottom w:val="none" w:sz="0" w:space="0" w:color="auto"/>
        <w:right w:val="none" w:sz="0" w:space="0" w:color="auto"/>
      </w:divBdr>
    </w:div>
    <w:div w:id="1248424537">
      <w:bodyDiv w:val="1"/>
      <w:marLeft w:val="0"/>
      <w:marRight w:val="0"/>
      <w:marTop w:val="0"/>
      <w:marBottom w:val="0"/>
      <w:divBdr>
        <w:top w:val="none" w:sz="0" w:space="0" w:color="auto"/>
        <w:left w:val="none" w:sz="0" w:space="0" w:color="auto"/>
        <w:bottom w:val="none" w:sz="0" w:space="0" w:color="auto"/>
        <w:right w:val="none" w:sz="0" w:space="0" w:color="auto"/>
      </w:divBdr>
    </w:div>
    <w:div w:id="1248807901">
      <w:bodyDiv w:val="1"/>
      <w:marLeft w:val="0"/>
      <w:marRight w:val="0"/>
      <w:marTop w:val="0"/>
      <w:marBottom w:val="0"/>
      <w:divBdr>
        <w:top w:val="none" w:sz="0" w:space="0" w:color="auto"/>
        <w:left w:val="none" w:sz="0" w:space="0" w:color="auto"/>
        <w:bottom w:val="none" w:sz="0" w:space="0" w:color="auto"/>
        <w:right w:val="none" w:sz="0" w:space="0" w:color="auto"/>
      </w:divBdr>
    </w:div>
    <w:div w:id="1249269379">
      <w:bodyDiv w:val="1"/>
      <w:marLeft w:val="0"/>
      <w:marRight w:val="0"/>
      <w:marTop w:val="0"/>
      <w:marBottom w:val="0"/>
      <w:divBdr>
        <w:top w:val="none" w:sz="0" w:space="0" w:color="auto"/>
        <w:left w:val="none" w:sz="0" w:space="0" w:color="auto"/>
        <w:bottom w:val="none" w:sz="0" w:space="0" w:color="auto"/>
        <w:right w:val="none" w:sz="0" w:space="0" w:color="auto"/>
      </w:divBdr>
    </w:div>
    <w:div w:id="1249314603">
      <w:bodyDiv w:val="1"/>
      <w:marLeft w:val="0"/>
      <w:marRight w:val="0"/>
      <w:marTop w:val="0"/>
      <w:marBottom w:val="0"/>
      <w:divBdr>
        <w:top w:val="none" w:sz="0" w:space="0" w:color="auto"/>
        <w:left w:val="none" w:sz="0" w:space="0" w:color="auto"/>
        <w:bottom w:val="none" w:sz="0" w:space="0" w:color="auto"/>
        <w:right w:val="none" w:sz="0" w:space="0" w:color="auto"/>
      </w:divBdr>
    </w:div>
    <w:div w:id="1249459892">
      <w:bodyDiv w:val="1"/>
      <w:marLeft w:val="0"/>
      <w:marRight w:val="0"/>
      <w:marTop w:val="0"/>
      <w:marBottom w:val="0"/>
      <w:divBdr>
        <w:top w:val="none" w:sz="0" w:space="0" w:color="auto"/>
        <w:left w:val="none" w:sz="0" w:space="0" w:color="auto"/>
        <w:bottom w:val="none" w:sz="0" w:space="0" w:color="auto"/>
        <w:right w:val="none" w:sz="0" w:space="0" w:color="auto"/>
      </w:divBdr>
    </w:div>
    <w:div w:id="1249927254">
      <w:bodyDiv w:val="1"/>
      <w:marLeft w:val="0"/>
      <w:marRight w:val="0"/>
      <w:marTop w:val="0"/>
      <w:marBottom w:val="0"/>
      <w:divBdr>
        <w:top w:val="none" w:sz="0" w:space="0" w:color="auto"/>
        <w:left w:val="none" w:sz="0" w:space="0" w:color="auto"/>
        <w:bottom w:val="none" w:sz="0" w:space="0" w:color="auto"/>
        <w:right w:val="none" w:sz="0" w:space="0" w:color="auto"/>
      </w:divBdr>
    </w:div>
    <w:div w:id="1250459157">
      <w:bodyDiv w:val="1"/>
      <w:marLeft w:val="0"/>
      <w:marRight w:val="0"/>
      <w:marTop w:val="0"/>
      <w:marBottom w:val="0"/>
      <w:divBdr>
        <w:top w:val="none" w:sz="0" w:space="0" w:color="auto"/>
        <w:left w:val="none" w:sz="0" w:space="0" w:color="auto"/>
        <w:bottom w:val="none" w:sz="0" w:space="0" w:color="auto"/>
        <w:right w:val="none" w:sz="0" w:space="0" w:color="auto"/>
      </w:divBdr>
    </w:div>
    <w:div w:id="1250583922">
      <w:bodyDiv w:val="1"/>
      <w:marLeft w:val="0"/>
      <w:marRight w:val="0"/>
      <w:marTop w:val="0"/>
      <w:marBottom w:val="0"/>
      <w:divBdr>
        <w:top w:val="none" w:sz="0" w:space="0" w:color="auto"/>
        <w:left w:val="none" w:sz="0" w:space="0" w:color="auto"/>
        <w:bottom w:val="none" w:sz="0" w:space="0" w:color="auto"/>
        <w:right w:val="none" w:sz="0" w:space="0" w:color="auto"/>
      </w:divBdr>
    </w:div>
    <w:div w:id="1251161379">
      <w:bodyDiv w:val="1"/>
      <w:marLeft w:val="0"/>
      <w:marRight w:val="0"/>
      <w:marTop w:val="0"/>
      <w:marBottom w:val="0"/>
      <w:divBdr>
        <w:top w:val="none" w:sz="0" w:space="0" w:color="auto"/>
        <w:left w:val="none" w:sz="0" w:space="0" w:color="auto"/>
        <w:bottom w:val="none" w:sz="0" w:space="0" w:color="auto"/>
        <w:right w:val="none" w:sz="0" w:space="0" w:color="auto"/>
      </w:divBdr>
    </w:div>
    <w:div w:id="1251500064">
      <w:bodyDiv w:val="1"/>
      <w:marLeft w:val="0"/>
      <w:marRight w:val="0"/>
      <w:marTop w:val="0"/>
      <w:marBottom w:val="0"/>
      <w:divBdr>
        <w:top w:val="none" w:sz="0" w:space="0" w:color="auto"/>
        <w:left w:val="none" w:sz="0" w:space="0" w:color="auto"/>
        <w:bottom w:val="none" w:sz="0" w:space="0" w:color="auto"/>
        <w:right w:val="none" w:sz="0" w:space="0" w:color="auto"/>
      </w:divBdr>
    </w:div>
    <w:div w:id="1251507202">
      <w:bodyDiv w:val="1"/>
      <w:marLeft w:val="0"/>
      <w:marRight w:val="0"/>
      <w:marTop w:val="0"/>
      <w:marBottom w:val="0"/>
      <w:divBdr>
        <w:top w:val="none" w:sz="0" w:space="0" w:color="auto"/>
        <w:left w:val="none" w:sz="0" w:space="0" w:color="auto"/>
        <w:bottom w:val="none" w:sz="0" w:space="0" w:color="auto"/>
        <w:right w:val="none" w:sz="0" w:space="0" w:color="auto"/>
      </w:divBdr>
    </w:div>
    <w:div w:id="1251812326">
      <w:bodyDiv w:val="1"/>
      <w:marLeft w:val="0"/>
      <w:marRight w:val="0"/>
      <w:marTop w:val="0"/>
      <w:marBottom w:val="0"/>
      <w:divBdr>
        <w:top w:val="none" w:sz="0" w:space="0" w:color="auto"/>
        <w:left w:val="none" w:sz="0" w:space="0" w:color="auto"/>
        <w:bottom w:val="none" w:sz="0" w:space="0" w:color="auto"/>
        <w:right w:val="none" w:sz="0" w:space="0" w:color="auto"/>
      </w:divBdr>
    </w:div>
    <w:div w:id="1252082571">
      <w:bodyDiv w:val="1"/>
      <w:marLeft w:val="0"/>
      <w:marRight w:val="0"/>
      <w:marTop w:val="0"/>
      <w:marBottom w:val="0"/>
      <w:divBdr>
        <w:top w:val="none" w:sz="0" w:space="0" w:color="auto"/>
        <w:left w:val="none" w:sz="0" w:space="0" w:color="auto"/>
        <w:bottom w:val="none" w:sz="0" w:space="0" w:color="auto"/>
        <w:right w:val="none" w:sz="0" w:space="0" w:color="auto"/>
      </w:divBdr>
    </w:div>
    <w:div w:id="1252204136">
      <w:bodyDiv w:val="1"/>
      <w:marLeft w:val="0"/>
      <w:marRight w:val="0"/>
      <w:marTop w:val="0"/>
      <w:marBottom w:val="0"/>
      <w:divBdr>
        <w:top w:val="none" w:sz="0" w:space="0" w:color="auto"/>
        <w:left w:val="none" w:sz="0" w:space="0" w:color="auto"/>
        <w:bottom w:val="none" w:sz="0" w:space="0" w:color="auto"/>
        <w:right w:val="none" w:sz="0" w:space="0" w:color="auto"/>
      </w:divBdr>
    </w:div>
    <w:div w:id="1252205689">
      <w:bodyDiv w:val="1"/>
      <w:marLeft w:val="0"/>
      <w:marRight w:val="0"/>
      <w:marTop w:val="0"/>
      <w:marBottom w:val="0"/>
      <w:divBdr>
        <w:top w:val="none" w:sz="0" w:space="0" w:color="auto"/>
        <w:left w:val="none" w:sz="0" w:space="0" w:color="auto"/>
        <w:bottom w:val="none" w:sz="0" w:space="0" w:color="auto"/>
        <w:right w:val="none" w:sz="0" w:space="0" w:color="auto"/>
      </w:divBdr>
    </w:div>
    <w:div w:id="1252275092">
      <w:bodyDiv w:val="1"/>
      <w:marLeft w:val="0"/>
      <w:marRight w:val="0"/>
      <w:marTop w:val="0"/>
      <w:marBottom w:val="0"/>
      <w:divBdr>
        <w:top w:val="none" w:sz="0" w:space="0" w:color="auto"/>
        <w:left w:val="none" w:sz="0" w:space="0" w:color="auto"/>
        <w:bottom w:val="none" w:sz="0" w:space="0" w:color="auto"/>
        <w:right w:val="none" w:sz="0" w:space="0" w:color="auto"/>
      </w:divBdr>
    </w:div>
    <w:div w:id="1252355358">
      <w:bodyDiv w:val="1"/>
      <w:marLeft w:val="0"/>
      <w:marRight w:val="0"/>
      <w:marTop w:val="0"/>
      <w:marBottom w:val="0"/>
      <w:divBdr>
        <w:top w:val="none" w:sz="0" w:space="0" w:color="auto"/>
        <w:left w:val="none" w:sz="0" w:space="0" w:color="auto"/>
        <w:bottom w:val="none" w:sz="0" w:space="0" w:color="auto"/>
        <w:right w:val="none" w:sz="0" w:space="0" w:color="auto"/>
      </w:divBdr>
    </w:div>
    <w:div w:id="1252934683">
      <w:bodyDiv w:val="1"/>
      <w:marLeft w:val="0"/>
      <w:marRight w:val="0"/>
      <w:marTop w:val="0"/>
      <w:marBottom w:val="0"/>
      <w:divBdr>
        <w:top w:val="none" w:sz="0" w:space="0" w:color="auto"/>
        <w:left w:val="none" w:sz="0" w:space="0" w:color="auto"/>
        <w:bottom w:val="none" w:sz="0" w:space="0" w:color="auto"/>
        <w:right w:val="none" w:sz="0" w:space="0" w:color="auto"/>
      </w:divBdr>
    </w:div>
    <w:div w:id="1253272974">
      <w:bodyDiv w:val="1"/>
      <w:marLeft w:val="0"/>
      <w:marRight w:val="0"/>
      <w:marTop w:val="0"/>
      <w:marBottom w:val="0"/>
      <w:divBdr>
        <w:top w:val="none" w:sz="0" w:space="0" w:color="auto"/>
        <w:left w:val="none" w:sz="0" w:space="0" w:color="auto"/>
        <w:bottom w:val="none" w:sz="0" w:space="0" w:color="auto"/>
        <w:right w:val="none" w:sz="0" w:space="0" w:color="auto"/>
      </w:divBdr>
    </w:div>
    <w:div w:id="1254315673">
      <w:bodyDiv w:val="1"/>
      <w:marLeft w:val="0"/>
      <w:marRight w:val="0"/>
      <w:marTop w:val="0"/>
      <w:marBottom w:val="0"/>
      <w:divBdr>
        <w:top w:val="none" w:sz="0" w:space="0" w:color="auto"/>
        <w:left w:val="none" w:sz="0" w:space="0" w:color="auto"/>
        <w:bottom w:val="none" w:sz="0" w:space="0" w:color="auto"/>
        <w:right w:val="none" w:sz="0" w:space="0" w:color="auto"/>
      </w:divBdr>
    </w:div>
    <w:div w:id="1254512595">
      <w:bodyDiv w:val="1"/>
      <w:marLeft w:val="0"/>
      <w:marRight w:val="0"/>
      <w:marTop w:val="0"/>
      <w:marBottom w:val="0"/>
      <w:divBdr>
        <w:top w:val="none" w:sz="0" w:space="0" w:color="auto"/>
        <w:left w:val="none" w:sz="0" w:space="0" w:color="auto"/>
        <w:bottom w:val="none" w:sz="0" w:space="0" w:color="auto"/>
        <w:right w:val="none" w:sz="0" w:space="0" w:color="auto"/>
      </w:divBdr>
    </w:div>
    <w:div w:id="1254514931">
      <w:bodyDiv w:val="1"/>
      <w:marLeft w:val="0"/>
      <w:marRight w:val="0"/>
      <w:marTop w:val="0"/>
      <w:marBottom w:val="0"/>
      <w:divBdr>
        <w:top w:val="none" w:sz="0" w:space="0" w:color="auto"/>
        <w:left w:val="none" w:sz="0" w:space="0" w:color="auto"/>
        <w:bottom w:val="none" w:sz="0" w:space="0" w:color="auto"/>
        <w:right w:val="none" w:sz="0" w:space="0" w:color="auto"/>
      </w:divBdr>
    </w:div>
    <w:div w:id="1254587222">
      <w:bodyDiv w:val="1"/>
      <w:marLeft w:val="0"/>
      <w:marRight w:val="0"/>
      <w:marTop w:val="0"/>
      <w:marBottom w:val="0"/>
      <w:divBdr>
        <w:top w:val="none" w:sz="0" w:space="0" w:color="auto"/>
        <w:left w:val="none" w:sz="0" w:space="0" w:color="auto"/>
        <w:bottom w:val="none" w:sz="0" w:space="0" w:color="auto"/>
        <w:right w:val="none" w:sz="0" w:space="0" w:color="auto"/>
      </w:divBdr>
    </w:div>
    <w:div w:id="1255433387">
      <w:bodyDiv w:val="1"/>
      <w:marLeft w:val="0"/>
      <w:marRight w:val="0"/>
      <w:marTop w:val="0"/>
      <w:marBottom w:val="0"/>
      <w:divBdr>
        <w:top w:val="none" w:sz="0" w:space="0" w:color="auto"/>
        <w:left w:val="none" w:sz="0" w:space="0" w:color="auto"/>
        <w:bottom w:val="none" w:sz="0" w:space="0" w:color="auto"/>
        <w:right w:val="none" w:sz="0" w:space="0" w:color="auto"/>
      </w:divBdr>
    </w:div>
    <w:div w:id="1255629170">
      <w:bodyDiv w:val="1"/>
      <w:marLeft w:val="0"/>
      <w:marRight w:val="0"/>
      <w:marTop w:val="0"/>
      <w:marBottom w:val="0"/>
      <w:divBdr>
        <w:top w:val="none" w:sz="0" w:space="0" w:color="auto"/>
        <w:left w:val="none" w:sz="0" w:space="0" w:color="auto"/>
        <w:bottom w:val="none" w:sz="0" w:space="0" w:color="auto"/>
        <w:right w:val="none" w:sz="0" w:space="0" w:color="auto"/>
      </w:divBdr>
    </w:div>
    <w:div w:id="1255671135">
      <w:bodyDiv w:val="1"/>
      <w:marLeft w:val="0"/>
      <w:marRight w:val="0"/>
      <w:marTop w:val="0"/>
      <w:marBottom w:val="0"/>
      <w:divBdr>
        <w:top w:val="none" w:sz="0" w:space="0" w:color="auto"/>
        <w:left w:val="none" w:sz="0" w:space="0" w:color="auto"/>
        <w:bottom w:val="none" w:sz="0" w:space="0" w:color="auto"/>
        <w:right w:val="none" w:sz="0" w:space="0" w:color="auto"/>
      </w:divBdr>
    </w:div>
    <w:div w:id="1257248134">
      <w:bodyDiv w:val="1"/>
      <w:marLeft w:val="0"/>
      <w:marRight w:val="0"/>
      <w:marTop w:val="0"/>
      <w:marBottom w:val="0"/>
      <w:divBdr>
        <w:top w:val="none" w:sz="0" w:space="0" w:color="auto"/>
        <w:left w:val="none" w:sz="0" w:space="0" w:color="auto"/>
        <w:bottom w:val="none" w:sz="0" w:space="0" w:color="auto"/>
        <w:right w:val="none" w:sz="0" w:space="0" w:color="auto"/>
      </w:divBdr>
    </w:div>
    <w:div w:id="1257322286">
      <w:bodyDiv w:val="1"/>
      <w:marLeft w:val="0"/>
      <w:marRight w:val="0"/>
      <w:marTop w:val="0"/>
      <w:marBottom w:val="0"/>
      <w:divBdr>
        <w:top w:val="none" w:sz="0" w:space="0" w:color="auto"/>
        <w:left w:val="none" w:sz="0" w:space="0" w:color="auto"/>
        <w:bottom w:val="none" w:sz="0" w:space="0" w:color="auto"/>
        <w:right w:val="none" w:sz="0" w:space="0" w:color="auto"/>
      </w:divBdr>
    </w:div>
    <w:div w:id="1257859279">
      <w:bodyDiv w:val="1"/>
      <w:marLeft w:val="0"/>
      <w:marRight w:val="0"/>
      <w:marTop w:val="0"/>
      <w:marBottom w:val="0"/>
      <w:divBdr>
        <w:top w:val="none" w:sz="0" w:space="0" w:color="auto"/>
        <w:left w:val="none" w:sz="0" w:space="0" w:color="auto"/>
        <w:bottom w:val="none" w:sz="0" w:space="0" w:color="auto"/>
        <w:right w:val="none" w:sz="0" w:space="0" w:color="auto"/>
      </w:divBdr>
    </w:div>
    <w:div w:id="1258058014">
      <w:bodyDiv w:val="1"/>
      <w:marLeft w:val="0"/>
      <w:marRight w:val="0"/>
      <w:marTop w:val="0"/>
      <w:marBottom w:val="0"/>
      <w:divBdr>
        <w:top w:val="none" w:sz="0" w:space="0" w:color="auto"/>
        <w:left w:val="none" w:sz="0" w:space="0" w:color="auto"/>
        <w:bottom w:val="none" w:sz="0" w:space="0" w:color="auto"/>
        <w:right w:val="none" w:sz="0" w:space="0" w:color="auto"/>
      </w:divBdr>
    </w:div>
    <w:div w:id="1258253675">
      <w:bodyDiv w:val="1"/>
      <w:marLeft w:val="0"/>
      <w:marRight w:val="0"/>
      <w:marTop w:val="0"/>
      <w:marBottom w:val="0"/>
      <w:divBdr>
        <w:top w:val="none" w:sz="0" w:space="0" w:color="auto"/>
        <w:left w:val="none" w:sz="0" w:space="0" w:color="auto"/>
        <w:bottom w:val="none" w:sz="0" w:space="0" w:color="auto"/>
        <w:right w:val="none" w:sz="0" w:space="0" w:color="auto"/>
      </w:divBdr>
    </w:div>
    <w:div w:id="1258447105">
      <w:bodyDiv w:val="1"/>
      <w:marLeft w:val="0"/>
      <w:marRight w:val="0"/>
      <w:marTop w:val="0"/>
      <w:marBottom w:val="0"/>
      <w:divBdr>
        <w:top w:val="none" w:sz="0" w:space="0" w:color="auto"/>
        <w:left w:val="none" w:sz="0" w:space="0" w:color="auto"/>
        <w:bottom w:val="none" w:sz="0" w:space="0" w:color="auto"/>
        <w:right w:val="none" w:sz="0" w:space="0" w:color="auto"/>
      </w:divBdr>
    </w:div>
    <w:div w:id="1258826856">
      <w:bodyDiv w:val="1"/>
      <w:marLeft w:val="0"/>
      <w:marRight w:val="0"/>
      <w:marTop w:val="0"/>
      <w:marBottom w:val="0"/>
      <w:divBdr>
        <w:top w:val="none" w:sz="0" w:space="0" w:color="auto"/>
        <w:left w:val="none" w:sz="0" w:space="0" w:color="auto"/>
        <w:bottom w:val="none" w:sz="0" w:space="0" w:color="auto"/>
        <w:right w:val="none" w:sz="0" w:space="0" w:color="auto"/>
      </w:divBdr>
    </w:div>
    <w:div w:id="1259294342">
      <w:bodyDiv w:val="1"/>
      <w:marLeft w:val="0"/>
      <w:marRight w:val="0"/>
      <w:marTop w:val="0"/>
      <w:marBottom w:val="0"/>
      <w:divBdr>
        <w:top w:val="none" w:sz="0" w:space="0" w:color="auto"/>
        <w:left w:val="none" w:sz="0" w:space="0" w:color="auto"/>
        <w:bottom w:val="none" w:sz="0" w:space="0" w:color="auto"/>
        <w:right w:val="none" w:sz="0" w:space="0" w:color="auto"/>
      </w:divBdr>
    </w:div>
    <w:div w:id="1259485585">
      <w:bodyDiv w:val="1"/>
      <w:marLeft w:val="0"/>
      <w:marRight w:val="0"/>
      <w:marTop w:val="0"/>
      <w:marBottom w:val="0"/>
      <w:divBdr>
        <w:top w:val="none" w:sz="0" w:space="0" w:color="auto"/>
        <w:left w:val="none" w:sz="0" w:space="0" w:color="auto"/>
        <w:bottom w:val="none" w:sz="0" w:space="0" w:color="auto"/>
        <w:right w:val="none" w:sz="0" w:space="0" w:color="auto"/>
      </w:divBdr>
    </w:div>
    <w:div w:id="1259489182">
      <w:bodyDiv w:val="1"/>
      <w:marLeft w:val="0"/>
      <w:marRight w:val="0"/>
      <w:marTop w:val="0"/>
      <w:marBottom w:val="0"/>
      <w:divBdr>
        <w:top w:val="none" w:sz="0" w:space="0" w:color="auto"/>
        <w:left w:val="none" w:sz="0" w:space="0" w:color="auto"/>
        <w:bottom w:val="none" w:sz="0" w:space="0" w:color="auto"/>
        <w:right w:val="none" w:sz="0" w:space="0" w:color="auto"/>
      </w:divBdr>
    </w:div>
    <w:div w:id="1260017282">
      <w:bodyDiv w:val="1"/>
      <w:marLeft w:val="0"/>
      <w:marRight w:val="0"/>
      <w:marTop w:val="0"/>
      <w:marBottom w:val="0"/>
      <w:divBdr>
        <w:top w:val="none" w:sz="0" w:space="0" w:color="auto"/>
        <w:left w:val="none" w:sz="0" w:space="0" w:color="auto"/>
        <w:bottom w:val="none" w:sz="0" w:space="0" w:color="auto"/>
        <w:right w:val="none" w:sz="0" w:space="0" w:color="auto"/>
      </w:divBdr>
    </w:div>
    <w:div w:id="1260219676">
      <w:bodyDiv w:val="1"/>
      <w:marLeft w:val="0"/>
      <w:marRight w:val="0"/>
      <w:marTop w:val="0"/>
      <w:marBottom w:val="0"/>
      <w:divBdr>
        <w:top w:val="none" w:sz="0" w:space="0" w:color="auto"/>
        <w:left w:val="none" w:sz="0" w:space="0" w:color="auto"/>
        <w:bottom w:val="none" w:sz="0" w:space="0" w:color="auto"/>
        <w:right w:val="none" w:sz="0" w:space="0" w:color="auto"/>
      </w:divBdr>
    </w:div>
    <w:div w:id="1260791118">
      <w:bodyDiv w:val="1"/>
      <w:marLeft w:val="0"/>
      <w:marRight w:val="0"/>
      <w:marTop w:val="0"/>
      <w:marBottom w:val="0"/>
      <w:divBdr>
        <w:top w:val="none" w:sz="0" w:space="0" w:color="auto"/>
        <w:left w:val="none" w:sz="0" w:space="0" w:color="auto"/>
        <w:bottom w:val="none" w:sz="0" w:space="0" w:color="auto"/>
        <w:right w:val="none" w:sz="0" w:space="0" w:color="auto"/>
      </w:divBdr>
    </w:div>
    <w:div w:id="1260799409">
      <w:bodyDiv w:val="1"/>
      <w:marLeft w:val="0"/>
      <w:marRight w:val="0"/>
      <w:marTop w:val="0"/>
      <w:marBottom w:val="0"/>
      <w:divBdr>
        <w:top w:val="none" w:sz="0" w:space="0" w:color="auto"/>
        <w:left w:val="none" w:sz="0" w:space="0" w:color="auto"/>
        <w:bottom w:val="none" w:sz="0" w:space="0" w:color="auto"/>
        <w:right w:val="none" w:sz="0" w:space="0" w:color="auto"/>
      </w:divBdr>
    </w:div>
    <w:div w:id="1260987643">
      <w:bodyDiv w:val="1"/>
      <w:marLeft w:val="0"/>
      <w:marRight w:val="0"/>
      <w:marTop w:val="0"/>
      <w:marBottom w:val="0"/>
      <w:divBdr>
        <w:top w:val="none" w:sz="0" w:space="0" w:color="auto"/>
        <w:left w:val="none" w:sz="0" w:space="0" w:color="auto"/>
        <w:bottom w:val="none" w:sz="0" w:space="0" w:color="auto"/>
        <w:right w:val="none" w:sz="0" w:space="0" w:color="auto"/>
      </w:divBdr>
    </w:div>
    <w:div w:id="1261527154">
      <w:bodyDiv w:val="1"/>
      <w:marLeft w:val="0"/>
      <w:marRight w:val="0"/>
      <w:marTop w:val="0"/>
      <w:marBottom w:val="0"/>
      <w:divBdr>
        <w:top w:val="none" w:sz="0" w:space="0" w:color="auto"/>
        <w:left w:val="none" w:sz="0" w:space="0" w:color="auto"/>
        <w:bottom w:val="none" w:sz="0" w:space="0" w:color="auto"/>
        <w:right w:val="none" w:sz="0" w:space="0" w:color="auto"/>
      </w:divBdr>
    </w:div>
    <w:div w:id="1261645306">
      <w:bodyDiv w:val="1"/>
      <w:marLeft w:val="0"/>
      <w:marRight w:val="0"/>
      <w:marTop w:val="0"/>
      <w:marBottom w:val="0"/>
      <w:divBdr>
        <w:top w:val="none" w:sz="0" w:space="0" w:color="auto"/>
        <w:left w:val="none" w:sz="0" w:space="0" w:color="auto"/>
        <w:bottom w:val="none" w:sz="0" w:space="0" w:color="auto"/>
        <w:right w:val="none" w:sz="0" w:space="0" w:color="auto"/>
      </w:divBdr>
    </w:div>
    <w:div w:id="1261911566">
      <w:bodyDiv w:val="1"/>
      <w:marLeft w:val="0"/>
      <w:marRight w:val="0"/>
      <w:marTop w:val="0"/>
      <w:marBottom w:val="0"/>
      <w:divBdr>
        <w:top w:val="none" w:sz="0" w:space="0" w:color="auto"/>
        <w:left w:val="none" w:sz="0" w:space="0" w:color="auto"/>
        <w:bottom w:val="none" w:sz="0" w:space="0" w:color="auto"/>
        <w:right w:val="none" w:sz="0" w:space="0" w:color="auto"/>
      </w:divBdr>
    </w:div>
    <w:div w:id="1262028010">
      <w:bodyDiv w:val="1"/>
      <w:marLeft w:val="0"/>
      <w:marRight w:val="0"/>
      <w:marTop w:val="0"/>
      <w:marBottom w:val="0"/>
      <w:divBdr>
        <w:top w:val="none" w:sz="0" w:space="0" w:color="auto"/>
        <w:left w:val="none" w:sz="0" w:space="0" w:color="auto"/>
        <w:bottom w:val="none" w:sz="0" w:space="0" w:color="auto"/>
        <w:right w:val="none" w:sz="0" w:space="0" w:color="auto"/>
      </w:divBdr>
    </w:div>
    <w:div w:id="1262378397">
      <w:bodyDiv w:val="1"/>
      <w:marLeft w:val="0"/>
      <w:marRight w:val="0"/>
      <w:marTop w:val="0"/>
      <w:marBottom w:val="0"/>
      <w:divBdr>
        <w:top w:val="none" w:sz="0" w:space="0" w:color="auto"/>
        <w:left w:val="none" w:sz="0" w:space="0" w:color="auto"/>
        <w:bottom w:val="none" w:sz="0" w:space="0" w:color="auto"/>
        <w:right w:val="none" w:sz="0" w:space="0" w:color="auto"/>
      </w:divBdr>
    </w:div>
    <w:div w:id="1263025477">
      <w:bodyDiv w:val="1"/>
      <w:marLeft w:val="0"/>
      <w:marRight w:val="0"/>
      <w:marTop w:val="0"/>
      <w:marBottom w:val="0"/>
      <w:divBdr>
        <w:top w:val="none" w:sz="0" w:space="0" w:color="auto"/>
        <w:left w:val="none" w:sz="0" w:space="0" w:color="auto"/>
        <w:bottom w:val="none" w:sz="0" w:space="0" w:color="auto"/>
        <w:right w:val="none" w:sz="0" w:space="0" w:color="auto"/>
      </w:divBdr>
    </w:div>
    <w:div w:id="1263032171">
      <w:bodyDiv w:val="1"/>
      <w:marLeft w:val="0"/>
      <w:marRight w:val="0"/>
      <w:marTop w:val="0"/>
      <w:marBottom w:val="0"/>
      <w:divBdr>
        <w:top w:val="none" w:sz="0" w:space="0" w:color="auto"/>
        <w:left w:val="none" w:sz="0" w:space="0" w:color="auto"/>
        <w:bottom w:val="none" w:sz="0" w:space="0" w:color="auto"/>
        <w:right w:val="none" w:sz="0" w:space="0" w:color="auto"/>
      </w:divBdr>
    </w:div>
    <w:div w:id="1263415848">
      <w:bodyDiv w:val="1"/>
      <w:marLeft w:val="0"/>
      <w:marRight w:val="0"/>
      <w:marTop w:val="0"/>
      <w:marBottom w:val="0"/>
      <w:divBdr>
        <w:top w:val="none" w:sz="0" w:space="0" w:color="auto"/>
        <w:left w:val="none" w:sz="0" w:space="0" w:color="auto"/>
        <w:bottom w:val="none" w:sz="0" w:space="0" w:color="auto"/>
        <w:right w:val="none" w:sz="0" w:space="0" w:color="auto"/>
      </w:divBdr>
    </w:div>
    <w:div w:id="1264605089">
      <w:bodyDiv w:val="1"/>
      <w:marLeft w:val="0"/>
      <w:marRight w:val="0"/>
      <w:marTop w:val="0"/>
      <w:marBottom w:val="0"/>
      <w:divBdr>
        <w:top w:val="none" w:sz="0" w:space="0" w:color="auto"/>
        <w:left w:val="none" w:sz="0" w:space="0" w:color="auto"/>
        <w:bottom w:val="none" w:sz="0" w:space="0" w:color="auto"/>
        <w:right w:val="none" w:sz="0" w:space="0" w:color="auto"/>
      </w:divBdr>
    </w:div>
    <w:div w:id="1264847251">
      <w:bodyDiv w:val="1"/>
      <w:marLeft w:val="0"/>
      <w:marRight w:val="0"/>
      <w:marTop w:val="0"/>
      <w:marBottom w:val="0"/>
      <w:divBdr>
        <w:top w:val="none" w:sz="0" w:space="0" w:color="auto"/>
        <w:left w:val="none" w:sz="0" w:space="0" w:color="auto"/>
        <w:bottom w:val="none" w:sz="0" w:space="0" w:color="auto"/>
        <w:right w:val="none" w:sz="0" w:space="0" w:color="auto"/>
      </w:divBdr>
    </w:div>
    <w:div w:id="1265262693">
      <w:bodyDiv w:val="1"/>
      <w:marLeft w:val="0"/>
      <w:marRight w:val="0"/>
      <w:marTop w:val="0"/>
      <w:marBottom w:val="0"/>
      <w:divBdr>
        <w:top w:val="none" w:sz="0" w:space="0" w:color="auto"/>
        <w:left w:val="none" w:sz="0" w:space="0" w:color="auto"/>
        <w:bottom w:val="none" w:sz="0" w:space="0" w:color="auto"/>
        <w:right w:val="none" w:sz="0" w:space="0" w:color="auto"/>
      </w:divBdr>
    </w:div>
    <w:div w:id="1265848207">
      <w:bodyDiv w:val="1"/>
      <w:marLeft w:val="0"/>
      <w:marRight w:val="0"/>
      <w:marTop w:val="0"/>
      <w:marBottom w:val="0"/>
      <w:divBdr>
        <w:top w:val="none" w:sz="0" w:space="0" w:color="auto"/>
        <w:left w:val="none" w:sz="0" w:space="0" w:color="auto"/>
        <w:bottom w:val="none" w:sz="0" w:space="0" w:color="auto"/>
        <w:right w:val="none" w:sz="0" w:space="0" w:color="auto"/>
      </w:divBdr>
    </w:div>
    <w:div w:id="1266110557">
      <w:bodyDiv w:val="1"/>
      <w:marLeft w:val="0"/>
      <w:marRight w:val="0"/>
      <w:marTop w:val="0"/>
      <w:marBottom w:val="0"/>
      <w:divBdr>
        <w:top w:val="none" w:sz="0" w:space="0" w:color="auto"/>
        <w:left w:val="none" w:sz="0" w:space="0" w:color="auto"/>
        <w:bottom w:val="none" w:sz="0" w:space="0" w:color="auto"/>
        <w:right w:val="none" w:sz="0" w:space="0" w:color="auto"/>
      </w:divBdr>
    </w:div>
    <w:div w:id="1266233768">
      <w:bodyDiv w:val="1"/>
      <w:marLeft w:val="0"/>
      <w:marRight w:val="0"/>
      <w:marTop w:val="0"/>
      <w:marBottom w:val="0"/>
      <w:divBdr>
        <w:top w:val="none" w:sz="0" w:space="0" w:color="auto"/>
        <w:left w:val="none" w:sz="0" w:space="0" w:color="auto"/>
        <w:bottom w:val="none" w:sz="0" w:space="0" w:color="auto"/>
        <w:right w:val="none" w:sz="0" w:space="0" w:color="auto"/>
      </w:divBdr>
    </w:div>
    <w:div w:id="1266234291">
      <w:bodyDiv w:val="1"/>
      <w:marLeft w:val="0"/>
      <w:marRight w:val="0"/>
      <w:marTop w:val="0"/>
      <w:marBottom w:val="0"/>
      <w:divBdr>
        <w:top w:val="none" w:sz="0" w:space="0" w:color="auto"/>
        <w:left w:val="none" w:sz="0" w:space="0" w:color="auto"/>
        <w:bottom w:val="none" w:sz="0" w:space="0" w:color="auto"/>
        <w:right w:val="none" w:sz="0" w:space="0" w:color="auto"/>
      </w:divBdr>
    </w:div>
    <w:div w:id="1266307460">
      <w:bodyDiv w:val="1"/>
      <w:marLeft w:val="0"/>
      <w:marRight w:val="0"/>
      <w:marTop w:val="0"/>
      <w:marBottom w:val="0"/>
      <w:divBdr>
        <w:top w:val="none" w:sz="0" w:space="0" w:color="auto"/>
        <w:left w:val="none" w:sz="0" w:space="0" w:color="auto"/>
        <w:bottom w:val="none" w:sz="0" w:space="0" w:color="auto"/>
        <w:right w:val="none" w:sz="0" w:space="0" w:color="auto"/>
      </w:divBdr>
    </w:div>
    <w:div w:id="1266307622">
      <w:bodyDiv w:val="1"/>
      <w:marLeft w:val="0"/>
      <w:marRight w:val="0"/>
      <w:marTop w:val="0"/>
      <w:marBottom w:val="0"/>
      <w:divBdr>
        <w:top w:val="none" w:sz="0" w:space="0" w:color="auto"/>
        <w:left w:val="none" w:sz="0" w:space="0" w:color="auto"/>
        <w:bottom w:val="none" w:sz="0" w:space="0" w:color="auto"/>
        <w:right w:val="none" w:sz="0" w:space="0" w:color="auto"/>
      </w:divBdr>
    </w:div>
    <w:div w:id="1266308995">
      <w:bodyDiv w:val="1"/>
      <w:marLeft w:val="0"/>
      <w:marRight w:val="0"/>
      <w:marTop w:val="0"/>
      <w:marBottom w:val="0"/>
      <w:divBdr>
        <w:top w:val="none" w:sz="0" w:space="0" w:color="auto"/>
        <w:left w:val="none" w:sz="0" w:space="0" w:color="auto"/>
        <w:bottom w:val="none" w:sz="0" w:space="0" w:color="auto"/>
        <w:right w:val="none" w:sz="0" w:space="0" w:color="auto"/>
      </w:divBdr>
    </w:div>
    <w:div w:id="1266352537">
      <w:bodyDiv w:val="1"/>
      <w:marLeft w:val="0"/>
      <w:marRight w:val="0"/>
      <w:marTop w:val="0"/>
      <w:marBottom w:val="0"/>
      <w:divBdr>
        <w:top w:val="none" w:sz="0" w:space="0" w:color="auto"/>
        <w:left w:val="none" w:sz="0" w:space="0" w:color="auto"/>
        <w:bottom w:val="none" w:sz="0" w:space="0" w:color="auto"/>
        <w:right w:val="none" w:sz="0" w:space="0" w:color="auto"/>
      </w:divBdr>
    </w:div>
    <w:div w:id="1267158907">
      <w:bodyDiv w:val="1"/>
      <w:marLeft w:val="0"/>
      <w:marRight w:val="0"/>
      <w:marTop w:val="0"/>
      <w:marBottom w:val="0"/>
      <w:divBdr>
        <w:top w:val="none" w:sz="0" w:space="0" w:color="auto"/>
        <w:left w:val="none" w:sz="0" w:space="0" w:color="auto"/>
        <w:bottom w:val="none" w:sz="0" w:space="0" w:color="auto"/>
        <w:right w:val="none" w:sz="0" w:space="0" w:color="auto"/>
      </w:divBdr>
    </w:div>
    <w:div w:id="1267343908">
      <w:bodyDiv w:val="1"/>
      <w:marLeft w:val="0"/>
      <w:marRight w:val="0"/>
      <w:marTop w:val="0"/>
      <w:marBottom w:val="0"/>
      <w:divBdr>
        <w:top w:val="none" w:sz="0" w:space="0" w:color="auto"/>
        <w:left w:val="none" w:sz="0" w:space="0" w:color="auto"/>
        <w:bottom w:val="none" w:sz="0" w:space="0" w:color="auto"/>
        <w:right w:val="none" w:sz="0" w:space="0" w:color="auto"/>
      </w:divBdr>
    </w:div>
    <w:div w:id="1267886578">
      <w:bodyDiv w:val="1"/>
      <w:marLeft w:val="0"/>
      <w:marRight w:val="0"/>
      <w:marTop w:val="0"/>
      <w:marBottom w:val="0"/>
      <w:divBdr>
        <w:top w:val="none" w:sz="0" w:space="0" w:color="auto"/>
        <w:left w:val="none" w:sz="0" w:space="0" w:color="auto"/>
        <w:bottom w:val="none" w:sz="0" w:space="0" w:color="auto"/>
        <w:right w:val="none" w:sz="0" w:space="0" w:color="auto"/>
      </w:divBdr>
    </w:div>
    <w:div w:id="1268152455">
      <w:bodyDiv w:val="1"/>
      <w:marLeft w:val="0"/>
      <w:marRight w:val="0"/>
      <w:marTop w:val="0"/>
      <w:marBottom w:val="0"/>
      <w:divBdr>
        <w:top w:val="none" w:sz="0" w:space="0" w:color="auto"/>
        <w:left w:val="none" w:sz="0" w:space="0" w:color="auto"/>
        <w:bottom w:val="none" w:sz="0" w:space="0" w:color="auto"/>
        <w:right w:val="none" w:sz="0" w:space="0" w:color="auto"/>
      </w:divBdr>
    </w:div>
    <w:div w:id="1268541708">
      <w:bodyDiv w:val="1"/>
      <w:marLeft w:val="0"/>
      <w:marRight w:val="0"/>
      <w:marTop w:val="0"/>
      <w:marBottom w:val="0"/>
      <w:divBdr>
        <w:top w:val="none" w:sz="0" w:space="0" w:color="auto"/>
        <w:left w:val="none" w:sz="0" w:space="0" w:color="auto"/>
        <w:bottom w:val="none" w:sz="0" w:space="0" w:color="auto"/>
        <w:right w:val="none" w:sz="0" w:space="0" w:color="auto"/>
      </w:divBdr>
    </w:div>
    <w:div w:id="1268927951">
      <w:bodyDiv w:val="1"/>
      <w:marLeft w:val="0"/>
      <w:marRight w:val="0"/>
      <w:marTop w:val="0"/>
      <w:marBottom w:val="0"/>
      <w:divBdr>
        <w:top w:val="none" w:sz="0" w:space="0" w:color="auto"/>
        <w:left w:val="none" w:sz="0" w:space="0" w:color="auto"/>
        <w:bottom w:val="none" w:sz="0" w:space="0" w:color="auto"/>
        <w:right w:val="none" w:sz="0" w:space="0" w:color="auto"/>
      </w:divBdr>
    </w:div>
    <w:div w:id="1269436085">
      <w:bodyDiv w:val="1"/>
      <w:marLeft w:val="0"/>
      <w:marRight w:val="0"/>
      <w:marTop w:val="0"/>
      <w:marBottom w:val="0"/>
      <w:divBdr>
        <w:top w:val="none" w:sz="0" w:space="0" w:color="auto"/>
        <w:left w:val="none" w:sz="0" w:space="0" w:color="auto"/>
        <w:bottom w:val="none" w:sz="0" w:space="0" w:color="auto"/>
        <w:right w:val="none" w:sz="0" w:space="0" w:color="auto"/>
      </w:divBdr>
    </w:div>
    <w:div w:id="1269465033">
      <w:bodyDiv w:val="1"/>
      <w:marLeft w:val="0"/>
      <w:marRight w:val="0"/>
      <w:marTop w:val="0"/>
      <w:marBottom w:val="0"/>
      <w:divBdr>
        <w:top w:val="none" w:sz="0" w:space="0" w:color="auto"/>
        <w:left w:val="none" w:sz="0" w:space="0" w:color="auto"/>
        <w:bottom w:val="none" w:sz="0" w:space="0" w:color="auto"/>
        <w:right w:val="none" w:sz="0" w:space="0" w:color="auto"/>
      </w:divBdr>
    </w:div>
    <w:div w:id="1269894378">
      <w:bodyDiv w:val="1"/>
      <w:marLeft w:val="0"/>
      <w:marRight w:val="0"/>
      <w:marTop w:val="0"/>
      <w:marBottom w:val="0"/>
      <w:divBdr>
        <w:top w:val="none" w:sz="0" w:space="0" w:color="auto"/>
        <w:left w:val="none" w:sz="0" w:space="0" w:color="auto"/>
        <w:bottom w:val="none" w:sz="0" w:space="0" w:color="auto"/>
        <w:right w:val="none" w:sz="0" w:space="0" w:color="auto"/>
      </w:divBdr>
    </w:div>
    <w:div w:id="1270351851">
      <w:bodyDiv w:val="1"/>
      <w:marLeft w:val="0"/>
      <w:marRight w:val="0"/>
      <w:marTop w:val="0"/>
      <w:marBottom w:val="0"/>
      <w:divBdr>
        <w:top w:val="none" w:sz="0" w:space="0" w:color="auto"/>
        <w:left w:val="none" w:sz="0" w:space="0" w:color="auto"/>
        <w:bottom w:val="none" w:sz="0" w:space="0" w:color="auto"/>
        <w:right w:val="none" w:sz="0" w:space="0" w:color="auto"/>
      </w:divBdr>
    </w:div>
    <w:div w:id="1270743996">
      <w:bodyDiv w:val="1"/>
      <w:marLeft w:val="0"/>
      <w:marRight w:val="0"/>
      <w:marTop w:val="0"/>
      <w:marBottom w:val="0"/>
      <w:divBdr>
        <w:top w:val="none" w:sz="0" w:space="0" w:color="auto"/>
        <w:left w:val="none" w:sz="0" w:space="0" w:color="auto"/>
        <w:bottom w:val="none" w:sz="0" w:space="0" w:color="auto"/>
        <w:right w:val="none" w:sz="0" w:space="0" w:color="auto"/>
      </w:divBdr>
    </w:div>
    <w:div w:id="1271082634">
      <w:bodyDiv w:val="1"/>
      <w:marLeft w:val="0"/>
      <w:marRight w:val="0"/>
      <w:marTop w:val="0"/>
      <w:marBottom w:val="0"/>
      <w:divBdr>
        <w:top w:val="none" w:sz="0" w:space="0" w:color="auto"/>
        <w:left w:val="none" w:sz="0" w:space="0" w:color="auto"/>
        <w:bottom w:val="none" w:sz="0" w:space="0" w:color="auto"/>
        <w:right w:val="none" w:sz="0" w:space="0" w:color="auto"/>
      </w:divBdr>
    </w:div>
    <w:div w:id="1271476479">
      <w:bodyDiv w:val="1"/>
      <w:marLeft w:val="0"/>
      <w:marRight w:val="0"/>
      <w:marTop w:val="0"/>
      <w:marBottom w:val="0"/>
      <w:divBdr>
        <w:top w:val="none" w:sz="0" w:space="0" w:color="auto"/>
        <w:left w:val="none" w:sz="0" w:space="0" w:color="auto"/>
        <w:bottom w:val="none" w:sz="0" w:space="0" w:color="auto"/>
        <w:right w:val="none" w:sz="0" w:space="0" w:color="auto"/>
      </w:divBdr>
    </w:div>
    <w:div w:id="1271550447">
      <w:bodyDiv w:val="1"/>
      <w:marLeft w:val="0"/>
      <w:marRight w:val="0"/>
      <w:marTop w:val="0"/>
      <w:marBottom w:val="0"/>
      <w:divBdr>
        <w:top w:val="none" w:sz="0" w:space="0" w:color="auto"/>
        <w:left w:val="none" w:sz="0" w:space="0" w:color="auto"/>
        <w:bottom w:val="none" w:sz="0" w:space="0" w:color="auto"/>
        <w:right w:val="none" w:sz="0" w:space="0" w:color="auto"/>
      </w:divBdr>
    </w:div>
    <w:div w:id="1272476614">
      <w:bodyDiv w:val="1"/>
      <w:marLeft w:val="0"/>
      <w:marRight w:val="0"/>
      <w:marTop w:val="0"/>
      <w:marBottom w:val="0"/>
      <w:divBdr>
        <w:top w:val="none" w:sz="0" w:space="0" w:color="auto"/>
        <w:left w:val="none" w:sz="0" w:space="0" w:color="auto"/>
        <w:bottom w:val="none" w:sz="0" w:space="0" w:color="auto"/>
        <w:right w:val="none" w:sz="0" w:space="0" w:color="auto"/>
      </w:divBdr>
    </w:div>
    <w:div w:id="1272929924">
      <w:bodyDiv w:val="1"/>
      <w:marLeft w:val="0"/>
      <w:marRight w:val="0"/>
      <w:marTop w:val="0"/>
      <w:marBottom w:val="0"/>
      <w:divBdr>
        <w:top w:val="none" w:sz="0" w:space="0" w:color="auto"/>
        <w:left w:val="none" w:sz="0" w:space="0" w:color="auto"/>
        <w:bottom w:val="none" w:sz="0" w:space="0" w:color="auto"/>
        <w:right w:val="none" w:sz="0" w:space="0" w:color="auto"/>
      </w:divBdr>
    </w:div>
    <w:div w:id="1272935831">
      <w:bodyDiv w:val="1"/>
      <w:marLeft w:val="0"/>
      <w:marRight w:val="0"/>
      <w:marTop w:val="0"/>
      <w:marBottom w:val="0"/>
      <w:divBdr>
        <w:top w:val="none" w:sz="0" w:space="0" w:color="auto"/>
        <w:left w:val="none" w:sz="0" w:space="0" w:color="auto"/>
        <w:bottom w:val="none" w:sz="0" w:space="0" w:color="auto"/>
        <w:right w:val="none" w:sz="0" w:space="0" w:color="auto"/>
      </w:divBdr>
    </w:div>
    <w:div w:id="1273510065">
      <w:bodyDiv w:val="1"/>
      <w:marLeft w:val="0"/>
      <w:marRight w:val="0"/>
      <w:marTop w:val="0"/>
      <w:marBottom w:val="0"/>
      <w:divBdr>
        <w:top w:val="none" w:sz="0" w:space="0" w:color="auto"/>
        <w:left w:val="none" w:sz="0" w:space="0" w:color="auto"/>
        <w:bottom w:val="none" w:sz="0" w:space="0" w:color="auto"/>
        <w:right w:val="none" w:sz="0" w:space="0" w:color="auto"/>
      </w:divBdr>
    </w:div>
    <w:div w:id="1275362785">
      <w:bodyDiv w:val="1"/>
      <w:marLeft w:val="0"/>
      <w:marRight w:val="0"/>
      <w:marTop w:val="0"/>
      <w:marBottom w:val="0"/>
      <w:divBdr>
        <w:top w:val="none" w:sz="0" w:space="0" w:color="auto"/>
        <w:left w:val="none" w:sz="0" w:space="0" w:color="auto"/>
        <w:bottom w:val="none" w:sz="0" w:space="0" w:color="auto"/>
        <w:right w:val="none" w:sz="0" w:space="0" w:color="auto"/>
      </w:divBdr>
    </w:div>
    <w:div w:id="1275671224">
      <w:bodyDiv w:val="1"/>
      <w:marLeft w:val="0"/>
      <w:marRight w:val="0"/>
      <w:marTop w:val="0"/>
      <w:marBottom w:val="0"/>
      <w:divBdr>
        <w:top w:val="none" w:sz="0" w:space="0" w:color="auto"/>
        <w:left w:val="none" w:sz="0" w:space="0" w:color="auto"/>
        <w:bottom w:val="none" w:sz="0" w:space="0" w:color="auto"/>
        <w:right w:val="none" w:sz="0" w:space="0" w:color="auto"/>
      </w:divBdr>
    </w:div>
    <w:div w:id="1275748301">
      <w:bodyDiv w:val="1"/>
      <w:marLeft w:val="0"/>
      <w:marRight w:val="0"/>
      <w:marTop w:val="0"/>
      <w:marBottom w:val="0"/>
      <w:divBdr>
        <w:top w:val="none" w:sz="0" w:space="0" w:color="auto"/>
        <w:left w:val="none" w:sz="0" w:space="0" w:color="auto"/>
        <w:bottom w:val="none" w:sz="0" w:space="0" w:color="auto"/>
        <w:right w:val="none" w:sz="0" w:space="0" w:color="auto"/>
      </w:divBdr>
    </w:div>
    <w:div w:id="1276062038">
      <w:bodyDiv w:val="1"/>
      <w:marLeft w:val="0"/>
      <w:marRight w:val="0"/>
      <w:marTop w:val="0"/>
      <w:marBottom w:val="0"/>
      <w:divBdr>
        <w:top w:val="none" w:sz="0" w:space="0" w:color="auto"/>
        <w:left w:val="none" w:sz="0" w:space="0" w:color="auto"/>
        <w:bottom w:val="none" w:sz="0" w:space="0" w:color="auto"/>
        <w:right w:val="none" w:sz="0" w:space="0" w:color="auto"/>
      </w:divBdr>
    </w:div>
    <w:div w:id="1276673067">
      <w:bodyDiv w:val="1"/>
      <w:marLeft w:val="0"/>
      <w:marRight w:val="0"/>
      <w:marTop w:val="0"/>
      <w:marBottom w:val="0"/>
      <w:divBdr>
        <w:top w:val="none" w:sz="0" w:space="0" w:color="auto"/>
        <w:left w:val="none" w:sz="0" w:space="0" w:color="auto"/>
        <w:bottom w:val="none" w:sz="0" w:space="0" w:color="auto"/>
        <w:right w:val="none" w:sz="0" w:space="0" w:color="auto"/>
      </w:divBdr>
    </w:div>
    <w:div w:id="1276790529">
      <w:bodyDiv w:val="1"/>
      <w:marLeft w:val="0"/>
      <w:marRight w:val="0"/>
      <w:marTop w:val="0"/>
      <w:marBottom w:val="0"/>
      <w:divBdr>
        <w:top w:val="none" w:sz="0" w:space="0" w:color="auto"/>
        <w:left w:val="none" w:sz="0" w:space="0" w:color="auto"/>
        <w:bottom w:val="none" w:sz="0" w:space="0" w:color="auto"/>
        <w:right w:val="none" w:sz="0" w:space="0" w:color="auto"/>
      </w:divBdr>
    </w:div>
    <w:div w:id="1277368081">
      <w:bodyDiv w:val="1"/>
      <w:marLeft w:val="0"/>
      <w:marRight w:val="0"/>
      <w:marTop w:val="0"/>
      <w:marBottom w:val="0"/>
      <w:divBdr>
        <w:top w:val="none" w:sz="0" w:space="0" w:color="auto"/>
        <w:left w:val="none" w:sz="0" w:space="0" w:color="auto"/>
        <w:bottom w:val="none" w:sz="0" w:space="0" w:color="auto"/>
        <w:right w:val="none" w:sz="0" w:space="0" w:color="auto"/>
      </w:divBdr>
    </w:div>
    <w:div w:id="1277443363">
      <w:bodyDiv w:val="1"/>
      <w:marLeft w:val="0"/>
      <w:marRight w:val="0"/>
      <w:marTop w:val="0"/>
      <w:marBottom w:val="0"/>
      <w:divBdr>
        <w:top w:val="none" w:sz="0" w:space="0" w:color="auto"/>
        <w:left w:val="none" w:sz="0" w:space="0" w:color="auto"/>
        <w:bottom w:val="none" w:sz="0" w:space="0" w:color="auto"/>
        <w:right w:val="none" w:sz="0" w:space="0" w:color="auto"/>
      </w:divBdr>
    </w:div>
    <w:div w:id="1277978704">
      <w:bodyDiv w:val="1"/>
      <w:marLeft w:val="0"/>
      <w:marRight w:val="0"/>
      <w:marTop w:val="0"/>
      <w:marBottom w:val="0"/>
      <w:divBdr>
        <w:top w:val="none" w:sz="0" w:space="0" w:color="auto"/>
        <w:left w:val="none" w:sz="0" w:space="0" w:color="auto"/>
        <w:bottom w:val="none" w:sz="0" w:space="0" w:color="auto"/>
        <w:right w:val="none" w:sz="0" w:space="0" w:color="auto"/>
      </w:divBdr>
    </w:div>
    <w:div w:id="1278098667">
      <w:bodyDiv w:val="1"/>
      <w:marLeft w:val="0"/>
      <w:marRight w:val="0"/>
      <w:marTop w:val="0"/>
      <w:marBottom w:val="0"/>
      <w:divBdr>
        <w:top w:val="none" w:sz="0" w:space="0" w:color="auto"/>
        <w:left w:val="none" w:sz="0" w:space="0" w:color="auto"/>
        <w:bottom w:val="none" w:sz="0" w:space="0" w:color="auto"/>
        <w:right w:val="none" w:sz="0" w:space="0" w:color="auto"/>
      </w:divBdr>
    </w:div>
    <w:div w:id="1278176204">
      <w:bodyDiv w:val="1"/>
      <w:marLeft w:val="0"/>
      <w:marRight w:val="0"/>
      <w:marTop w:val="0"/>
      <w:marBottom w:val="0"/>
      <w:divBdr>
        <w:top w:val="none" w:sz="0" w:space="0" w:color="auto"/>
        <w:left w:val="none" w:sz="0" w:space="0" w:color="auto"/>
        <w:bottom w:val="none" w:sz="0" w:space="0" w:color="auto"/>
        <w:right w:val="none" w:sz="0" w:space="0" w:color="auto"/>
      </w:divBdr>
    </w:div>
    <w:div w:id="1278295913">
      <w:bodyDiv w:val="1"/>
      <w:marLeft w:val="0"/>
      <w:marRight w:val="0"/>
      <w:marTop w:val="0"/>
      <w:marBottom w:val="0"/>
      <w:divBdr>
        <w:top w:val="none" w:sz="0" w:space="0" w:color="auto"/>
        <w:left w:val="none" w:sz="0" w:space="0" w:color="auto"/>
        <w:bottom w:val="none" w:sz="0" w:space="0" w:color="auto"/>
        <w:right w:val="none" w:sz="0" w:space="0" w:color="auto"/>
      </w:divBdr>
    </w:div>
    <w:div w:id="1278413639">
      <w:bodyDiv w:val="1"/>
      <w:marLeft w:val="0"/>
      <w:marRight w:val="0"/>
      <w:marTop w:val="0"/>
      <w:marBottom w:val="0"/>
      <w:divBdr>
        <w:top w:val="none" w:sz="0" w:space="0" w:color="auto"/>
        <w:left w:val="none" w:sz="0" w:space="0" w:color="auto"/>
        <w:bottom w:val="none" w:sz="0" w:space="0" w:color="auto"/>
        <w:right w:val="none" w:sz="0" w:space="0" w:color="auto"/>
      </w:divBdr>
    </w:div>
    <w:div w:id="1279802712">
      <w:bodyDiv w:val="1"/>
      <w:marLeft w:val="0"/>
      <w:marRight w:val="0"/>
      <w:marTop w:val="0"/>
      <w:marBottom w:val="0"/>
      <w:divBdr>
        <w:top w:val="none" w:sz="0" w:space="0" w:color="auto"/>
        <w:left w:val="none" w:sz="0" w:space="0" w:color="auto"/>
        <w:bottom w:val="none" w:sz="0" w:space="0" w:color="auto"/>
        <w:right w:val="none" w:sz="0" w:space="0" w:color="auto"/>
      </w:divBdr>
    </w:div>
    <w:div w:id="1279986638">
      <w:bodyDiv w:val="1"/>
      <w:marLeft w:val="0"/>
      <w:marRight w:val="0"/>
      <w:marTop w:val="0"/>
      <w:marBottom w:val="0"/>
      <w:divBdr>
        <w:top w:val="none" w:sz="0" w:space="0" w:color="auto"/>
        <w:left w:val="none" w:sz="0" w:space="0" w:color="auto"/>
        <w:bottom w:val="none" w:sz="0" w:space="0" w:color="auto"/>
        <w:right w:val="none" w:sz="0" w:space="0" w:color="auto"/>
      </w:divBdr>
    </w:div>
    <w:div w:id="1280066572">
      <w:bodyDiv w:val="1"/>
      <w:marLeft w:val="0"/>
      <w:marRight w:val="0"/>
      <w:marTop w:val="0"/>
      <w:marBottom w:val="0"/>
      <w:divBdr>
        <w:top w:val="none" w:sz="0" w:space="0" w:color="auto"/>
        <w:left w:val="none" w:sz="0" w:space="0" w:color="auto"/>
        <w:bottom w:val="none" w:sz="0" w:space="0" w:color="auto"/>
        <w:right w:val="none" w:sz="0" w:space="0" w:color="auto"/>
      </w:divBdr>
    </w:div>
    <w:div w:id="1280071270">
      <w:bodyDiv w:val="1"/>
      <w:marLeft w:val="0"/>
      <w:marRight w:val="0"/>
      <w:marTop w:val="0"/>
      <w:marBottom w:val="0"/>
      <w:divBdr>
        <w:top w:val="none" w:sz="0" w:space="0" w:color="auto"/>
        <w:left w:val="none" w:sz="0" w:space="0" w:color="auto"/>
        <w:bottom w:val="none" w:sz="0" w:space="0" w:color="auto"/>
        <w:right w:val="none" w:sz="0" w:space="0" w:color="auto"/>
      </w:divBdr>
    </w:div>
    <w:div w:id="1280526144">
      <w:bodyDiv w:val="1"/>
      <w:marLeft w:val="0"/>
      <w:marRight w:val="0"/>
      <w:marTop w:val="0"/>
      <w:marBottom w:val="0"/>
      <w:divBdr>
        <w:top w:val="none" w:sz="0" w:space="0" w:color="auto"/>
        <w:left w:val="none" w:sz="0" w:space="0" w:color="auto"/>
        <w:bottom w:val="none" w:sz="0" w:space="0" w:color="auto"/>
        <w:right w:val="none" w:sz="0" w:space="0" w:color="auto"/>
      </w:divBdr>
    </w:div>
    <w:div w:id="1280529207">
      <w:bodyDiv w:val="1"/>
      <w:marLeft w:val="0"/>
      <w:marRight w:val="0"/>
      <w:marTop w:val="0"/>
      <w:marBottom w:val="0"/>
      <w:divBdr>
        <w:top w:val="none" w:sz="0" w:space="0" w:color="auto"/>
        <w:left w:val="none" w:sz="0" w:space="0" w:color="auto"/>
        <w:bottom w:val="none" w:sz="0" w:space="0" w:color="auto"/>
        <w:right w:val="none" w:sz="0" w:space="0" w:color="auto"/>
      </w:divBdr>
    </w:div>
    <w:div w:id="1280722005">
      <w:bodyDiv w:val="1"/>
      <w:marLeft w:val="0"/>
      <w:marRight w:val="0"/>
      <w:marTop w:val="0"/>
      <w:marBottom w:val="0"/>
      <w:divBdr>
        <w:top w:val="none" w:sz="0" w:space="0" w:color="auto"/>
        <w:left w:val="none" w:sz="0" w:space="0" w:color="auto"/>
        <w:bottom w:val="none" w:sz="0" w:space="0" w:color="auto"/>
        <w:right w:val="none" w:sz="0" w:space="0" w:color="auto"/>
      </w:divBdr>
    </w:div>
    <w:div w:id="1280913698">
      <w:bodyDiv w:val="1"/>
      <w:marLeft w:val="0"/>
      <w:marRight w:val="0"/>
      <w:marTop w:val="0"/>
      <w:marBottom w:val="0"/>
      <w:divBdr>
        <w:top w:val="none" w:sz="0" w:space="0" w:color="auto"/>
        <w:left w:val="none" w:sz="0" w:space="0" w:color="auto"/>
        <w:bottom w:val="none" w:sz="0" w:space="0" w:color="auto"/>
        <w:right w:val="none" w:sz="0" w:space="0" w:color="auto"/>
      </w:divBdr>
    </w:div>
    <w:div w:id="1281182401">
      <w:bodyDiv w:val="1"/>
      <w:marLeft w:val="0"/>
      <w:marRight w:val="0"/>
      <w:marTop w:val="0"/>
      <w:marBottom w:val="0"/>
      <w:divBdr>
        <w:top w:val="none" w:sz="0" w:space="0" w:color="auto"/>
        <w:left w:val="none" w:sz="0" w:space="0" w:color="auto"/>
        <w:bottom w:val="none" w:sz="0" w:space="0" w:color="auto"/>
        <w:right w:val="none" w:sz="0" w:space="0" w:color="auto"/>
      </w:divBdr>
    </w:div>
    <w:div w:id="1281451553">
      <w:bodyDiv w:val="1"/>
      <w:marLeft w:val="0"/>
      <w:marRight w:val="0"/>
      <w:marTop w:val="0"/>
      <w:marBottom w:val="0"/>
      <w:divBdr>
        <w:top w:val="none" w:sz="0" w:space="0" w:color="auto"/>
        <w:left w:val="none" w:sz="0" w:space="0" w:color="auto"/>
        <w:bottom w:val="none" w:sz="0" w:space="0" w:color="auto"/>
        <w:right w:val="none" w:sz="0" w:space="0" w:color="auto"/>
      </w:divBdr>
    </w:div>
    <w:div w:id="1281911091">
      <w:bodyDiv w:val="1"/>
      <w:marLeft w:val="0"/>
      <w:marRight w:val="0"/>
      <w:marTop w:val="0"/>
      <w:marBottom w:val="0"/>
      <w:divBdr>
        <w:top w:val="none" w:sz="0" w:space="0" w:color="auto"/>
        <w:left w:val="none" w:sz="0" w:space="0" w:color="auto"/>
        <w:bottom w:val="none" w:sz="0" w:space="0" w:color="auto"/>
        <w:right w:val="none" w:sz="0" w:space="0" w:color="auto"/>
      </w:divBdr>
    </w:div>
    <w:div w:id="1282029029">
      <w:bodyDiv w:val="1"/>
      <w:marLeft w:val="0"/>
      <w:marRight w:val="0"/>
      <w:marTop w:val="0"/>
      <w:marBottom w:val="0"/>
      <w:divBdr>
        <w:top w:val="none" w:sz="0" w:space="0" w:color="auto"/>
        <w:left w:val="none" w:sz="0" w:space="0" w:color="auto"/>
        <w:bottom w:val="none" w:sz="0" w:space="0" w:color="auto"/>
        <w:right w:val="none" w:sz="0" w:space="0" w:color="auto"/>
      </w:divBdr>
    </w:div>
    <w:div w:id="1282108245">
      <w:bodyDiv w:val="1"/>
      <w:marLeft w:val="0"/>
      <w:marRight w:val="0"/>
      <w:marTop w:val="0"/>
      <w:marBottom w:val="0"/>
      <w:divBdr>
        <w:top w:val="none" w:sz="0" w:space="0" w:color="auto"/>
        <w:left w:val="none" w:sz="0" w:space="0" w:color="auto"/>
        <w:bottom w:val="none" w:sz="0" w:space="0" w:color="auto"/>
        <w:right w:val="none" w:sz="0" w:space="0" w:color="auto"/>
      </w:divBdr>
    </w:div>
    <w:div w:id="1283417049">
      <w:bodyDiv w:val="1"/>
      <w:marLeft w:val="0"/>
      <w:marRight w:val="0"/>
      <w:marTop w:val="0"/>
      <w:marBottom w:val="0"/>
      <w:divBdr>
        <w:top w:val="none" w:sz="0" w:space="0" w:color="auto"/>
        <w:left w:val="none" w:sz="0" w:space="0" w:color="auto"/>
        <w:bottom w:val="none" w:sz="0" w:space="0" w:color="auto"/>
        <w:right w:val="none" w:sz="0" w:space="0" w:color="auto"/>
      </w:divBdr>
    </w:div>
    <w:div w:id="1283535168">
      <w:bodyDiv w:val="1"/>
      <w:marLeft w:val="0"/>
      <w:marRight w:val="0"/>
      <w:marTop w:val="0"/>
      <w:marBottom w:val="0"/>
      <w:divBdr>
        <w:top w:val="none" w:sz="0" w:space="0" w:color="auto"/>
        <w:left w:val="none" w:sz="0" w:space="0" w:color="auto"/>
        <w:bottom w:val="none" w:sz="0" w:space="0" w:color="auto"/>
        <w:right w:val="none" w:sz="0" w:space="0" w:color="auto"/>
      </w:divBdr>
    </w:div>
    <w:div w:id="1283535761">
      <w:bodyDiv w:val="1"/>
      <w:marLeft w:val="0"/>
      <w:marRight w:val="0"/>
      <w:marTop w:val="0"/>
      <w:marBottom w:val="0"/>
      <w:divBdr>
        <w:top w:val="none" w:sz="0" w:space="0" w:color="auto"/>
        <w:left w:val="none" w:sz="0" w:space="0" w:color="auto"/>
        <w:bottom w:val="none" w:sz="0" w:space="0" w:color="auto"/>
        <w:right w:val="none" w:sz="0" w:space="0" w:color="auto"/>
      </w:divBdr>
    </w:div>
    <w:div w:id="1283728291">
      <w:bodyDiv w:val="1"/>
      <w:marLeft w:val="0"/>
      <w:marRight w:val="0"/>
      <w:marTop w:val="0"/>
      <w:marBottom w:val="0"/>
      <w:divBdr>
        <w:top w:val="none" w:sz="0" w:space="0" w:color="auto"/>
        <w:left w:val="none" w:sz="0" w:space="0" w:color="auto"/>
        <w:bottom w:val="none" w:sz="0" w:space="0" w:color="auto"/>
        <w:right w:val="none" w:sz="0" w:space="0" w:color="auto"/>
      </w:divBdr>
    </w:div>
    <w:div w:id="1283728795">
      <w:bodyDiv w:val="1"/>
      <w:marLeft w:val="0"/>
      <w:marRight w:val="0"/>
      <w:marTop w:val="0"/>
      <w:marBottom w:val="0"/>
      <w:divBdr>
        <w:top w:val="none" w:sz="0" w:space="0" w:color="auto"/>
        <w:left w:val="none" w:sz="0" w:space="0" w:color="auto"/>
        <w:bottom w:val="none" w:sz="0" w:space="0" w:color="auto"/>
        <w:right w:val="none" w:sz="0" w:space="0" w:color="auto"/>
      </w:divBdr>
    </w:div>
    <w:div w:id="1284537095">
      <w:bodyDiv w:val="1"/>
      <w:marLeft w:val="0"/>
      <w:marRight w:val="0"/>
      <w:marTop w:val="0"/>
      <w:marBottom w:val="0"/>
      <w:divBdr>
        <w:top w:val="none" w:sz="0" w:space="0" w:color="auto"/>
        <w:left w:val="none" w:sz="0" w:space="0" w:color="auto"/>
        <w:bottom w:val="none" w:sz="0" w:space="0" w:color="auto"/>
        <w:right w:val="none" w:sz="0" w:space="0" w:color="auto"/>
      </w:divBdr>
    </w:div>
    <w:div w:id="1284574130">
      <w:bodyDiv w:val="1"/>
      <w:marLeft w:val="0"/>
      <w:marRight w:val="0"/>
      <w:marTop w:val="0"/>
      <w:marBottom w:val="0"/>
      <w:divBdr>
        <w:top w:val="none" w:sz="0" w:space="0" w:color="auto"/>
        <w:left w:val="none" w:sz="0" w:space="0" w:color="auto"/>
        <w:bottom w:val="none" w:sz="0" w:space="0" w:color="auto"/>
        <w:right w:val="none" w:sz="0" w:space="0" w:color="auto"/>
      </w:divBdr>
    </w:div>
    <w:div w:id="1284769697">
      <w:bodyDiv w:val="1"/>
      <w:marLeft w:val="0"/>
      <w:marRight w:val="0"/>
      <w:marTop w:val="0"/>
      <w:marBottom w:val="0"/>
      <w:divBdr>
        <w:top w:val="none" w:sz="0" w:space="0" w:color="auto"/>
        <w:left w:val="none" w:sz="0" w:space="0" w:color="auto"/>
        <w:bottom w:val="none" w:sz="0" w:space="0" w:color="auto"/>
        <w:right w:val="none" w:sz="0" w:space="0" w:color="auto"/>
      </w:divBdr>
    </w:div>
    <w:div w:id="1284843251">
      <w:bodyDiv w:val="1"/>
      <w:marLeft w:val="0"/>
      <w:marRight w:val="0"/>
      <w:marTop w:val="0"/>
      <w:marBottom w:val="0"/>
      <w:divBdr>
        <w:top w:val="none" w:sz="0" w:space="0" w:color="auto"/>
        <w:left w:val="none" w:sz="0" w:space="0" w:color="auto"/>
        <w:bottom w:val="none" w:sz="0" w:space="0" w:color="auto"/>
        <w:right w:val="none" w:sz="0" w:space="0" w:color="auto"/>
      </w:divBdr>
    </w:div>
    <w:div w:id="1286084017">
      <w:bodyDiv w:val="1"/>
      <w:marLeft w:val="0"/>
      <w:marRight w:val="0"/>
      <w:marTop w:val="0"/>
      <w:marBottom w:val="0"/>
      <w:divBdr>
        <w:top w:val="none" w:sz="0" w:space="0" w:color="auto"/>
        <w:left w:val="none" w:sz="0" w:space="0" w:color="auto"/>
        <w:bottom w:val="none" w:sz="0" w:space="0" w:color="auto"/>
        <w:right w:val="none" w:sz="0" w:space="0" w:color="auto"/>
      </w:divBdr>
    </w:div>
    <w:div w:id="1286154994">
      <w:bodyDiv w:val="1"/>
      <w:marLeft w:val="0"/>
      <w:marRight w:val="0"/>
      <w:marTop w:val="0"/>
      <w:marBottom w:val="0"/>
      <w:divBdr>
        <w:top w:val="none" w:sz="0" w:space="0" w:color="auto"/>
        <w:left w:val="none" w:sz="0" w:space="0" w:color="auto"/>
        <w:bottom w:val="none" w:sz="0" w:space="0" w:color="auto"/>
        <w:right w:val="none" w:sz="0" w:space="0" w:color="auto"/>
      </w:divBdr>
    </w:div>
    <w:div w:id="1286427428">
      <w:bodyDiv w:val="1"/>
      <w:marLeft w:val="0"/>
      <w:marRight w:val="0"/>
      <w:marTop w:val="0"/>
      <w:marBottom w:val="0"/>
      <w:divBdr>
        <w:top w:val="none" w:sz="0" w:space="0" w:color="auto"/>
        <w:left w:val="none" w:sz="0" w:space="0" w:color="auto"/>
        <w:bottom w:val="none" w:sz="0" w:space="0" w:color="auto"/>
        <w:right w:val="none" w:sz="0" w:space="0" w:color="auto"/>
      </w:divBdr>
    </w:div>
    <w:div w:id="1286885825">
      <w:bodyDiv w:val="1"/>
      <w:marLeft w:val="0"/>
      <w:marRight w:val="0"/>
      <w:marTop w:val="0"/>
      <w:marBottom w:val="0"/>
      <w:divBdr>
        <w:top w:val="none" w:sz="0" w:space="0" w:color="auto"/>
        <w:left w:val="none" w:sz="0" w:space="0" w:color="auto"/>
        <w:bottom w:val="none" w:sz="0" w:space="0" w:color="auto"/>
        <w:right w:val="none" w:sz="0" w:space="0" w:color="auto"/>
      </w:divBdr>
    </w:div>
    <w:div w:id="1286932705">
      <w:bodyDiv w:val="1"/>
      <w:marLeft w:val="0"/>
      <w:marRight w:val="0"/>
      <w:marTop w:val="0"/>
      <w:marBottom w:val="0"/>
      <w:divBdr>
        <w:top w:val="none" w:sz="0" w:space="0" w:color="auto"/>
        <w:left w:val="none" w:sz="0" w:space="0" w:color="auto"/>
        <w:bottom w:val="none" w:sz="0" w:space="0" w:color="auto"/>
        <w:right w:val="none" w:sz="0" w:space="0" w:color="auto"/>
      </w:divBdr>
    </w:div>
    <w:div w:id="1286959810">
      <w:bodyDiv w:val="1"/>
      <w:marLeft w:val="0"/>
      <w:marRight w:val="0"/>
      <w:marTop w:val="0"/>
      <w:marBottom w:val="0"/>
      <w:divBdr>
        <w:top w:val="none" w:sz="0" w:space="0" w:color="auto"/>
        <w:left w:val="none" w:sz="0" w:space="0" w:color="auto"/>
        <w:bottom w:val="none" w:sz="0" w:space="0" w:color="auto"/>
        <w:right w:val="none" w:sz="0" w:space="0" w:color="auto"/>
      </w:divBdr>
    </w:div>
    <w:div w:id="1287586455">
      <w:bodyDiv w:val="1"/>
      <w:marLeft w:val="0"/>
      <w:marRight w:val="0"/>
      <w:marTop w:val="0"/>
      <w:marBottom w:val="0"/>
      <w:divBdr>
        <w:top w:val="none" w:sz="0" w:space="0" w:color="auto"/>
        <w:left w:val="none" w:sz="0" w:space="0" w:color="auto"/>
        <w:bottom w:val="none" w:sz="0" w:space="0" w:color="auto"/>
        <w:right w:val="none" w:sz="0" w:space="0" w:color="auto"/>
      </w:divBdr>
    </w:div>
    <w:div w:id="1287933396">
      <w:bodyDiv w:val="1"/>
      <w:marLeft w:val="0"/>
      <w:marRight w:val="0"/>
      <w:marTop w:val="0"/>
      <w:marBottom w:val="0"/>
      <w:divBdr>
        <w:top w:val="none" w:sz="0" w:space="0" w:color="auto"/>
        <w:left w:val="none" w:sz="0" w:space="0" w:color="auto"/>
        <w:bottom w:val="none" w:sz="0" w:space="0" w:color="auto"/>
        <w:right w:val="none" w:sz="0" w:space="0" w:color="auto"/>
      </w:divBdr>
    </w:div>
    <w:div w:id="1288318351">
      <w:bodyDiv w:val="1"/>
      <w:marLeft w:val="0"/>
      <w:marRight w:val="0"/>
      <w:marTop w:val="0"/>
      <w:marBottom w:val="0"/>
      <w:divBdr>
        <w:top w:val="none" w:sz="0" w:space="0" w:color="auto"/>
        <w:left w:val="none" w:sz="0" w:space="0" w:color="auto"/>
        <w:bottom w:val="none" w:sz="0" w:space="0" w:color="auto"/>
        <w:right w:val="none" w:sz="0" w:space="0" w:color="auto"/>
      </w:divBdr>
    </w:div>
    <w:div w:id="1288511682">
      <w:bodyDiv w:val="1"/>
      <w:marLeft w:val="0"/>
      <w:marRight w:val="0"/>
      <w:marTop w:val="0"/>
      <w:marBottom w:val="0"/>
      <w:divBdr>
        <w:top w:val="none" w:sz="0" w:space="0" w:color="auto"/>
        <w:left w:val="none" w:sz="0" w:space="0" w:color="auto"/>
        <w:bottom w:val="none" w:sz="0" w:space="0" w:color="auto"/>
        <w:right w:val="none" w:sz="0" w:space="0" w:color="auto"/>
      </w:divBdr>
    </w:div>
    <w:div w:id="1288774583">
      <w:bodyDiv w:val="1"/>
      <w:marLeft w:val="0"/>
      <w:marRight w:val="0"/>
      <w:marTop w:val="0"/>
      <w:marBottom w:val="0"/>
      <w:divBdr>
        <w:top w:val="none" w:sz="0" w:space="0" w:color="auto"/>
        <w:left w:val="none" w:sz="0" w:space="0" w:color="auto"/>
        <w:bottom w:val="none" w:sz="0" w:space="0" w:color="auto"/>
        <w:right w:val="none" w:sz="0" w:space="0" w:color="auto"/>
      </w:divBdr>
    </w:div>
    <w:div w:id="1288972594">
      <w:bodyDiv w:val="1"/>
      <w:marLeft w:val="0"/>
      <w:marRight w:val="0"/>
      <w:marTop w:val="0"/>
      <w:marBottom w:val="0"/>
      <w:divBdr>
        <w:top w:val="none" w:sz="0" w:space="0" w:color="auto"/>
        <w:left w:val="none" w:sz="0" w:space="0" w:color="auto"/>
        <w:bottom w:val="none" w:sz="0" w:space="0" w:color="auto"/>
        <w:right w:val="none" w:sz="0" w:space="0" w:color="auto"/>
      </w:divBdr>
    </w:div>
    <w:div w:id="1289363361">
      <w:bodyDiv w:val="1"/>
      <w:marLeft w:val="0"/>
      <w:marRight w:val="0"/>
      <w:marTop w:val="0"/>
      <w:marBottom w:val="0"/>
      <w:divBdr>
        <w:top w:val="none" w:sz="0" w:space="0" w:color="auto"/>
        <w:left w:val="none" w:sz="0" w:space="0" w:color="auto"/>
        <w:bottom w:val="none" w:sz="0" w:space="0" w:color="auto"/>
        <w:right w:val="none" w:sz="0" w:space="0" w:color="auto"/>
      </w:divBdr>
    </w:div>
    <w:div w:id="1289510966">
      <w:bodyDiv w:val="1"/>
      <w:marLeft w:val="0"/>
      <w:marRight w:val="0"/>
      <w:marTop w:val="0"/>
      <w:marBottom w:val="0"/>
      <w:divBdr>
        <w:top w:val="none" w:sz="0" w:space="0" w:color="auto"/>
        <w:left w:val="none" w:sz="0" w:space="0" w:color="auto"/>
        <w:bottom w:val="none" w:sz="0" w:space="0" w:color="auto"/>
        <w:right w:val="none" w:sz="0" w:space="0" w:color="auto"/>
      </w:divBdr>
    </w:div>
    <w:div w:id="1289583471">
      <w:bodyDiv w:val="1"/>
      <w:marLeft w:val="0"/>
      <w:marRight w:val="0"/>
      <w:marTop w:val="0"/>
      <w:marBottom w:val="0"/>
      <w:divBdr>
        <w:top w:val="none" w:sz="0" w:space="0" w:color="auto"/>
        <w:left w:val="none" w:sz="0" w:space="0" w:color="auto"/>
        <w:bottom w:val="none" w:sz="0" w:space="0" w:color="auto"/>
        <w:right w:val="none" w:sz="0" w:space="0" w:color="auto"/>
      </w:divBdr>
    </w:div>
    <w:div w:id="1289626275">
      <w:bodyDiv w:val="1"/>
      <w:marLeft w:val="0"/>
      <w:marRight w:val="0"/>
      <w:marTop w:val="0"/>
      <w:marBottom w:val="0"/>
      <w:divBdr>
        <w:top w:val="none" w:sz="0" w:space="0" w:color="auto"/>
        <w:left w:val="none" w:sz="0" w:space="0" w:color="auto"/>
        <w:bottom w:val="none" w:sz="0" w:space="0" w:color="auto"/>
        <w:right w:val="none" w:sz="0" w:space="0" w:color="auto"/>
      </w:divBdr>
    </w:div>
    <w:div w:id="1289629265">
      <w:bodyDiv w:val="1"/>
      <w:marLeft w:val="0"/>
      <w:marRight w:val="0"/>
      <w:marTop w:val="0"/>
      <w:marBottom w:val="0"/>
      <w:divBdr>
        <w:top w:val="none" w:sz="0" w:space="0" w:color="auto"/>
        <w:left w:val="none" w:sz="0" w:space="0" w:color="auto"/>
        <w:bottom w:val="none" w:sz="0" w:space="0" w:color="auto"/>
        <w:right w:val="none" w:sz="0" w:space="0" w:color="auto"/>
      </w:divBdr>
    </w:div>
    <w:div w:id="1289898423">
      <w:bodyDiv w:val="1"/>
      <w:marLeft w:val="0"/>
      <w:marRight w:val="0"/>
      <w:marTop w:val="0"/>
      <w:marBottom w:val="0"/>
      <w:divBdr>
        <w:top w:val="none" w:sz="0" w:space="0" w:color="auto"/>
        <w:left w:val="none" w:sz="0" w:space="0" w:color="auto"/>
        <w:bottom w:val="none" w:sz="0" w:space="0" w:color="auto"/>
        <w:right w:val="none" w:sz="0" w:space="0" w:color="auto"/>
      </w:divBdr>
    </w:div>
    <w:div w:id="1290473414">
      <w:bodyDiv w:val="1"/>
      <w:marLeft w:val="0"/>
      <w:marRight w:val="0"/>
      <w:marTop w:val="0"/>
      <w:marBottom w:val="0"/>
      <w:divBdr>
        <w:top w:val="none" w:sz="0" w:space="0" w:color="auto"/>
        <w:left w:val="none" w:sz="0" w:space="0" w:color="auto"/>
        <w:bottom w:val="none" w:sz="0" w:space="0" w:color="auto"/>
        <w:right w:val="none" w:sz="0" w:space="0" w:color="auto"/>
      </w:divBdr>
    </w:div>
    <w:div w:id="1290671222">
      <w:bodyDiv w:val="1"/>
      <w:marLeft w:val="0"/>
      <w:marRight w:val="0"/>
      <w:marTop w:val="0"/>
      <w:marBottom w:val="0"/>
      <w:divBdr>
        <w:top w:val="none" w:sz="0" w:space="0" w:color="auto"/>
        <w:left w:val="none" w:sz="0" w:space="0" w:color="auto"/>
        <w:bottom w:val="none" w:sz="0" w:space="0" w:color="auto"/>
        <w:right w:val="none" w:sz="0" w:space="0" w:color="auto"/>
      </w:divBdr>
    </w:div>
    <w:div w:id="1291401158">
      <w:bodyDiv w:val="1"/>
      <w:marLeft w:val="0"/>
      <w:marRight w:val="0"/>
      <w:marTop w:val="0"/>
      <w:marBottom w:val="0"/>
      <w:divBdr>
        <w:top w:val="none" w:sz="0" w:space="0" w:color="auto"/>
        <w:left w:val="none" w:sz="0" w:space="0" w:color="auto"/>
        <w:bottom w:val="none" w:sz="0" w:space="0" w:color="auto"/>
        <w:right w:val="none" w:sz="0" w:space="0" w:color="auto"/>
      </w:divBdr>
    </w:div>
    <w:div w:id="1291940950">
      <w:bodyDiv w:val="1"/>
      <w:marLeft w:val="0"/>
      <w:marRight w:val="0"/>
      <w:marTop w:val="0"/>
      <w:marBottom w:val="0"/>
      <w:divBdr>
        <w:top w:val="none" w:sz="0" w:space="0" w:color="auto"/>
        <w:left w:val="none" w:sz="0" w:space="0" w:color="auto"/>
        <w:bottom w:val="none" w:sz="0" w:space="0" w:color="auto"/>
        <w:right w:val="none" w:sz="0" w:space="0" w:color="auto"/>
      </w:divBdr>
    </w:div>
    <w:div w:id="1292131138">
      <w:bodyDiv w:val="1"/>
      <w:marLeft w:val="0"/>
      <w:marRight w:val="0"/>
      <w:marTop w:val="0"/>
      <w:marBottom w:val="0"/>
      <w:divBdr>
        <w:top w:val="none" w:sz="0" w:space="0" w:color="auto"/>
        <w:left w:val="none" w:sz="0" w:space="0" w:color="auto"/>
        <w:bottom w:val="none" w:sz="0" w:space="0" w:color="auto"/>
        <w:right w:val="none" w:sz="0" w:space="0" w:color="auto"/>
      </w:divBdr>
    </w:div>
    <w:div w:id="1292591027">
      <w:bodyDiv w:val="1"/>
      <w:marLeft w:val="0"/>
      <w:marRight w:val="0"/>
      <w:marTop w:val="0"/>
      <w:marBottom w:val="0"/>
      <w:divBdr>
        <w:top w:val="none" w:sz="0" w:space="0" w:color="auto"/>
        <w:left w:val="none" w:sz="0" w:space="0" w:color="auto"/>
        <w:bottom w:val="none" w:sz="0" w:space="0" w:color="auto"/>
        <w:right w:val="none" w:sz="0" w:space="0" w:color="auto"/>
      </w:divBdr>
    </w:div>
    <w:div w:id="1292708585">
      <w:bodyDiv w:val="1"/>
      <w:marLeft w:val="0"/>
      <w:marRight w:val="0"/>
      <w:marTop w:val="0"/>
      <w:marBottom w:val="0"/>
      <w:divBdr>
        <w:top w:val="none" w:sz="0" w:space="0" w:color="auto"/>
        <w:left w:val="none" w:sz="0" w:space="0" w:color="auto"/>
        <w:bottom w:val="none" w:sz="0" w:space="0" w:color="auto"/>
        <w:right w:val="none" w:sz="0" w:space="0" w:color="auto"/>
      </w:divBdr>
    </w:div>
    <w:div w:id="1293052638">
      <w:bodyDiv w:val="1"/>
      <w:marLeft w:val="0"/>
      <w:marRight w:val="0"/>
      <w:marTop w:val="0"/>
      <w:marBottom w:val="0"/>
      <w:divBdr>
        <w:top w:val="none" w:sz="0" w:space="0" w:color="auto"/>
        <w:left w:val="none" w:sz="0" w:space="0" w:color="auto"/>
        <w:bottom w:val="none" w:sz="0" w:space="0" w:color="auto"/>
        <w:right w:val="none" w:sz="0" w:space="0" w:color="auto"/>
      </w:divBdr>
    </w:div>
    <w:div w:id="1294559033">
      <w:bodyDiv w:val="1"/>
      <w:marLeft w:val="0"/>
      <w:marRight w:val="0"/>
      <w:marTop w:val="0"/>
      <w:marBottom w:val="0"/>
      <w:divBdr>
        <w:top w:val="none" w:sz="0" w:space="0" w:color="auto"/>
        <w:left w:val="none" w:sz="0" w:space="0" w:color="auto"/>
        <w:bottom w:val="none" w:sz="0" w:space="0" w:color="auto"/>
        <w:right w:val="none" w:sz="0" w:space="0" w:color="auto"/>
      </w:divBdr>
    </w:div>
    <w:div w:id="1294825810">
      <w:bodyDiv w:val="1"/>
      <w:marLeft w:val="0"/>
      <w:marRight w:val="0"/>
      <w:marTop w:val="0"/>
      <w:marBottom w:val="0"/>
      <w:divBdr>
        <w:top w:val="none" w:sz="0" w:space="0" w:color="auto"/>
        <w:left w:val="none" w:sz="0" w:space="0" w:color="auto"/>
        <w:bottom w:val="none" w:sz="0" w:space="0" w:color="auto"/>
        <w:right w:val="none" w:sz="0" w:space="0" w:color="auto"/>
      </w:divBdr>
    </w:div>
    <w:div w:id="1295912112">
      <w:bodyDiv w:val="1"/>
      <w:marLeft w:val="0"/>
      <w:marRight w:val="0"/>
      <w:marTop w:val="0"/>
      <w:marBottom w:val="0"/>
      <w:divBdr>
        <w:top w:val="none" w:sz="0" w:space="0" w:color="auto"/>
        <w:left w:val="none" w:sz="0" w:space="0" w:color="auto"/>
        <w:bottom w:val="none" w:sz="0" w:space="0" w:color="auto"/>
        <w:right w:val="none" w:sz="0" w:space="0" w:color="auto"/>
      </w:divBdr>
    </w:div>
    <w:div w:id="1295940645">
      <w:bodyDiv w:val="1"/>
      <w:marLeft w:val="0"/>
      <w:marRight w:val="0"/>
      <w:marTop w:val="0"/>
      <w:marBottom w:val="0"/>
      <w:divBdr>
        <w:top w:val="none" w:sz="0" w:space="0" w:color="auto"/>
        <w:left w:val="none" w:sz="0" w:space="0" w:color="auto"/>
        <w:bottom w:val="none" w:sz="0" w:space="0" w:color="auto"/>
        <w:right w:val="none" w:sz="0" w:space="0" w:color="auto"/>
      </w:divBdr>
    </w:div>
    <w:div w:id="1296251198">
      <w:bodyDiv w:val="1"/>
      <w:marLeft w:val="0"/>
      <w:marRight w:val="0"/>
      <w:marTop w:val="0"/>
      <w:marBottom w:val="0"/>
      <w:divBdr>
        <w:top w:val="none" w:sz="0" w:space="0" w:color="auto"/>
        <w:left w:val="none" w:sz="0" w:space="0" w:color="auto"/>
        <w:bottom w:val="none" w:sz="0" w:space="0" w:color="auto"/>
        <w:right w:val="none" w:sz="0" w:space="0" w:color="auto"/>
      </w:divBdr>
    </w:div>
    <w:div w:id="1296259446">
      <w:bodyDiv w:val="1"/>
      <w:marLeft w:val="0"/>
      <w:marRight w:val="0"/>
      <w:marTop w:val="0"/>
      <w:marBottom w:val="0"/>
      <w:divBdr>
        <w:top w:val="none" w:sz="0" w:space="0" w:color="auto"/>
        <w:left w:val="none" w:sz="0" w:space="0" w:color="auto"/>
        <w:bottom w:val="none" w:sz="0" w:space="0" w:color="auto"/>
        <w:right w:val="none" w:sz="0" w:space="0" w:color="auto"/>
      </w:divBdr>
    </w:div>
    <w:div w:id="1296449956">
      <w:bodyDiv w:val="1"/>
      <w:marLeft w:val="0"/>
      <w:marRight w:val="0"/>
      <w:marTop w:val="0"/>
      <w:marBottom w:val="0"/>
      <w:divBdr>
        <w:top w:val="none" w:sz="0" w:space="0" w:color="auto"/>
        <w:left w:val="none" w:sz="0" w:space="0" w:color="auto"/>
        <w:bottom w:val="none" w:sz="0" w:space="0" w:color="auto"/>
        <w:right w:val="none" w:sz="0" w:space="0" w:color="auto"/>
      </w:divBdr>
    </w:div>
    <w:div w:id="1296716479">
      <w:bodyDiv w:val="1"/>
      <w:marLeft w:val="0"/>
      <w:marRight w:val="0"/>
      <w:marTop w:val="0"/>
      <w:marBottom w:val="0"/>
      <w:divBdr>
        <w:top w:val="none" w:sz="0" w:space="0" w:color="auto"/>
        <w:left w:val="none" w:sz="0" w:space="0" w:color="auto"/>
        <w:bottom w:val="none" w:sz="0" w:space="0" w:color="auto"/>
        <w:right w:val="none" w:sz="0" w:space="0" w:color="auto"/>
      </w:divBdr>
    </w:div>
    <w:div w:id="1296986859">
      <w:bodyDiv w:val="1"/>
      <w:marLeft w:val="0"/>
      <w:marRight w:val="0"/>
      <w:marTop w:val="0"/>
      <w:marBottom w:val="0"/>
      <w:divBdr>
        <w:top w:val="none" w:sz="0" w:space="0" w:color="auto"/>
        <w:left w:val="none" w:sz="0" w:space="0" w:color="auto"/>
        <w:bottom w:val="none" w:sz="0" w:space="0" w:color="auto"/>
        <w:right w:val="none" w:sz="0" w:space="0" w:color="auto"/>
      </w:divBdr>
    </w:div>
    <w:div w:id="1297295403">
      <w:bodyDiv w:val="1"/>
      <w:marLeft w:val="0"/>
      <w:marRight w:val="0"/>
      <w:marTop w:val="0"/>
      <w:marBottom w:val="0"/>
      <w:divBdr>
        <w:top w:val="none" w:sz="0" w:space="0" w:color="auto"/>
        <w:left w:val="none" w:sz="0" w:space="0" w:color="auto"/>
        <w:bottom w:val="none" w:sz="0" w:space="0" w:color="auto"/>
        <w:right w:val="none" w:sz="0" w:space="0" w:color="auto"/>
      </w:divBdr>
    </w:div>
    <w:div w:id="1297562553">
      <w:bodyDiv w:val="1"/>
      <w:marLeft w:val="0"/>
      <w:marRight w:val="0"/>
      <w:marTop w:val="0"/>
      <w:marBottom w:val="0"/>
      <w:divBdr>
        <w:top w:val="none" w:sz="0" w:space="0" w:color="auto"/>
        <w:left w:val="none" w:sz="0" w:space="0" w:color="auto"/>
        <w:bottom w:val="none" w:sz="0" w:space="0" w:color="auto"/>
        <w:right w:val="none" w:sz="0" w:space="0" w:color="auto"/>
      </w:divBdr>
    </w:div>
    <w:div w:id="1298218316">
      <w:bodyDiv w:val="1"/>
      <w:marLeft w:val="0"/>
      <w:marRight w:val="0"/>
      <w:marTop w:val="0"/>
      <w:marBottom w:val="0"/>
      <w:divBdr>
        <w:top w:val="none" w:sz="0" w:space="0" w:color="auto"/>
        <w:left w:val="none" w:sz="0" w:space="0" w:color="auto"/>
        <w:bottom w:val="none" w:sz="0" w:space="0" w:color="auto"/>
        <w:right w:val="none" w:sz="0" w:space="0" w:color="auto"/>
      </w:divBdr>
    </w:div>
    <w:div w:id="1298607662">
      <w:bodyDiv w:val="1"/>
      <w:marLeft w:val="0"/>
      <w:marRight w:val="0"/>
      <w:marTop w:val="0"/>
      <w:marBottom w:val="0"/>
      <w:divBdr>
        <w:top w:val="none" w:sz="0" w:space="0" w:color="auto"/>
        <w:left w:val="none" w:sz="0" w:space="0" w:color="auto"/>
        <w:bottom w:val="none" w:sz="0" w:space="0" w:color="auto"/>
        <w:right w:val="none" w:sz="0" w:space="0" w:color="auto"/>
      </w:divBdr>
    </w:div>
    <w:div w:id="1299726764">
      <w:bodyDiv w:val="1"/>
      <w:marLeft w:val="0"/>
      <w:marRight w:val="0"/>
      <w:marTop w:val="0"/>
      <w:marBottom w:val="0"/>
      <w:divBdr>
        <w:top w:val="none" w:sz="0" w:space="0" w:color="auto"/>
        <w:left w:val="none" w:sz="0" w:space="0" w:color="auto"/>
        <w:bottom w:val="none" w:sz="0" w:space="0" w:color="auto"/>
        <w:right w:val="none" w:sz="0" w:space="0" w:color="auto"/>
      </w:divBdr>
    </w:div>
    <w:div w:id="1299871479">
      <w:bodyDiv w:val="1"/>
      <w:marLeft w:val="0"/>
      <w:marRight w:val="0"/>
      <w:marTop w:val="0"/>
      <w:marBottom w:val="0"/>
      <w:divBdr>
        <w:top w:val="none" w:sz="0" w:space="0" w:color="auto"/>
        <w:left w:val="none" w:sz="0" w:space="0" w:color="auto"/>
        <w:bottom w:val="none" w:sz="0" w:space="0" w:color="auto"/>
        <w:right w:val="none" w:sz="0" w:space="0" w:color="auto"/>
      </w:divBdr>
    </w:div>
    <w:div w:id="1300113983">
      <w:bodyDiv w:val="1"/>
      <w:marLeft w:val="0"/>
      <w:marRight w:val="0"/>
      <w:marTop w:val="0"/>
      <w:marBottom w:val="0"/>
      <w:divBdr>
        <w:top w:val="none" w:sz="0" w:space="0" w:color="auto"/>
        <w:left w:val="none" w:sz="0" w:space="0" w:color="auto"/>
        <w:bottom w:val="none" w:sz="0" w:space="0" w:color="auto"/>
        <w:right w:val="none" w:sz="0" w:space="0" w:color="auto"/>
      </w:divBdr>
    </w:div>
    <w:div w:id="1301306982">
      <w:bodyDiv w:val="1"/>
      <w:marLeft w:val="0"/>
      <w:marRight w:val="0"/>
      <w:marTop w:val="0"/>
      <w:marBottom w:val="0"/>
      <w:divBdr>
        <w:top w:val="none" w:sz="0" w:space="0" w:color="auto"/>
        <w:left w:val="none" w:sz="0" w:space="0" w:color="auto"/>
        <w:bottom w:val="none" w:sz="0" w:space="0" w:color="auto"/>
        <w:right w:val="none" w:sz="0" w:space="0" w:color="auto"/>
      </w:divBdr>
    </w:div>
    <w:div w:id="1301379252">
      <w:bodyDiv w:val="1"/>
      <w:marLeft w:val="0"/>
      <w:marRight w:val="0"/>
      <w:marTop w:val="0"/>
      <w:marBottom w:val="0"/>
      <w:divBdr>
        <w:top w:val="none" w:sz="0" w:space="0" w:color="auto"/>
        <w:left w:val="none" w:sz="0" w:space="0" w:color="auto"/>
        <w:bottom w:val="none" w:sz="0" w:space="0" w:color="auto"/>
        <w:right w:val="none" w:sz="0" w:space="0" w:color="auto"/>
      </w:divBdr>
    </w:div>
    <w:div w:id="1301809161">
      <w:bodyDiv w:val="1"/>
      <w:marLeft w:val="0"/>
      <w:marRight w:val="0"/>
      <w:marTop w:val="0"/>
      <w:marBottom w:val="0"/>
      <w:divBdr>
        <w:top w:val="none" w:sz="0" w:space="0" w:color="auto"/>
        <w:left w:val="none" w:sz="0" w:space="0" w:color="auto"/>
        <w:bottom w:val="none" w:sz="0" w:space="0" w:color="auto"/>
        <w:right w:val="none" w:sz="0" w:space="0" w:color="auto"/>
      </w:divBdr>
    </w:div>
    <w:div w:id="1301879120">
      <w:bodyDiv w:val="1"/>
      <w:marLeft w:val="0"/>
      <w:marRight w:val="0"/>
      <w:marTop w:val="0"/>
      <w:marBottom w:val="0"/>
      <w:divBdr>
        <w:top w:val="none" w:sz="0" w:space="0" w:color="auto"/>
        <w:left w:val="none" w:sz="0" w:space="0" w:color="auto"/>
        <w:bottom w:val="none" w:sz="0" w:space="0" w:color="auto"/>
        <w:right w:val="none" w:sz="0" w:space="0" w:color="auto"/>
      </w:divBdr>
    </w:div>
    <w:div w:id="1302227470">
      <w:bodyDiv w:val="1"/>
      <w:marLeft w:val="0"/>
      <w:marRight w:val="0"/>
      <w:marTop w:val="0"/>
      <w:marBottom w:val="0"/>
      <w:divBdr>
        <w:top w:val="none" w:sz="0" w:space="0" w:color="auto"/>
        <w:left w:val="none" w:sz="0" w:space="0" w:color="auto"/>
        <w:bottom w:val="none" w:sz="0" w:space="0" w:color="auto"/>
        <w:right w:val="none" w:sz="0" w:space="0" w:color="auto"/>
      </w:divBdr>
    </w:div>
    <w:div w:id="1302347948">
      <w:bodyDiv w:val="1"/>
      <w:marLeft w:val="0"/>
      <w:marRight w:val="0"/>
      <w:marTop w:val="0"/>
      <w:marBottom w:val="0"/>
      <w:divBdr>
        <w:top w:val="none" w:sz="0" w:space="0" w:color="auto"/>
        <w:left w:val="none" w:sz="0" w:space="0" w:color="auto"/>
        <w:bottom w:val="none" w:sz="0" w:space="0" w:color="auto"/>
        <w:right w:val="none" w:sz="0" w:space="0" w:color="auto"/>
      </w:divBdr>
    </w:div>
    <w:div w:id="1302619107">
      <w:bodyDiv w:val="1"/>
      <w:marLeft w:val="0"/>
      <w:marRight w:val="0"/>
      <w:marTop w:val="0"/>
      <w:marBottom w:val="0"/>
      <w:divBdr>
        <w:top w:val="none" w:sz="0" w:space="0" w:color="auto"/>
        <w:left w:val="none" w:sz="0" w:space="0" w:color="auto"/>
        <w:bottom w:val="none" w:sz="0" w:space="0" w:color="auto"/>
        <w:right w:val="none" w:sz="0" w:space="0" w:color="auto"/>
      </w:divBdr>
    </w:div>
    <w:div w:id="1302804337">
      <w:bodyDiv w:val="1"/>
      <w:marLeft w:val="0"/>
      <w:marRight w:val="0"/>
      <w:marTop w:val="0"/>
      <w:marBottom w:val="0"/>
      <w:divBdr>
        <w:top w:val="none" w:sz="0" w:space="0" w:color="auto"/>
        <w:left w:val="none" w:sz="0" w:space="0" w:color="auto"/>
        <w:bottom w:val="none" w:sz="0" w:space="0" w:color="auto"/>
        <w:right w:val="none" w:sz="0" w:space="0" w:color="auto"/>
      </w:divBdr>
    </w:div>
    <w:div w:id="1302883326">
      <w:bodyDiv w:val="1"/>
      <w:marLeft w:val="0"/>
      <w:marRight w:val="0"/>
      <w:marTop w:val="0"/>
      <w:marBottom w:val="0"/>
      <w:divBdr>
        <w:top w:val="none" w:sz="0" w:space="0" w:color="auto"/>
        <w:left w:val="none" w:sz="0" w:space="0" w:color="auto"/>
        <w:bottom w:val="none" w:sz="0" w:space="0" w:color="auto"/>
        <w:right w:val="none" w:sz="0" w:space="0" w:color="auto"/>
      </w:divBdr>
    </w:div>
    <w:div w:id="1303734783">
      <w:bodyDiv w:val="1"/>
      <w:marLeft w:val="0"/>
      <w:marRight w:val="0"/>
      <w:marTop w:val="0"/>
      <w:marBottom w:val="0"/>
      <w:divBdr>
        <w:top w:val="none" w:sz="0" w:space="0" w:color="auto"/>
        <w:left w:val="none" w:sz="0" w:space="0" w:color="auto"/>
        <w:bottom w:val="none" w:sz="0" w:space="0" w:color="auto"/>
        <w:right w:val="none" w:sz="0" w:space="0" w:color="auto"/>
      </w:divBdr>
    </w:div>
    <w:div w:id="1303972175">
      <w:bodyDiv w:val="1"/>
      <w:marLeft w:val="0"/>
      <w:marRight w:val="0"/>
      <w:marTop w:val="0"/>
      <w:marBottom w:val="0"/>
      <w:divBdr>
        <w:top w:val="none" w:sz="0" w:space="0" w:color="auto"/>
        <w:left w:val="none" w:sz="0" w:space="0" w:color="auto"/>
        <w:bottom w:val="none" w:sz="0" w:space="0" w:color="auto"/>
        <w:right w:val="none" w:sz="0" w:space="0" w:color="auto"/>
      </w:divBdr>
    </w:div>
    <w:div w:id="1304192986">
      <w:bodyDiv w:val="1"/>
      <w:marLeft w:val="0"/>
      <w:marRight w:val="0"/>
      <w:marTop w:val="0"/>
      <w:marBottom w:val="0"/>
      <w:divBdr>
        <w:top w:val="none" w:sz="0" w:space="0" w:color="auto"/>
        <w:left w:val="none" w:sz="0" w:space="0" w:color="auto"/>
        <w:bottom w:val="none" w:sz="0" w:space="0" w:color="auto"/>
        <w:right w:val="none" w:sz="0" w:space="0" w:color="auto"/>
      </w:divBdr>
    </w:div>
    <w:div w:id="1304387550">
      <w:bodyDiv w:val="1"/>
      <w:marLeft w:val="0"/>
      <w:marRight w:val="0"/>
      <w:marTop w:val="0"/>
      <w:marBottom w:val="0"/>
      <w:divBdr>
        <w:top w:val="none" w:sz="0" w:space="0" w:color="auto"/>
        <w:left w:val="none" w:sz="0" w:space="0" w:color="auto"/>
        <w:bottom w:val="none" w:sz="0" w:space="0" w:color="auto"/>
        <w:right w:val="none" w:sz="0" w:space="0" w:color="auto"/>
      </w:divBdr>
    </w:div>
    <w:div w:id="1304697181">
      <w:bodyDiv w:val="1"/>
      <w:marLeft w:val="0"/>
      <w:marRight w:val="0"/>
      <w:marTop w:val="0"/>
      <w:marBottom w:val="0"/>
      <w:divBdr>
        <w:top w:val="none" w:sz="0" w:space="0" w:color="auto"/>
        <w:left w:val="none" w:sz="0" w:space="0" w:color="auto"/>
        <w:bottom w:val="none" w:sz="0" w:space="0" w:color="auto"/>
        <w:right w:val="none" w:sz="0" w:space="0" w:color="auto"/>
      </w:divBdr>
    </w:div>
    <w:div w:id="1305086506">
      <w:bodyDiv w:val="1"/>
      <w:marLeft w:val="0"/>
      <w:marRight w:val="0"/>
      <w:marTop w:val="0"/>
      <w:marBottom w:val="0"/>
      <w:divBdr>
        <w:top w:val="none" w:sz="0" w:space="0" w:color="auto"/>
        <w:left w:val="none" w:sz="0" w:space="0" w:color="auto"/>
        <w:bottom w:val="none" w:sz="0" w:space="0" w:color="auto"/>
        <w:right w:val="none" w:sz="0" w:space="0" w:color="auto"/>
      </w:divBdr>
    </w:div>
    <w:div w:id="1306009355">
      <w:bodyDiv w:val="1"/>
      <w:marLeft w:val="0"/>
      <w:marRight w:val="0"/>
      <w:marTop w:val="0"/>
      <w:marBottom w:val="0"/>
      <w:divBdr>
        <w:top w:val="none" w:sz="0" w:space="0" w:color="auto"/>
        <w:left w:val="none" w:sz="0" w:space="0" w:color="auto"/>
        <w:bottom w:val="none" w:sz="0" w:space="0" w:color="auto"/>
        <w:right w:val="none" w:sz="0" w:space="0" w:color="auto"/>
      </w:divBdr>
    </w:div>
    <w:div w:id="1307778889">
      <w:bodyDiv w:val="1"/>
      <w:marLeft w:val="0"/>
      <w:marRight w:val="0"/>
      <w:marTop w:val="0"/>
      <w:marBottom w:val="0"/>
      <w:divBdr>
        <w:top w:val="none" w:sz="0" w:space="0" w:color="auto"/>
        <w:left w:val="none" w:sz="0" w:space="0" w:color="auto"/>
        <w:bottom w:val="none" w:sz="0" w:space="0" w:color="auto"/>
        <w:right w:val="none" w:sz="0" w:space="0" w:color="auto"/>
      </w:divBdr>
    </w:div>
    <w:div w:id="1308165178">
      <w:bodyDiv w:val="1"/>
      <w:marLeft w:val="0"/>
      <w:marRight w:val="0"/>
      <w:marTop w:val="0"/>
      <w:marBottom w:val="0"/>
      <w:divBdr>
        <w:top w:val="none" w:sz="0" w:space="0" w:color="auto"/>
        <w:left w:val="none" w:sz="0" w:space="0" w:color="auto"/>
        <w:bottom w:val="none" w:sz="0" w:space="0" w:color="auto"/>
        <w:right w:val="none" w:sz="0" w:space="0" w:color="auto"/>
      </w:divBdr>
    </w:div>
    <w:div w:id="1308515714">
      <w:bodyDiv w:val="1"/>
      <w:marLeft w:val="0"/>
      <w:marRight w:val="0"/>
      <w:marTop w:val="0"/>
      <w:marBottom w:val="0"/>
      <w:divBdr>
        <w:top w:val="none" w:sz="0" w:space="0" w:color="auto"/>
        <w:left w:val="none" w:sz="0" w:space="0" w:color="auto"/>
        <w:bottom w:val="none" w:sz="0" w:space="0" w:color="auto"/>
        <w:right w:val="none" w:sz="0" w:space="0" w:color="auto"/>
      </w:divBdr>
    </w:div>
    <w:div w:id="1308978574">
      <w:bodyDiv w:val="1"/>
      <w:marLeft w:val="0"/>
      <w:marRight w:val="0"/>
      <w:marTop w:val="0"/>
      <w:marBottom w:val="0"/>
      <w:divBdr>
        <w:top w:val="none" w:sz="0" w:space="0" w:color="auto"/>
        <w:left w:val="none" w:sz="0" w:space="0" w:color="auto"/>
        <w:bottom w:val="none" w:sz="0" w:space="0" w:color="auto"/>
        <w:right w:val="none" w:sz="0" w:space="0" w:color="auto"/>
      </w:divBdr>
    </w:div>
    <w:div w:id="1310020591">
      <w:bodyDiv w:val="1"/>
      <w:marLeft w:val="0"/>
      <w:marRight w:val="0"/>
      <w:marTop w:val="0"/>
      <w:marBottom w:val="0"/>
      <w:divBdr>
        <w:top w:val="none" w:sz="0" w:space="0" w:color="auto"/>
        <w:left w:val="none" w:sz="0" w:space="0" w:color="auto"/>
        <w:bottom w:val="none" w:sz="0" w:space="0" w:color="auto"/>
        <w:right w:val="none" w:sz="0" w:space="0" w:color="auto"/>
      </w:divBdr>
    </w:div>
    <w:div w:id="1310285555">
      <w:bodyDiv w:val="1"/>
      <w:marLeft w:val="0"/>
      <w:marRight w:val="0"/>
      <w:marTop w:val="0"/>
      <w:marBottom w:val="0"/>
      <w:divBdr>
        <w:top w:val="none" w:sz="0" w:space="0" w:color="auto"/>
        <w:left w:val="none" w:sz="0" w:space="0" w:color="auto"/>
        <w:bottom w:val="none" w:sz="0" w:space="0" w:color="auto"/>
        <w:right w:val="none" w:sz="0" w:space="0" w:color="auto"/>
      </w:divBdr>
    </w:div>
    <w:div w:id="1310597182">
      <w:bodyDiv w:val="1"/>
      <w:marLeft w:val="0"/>
      <w:marRight w:val="0"/>
      <w:marTop w:val="0"/>
      <w:marBottom w:val="0"/>
      <w:divBdr>
        <w:top w:val="none" w:sz="0" w:space="0" w:color="auto"/>
        <w:left w:val="none" w:sz="0" w:space="0" w:color="auto"/>
        <w:bottom w:val="none" w:sz="0" w:space="0" w:color="auto"/>
        <w:right w:val="none" w:sz="0" w:space="0" w:color="auto"/>
      </w:divBdr>
    </w:div>
    <w:div w:id="1310670171">
      <w:bodyDiv w:val="1"/>
      <w:marLeft w:val="0"/>
      <w:marRight w:val="0"/>
      <w:marTop w:val="0"/>
      <w:marBottom w:val="0"/>
      <w:divBdr>
        <w:top w:val="none" w:sz="0" w:space="0" w:color="auto"/>
        <w:left w:val="none" w:sz="0" w:space="0" w:color="auto"/>
        <w:bottom w:val="none" w:sz="0" w:space="0" w:color="auto"/>
        <w:right w:val="none" w:sz="0" w:space="0" w:color="auto"/>
      </w:divBdr>
    </w:div>
    <w:div w:id="1311135906">
      <w:bodyDiv w:val="1"/>
      <w:marLeft w:val="0"/>
      <w:marRight w:val="0"/>
      <w:marTop w:val="0"/>
      <w:marBottom w:val="0"/>
      <w:divBdr>
        <w:top w:val="none" w:sz="0" w:space="0" w:color="auto"/>
        <w:left w:val="none" w:sz="0" w:space="0" w:color="auto"/>
        <w:bottom w:val="none" w:sz="0" w:space="0" w:color="auto"/>
        <w:right w:val="none" w:sz="0" w:space="0" w:color="auto"/>
      </w:divBdr>
    </w:div>
    <w:div w:id="1311524392">
      <w:bodyDiv w:val="1"/>
      <w:marLeft w:val="0"/>
      <w:marRight w:val="0"/>
      <w:marTop w:val="0"/>
      <w:marBottom w:val="0"/>
      <w:divBdr>
        <w:top w:val="none" w:sz="0" w:space="0" w:color="auto"/>
        <w:left w:val="none" w:sz="0" w:space="0" w:color="auto"/>
        <w:bottom w:val="none" w:sz="0" w:space="0" w:color="auto"/>
        <w:right w:val="none" w:sz="0" w:space="0" w:color="auto"/>
      </w:divBdr>
    </w:div>
    <w:div w:id="1311903537">
      <w:bodyDiv w:val="1"/>
      <w:marLeft w:val="0"/>
      <w:marRight w:val="0"/>
      <w:marTop w:val="0"/>
      <w:marBottom w:val="0"/>
      <w:divBdr>
        <w:top w:val="none" w:sz="0" w:space="0" w:color="auto"/>
        <w:left w:val="none" w:sz="0" w:space="0" w:color="auto"/>
        <w:bottom w:val="none" w:sz="0" w:space="0" w:color="auto"/>
        <w:right w:val="none" w:sz="0" w:space="0" w:color="auto"/>
      </w:divBdr>
    </w:div>
    <w:div w:id="1312637418">
      <w:bodyDiv w:val="1"/>
      <w:marLeft w:val="0"/>
      <w:marRight w:val="0"/>
      <w:marTop w:val="0"/>
      <w:marBottom w:val="0"/>
      <w:divBdr>
        <w:top w:val="none" w:sz="0" w:space="0" w:color="auto"/>
        <w:left w:val="none" w:sz="0" w:space="0" w:color="auto"/>
        <w:bottom w:val="none" w:sz="0" w:space="0" w:color="auto"/>
        <w:right w:val="none" w:sz="0" w:space="0" w:color="auto"/>
      </w:divBdr>
    </w:div>
    <w:div w:id="1312638920">
      <w:bodyDiv w:val="1"/>
      <w:marLeft w:val="0"/>
      <w:marRight w:val="0"/>
      <w:marTop w:val="0"/>
      <w:marBottom w:val="0"/>
      <w:divBdr>
        <w:top w:val="none" w:sz="0" w:space="0" w:color="auto"/>
        <w:left w:val="none" w:sz="0" w:space="0" w:color="auto"/>
        <w:bottom w:val="none" w:sz="0" w:space="0" w:color="auto"/>
        <w:right w:val="none" w:sz="0" w:space="0" w:color="auto"/>
      </w:divBdr>
    </w:div>
    <w:div w:id="1312952811">
      <w:bodyDiv w:val="1"/>
      <w:marLeft w:val="0"/>
      <w:marRight w:val="0"/>
      <w:marTop w:val="0"/>
      <w:marBottom w:val="0"/>
      <w:divBdr>
        <w:top w:val="none" w:sz="0" w:space="0" w:color="auto"/>
        <w:left w:val="none" w:sz="0" w:space="0" w:color="auto"/>
        <w:bottom w:val="none" w:sz="0" w:space="0" w:color="auto"/>
        <w:right w:val="none" w:sz="0" w:space="0" w:color="auto"/>
      </w:divBdr>
    </w:div>
    <w:div w:id="1313832912">
      <w:bodyDiv w:val="1"/>
      <w:marLeft w:val="0"/>
      <w:marRight w:val="0"/>
      <w:marTop w:val="0"/>
      <w:marBottom w:val="0"/>
      <w:divBdr>
        <w:top w:val="none" w:sz="0" w:space="0" w:color="auto"/>
        <w:left w:val="none" w:sz="0" w:space="0" w:color="auto"/>
        <w:bottom w:val="none" w:sz="0" w:space="0" w:color="auto"/>
        <w:right w:val="none" w:sz="0" w:space="0" w:color="auto"/>
      </w:divBdr>
    </w:div>
    <w:div w:id="1313868459">
      <w:bodyDiv w:val="1"/>
      <w:marLeft w:val="0"/>
      <w:marRight w:val="0"/>
      <w:marTop w:val="0"/>
      <w:marBottom w:val="0"/>
      <w:divBdr>
        <w:top w:val="none" w:sz="0" w:space="0" w:color="auto"/>
        <w:left w:val="none" w:sz="0" w:space="0" w:color="auto"/>
        <w:bottom w:val="none" w:sz="0" w:space="0" w:color="auto"/>
        <w:right w:val="none" w:sz="0" w:space="0" w:color="auto"/>
      </w:divBdr>
    </w:div>
    <w:div w:id="1314027478">
      <w:bodyDiv w:val="1"/>
      <w:marLeft w:val="0"/>
      <w:marRight w:val="0"/>
      <w:marTop w:val="0"/>
      <w:marBottom w:val="0"/>
      <w:divBdr>
        <w:top w:val="none" w:sz="0" w:space="0" w:color="auto"/>
        <w:left w:val="none" w:sz="0" w:space="0" w:color="auto"/>
        <w:bottom w:val="none" w:sz="0" w:space="0" w:color="auto"/>
        <w:right w:val="none" w:sz="0" w:space="0" w:color="auto"/>
      </w:divBdr>
    </w:div>
    <w:div w:id="1314216302">
      <w:bodyDiv w:val="1"/>
      <w:marLeft w:val="0"/>
      <w:marRight w:val="0"/>
      <w:marTop w:val="0"/>
      <w:marBottom w:val="0"/>
      <w:divBdr>
        <w:top w:val="none" w:sz="0" w:space="0" w:color="auto"/>
        <w:left w:val="none" w:sz="0" w:space="0" w:color="auto"/>
        <w:bottom w:val="none" w:sz="0" w:space="0" w:color="auto"/>
        <w:right w:val="none" w:sz="0" w:space="0" w:color="auto"/>
      </w:divBdr>
    </w:div>
    <w:div w:id="1314526174">
      <w:bodyDiv w:val="1"/>
      <w:marLeft w:val="0"/>
      <w:marRight w:val="0"/>
      <w:marTop w:val="0"/>
      <w:marBottom w:val="0"/>
      <w:divBdr>
        <w:top w:val="none" w:sz="0" w:space="0" w:color="auto"/>
        <w:left w:val="none" w:sz="0" w:space="0" w:color="auto"/>
        <w:bottom w:val="none" w:sz="0" w:space="0" w:color="auto"/>
        <w:right w:val="none" w:sz="0" w:space="0" w:color="auto"/>
      </w:divBdr>
    </w:div>
    <w:div w:id="1314796843">
      <w:bodyDiv w:val="1"/>
      <w:marLeft w:val="0"/>
      <w:marRight w:val="0"/>
      <w:marTop w:val="0"/>
      <w:marBottom w:val="0"/>
      <w:divBdr>
        <w:top w:val="none" w:sz="0" w:space="0" w:color="auto"/>
        <w:left w:val="none" w:sz="0" w:space="0" w:color="auto"/>
        <w:bottom w:val="none" w:sz="0" w:space="0" w:color="auto"/>
        <w:right w:val="none" w:sz="0" w:space="0" w:color="auto"/>
      </w:divBdr>
    </w:div>
    <w:div w:id="1315181608">
      <w:bodyDiv w:val="1"/>
      <w:marLeft w:val="0"/>
      <w:marRight w:val="0"/>
      <w:marTop w:val="0"/>
      <w:marBottom w:val="0"/>
      <w:divBdr>
        <w:top w:val="none" w:sz="0" w:space="0" w:color="auto"/>
        <w:left w:val="none" w:sz="0" w:space="0" w:color="auto"/>
        <w:bottom w:val="none" w:sz="0" w:space="0" w:color="auto"/>
        <w:right w:val="none" w:sz="0" w:space="0" w:color="auto"/>
      </w:divBdr>
    </w:div>
    <w:div w:id="1315331866">
      <w:bodyDiv w:val="1"/>
      <w:marLeft w:val="0"/>
      <w:marRight w:val="0"/>
      <w:marTop w:val="0"/>
      <w:marBottom w:val="0"/>
      <w:divBdr>
        <w:top w:val="none" w:sz="0" w:space="0" w:color="auto"/>
        <w:left w:val="none" w:sz="0" w:space="0" w:color="auto"/>
        <w:bottom w:val="none" w:sz="0" w:space="0" w:color="auto"/>
        <w:right w:val="none" w:sz="0" w:space="0" w:color="auto"/>
      </w:divBdr>
    </w:div>
    <w:div w:id="1316103026">
      <w:bodyDiv w:val="1"/>
      <w:marLeft w:val="0"/>
      <w:marRight w:val="0"/>
      <w:marTop w:val="0"/>
      <w:marBottom w:val="0"/>
      <w:divBdr>
        <w:top w:val="none" w:sz="0" w:space="0" w:color="auto"/>
        <w:left w:val="none" w:sz="0" w:space="0" w:color="auto"/>
        <w:bottom w:val="none" w:sz="0" w:space="0" w:color="auto"/>
        <w:right w:val="none" w:sz="0" w:space="0" w:color="auto"/>
      </w:divBdr>
    </w:div>
    <w:div w:id="1316303620">
      <w:bodyDiv w:val="1"/>
      <w:marLeft w:val="0"/>
      <w:marRight w:val="0"/>
      <w:marTop w:val="0"/>
      <w:marBottom w:val="0"/>
      <w:divBdr>
        <w:top w:val="none" w:sz="0" w:space="0" w:color="auto"/>
        <w:left w:val="none" w:sz="0" w:space="0" w:color="auto"/>
        <w:bottom w:val="none" w:sz="0" w:space="0" w:color="auto"/>
        <w:right w:val="none" w:sz="0" w:space="0" w:color="auto"/>
      </w:divBdr>
    </w:div>
    <w:div w:id="1316495688">
      <w:bodyDiv w:val="1"/>
      <w:marLeft w:val="0"/>
      <w:marRight w:val="0"/>
      <w:marTop w:val="0"/>
      <w:marBottom w:val="0"/>
      <w:divBdr>
        <w:top w:val="none" w:sz="0" w:space="0" w:color="auto"/>
        <w:left w:val="none" w:sz="0" w:space="0" w:color="auto"/>
        <w:bottom w:val="none" w:sz="0" w:space="0" w:color="auto"/>
        <w:right w:val="none" w:sz="0" w:space="0" w:color="auto"/>
      </w:divBdr>
    </w:div>
    <w:div w:id="1316563899">
      <w:bodyDiv w:val="1"/>
      <w:marLeft w:val="0"/>
      <w:marRight w:val="0"/>
      <w:marTop w:val="0"/>
      <w:marBottom w:val="0"/>
      <w:divBdr>
        <w:top w:val="none" w:sz="0" w:space="0" w:color="auto"/>
        <w:left w:val="none" w:sz="0" w:space="0" w:color="auto"/>
        <w:bottom w:val="none" w:sz="0" w:space="0" w:color="auto"/>
        <w:right w:val="none" w:sz="0" w:space="0" w:color="auto"/>
      </w:divBdr>
    </w:div>
    <w:div w:id="1317035318">
      <w:bodyDiv w:val="1"/>
      <w:marLeft w:val="0"/>
      <w:marRight w:val="0"/>
      <w:marTop w:val="0"/>
      <w:marBottom w:val="0"/>
      <w:divBdr>
        <w:top w:val="none" w:sz="0" w:space="0" w:color="auto"/>
        <w:left w:val="none" w:sz="0" w:space="0" w:color="auto"/>
        <w:bottom w:val="none" w:sz="0" w:space="0" w:color="auto"/>
        <w:right w:val="none" w:sz="0" w:space="0" w:color="auto"/>
      </w:divBdr>
    </w:div>
    <w:div w:id="1317223953">
      <w:bodyDiv w:val="1"/>
      <w:marLeft w:val="0"/>
      <w:marRight w:val="0"/>
      <w:marTop w:val="0"/>
      <w:marBottom w:val="0"/>
      <w:divBdr>
        <w:top w:val="none" w:sz="0" w:space="0" w:color="auto"/>
        <w:left w:val="none" w:sz="0" w:space="0" w:color="auto"/>
        <w:bottom w:val="none" w:sz="0" w:space="0" w:color="auto"/>
        <w:right w:val="none" w:sz="0" w:space="0" w:color="auto"/>
      </w:divBdr>
    </w:div>
    <w:div w:id="1317800915">
      <w:bodyDiv w:val="1"/>
      <w:marLeft w:val="0"/>
      <w:marRight w:val="0"/>
      <w:marTop w:val="0"/>
      <w:marBottom w:val="0"/>
      <w:divBdr>
        <w:top w:val="none" w:sz="0" w:space="0" w:color="auto"/>
        <w:left w:val="none" w:sz="0" w:space="0" w:color="auto"/>
        <w:bottom w:val="none" w:sz="0" w:space="0" w:color="auto"/>
        <w:right w:val="none" w:sz="0" w:space="0" w:color="auto"/>
      </w:divBdr>
    </w:div>
    <w:div w:id="1317879813">
      <w:bodyDiv w:val="1"/>
      <w:marLeft w:val="0"/>
      <w:marRight w:val="0"/>
      <w:marTop w:val="0"/>
      <w:marBottom w:val="0"/>
      <w:divBdr>
        <w:top w:val="none" w:sz="0" w:space="0" w:color="auto"/>
        <w:left w:val="none" w:sz="0" w:space="0" w:color="auto"/>
        <w:bottom w:val="none" w:sz="0" w:space="0" w:color="auto"/>
        <w:right w:val="none" w:sz="0" w:space="0" w:color="auto"/>
      </w:divBdr>
    </w:div>
    <w:div w:id="1317955253">
      <w:bodyDiv w:val="1"/>
      <w:marLeft w:val="0"/>
      <w:marRight w:val="0"/>
      <w:marTop w:val="0"/>
      <w:marBottom w:val="0"/>
      <w:divBdr>
        <w:top w:val="none" w:sz="0" w:space="0" w:color="auto"/>
        <w:left w:val="none" w:sz="0" w:space="0" w:color="auto"/>
        <w:bottom w:val="none" w:sz="0" w:space="0" w:color="auto"/>
        <w:right w:val="none" w:sz="0" w:space="0" w:color="auto"/>
      </w:divBdr>
    </w:div>
    <w:div w:id="1318682609">
      <w:bodyDiv w:val="1"/>
      <w:marLeft w:val="0"/>
      <w:marRight w:val="0"/>
      <w:marTop w:val="0"/>
      <w:marBottom w:val="0"/>
      <w:divBdr>
        <w:top w:val="none" w:sz="0" w:space="0" w:color="auto"/>
        <w:left w:val="none" w:sz="0" w:space="0" w:color="auto"/>
        <w:bottom w:val="none" w:sz="0" w:space="0" w:color="auto"/>
        <w:right w:val="none" w:sz="0" w:space="0" w:color="auto"/>
      </w:divBdr>
    </w:div>
    <w:div w:id="1318728228">
      <w:bodyDiv w:val="1"/>
      <w:marLeft w:val="0"/>
      <w:marRight w:val="0"/>
      <w:marTop w:val="0"/>
      <w:marBottom w:val="0"/>
      <w:divBdr>
        <w:top w:val="none" w:sz="0" w:space="0" w:color="auto"/>
        <w:left w:val="none" w:sz="0" w:space="0" w:color="auto"/>
        <w:bottom w:val="none" w:sz="0" w:space="0" w:color="auto"/>
        <w:right w:val="none" w:sz="0" w:space="0" w:color="auto"/>
      </w:divBdr>
    </w:div>
    <w:div w:id="1319727027">
      <w:bodyDiv w:val="1"/>
      <w:marLeft w:val="0"/>
      <w:marRight w:val="0"/>
      <w:marTop w:val="0"/>
      <w:marBottom w:val="0"/>
      <w:divBdr>
        <w:top w:val="none" w:sz="0" w:space="0" w:color="auto"/>
        <w:left w:val="none" w:sz="0" w:space="0" w:color="auto"/>
        <w:bottom w:val="none" w:sz="0" w:space="0" w:color="auto"/>
        <w:right w:val="none" w:sz="0" w:space="0" w:color="auto"/>
      </w:divBdr>
    </w:div>
    <w:div w:id="1319923391">
      <w:bodyDiv w:val="1"/>
      <w:marLeft w:val="0"/>
      <w:marRight w:val="0"/>
      <w:marTop w:val="0"/>
      <w:marBottom w:val="0"/>
      <w:divBdr>
        <w:top w:val="none" w:sz="0" w:space="0" w:color="auto"/>
        <w:left w:val="none" w:sz="0" w:space="0" w:color="auto"/>
        <w:bottom w:val="none" w:sz="0" w:space="0" w:color="auto"/>
        <w:right w:val="none" w:sz="0" w:space="0" w:color="auto"/>
      </w:divBdr>
    </w:div>
    <w:div w:id="1320311365">
      <w:bodyDiv w:val="1"/>
      <w:marLeft w:val="0"/>
      <w:marRight w:val="0"/>
      <w:marTop w:val="0"/>
      <w:marBottom w:val="0"/>
      <w:divBdr>
        <w:top w:val="none" w:sz="0" w:space="0" w:color="auto"/>
        <w:left w:val="none" w:sz="0" w:space="0" w:color="auto"/>
        <w:bottom w:val="none" w:sz="0" w:space="0" w:color="auto"/>
        <w:right w:val="none" w:sz="0" w:space="0" w:color="auto"/>
      </w:divBdr>
    </w:div>
    <w:div w:id="1320617440">
      <w:bodyDiv w:val="1"/>
      <w:marLeft w:val="0"/>
      <w:marRight w:val="0"/>
      <w:marTop w:val="0"/>
      <w:marBottom w:val="0"/>
      <w:divBdr>
        <w:top w:val="none" w:sz="0" w:space="0" w:color="auto"/>
        <w:left w:val="none" w:sz="0" w:space="0" w:color="auto"/>
        <w:bottom w:val="none" w:sz="0" w:space="0" w:color="auto"/>
        <w:right w:val="none" w:sz="0" w:space="0" w:color="auto"/>
      </w:divBdr>
    </w:div>
    <w:div w:id="1320692527">
      <w:bodyDiv w:val="1"/>
      <w:marLeft w:val="0"/>
      <w:marRight w:val="0"/>
      <w:marTop w:val="0"/>
      <w:marBottom w:val="0"/>
      <w:divBdr>
        <w:top w:val="none" w:sz="0" w:space="0" w:color="auto"/>
        <w:left w:val="none" w:sz="0" w:space="0" w:color="auto"/>
        <w:bottom w:val="none" w:sz="0" w:space="0" w:color="auto"/>
        <w:right w:val="none" w:sz="0" w:space="0" w:color="auto"/>
      </w:divBdr>
    </w:div>
    <w:div w:id="1320766467">
      <w:bodyDiv w:val="1"/>
      <w:marLeft w:val="0"/>
      <w:marRight w:val="0"/>
      <w:marTop w:val="0"/>
      <w:marBottom w:val="0"/>
      <w:divBdr>
        <w:top w:val="none" w:sz="0" w:space="0" w:color="auto"/>
        <w:left w:val="none" w:sz="0" w:space="0" w:color="auto"/>
        <w:bottom w:val="none" w:sz="0" w:space="0" w:color="auto"/>
        <w:right w:val="none" w:sz="0" w:space="0" w:color="auto"/>
      </w:divBdr>
    </w:div>
    <w:div w:id="1321041833">
      <w:bodyDiv w:val="1"/>
      <w:marLeft w:val="0"/>
      <w:marRight w:val="0"/>
      <w:marTop w:val="0"/>
      <w:marBottom w:val="0"/>
      <w:divBdr>
        <w:top w:val="none" w:sz="0" w:space="0" w:color="auto"/>
        <w:left w:val="none" w:sz="0" w:space="0" w:color="auto"/>
        <w:bottom w:val="none" w:sz="0" w:space="0" w:color="auto"/>
        <w:right w:val="none" w:sz="0" w:space="0" w:color="auto"/>
      </w:divBdr>
    </w:div>
    <w:div w:id="1322542219">
      <w:bodyDiv w:val="1"/>
      <w:marLeft w:val="0"/>
      <w:marRight w:val="0"/>
      <w:marTop w:val="0"/>
      <w:marBottom w:val="0"/>
      <w:divBdr>
        <w:top w:val="none" w:sz="0" w:space="0" w:color="auto"/>
        <w:left w:val="none" w:sz="0" w:space="0" w:color="auto"/>
        <w:bottom w:val="none" w:sz="0" w:space="0" w:color="auto"/>
        <w:right w:val="none" w:sz="0" w:space="0" w:color="auto"/>
      </w:divBdr>
    </w:div>
    <w:div w:id="1323435778">
      <w:bodyDiv w:val="1"/>
      <w:marLeft w:val="0"/>
      <w:marRight w:val="0"/>
      <w:marTop w:val="0"/>
      <w:marBottom w:val="0"/>
      <w:divBdr>
        <w:top w:val="none" w:sz="0" w:space="0" w:color="auto"/>
        <w:left w:val="none" w:sz="0" w:space="0" w:color="auto"/>
        <w:bottom w:val="none" w:sz="0" w:space="0" w:color="auto"/>
        <w:right w:val="none" w:sz="0" w:space="0" w:color="auto"/>
      </w:divBdr>
    </w:div>
    <w:div w:id="1323581640">
      <w:bodyDiv w:val="1"/>
      <w:marLeft w:val="0"/>
      <w:marRight w:val="0"/>
      <w:marTop w:val="0"/>
      <w:marBottom w:val="0"/>
      <w:divBdr>
        <w:top w:val="none" w:sz="0" w:space="0" w:color="auto"/>
        <w:left w:val="none" w:sz="0" w:space="0" w:color="auto"/>
        <w:bottom w:val="none" w:sz="0" w:space="0" w:color="auto"/>
        <w:right w:val="none" w:sz="0" w:space="0" w:color="auto"/>
      </w:divBdr>
    </w:div>
    <w:div w:id="1324817301">
      <w:bodyDiv w:val="1"/>
      <w:marLeft w:val="0"/>
      <w:marRight w:val="0"/>
      <w:marTop w:val="0"/>
      <w:marBottom w:val="0"/>
      <w:divBdr>
        <w:top w:val="none" w:sz="0" w:space="0" w:color="auto"/>
        <w:left w:val="none" w:sz="0" w:space="0" w:color="auto"/>
        <w:bottom w:val="none" w:sz="0" w:space="0" w:color="auto"/>
        <w:right w:val="none" w:sz="0" w:space="0" w:color="auto"/>
      </w:divBdr>
    </w:div>
    <w:div w:id="1325233183">
      <w:bodyDiv w:val="1"/>
      <w:marLeft w:val="0"/>
      <w:marRight w:val="0"/>
      <w:marTop w:val="0"/>
      <w:marBottom w:val="0"/>
      <w:divBdr>
        <w:top w:val="none" w:sz="0" w:space="0" w:color="auto"/>
        <w:left w:val="none" w:sz="0" w:space="0" w:color="auto"/>
        <w:bottom w:val="none" w:sz="0" w:space="0" w:color="auto"/>
        <w:right w:val="none" w:sz="0" w:space="0" w:color="auto"/>
      </w:divBdr>
    </w:div>
    <w:div w:id="1325275985">
      <w:bodyDiv w:val="1"/>
      <w:marLeft w:val="0"/>
      <w:marRight w:val="0"/>
      <w:marTop w:val="0"/>
      <w:marBottom w:val="0"/>
      <w:divBdr>
        <w:top w:val="none" w:sz="0" w:space="0" w:color="auto"/>
        <w:left w:val="none" w:sz="0" w:space="0" w:color="auto"/>
        <w:bottom w:val="none" w:sz="0" w:space="0" w:color="auto"/>
        <w:right w:val="none" w:sz="0" w:space="0" w:color="auto"/>
      </w:divBdr>
    </w:div>
    <w:div w:id="1325822091">
      <w:bodyDiv w:val="1"/>
      <w:marLeft w:val="0"/>
      <w:marRight w:val="0"/>
      <w:marTop w:val="0"/>
      <w:marBottom w:val="0"/>
      <w:divBdr>
        <w:top w:val="none" w:sz="0" w:space="0" w:color="auto"/>
        <w:left w:val="none" w:sz="0" w:space="0" w:color="auto"/>
        <w:bottom w:val="none" w:sz="0" w:space="0" w:color="auto"/>
        <w:right w:val="none" w:sz="0" w:space="0" w:color="auto"/>
      </w:divBdr>
    </w:div>
    <w:div w:id="1326130513">
      <w:bodyDiv w:val="1"/>
      <w:marLeft w:val="0"/>
      <w:marRight w:val="0"/>
      <w:marTop w:val="0"/>
      <w:marBottom w:val="0"/>
      <w:divBdr>
        <w:top w:val="none" w:sz="0" w:space="0" w:color="auto"/>
        <w:left w:val="none" w:sz="0" w:space="0" w:color="auto"/>
        <w:bottom w:val="none" w:sz="0" w:space="0" w:color="auto"/>
        <w:right w:val="none" w:sz="0" w:space="0" w:color="auto"/>
      </w:divBdr>
    </w:div>
    <w:div w:id="1326201523">
      <w:bodyDiv w:val="1"/>
      <w:marLeft w:val="0"/>
      <w:marRight w:val="0"/>
      <w:marTop w:val="0"/>
      <w:marBottom w:val="0"/>
      <w:divBdr>
        <w:top w:val="none" w:sz="0" w:space="0" w:color="auto"/>
        <w:left w:val="none" w:sz="0" w:space="0" w:color="auto"/>
        <w:bottom w:val="none" w:sz="0" w:space="0" w:color="auto"/>
        <w:right w:val="none" w:sz="0" w:space="0" w:color="auto"/>
      </w:divBdr>
    </w:div>
    <w:div w:id="1326205280">
      <w:bodyDiv w:val="1"/>
      <w:marLeft w:val="0"/>
      <w:marRight w:val="0"/>
      <w:marTop w:val="0"/>
      <w:marBottom w:val="0"/>
      <w:divBdr>
        <w:top w:val="none" w:sz="0" w:space="0" w:color="auto"/>
        <w:left w:val="none" w:sz="0" w:space="0" w:color="auto"/>
        <w:bottom w:val="none" w:sz="0" w:space="0" w:color="auto"/>
        <w:right w:val="none" w:sz="0" w:space="0" w:color="auto"/>
      </w:divBdr>
    </w:div>
    <w:div w:id="1326781685">
      <w:bodyDiv w:val="1"/>
      <w:marLeft w:val="0"/>
      <w:marRight w:val="0"/>
      <w:marTop w:val="0"/>
      <w:marBottom w:val="0"/>
      <w:divBdr>
        <w:top w:val="none" w:sz="0" w:space="0" w:color="auto"/>
        <w:left w:val="none" w:sz="0" w:space="0" w:color="auto"/>
        <w:bottom w:val="none" w:sz="0" w:space="0" w:color="auto"/>
        <w:right w:val="none" w:sz="0" w:space="0" w:color="auto"/>
      </w:divBdr>
    </w:div>
    <w:div w:id="1327591196">
      <w:bodyDiv w:val="1"/>
      <w:marLeft w:val="0"/>
      <w:marRight w:val="0"/>
      <w:marTop w:val="0"/>
      <w:marBottom w:val="0"/>
      <w:divBdr>
        <w:top w:val="none" w:sz="0" w:space="0" w:color="auto"/>
        <w:left w:val="none" w:sz="0" w:space="0" w:color="auto"/>
        <w:bottom w:val="none" w:sz="0" w:space="0" w:color="auto"/>
        <w:right w:val="none" w:sz="0" w:space="0" w:color="auto"/>
      </w:divBdr>
    </w:div>
    <w:div w:id="1328286870">
      <w:bodyDiv w:val="1"/>
      <w:marLeft w:val="0"/>
      <w:marRight w:val="0"/>
      <w:marTop w:val="0"/>
      <w:marBottom w:val="0"/>
      <w:divBdr>
        <w:top w:val="none" w:sz="0" w:space="0" w:color="auto"/>
        <w:left w:val="none" w:sz="0" w:space="0" w:color="auto"/>
        <w:bottom w:val="none" w:sz="0" w:space="0" w:color="auto"/>
        <w:right w:val="none" w:sz="0" w:space="0" w:color="auto"/>
      </w:divBdr>
    </w:div>
    <w:div w:id="1328364065">
      <w:bodyDiv w:val="1"/>
      <w:marLeft w:val="0"/>
      <w:marRight w:val="0"/>
      <w:marTop w:val="0"/>
      <w:marBottom w:val="0"/>
      <w:divBdr>
        <w:top w:val="none" w:sz="0" w:space="0" w:color="auto"/>
        <w:left w:val="none" w:sz="0" w:space="0" w:color="auto"/>
        <w:bottom w:val="none" w:sz="0" w:space="0" w:color="auto"/>
        <w:right w:val="none" w:sz="0" w:space="0" w:color="auto"/>
      </w:divBdr>
    </w:div>
    <w:div w:id="1328553132">
      <w:bodyDiv w:val="1"/>
      <w:marLeft w:val="0"/>
      <w:marRight w:val="0"/>
      <w:marTop w:val="0"/>
      <w:marBottom w:val="0"/>
      <w:divBdr>
        <w:top w:val="none" w:sz="0" w:space="0" w:color="auto"/>
        <w:left w:val="none" w:sz="0" w:space="0" w:color="auto"/>
        <w:bottom w:val="none" w:sz="0" w:space="0" w:color="auto"/>
        <w:right w:val="none" w:sz="0" w:space="0" w:color="auto"/>
      </w:divBdr>
    </w:div>
    <w:div w:id="1328627671">
      <w:bodyDiv w:val="1"/>
      <w:marLeft w:val="0"/>
      <w:marRight w:val="0"/>
      <w:marTop w:val="0"/>
      <w:marBottom w:val="0"/>
      <w:divBdr>
        <w:top w:val="none" w:sz="0" w:space="0" w:color="auto"/>
        <w:left w:val="none" w:sz="0" w:space="0" w:color="auto"/>
        <w:bottom w:val="none" w:sz="0" w:space="0" w:color="auto"/>
        <w:right w:val="none" w:sz="0" w:space="0" w:color="auto"/>
      </w:divBdr>
    </w:div>
    <w:div w:id="1328628002">
      <w:bodyDiv w:val="1"/>
      <w:marLeft w:val="0"/>
      <w:marRight w:val="0"/>
      <w:marTop w:val="0"/>
      <w:marBottom w:val="0"/>
      <w:divBdr>
        <w:top w:val="none" w:sz="0" w:space="0" w:color="auto"/>
        <w:left w:val="none" w:sz="0" w:space="0" w:color="auto"/>
        <w:bottom w:val="none" w:sz="0" w:space="0" w:color="auto"/>
        <w:right w:val="none" w:sz="0" w:space="0" w:color="auto"/>
      </w:divBdr>
    </w:div>
    <w:div w:id="1328702493">
      <w:bodyDiv w:val="1"/>
      <w:marLeft w:val="0"/>
      <w:marRight w:val="0"/>
      <w:marTop w:val="0"/>
      <w:marBottom w:val="0"/>
      <w:divBdr>
        <w:top w:val="none" w:sz="0" w:space="0" w:color="auto"/>
        <w:left w:val="none" w:sz="0" w:space="0" w:color="auto"/>
        <w:bottom w:val="none" w:sz="0" w:space="0" w:color="auto"/>
        <w:right w:val="none" w:sz="0" w:space="0" w:color="auto"/>
      </w:divBdr>
    </w:div>
    <w:div w:id="1328706792">
      <w:bodyDiv w:val="1"/>
      <w:marLeft w:val="0"/>
      <w:marRight w:val="0"/>
      <w:marTop w:val="0"/>
      <w:marBottom w:val="0"/>
      <w:divBdr>
        <w:top w:val="none" w:sz="0" w:space="0" w:color="auto"/>
        <w:left w:val="none" w:sz="0" w:space="0" w:color="auto"/>
        <w:bottom w:val="none" w:sz="0" w:space="0" w:color="auto"/>
        <w:right w:val="none" w:sz="0" w:space="0" w:color="auto"/>
      </w:divBdr>
    </w:div>
    <w:div w:id="1329290122">
      <w:bodyDiv w:val="1"/>
      <w:marLeft w:val="0"/>
      <w:marRight w:val="0"/>
      <w:marTop w:val="0"/>
      <w:marBottom w:val="0"/>
      <w:divBdr>
        <w:top w:val="none" w:sz="0" w:space="0" w:color="auto"/>
        <w:left w:val="none" w:sz="0" w:space="0" w:color="auto"/>
        <w:bottom w:val="none" w:sz="0" w:space="0" w:color="auto"/>
        <w:right w:val="none" w:sz="0" w:space="0" w:color="auto"/>
      </w:divBdr>
    </w:div>
    <w:div w:id="1329599441">
      <w:bodyDiv w:val="1"/>
      <w:marLeft w:val="0"/>
      <w:marRight w:val="0"/>
      <w:marTop w:val="0"/>
      <w:marBottom w:val="0"/>
      <w:divBdr>
        <w:top w:val="none" w:sz="0" w:space="0" w:color="auto"/>
        <w:left w:val="none" w:sz="0" w:space="0" w:color="auto"/>
        <w:bottom w:val="none" w:sz="0" w:space="0" w:color="auto"/>
        <w:right w:val="none" w:sz="0" w:space="0" w:color="auto"/>
      </w:divBdr>
    </w:div>
    <w:div w:id="1330524962">
      <w:bodyDiv w:val="1"/>
      <w:marLeft w:val="0"/>
      <w:marRight w:val="0"/>
      <w:marTop w:val="0"/>
      <w:marBottom w:val="0"/>
      <w:divBdr>
        <w:top w:val="none" w:sz="0" w:space="0" w:color="auto"/>
        <w:left w:val="none" w:sz="0" w:space="0" w:color="auto"/>
        <w:bottom w:val="none" w:sz="0" w:space="0" w:color="auto"/>
        <w:right w:val="none" w:sz="0" w:space="0" w:color="auto"/>
      </w:divBdr>
    </w:div>
    <w:div w:id="1330600430">
      <w:bodyDiv w:val="1"/>
      <w:marLeft w:val="0"/>
      <w:marRight w:val="0"/>
      <w:marTop w:val="0"/>
      <w:marBottom w:val="0"/>
      <w:divBdr>
        <w:top w:val="none" w:sz="0" w:space="0" w:color="auto"/>
        <w:left w:val="none" w:sz="0" w:space="0" w:color="auto"/>
        <w:bottom w:val="none" w:sz="0" w:space="0" w:color="auto"/>
        <w:right w:val="none" w:sz="0" w:space="0" w:color="auto"/>
      </w:divBdr>
    </w:div>
    <w:div w:id="1330712231">
      <w:bodyDiv w:val="1"/>
      <w:marLeft w:val="0"/>
      <w:marRight w:val="0"/>
      <w:marTop w:val="0"/>
      <w:marBottom w:val="0"/>
      <w:divBdr>
        <w:top w:val="none" w:sz="0" w:space="0" w:color="auto"/>
        <w:left w:val="none" w:sz="0" w:space="0" w:color="auto"/>
        <w:bottom w:val="none" w:sz="0" w:space="0" w:color="auto"/>
        <w:right w:val="none" w:sz="0" w:space="0" w:color="auto"/>
      </w:divBdr>
    </w:div>
    <w:div w:id="1331059979">
      <w:bodyDiv w:val="1"/>
      <w:marLeft w:val="0"/>
      <w:marRight w:val="0"/>
      <w:marTop w:val="0"/>
      <w:marBottom w:val="0"/>
      <w:divBdr>
        <w:top w:val="none" w:sz="0" w:space="0" w:color="auto"/>
        <w:left w:val="none" w:sz="0" w:space="0" w:color="auto"/>
        <w:bottom w:val="none" w:sz="0" w:space="0" w:color="auto"/>
        <w:right w:val="none" w:sz="0" w:space="0" w:color="auto"/>
      </w:divBdr>
    </w:div>
    <w:div w:id="1331641952">
      <w:bodyDiv w:val="1"/>
      <w:marLeft w:val="0"/>
      <w:marRight w:val="0"/>
      <w:marTop w:val="0"/>
      <w:marBottom w:val="0"/>
      <w:divBdr>
        <w:top w:val="none" w:sz="0" w:space="0" w:color="auto"/>
        <w:left w:val="none" w:sz="0" w:space="0" w:color="auto"/>
        <w:bottom w:val="none" w:sz="0" w:space="0" w:color="auto"/>
        <w:right w:val="none" w:sz="0" w:space="0" w:color="auto"/>
      </w:divBdr>
    </w:div>
    <w:div w:id="1331714865">
      <w:bodyDiv w:val="1"/>
      <w:marLeft w:val="0"/>
      <w:marRight w:val="0"/>
      <w:marTop w:val="0"/>
      <w:marBottom w:val="0"/>
      <w:divBdr>
        <w:top w:val="none" w:sz="0" w:space="0" w:color="auto"/>
        <w:left w:val="none" w:sz="0" w:space="0" w:color="auto"/>
        <w:bottom w:val="none" w:sz="0" w:space="0" w:color="auto"/>
        <w:right w:val="none" w:sz="0" w:space="0" w:color="auto"/>
      </w:divBdr>
    </w:div>
    <w:div w:id="1332833129">
      <w:bodyDiv w:val="1"/>
      <w:marLeft w:val="0"/>
      <w:marRight w:val="0"/>
      <w:marTop w:val="0"/>
      <w:marBottom w:val="0"/>
      <w:divBdr>
        <w:top w:val="none" w:sz="0" w:space="0" w:color="auto"/>
        <w:left w:val="none" w:sz="0" w:space="0" w:color="auto"/>
        <w:bottom w:val="none" w:sz="0" w:space="0" w:color="auto"/>
        <w:right w:val="none" w:sz="0" w:space="0" w:color="auto"/>
      </w:divBdr>
    </w:div>
    <w:div w:id="1333874665">
      <w:bodyDiv w:val="1"/>
      <w:marLeft w:val="0"/>
      <w:marRight w:val="0"/>
      <w:marTop w:val="0"/>
      <w:marBottom w:val="0"/>
      <w:divBdr>
        <w:top w:val="none" w:sz="0" w:space="0" w:color="auto"/>
        <w:left w:val="none" w:sz="0" w:space="0" w:color="auto"/>
        <w:bottom w:val="none" w:sz="0" w:space="0" w:color="auto"/>
        <w:right w:val="none" w:sz="0" w:space="0" w:color="auto"/>
      </w:divBdr>
    </w:div>
    <w:div w:id="1334576884">
      <w:bodyDiv w:val="1"/>
      <w:marLeft w:val="0"/>
      <w:marRight w:val="0"/>
      <w:marTop w:val="0"/>
      <w:marBottom w:val="0"/>
      <w:divBdr>
        <w:top w:val="none" w:sz="0" w:space="0" w:color="auto"/>
        <w:left w:val="none" w:sz="0" w:space="0" w:color="auto"/>
        <w:bottom w:val="none" w:sz="0" w:space="0" w:color="auto"/>
        <w:right w:val="none" w:sz="0" w:space="0" w:color="auto"/>
      </w:divBdr>
    </w:div>
    <w:div w:id="1334722194">
      <w:bodyDiv w:val="1"/>
      <w:marLeft w:val="0"/>
      <w:marRight w:val="0"/>
      <w:marTop w:val="0"/>
      <w:marBottom w:val="0"/>
      <w:divBdr>
        <w:top w:val="none" w:sz="0" w:space="0" w:color="auto"/>
        <w:left w:val="none" w:sz="0" w:space="0" w:color="auto"/>
        <w:bottom w:val="none" w:sz="0" w:space="0" w:color="auto"/>
        <w:right w:val="none" w:sz="0" w:space="0" w:color="auto"/>
      </w:divBdr>
    </w:div>
    <w:div w:id="1334797913">
      <w:bodyDiv w:val="1"/>
      <w:marLeft w:val="0"/>
      <w:marRight w:val="0"/>
      <w:marTop w:val="0"/>
      <w:marBottom w:val="0"/>
      <w:divBdr>
        <w:top w:val="none" w:sz="0" w:space="0" w:color="auto"/>
        <w:left w:val="none" w:sz="0" w:space="0" w:color="auto"/>
        <w:bottom w:val="none" w:sz="0" w:space="0" w:color="auto"/>
        <w:right w:val="none" w:sz="0" w:space="0" w:color="auto"/>
      </w:divBdr>
    </w:div>
    <w:div w:id="1335375584">
      <w:bodyDiv w:val="1"/>
      <w:marLeft w:val="0"/>
      <w:marRight w:val="0"/>
      <w:marTop w:val="0"/>
      <w:marBottom w:val="0"/>
      <w:divBdr>
        <w:top w:val="none" w:sz="0" w:space="0" w:color="auto"/>
        <w:left w:val="none" w:sz="0" w:space="0" w:color="auto"/>
        <w:bottom w:val="none" w:sz="0" w:space="0" w:color="auto"/>
        <w:right w:val="none" w:sz="0" w:space="0" w:color="auto"/>
      </w:divBdr>
    </w:div>
    <w:div w:id="1336105078">
      <w:bodyDiv w:val="1"/>
      <w:marLeft w:val="0"/>
      <w:marRight w:val="0"/>
      <w:marTop w:val="0"/>
      <w:marBottom w:val="0"/>
      <w:divBdr>
        <w:top w:val="none" w:sz="0" w:space="0" w:color="auto"/>
        <w:left w:val="none" w:sz="0" w:space="0" w:color="auto"/>
        <w:bottom w:val="none" w:sz="0" w:space="0" w:color="auto"/>
        <w:right w:val="none" w:sz="0" w:space="0" w:color="auto"/>
      </w:divBdr>
    </w:div>
    <w:div w:id="1336149278">
      <w:bodyDiv w:val="1"/>
      <w:marLeft w:val="0"/>
      <w:marRight w:val="0"/>
      <w:marTop w:val="0"/>
      <w:marBottom w:val="0"/>
      <w:divBdr>
        <w:top w:val="none" w:sz="0" w:space="0" w:color="auto"/>
        <w:left w:val="none" w:sz="0" w:space="0" w:color="auto"/>
        <w:bottom w:val="none" w:sz="0" w:space="0" w:color="auto"/>
        <w:right w:val="none" w:sz="0" w:space="0" w:color="auto"/>
      </w:divBdr>
    </w:div>
    <w:div w:id="1337000661">
      <w:bodyDiv w:val="1"/>
      <w:marLeft w:val="0"/>
      <w:marRight w:val="0"/>
      <w:marTop w:val="0"/>
      <w:marBottom w:val="0"/>
      <w:divBdr>
        <w:top w:val="none" w:sz="0" w:space="0" w:color="auto"/>
        <w:left w:val="none" w:sz="0" w:space="0" w:color="auto"/>
        <w:bottom w:val="none" w:sz="0" w:space="0" w:color="auto"/>
        <w:right w:val="none" w:sz="0" w:space="0" w:color="auto"/>
      </w:divBdr>
    </w:div>
    <w:div w:id="1337267615">
      <w:bodyDiv w:val="1"/>
      <w:marLeft w:val="0"/>
      <w:marRight w:val="0"/>
      <w:marTop w:val="0"/>
      <w:marBottom w:val="0"/>
      <w:divBdr>
        <w:top w:val="none" w:sz="0" w:space="0" w:color="auto"/>
        <w:left w:val="none" w:sz="0" w:space="0" w:color="auto"/>
        <w:bottom w:val="none" w:sz="0" w:space="0" w:color="auto"/>
        <w:right w:val="none" w:sz="0" w:space="0" w:color="auto"/>
      </w:divBdr>
    </w:div>
    <w:div w:id="1337272306">
      <w:bodyDiv w:val="1"/>
      <w:marLeft w:val="0"/>
      <w:marRight w:val="0"/>
      <w:marTop w:val="0"/>
      <w:marBottom w:val="0"/>
      <w:divBdr>
        <w:top w:val="none" w:sz="0" w:space="0" w:color="auto"/>
        <w:left w:val="none" w:sz="0" w:space="0" w:color="auto"/>
        <w:bottom w:val="none" w:sz="0" w:space="0" w:color="auto"/>
        <w:right w:val="none" w:sz="0" w:space="0" w:color="auto"/>
      </w:divBdr>
    </w:div>
    <w:div w:id="1337344108">
      <w:bodyDiv w:val="1"/>
      <w:marLeft w:val="0"/>
      <w:marRight w:val="0"/>
      <w:marTop w:val="0"/>
      <w:marBottom w:val="0"/>
      <w:divBdr>
        <w:top w:val="none" w:sz="0" w:space="0" w:color="auto"/>
        <w:left w:val="none" w:sz="0" w:space="0" w:color="auto"/>
        <w:bottom w:val="none" w:sz="0" w:space="0" w:color="auto"/>
        <w:right w:val="none" w:sz="0" w:space="0" w:color="auto"/>
      </w:divBdr>
    </w:div>
    <w:div w:id="1337729299">
      <w:bodyDiv w:val="1"/>
      <w:marLeft w:val="0"/>
      <w:marRight w:val="0"/>
      <w:marTop w:val="0"/>
      <w:marBottom w:val="0"/>
      <w:divBdr>
        <w:top w:val="none" w:sz="0" w:space="0" w:color="auto"/>
        <w:left w:val="none" w:sz="0" w:space="0" w:color="auto"/>
        <w:bottom w:val="none" w:sz="0" w:space="0" w:color="auto"/>
        <w:right w:val="none" w:sz="0" w:space="0" w:color="auto"/>
      </w:divBdr>
    </w:div>
    <w:div w:id="1337876848">
      <w:bodyDiv w:val="1"/>
      <w:marLeft w:val="0"/>
      <w:marRight w:val="0"/>
      <w:marTop w:val="0"/>
      <w:marBottom w:val="0"/>
      <w:divBdr>
        <w:top w:val="none" w:sz="0" w:space="0" w:color="auto"/>
        <w:left w:val="none" w:sz="0" w:space="0" w:color="auto"/>
        <w:bottom w:val="none" w:sz="0" w:space="0" w:color="auto"/>
        <w:right w:val="none" w:sz="0" w:space="0" w:color="auto"/>
      </w:divBdr>
    </w:div>
    <w:div w:id="1338000024">
      <w:bodyDiv w:val="1"/>
      <w:marLeft w:val="0"/>
      <w:marRight w:val="0"/>
      <w:marTop w:val="0"/>
      <w:marBottom w:val="0"/>
      <w:divBdr>
        <w:top w:val="none" w:sz="0" w:space="0" w:color="auto"/>
        <w:left w:val="none" w:sz="0" w:space="0" w:color="auto"/>
        <w:bottom w:val="none" w:sz="0" w:space="0" w:color="auto"/>
        <w:right w:val="none" w:sz="0" w:space="0" w:color="auto"/>
      </w:divBdr>
    </w:div>
    <w:div w:id="1338267256">
      <w:bodyDiv w:val="1"/>
      <w:marLeft w:val="0"/>
      <w:marRight w:val="0"/>
      <w:marTop w:val="0"/>
      <w:marBottom w:val="0"/>
      <w:divBdr>
        <w:top w:val="none" w:sz="0" w:space="0" w:color="auto"/>
        <w:left w:val="none" w:sz="0" w:space="0" w:color="auto"/>
        <w:bottom w:val="none" w:sz="0" w:space="0" w:color="auto"/>
        <w:right w:val="none" w:sz="0" w:space="0" w:color="auto"/>
      </w:divBdr>
    </w:div>
    <w:div w:id="1338458943">
      <w:bodyDiv w:val="1"/>
      <w:marLeft w:val="0"/>
      <w:marRight w:val="0"/>
      <w:marTop w:val="0"/>
      <w:marBottom w:val="0"/>
      <w:divBdr>
        <w:top w:val="none" w:sz="0" w:space="0" w:color="auto"/>
        <w:left w:val="none" w:sz="0" w:space="0" w:color="auto"/>
        <w:bottom w:val="none" w:sz="0" w:space="0" w:color="auto"/>
        <w:right w:val="none" w:sz="0" w:space="0" w:color="auto"/>
      </w:divBdr>
    </w:div>
    <w:div w:id="1339380852">
      <w:bodyDiv w:val="1"/>
      <w:marLeft w:val="0"/>
      <w:marRight w:val="0"/>
      <w:marTop w:val="0"/>
      <w:marBottom w:val="0"/>
      <w:divBdr>
        <w:top w:val="none" w:sz="0" w:space="0" w:color="auto"/>
        <w:left w:val="none" w:sz="0" w:space="0" w:color="auto"/>
        <w:bottom w:val="none" w:sz="0" w:space="0" w:color="auto"/>
        <w:right w:val="none" w:sz="0" w:space="0" w:color="auto"/>
      </w:divBdr>
    </w:div>
    <w:div w:id="1340081686">
      <w:bodyDiv w:val="1"/>
      <w:marLeft w:val="0"/>
      <w:marRight w:val="0"/>
      <w:marTop w:val="0"/>
      <w:marBottom w:val="0"/>
      <w:divBdr>
        <w:top w:val="none" w:sz="0" w:space="0" w:color="auto"/>
        <w:left w:val="none" w:sz="0" w:space="0" w:color="auto"/>
        <w:bottom w:val="none" w:sz="0" w:space="0" w:color="auto"/>
        <w:right w:val="none" w:sz="0" w:space="0" w:color="auto"/>
      </w:divBdr>
    </w:div>
    <w:div w:id="1340083339">
      <w:bodyDiv w:val="1"/>
      <w:marLeft w:val="0"/>
      <w:marRight w:val="0"/>
      <w:marTop w:val="0"/>
      <w:marBottom w:val="0"/>
      <w:divBdr>
        <w:top w:val="none" w:sz="0" w:space="0" w:color="auto"/>
        <w:left w:val="none" w:sz="0" w:space="0" w:color="auto"/>
        <w:bottom w:val="none" w:sz="0" w:space="0" w:color="auto"/>
        <w:right w:val="none" w:sz="0" w:space="0" w:color="auto"/>
      </w:divBdr>
    </w:div>
    <w:div w:id="1340158233">
      <w:bodyDiv w:val="1"/>
      <w:marLeft w:val="0"/>
      <w:marRight w:val="0"/>
      <w:marTop w:val="0"/>
      <w:marBottom w:val="0"/>
      <w:divBdr>
        <w:top w:val="none" w:sz="0" w:space="0" w:color="auto"/>
        <w:left w:val="none" w:sz="0" w:space="0" w:color="auto"/>
        <w:bottom w:val="none" w:sz="0" w:space="0" w:color="auto"/>
        <w:right w:val="none" w:sz="0" w:space="0" w:color="auto"/>
      </w:divBdr>
    </w:div>
    <w:div w:id="1340351874">
      <w:bodyDiv w:val="1"/>
      <w:marLeft w:val="0"/>
      <w:marRight w:val="0"/>
      <w:marTop w:val="0"/>
      <w:marBottom w:val="0"/>
      <w:divBdr>
        <w:top w:val="none" w:sz="0" w:space="0" w:color="auto"/>
        <w:left w:val="none" w:sz="0" w:space="0" w:color="auto"/>
        <w:bottom w:val="none" w:sz="0" w:space="0" w:color="auto"/>
        <w:right w:val="none" w:sz="0" w:space="0" w:color="auto"/>
      </w:divBdr>
    </w:div>
    <w:div w:id="1340429440">
      <w:bodyDiv w:val="1"/>
      <w:marLeft w:val="0"/>
      <w:marRight w:val="0"/>
      <w:marTop w:val="0"/>
      <w:marBottom w:val="0"/>
      <w:divBdr>
        <w:top w:val="none" w:sz="0" w:space="0" w:color="auto"/>
        <w:left w:val="none" w:sz="0" w:space="0" w:color="auto"/>
        <w:bottom w:val="none" w:sz="0" w:space="0" w:color="auto"/>
        <w:right w:val="none" w:sz="0" w:space="0" w:color="auto"/>
      </w:divBdr>
    </w:div>
    <w:div w:id="1340502179">
      <w:bodyDiv w:val="1"/>
      <w:marLeft w:val="0"/>
      <w:marRight w:val="0"/>
      <w:marTop w:val="0"/>
      <w:marBottom w:val="0"/>
      <w:divBdr>
        <w:top w:val="none" w:sz="0" w:space="0" w:color="auto"/>
        <w:left w:val="none" w:sz="0" w:space="0" w:color="auto"/>
        <w:bottom w:val="none" w:sz="0" w:space="0" w:color="auto"/>
        <w:right w:val="none" w:sz="0" w:space="0" w:color="auto"/>
      </w:divBdr>
    </w:div>
    <w:div w:id="1340691276">
      <w:bodyDiv w:val="1"/>
      <w:marLeft w:val="0"/>
      <w:marRight w:val="0"/>
      <w:marTop w:val="0"/>
      <w:marBottom w:val="0"/>
      <w:divBdr>
        <w:top w:val="none" w:sz="0" w:space="0" w:color="auto"/>
        <w:left w:val="none" w:sz="0" w:space="0" w:color="auto"/>
        <w:bottom w:val="none" w:sz="0" w:space="0" w:color="auto"/>
        <w:right w:val="none" w:sz="0" w:space="0" w:color="auto"/>
      </w:divBdr>
    </w:div>
    <w:div w:id="1340815289">
      <w:bodyDiv w:val="1"/>
      <w:marLeft w:val="0"/>
      <w:marRight w:val="0"/>
      <w:marTop w:val="0"/>
      <w:marBottom w:val="0"/>
      <w:divBdr>
        <w:top w:val="none" w:sz="0" w:space="0" w:color="auto"/>
        <w:left w:val="none" w:sz="0" w:space="0" w:color="auto"/>
        <w:bottom w:val="none" w:sz="0" w:space="0" w:color="auto"/>
        <w:right w:val="none" w:sz="0" w:space="0" w:color="auto"/>
      </w:divBdr>
    </w:div>
    <w:div w:id="1341931016">
      <w:bodyDiv w:val="1"/>
      <w:marLeft w:val="0"/>
      <w:marRight w:val="0"/>
      <w:marTop w:val="0"/>
      <w:marBottom w:val="0"/>
      <w:divBdr>
        <w:top w:val="none" w:sz="0" w:space="0" w:color="auto"/>
        <w:left w:val="none" w:sz="0" w:space="0" w:color="auto"/>
        <w:bottom w:val="none" w:sz="0" w:space="0" w:color="auto"/>
        <w:right w:val="none" w:sz="0" w:space="0" w:color="auto"/>
      </w:divBdr>
    </w:div>
    <w:div w:id="1342049866">
      <w:bodyDiv w:val="1"/>
      <w:marLeft w:val="0"/>
      <w:marRight w:val="0"/>
      <w:marTop w:val="0"/>
      <w:marBottom w:val="0"/>
      <w:divBdr>
        <w:top w:val="none" w:sz="0" w:space="0" w:color="auto"/>
        <w:left w:val="none" w:sz="0" w:space="0" w:color="auto"/>
        <w:bottom w:val="none" w:sz="0" w:space="0" w:color="auto"/>
        <w:right w:val="none" w:sz="0" w:space="0" w:color="auto"/>
      </w:divBdr>
    </w:div>
    <w:div w:id="1342704951">
      <w:bodyDiv w:val="1"/>
      <w:marLeft w:val="0"/>
      <w:marRight w:val="0"/>
      <w:marTop w:val="0"/>
      <w:marBottom w:val="0"/>
      <w:divBdr>
        <w:top w:val="none" w:sz="0" w:space="0" w:color="auto"/>
        <w:left w:val="none" w:sz="0" w:space="0" w:color="auto"/>
        <w:bottom w:val="none" w:sz="0" w:space="0" w:color="auto"/>
        <w:right w:val="none" w:sz="0" w:space="0" w:color="auto"/>
      </w:divBdr>
    </w:div>
    <w:div w:id="1342781405">
      <w:bodyDiv w:val="1"/>
      <w:marLeft w:val="0"/>
      <w:marRight w:val="0"/>
      <w:marTop w:val="0"/>
      <w:marBottom w:val="0"/>
      <w:divBdr>
        <w:top w:val="none" w:sz="0" w:space="0" w:color="auto"/>
        <w:left w:val="none" w:sz="0" w:space="0" w:color="auto"/>
        <w:bottom w:val="none" w:sz="0" w:space="0" w:color="auto"/>
        <w:right w:val="none" w:sz="0" w:space="0" w:color="auto"/>
      </w:divBdr>
    </w:div>
    <w:div w:id="1342853380">
      <w:bodyDiv w:val="1"/>
      <w:marLeft w:val="0"/>
      <w:marRight w:val="0"/>
      <w:marTop w:val="0"/>
      <w:marBottom w:val="0"/>
      <w:divBdr>
        <w:top w:val="none" w:sz="0" w:space="0" w:color="auto"/>
        <w:left w:val="none" w:sz="0" w:space="0" w:color="auto"/>
        <w:bottom w:val="none" w:sz="0" w:space="0" w:color="auto"/>
        <w:right w:val="none" w:sz="0" w:space="0" w:color="auto"/>
      </w:divBdr>
    </w:div>
    <w:div w:id="1342970963">
      <w:bodyDiv w:val="1"/>
      <w:marLeft w:val="0"/>
      <w:marRight w:val="0"/>
      <w:marTop w:val="0"/>
      <w:marBottom w:val="0"/>
      <w:divBdr>
        <w:top w:val="none" w:sz="0" w:space="0" w:color="auto"/>
        <w:left w:val="none" w:sz="0" w:space="0" w:color="auto"/>
        <w:bottom w:val="none" w:sz="0" w:space="0" w:color="auto"/>
        <w:right w:val="none" w:sz="0" w:space="0" w:color="auto"/>
      </w:divBdr>
    </w:div>
    <w:div w:id="1343052630">
      <w:bodyDiv w:val="1"/>
      <w:marLeft w:val="0"/>
      <w:marRight w:val="0"/>
      <w:marTop w:val="0"/>
      <w:marBottom w:val="0"/>
      <w:divBdr>
        <w:top w:val="none" w:sz="0" w:space="0" w:color="auto"/>
        <w:left w:val="none" w:sz="0" w:space="0" w:color="auto"/>
        <w:bottom w:val="none" w:sz="0" w:space="0" w:color="auto"/>
        <w:right w:val="none" w:sz="0" w:space="0" w:color="auto"/>
      </w:divBdr>
    </w:div>
    <w:div w:id="1343245394">
      <w:bodyDiv w:val="1"/>
      <w:marLeft w:val="0"/>
      <w:marRight w:val="0"/>
      <w:marTop w:val="0"/>
      <w:marBottom w:val="0"/>
      <w:divBdr>
        <w:top w:val="none" w:sz="0" w:space="0" w:color="auto"/>
        <w:left w:val="none" w:sz="0" w:space="0" w:color="auto"/>
        <w:bottom w:val="none" w:sz="0" w:space="0" w:color="auto"/>
        <w:right w:val="none" w:sz="0" w:space="0" w:color="auto"/>
      </w:divBdr>
    </w:div>
    <w:div w:id="1343707561">
      <w:bodyDiv w:val="1"/>
      <w:marLeft w:val="0"/>
      <w:marRight w:val="0"/>
      <w:marTop w:val="0"/>
      <w:marBottom w:val="0"/>
      <w:divBdr>
        <w:top w:val="none" w:sz="0" w:space="0" w:color="auto"/>
        <w:left w:val="none" w:sz="0" w:space="0" w:color="auto"/>
        <w:bottom w:val="none" w:sz="0" w:space="0" w:color="auto"/>
        <w:right w:val="none" w:sz="0" w:space="0" w:color="auto"/>
      </w:divBdr>
    </w:div>
    <w:div w:id="1343894818">
      <w:bodyDiv w:val="1"/>
      <w:marLeft w:val="0"/>
      <w:marRight w:val="0"/>
      <w:marTop w:val="0"/>
      <w:marBottom w:val="0"/>
      <w:divBdr>
        <w:top w:val="none" w:sz="0" w:space="0" w:color="auto"/>
        <w:left w:val="none" w:sz="0" w:space="0" w:color="auto"/>
        <w:bottom w:val="none" w:sz="0" w:space="0" w:color="auto"/>
        <w:right w:val="none" w:sz="0" w:space="0" w:color="auto"/>
      </w:divBdr>
    </w:div>
    <w:div w:id="1344357486">
      <w:bodyDiv w:val="1"/>
      <w:marLeft w:val="0"/>
      <w:marRight w:val="0"/>
      <w:marTop w:val="0"/>
      <w:marBottom w:val="0"/>
      <w:divBdr>
        <w:top w:val="none" w:sz="0" w:space="0" w:color="auto"/>
        <w:left w:val="none" w:sz="0" w:space="0" w:color="auto"/>
        <w:bottom w:val="none" w:sz="0" w:space="0" w:color="auto"/>
        <w:right w:val="none" w:sz="0" w:space="0" w:color="auto"/>
      </w:divBdr>
    </w:div>
    <w:div w:id="1344478483">
      <w:bodyDiv w:val="1"/>
      <w:marLeft w:val="0"/>
      <w:marRight w:val="0"/>
      <w:marTop w:val="0"/>
      <w:marBottom w:val="0"/>
      <w:divBdr>
        <w:top w:val="none" w:sz="0" w:space="0" w:color="auto"/>
        <w:left w:val="none" w:sz="0" w:space="0" w:color="auto"/>
        <w:bottom w:val="none" w:sz="0" w:space="0" w:color="auto"/>
        <w:right w:val="none" w:sz="0" w:space="0" w:color="auto"/>
      </w:divBdr>
    </w:div>
    <w:div w:id="1344823261">
      <w:bodyDiv w:val="1"/>
      <w:marLeft w:val="0"/>
      <w:marRight w:val="0"/>
      <w:marTop w:val="0"/>
      <w:marBottom w:val="0"/>
      <w:divBdr>
        <w:top w:val="none" w:sz="0" w:space="0" w:color="auto"/>
        <w:left w:val="none" w:sz="0" w:space="0" w:color="auto"/>
        <w:bottom w:val="none" w:sz="0" w:space="0" w:color="auto"/>
        <w:right w:val="none" w:sz="0" w:space="0" w:color="auto"/>
      </w:divBdr>
    </w:div>
    <w:div w:id="1344933565">
      <w:bodyDiv w:val="1"/>
      <w:marLeft w:val="0"/>
      <w:marRight w:val="0"/>
      <w:marTop w:val="0"/>
      <w:marBottom w:val="0"/>
      <w:divBdr>
        <w:top w:val="none" w:sz="0" w:space="0" w:color="auto"/>
        <w:left w:val="none" w:sz="0" w:space="0" w:color="auto"/>
        <w:bottom w:val="none" w:sz="0" w:space="0" w:color="auto"/>
        <w:right w:val="none" w:sz="0" w:space="0" w:color="auto"/>
      </w:divBdr>
    </w:div>
    <w:div w:id="1345325422">
      <w:bodyDiv w:val="1"/>
      <w:marLeft w:val="0"/>
      <w:marRight w:val="0"/>
      <w:marTop w:val="0"/>
      <w:marBottom w:val="0"/>
      <w:divBdr>
        <w:top w:val="none" w:sz="0" w:space="0" w:color="auto"/>
        <w:left w:val="none" w:sz="0" w:space="0" w:color="auto"/>
        <w:bottom w:val="none" w:sz="0" w:space="0" w:color="auto"/>
        <w:right w:val="none" w:sz="0" w:space="0" w:color="auto"/>
      </w:divBdr>
    </w:div>
    <w:div w:id="1345939421">
      <w:bodyDiv w:val="1"/>
      <w:marLeft w:val="0"/>
      <w:marRight w:val="0"/>
      <w:marTop w:val="0"/>
      <w:marBottom w:val="0"/>
      <w:divBdr>
        <w:top w:val="none" w:sz="0" w:space="0" w:color="auto"/>
        <w:left w:val="none" w:sz="0" w:space="0" w:color="auto"/>
        <w:bottom w:val="none" w:sz="0" w:space="0" w:color="auto"/>
        <w:right w:val="none" w:sz="0" w:space="0" w:color="auto"/>
      </w:divBdr>
    </w:div>
    <w:div w:id="1345980442">
      <w:bodyDiv w:val="1"/>
      <w:marLeft w:val="0"/>
      <w:marRight w:val="0"/>
      <w:marTop w:val="0"/>
      <w:marBottom w:val="0"/>
      <w:divBdr>
        <w:top w:val="none" w:sz="0" w:space="0" w:color="auto"/>
        <w:left w:val="none" w:sz="0" w:space="0" w:color="auto"/>
        <w:bottom w:val="none" w:sz="0" w:space="0" w:color="auto"/>
        <w:right w:val="none" w:sz="0" w:space="0" w:color="auto"/>
      </w:divBdr>
    </w:div>
    <w:div w:id="1346328957">
      <w:bodyDiv w:val="1"/>
      <w:marLeft w:val="0"/>
      <w:marRight w:val="0"/>
      <w:marTop w:val="0"/>
      <w:marBottom w:val="0"/>
      <w:divBdr>
        <w:top w:val="none" w:sz="0" w:space="0" w:color="auto"/>
        <w:left w:val="none" w:sz="0" w:space="0" w:color="auto"/>
        <w:bottom w:val="none" w:sz="0" w:space="0" w:color="auto"/>
        <w:right w:val="none" w:sz="0" w:space="0" w:color="auto"/>
      </w:divBdr>
    </w:div>
    <w:div w:id="1346514732">
      <w:bodyDiv w:val="1"/>
      <w:marLeft w:val="0"/>
      <w:marRight w:val="0"/>
      <w:marTop w:val="0"/>
      <w:marBottom w:val="0"/>
      <w:divBdr>
        <w:top w:val="none" w:sz="0" w:space="0" w:color="auto"/>
        <w:left w:val="none" w:sz="0" w:space="0" w:color="auto"/>
        <w:bottom w:val="none" w:sz="0" w:space="0" w:color="auto"/>
        <w:right w:val="none" w:sz="0" w:space="0" w:color="auto"/>
      </w:divBdr>
    </w:div>
    <w:div w:id="1346711298">
      <w:bodyDiv w:val="1"/>
      <w:marLeft w:val="0"/>
      <w:marRight w:val="0"/>
      <w:marTop w:val="0"/>
      <w:marBottom w:val="0"/>
      <w:divBdr>
        <w:top w:val="none" w:sz="0" w:space="0" w:color="auto"/>
        <w:left w:val="none" w:sz="0" w:space="0" w:color="auto"/>
        <w:bottom w:val="none" w:sz="0" w:space="0" w:color="auto"/>
        <w:right w:val="none" w:sz="0" w:space="0" w:color="auto"/>
      </w:divBdr>
    </w:div>
    <w:div w:id="1346783909">
      <w:bodyDiv w:val="1"/>
      <w:marLeft w:val="0"/>
      <w:marRight w:val="0"/>
      <w:marTop w:val="0"/>
      <w:marBottom w:val="0"/>
      <w:divBdr>
        <w:top w:val="none" w:sz="0" w:space="0" w:color="auto"/>
        <w:left w:val="none" w:sz="0" w:space="0" w:color="auto"/>
        <w:bottom w:val="none" w:sz="0" w:space="0" w:color="auto"/>
        <w:right w:val="none" w:sz="0" w:space="0" w:color="auto"/>
      </w:divBdr>
    </w:div>
    <w:div w:id="1346901667">
      <w:bodyDiv w:val="1"/>
      <w:marLeft w:val="0"/>
      <w:marRight w:val="0"/>
      <w:marTop w:val="0"/>
      <w:marBottom w:val="0"/>
      <w:divBdr>
        <w:top w:val="none" w:sz="0" w:space="0" w:color="auto"/>
        <w:left w:val="none" w:sz="0" w:space="0" w:color="auto"/>
        <w:bottom w:val="none" w:sz="0" w:space="0" w:color="auto"/>
        <w:right w:val="none" w:sz="0" w:space="0" w:color="auto"/>
      </w:divBdr>
    </w:div>
    <w:div w:id="1347366987">
      <w:bodyDiv w:val="1"/>
      <w:marLeft w:val="0"/>
      <w:marRight w:val="0"/>
      <w:marTop w:val="0"/>
      <w:marBottom w:val="0"/>
      <w:divBdr>
        <w:top w:val="none" w:sz="0" w:space="0" w:color="auto"/>
        <w:left w:val="none" w:sz="0" w:space="0" w:color="auto"/>
        <w:bottom w:val="none" w:sz="0" w:space="0" w:color="auto"/>
        <w:right w:val="none" w:sz="0" w:space="0" w:color="auto"/>
      </w:divBdr>
    </w:div>
    <w:div w:id="1347713287">
      <w:bodyDiv w:val="1"/>
      <w:marLeft w:val="0"/>
      <w:marRight w:val="0"/>
      <w:marTop w:val="0"/>
      <w:marBottom w:val="0"/>
      <w:divBdr>
        <w:top w:val="none" w:sz="0" w:space="0" w:color="auto"/>
        <w:left w:val="none" w:sz="0" w:space="0" w:color="auto"/>
        <w:bottom w:val="none" w:sz="0" w:space="0" w:color="auto"/>
        <w:right w:val="none" w:sz="0" w:space="0" w:color="auto"/>
      </w:divBdr>
    </w:div>
    <w:div w:id="1347825987">
      <w:bodyDiv w:val="1"/>
      <w:marLeft w:val="0"/>
      <w:marRight w:val="0"/>
      <w:marTop w:val="0"/>
      <w:marBottom w:val="0"/>
      <w:divBdr>
        <w:top w:val="none" w:sz="0" w:space="0" w:color="auto"/>
        <w:left w:val="none" w:sz="0" w:space="0" w:color="auto"/>
        <w:bottom w:val="none" w:sz="0" w:space="0" w:color="auto"/>
        <w:right w:val="none" w:sz="0" w:space="0" w:color="auto"/>
      </w:divBdr>
    </w:div>
    <w:div w:id="1347946251">
      <w:bodyDiv w:val="1"/>
      <w:marLeft w:val="0"/>
      <w:marRight w:val="0"/>
      <w:marTop w:val="0"/>
      <w:marBottom w:val="0"/>
      <w:divBdr>
        <w:top w:val="none" w:sz="0" w:space="0" w:color="auto"/>
        <w:left w:val="none" w:sz="0" w:space="0" w:color="auto"/>
        <w:bottom w:val="none" w:sz="0" w:space="0" w:color="auto"/>
        <w:right w:val="none" w:sz="0" w:space="0" w:color="auto"/>
      </w:divBdr>
    </w:div>
    <w:div w:id="1348017883">
      <w:bodyDiv w:val="1"/>
      <w:marLeft w:val="0"/>
      <w:marRight w:val="0"/>
      <w:marTop w:val="0"/>
      <w:marBottom w:val="0"/>
      <w:divBdr>
        <w:top w:val="none" w:sz="0" w:space="0" w:color="auto"/>
        <w:left w:val="none" w:sz="0" w:space="0" w:color="auto"/>
        <w:bottom w:val="none" w:sz="0" w:space="0" w:color="auto"/>
        <w:right w:val="none" w:sz="0" w:space="0" w:color="auto"/>
      </w:divBdr>
    </w:div>
    <w:div w:id="1348025702">
      <w:bodyDiv w:val="1"/>
      <w:marLeft w:val="0"/>
      <w:marRight w:val="0"/>
      <w:marTop w:val="0"/>
      <w:marBottom w:val="0"/>
      <w:divBdr>
        <w:top w:val="none" w:sz="0" w:space="0" w:color="auto"/>
        <w:left w:val="none" w:sz="0" w:space="0" w:color="auto"/>
        <w:bottom w:val="none" w:sz="0" w:space="0" w:color="auto"/>
        <w:right w:val="none" w:sz="0" w:space="0" w:color="auto"/>
      </w:divBdr>
    </w:div>
    <w:div w:id="1348096769">
      <w:bodyDiv w:val="1"/>
      <w:marLeft w:val="0"/>
      <w:marRight w:val="0"/>
      <w:marTop w:val="0"/>
      <w:marBottom w:val="0"/>
      <w:divBdr>
        <w:top w:val="none" w:sz="0" w:space="0" w:color="auto"/>
        <w:left w:val="none" w:sz="0" w:space="0" w:color="auto"/>
        <w:bottom w:val="none" w:sz="0" w:space="0" w:color="auto"/>
        <w:right w:val="none" w:sz="0" w:space="0" w:color="auto"/>
      </w:divBdr>
    </w:div>
    <w:div w:id="1348361636">
      <w:bodyDiv w:val="1"/>
      <w:marLeft w:val="0"/>
      <w:marRight w:val="0"/>
      <w:marTop w:val="0"/>
      <w:marBottom w:val="0"/>
      <w:divBdr>
        <w:top w:val="none" w:sz="0" w:space="0" w:color="auto"/>
        <w:left w:val="none" w:sz="0" w:space="0" w:color="auto"/>
        <w:bottom w:val="none" w:sz="0" w:space="0" w:color="auto"/>
        <w:right w:val="none" w:sz="0" w:space="0" w:color="auto"/>
      </w:divBdr>
    </w:div>
    <w:div w:id="1348677343">
      <w:bodyDiv w:val="1"/>
      <w:marLeft w:val="0"/>
      <w:marRight w:val="0"/>
      <w:marTop w:val="0"/>
      <w:marBottom w:val="0"/>
      <w:divBdr>
        <w:top w:val="none" w:sz="0" w:space="0" w:color="auto"/>
        <w:left w:val="none" w:sz="0" w:space="0" w:color="auto"/>
        <w:bottom w:val="none" w:sz="0" w:space="0" w:color="auto"/>
        <w:right w:val="none" w:sz="0" w:space="0" w:color="auto"/>
      </w:divBdr>
    </w:div>
    <w:div w:id="1348827744">
      <w:bodyDiv w:val="1"/>
      <w:marLeft w:val="0"/>
      <w:marRight w:val="0"/>
      <w:marTop w:val="0"/>
      <w:marBottom w:val="0"/>
      <w:divBdr>
        <w:top w:val="none" w:sz="0" w:space="0" w:color="auto"/>
        <w:left w:val="none" w:sz="0" w:space="0" w:color="auto"/>
        <w:bottom w:val="none" w:sz="0" w:space="0" w:color="auto"/>
        <w:right w:val="none" w:sz="0" w:space="0" w:color="auto"/>
      </w:divBdr>
    </w:div>
    <w:div w:id="1350373175">
      <w:bodyDiv w:val="1"/>
      <w:marLeft w:val="0"/>
      <w:marRight w:val="0"/>
      <w:marTop w:val="0"/>
      <w:marBottom w:val="0"/>
      <w:divBdr>
        <w:top w:val="none" w:sz="0" w:space="0" w:color="auto"/>
        <w:left w:val="none" w:sz="0" w:space="0" w:color="auto"/>
        <w:bottom w:val="none" w:sz="0" w:space="0" w:color="auto"/>
        <w:right w:val="none" w:sz="0" w:space="0" w:color="auto"/>
      </w:divBdr>
    </w:div>
    <w:div w:id="1351105047">
      <w:bodyDiv w:val="1"/>
      <w:marLeft w:val="0"/>
      <w:marRight w:val="0"/>
      <w:marTop w:val="0"/>
      <w:marBottom w:val="0"/>
      <w:divBdr>
        <w:top w:val="none" w:sz="0" w:space="0" w:color="auto"/>
        <w:left w:val="none" w:sz="0" w:space="0" w:color="auto"/>
        <w:bottom w:val="none" w:sz="0" w:space="0" w:color="auto"/>
        <w:right w:val="none" w:sz="0" w:space="0" w:color="auto"/>
      </w:divBdr>
    </w:div>
    <w:div w:id="1351562572">
      <w:bodyDiv w:val="1"/>
      <w:marLeft w:val="0"/>
      <w:marRight w:val="0"/>
      <w:marTop w:val="0"/>
      <w:marBottom w:val="0"/>
      <w:divBdr>
        <w:top w:val="none" w:sz="0" w:space="0" w:color="auto"/>
        <w:left w:val="none" w:sz="0" w:space="0" w:color="auto"/>
        <w:bottom w:val="none" w:sz="0" w:space="0" w:color="auto"/>
        <w:right w:val="none" w:sz="0" w:space="0" w:color="auto"/>
      </w:divBdr>
    </w:div>
    <w:div w:id="1351755876">
      <w:bodyDiv w:val="1"/>
      <w:marLeft w:val="0"/>
      <w:marRight w:val="0"/>
      <w:marTop w:val="0"/>
      <w:marBottom w:val="0"/>
      <w:divBdr>
        <w:top w:val="none" w:sz="0" w:space="0" w:color="auto"/>
        <w:left w:val="none" w:sz="0" w:space="0" w:color="auto"/>
        <w:bottom w:val="none" w:sz="0" w:space="0" w:color="auto"/>
        <w:right w:val="none" w:sz="0" w:space="0" w:color="auto"/>
      </w:divBdr>
    </w:div>
    <w:div w:id="1352030893">
      <w:bodyDiv w:val="1"/>
      <w:marLeft w:val="0"/>
      <w:marRight w:val="0"/>
      <w:marTop w:val="0"/>
      <w:marBottom w:val="0"/>
      <w:divBdr>
        <w:top w:val="none" w:sz="0" w:space="0" w:color="auto"/>
        <w:left w:val="none" w:sz="0" w:space="0" w:color="auto"/>
        <w:bottom w:val="none" w:sz="0" w:space="0" w:color="auto"/>
        <w:right w:val="none" w:sz="0" w:space="0" w:color="auto"/>
      </w:divBdr>
    </w:div>
    <w:div w:id="1352561070">
      <w:bodyDiv w:val="1"/>
      <w:marLeft w:val="0"/>
      <w:marRight w:val="0"/>
      <w:marTop w:val="0"/>
      <w:marBottom w:val="0"/>
      <w:divBdr>
        <w:top w:val="none" w:sz="0" w:space="0" w:color="auto"/>
        <w:left w:val="none" w:sz="0" w:space="0" w:color="auto"/>
        <w:bottom w:val="none" w:sz="0" w:space="0" w:color="auto"/>
        <w:right w:val="none" w:sz="0" w:space="0" w:color="auto"/>
      </w:divBdr>
    </w:div>
    <w:div w:id="1353146031">
      <w:bodyDiv w:val="1"/>
      <w:marLeft w:val="0"/>
      <w:marRight w:val="0"/>
      <w:marTop w:val="0"/>
      <w:marBottom w:val="0"/>
      <w:divBdr>
        <w:top w:val="none" w:sz="0" w:space="0" w:color="auto"/>
        <w:left w:val="none" w:sz="0" w:space="0" w:color="auto"/>
        <w:bottom w:val="none" w:sz="0" w:space="0" w:color="auto"/>
        <w:right w:val="none" w:sz="0" w:space="0" w:color="auto"/>
      </w:divBdr>
    </w:div>
    <w:div w:id="1353188654">
      <w:bodyDiv w:val="1"/>
      <w:marLeft w:val="0"/>
      <w:marRight w:val="0"/>
      <w:marTop w:val="0"/>
      <w:marBottom w:val="0"/>
      <w:divBdr>
        <w:top w:val="none" w:sz="0" w:space="0" w:color="auto"/>
        <w:left w:val="none" w:sz="0" w:space="0" w:color="auto"/>
        <w:bottom w:val="none" w:sz="0" w:space="0" w:color="auto"/>
        <w:right w:val="none" w:sz="0" w:space="0" w:color="auto"/>
      </w:divBdr>
    </w:div>
    <w:div w:id="1354570167">
      <w:bodyDiv w:val="1"/>
      <w:marLeft w:val="0"/>
      <w:marRight w:val="0"/>
      <w:marTop w:val="0"/>
      <w:marBottom w:val="0"/>
      <w:divBdr>
        <w:top w:val="none" w:sz="0" w:space="0" w:color="auto"/>
        <w:left w:val="none" w:sz="0" w:space="0" w:color="auto"/>
        <w:bottom w:val="none" w:sz="0" w:space="0" w:color="auto"/>
        <w:right w:val="none" w:sz="0" w:space="0" w:color="auto"/>
      </w:divBdr>
    </w:div>
    <w:div w:id="1354919514">
      <w:bodyDiv w:val="1"/>
      <w:marLeft w:val="0"/>
      <w:marRight w:val="0"/>
      <w:marTop w:val="0"/>
      <w:marBottom w:val="0"/>
      <w:divBdr>
        <w:top w:val="none" w:sz="0" w:space="0" w:color="auto"/>
        <w:left w:val="none" w:sz="0" w:space="0" w:color="auto"/>
        <w:bottom w:val="none" w:sz="0" w:space="0" w:color="auto"/>
        <w:right w:val="none" w:sz="0" w:space="0" w:color="auto"/>
      </w:divBdr>
    </w:div>
    <w:div w:id="1355153648">
      <w:bodyDiv w:val="1"/>
      <w:marLeft w:val="0"/>
      <w:marRight w:val="0"/>
      <w:marTop w:val="0"/>
      <w:marBottom w:val="0"/>
      <w:divBdr>
        <w:top w:val="none" w:sz="0" w:space="0" w:color="auto"/>
        <w:left w:val="none" w:sz="0" w:space="0" w:color="auto"/>
        <w:bottom w:val="none" w:sz="0" w:space="0" w:color="auto"/>
        <w:right w:val="none" w:sz="0" w:space="0" w:color="auto"/>
      </w:divBdr>
    </w:div>
    <w:div w:id="1355234122">
      <w:bodyDiv w:val="1"/>
      <w:marLeft w:val="0"/>
      <w:marRight w:val="0"/>
      <w:marTop w:val="0"/>
      <w:marBottom w:val="0"/>
      <w:divBdr>
        <w:top w:val="none" w:sz="0" w:space="0" w:color="auto"/>
        <w:left w:val="none" w:sz="0" w:space="0" w:color="auto"/>
        <w:bottom w:val="none" w:sz="0" w:space="0" w:color="auto"/>
        <w:right w:val="none" w:sz="0" w:space="0" w:color="auto"/>
      </w:divBdr>
    </w:div>
    <w:div w:id="1355885758">
      <w:bodyDiv w:val="1"/>
      <w:marLeft w:val="0"/>
      <w:marRight w:val="0"/>
      <w:marTop w:val="0"/>
      <w:marBottom w:val="0"/>
      <w:divBdr>
        <w:top w:val="none" w:sz="0" w:space="0" w:color="auto"/>
        <w:left w:val="none" w:sz="0" w:space="0" w:color="auto"/>
        <w:bottom w:val="none" w:sz="0" w:space="0" w:color="auto"/>
        <w:right w:val="none" w:sz="0" w:space="0" w:color="auto"/>
      </w:divBdr>
    </w:div>
    <w:div w:id="1356157221">
      <w:bodyDiv w:val="1"/>
      <w:marLeft w:val="0"/>
      <w:marRight w:val="0"/>
      <w:marTop w:val="0"/>
      <w:marBottom w:val="0"/>
      <w:divBdr>
        <w:top w:val="none" w:sz="0" w:space="0" w:color="auto"/>
        <w:left w:val="none" w:sz="0" w:space="0" w:color="auto"/>
        <w:bottom w:val="none" w:sz="0" w:space="0" w:color="auto"/>
        <w:right w:val="none" w:sz="0" w:space="0" w:color="auto"/>
      </w:divBdr>
    </w:div>
    <w:div w:id="1356300222">
      <w:bodyDiv w:val="1"/>
      <w:marLeft w:val="0"/>
      <w:marRight w:val="0"/>
      <w:marTop w:val="0"/>
      <w:marBottom w:val="0"/>
      <w:divBdr>
        <w:top w:val="none" w:sz="0" w:space="0" w:color="auto"/>
        <w:left w:val="none" w:sz="0" w:space="0" w:color="auto"/>
        <w:bottom w:val="none" w:sz="0" w:space="0" w:color="auto"/>
        <w:right w:val="none" w:sz="0" w:space="0" w:color="auto"/>
      </w:divBdr>
    </w:div>
    <w:div w:id="1356343182">
      <w:bodyDiv w:val="1"/>
      <w:marLeft w:val="0"/>
      <w:marRight w:val="0"/>
      <w:marTop w:val="0"/>
      <w:marBottom w:val="0"/>
      <w:divBdr>
        <w:top w:val="none" w:sz="0" w:space="0" w:color="auto"/>
        <w:left w:val="none" w:sz="0" w:space="0" w:color="auto"/>
        <w:bottom w:val="none" w:sz="0" w:space="0" w:color="auto"/>
        <w:right w:val="none" w:sz="0" w:space="0" w:color="auto"/>
      </w:divBdr>
    </w:div>
    <w:div w:id="1356661519">
      <w:bodyDiv w:val="1"/>
      <w:marLeft w:val="0"/>
      <w:marRight w:val="0"/>
      <w:marTop w:val="0"/>
      <w:marBottom w:val="0"/>
      <w:divBdr>
        <w:top w:val="none" w:sz="0" w:space="0" w:color="auto"/>
        <w:left w:val="none" w:sz="0" w:space="0" w:color="auto"/>
        <w:bottom w:val="none" w:sz="0" w:space="0" w:color="auto"/>
        <w:right w:val="none" w:sz="0" w:space="0" w:color="auto"/>
      </w:divBdr>
    </w:div>
    <w:div w:id="1356880347">
      <w:bodyDiv w:val="1"/>
      <w:marLeft w:val="0"/>
      <w:marRight w:val="0"/>
      <w:marTop w:val="0"/>
      <w:marBottom w:val="0"/>
      <w:divBdr>
        <w:top w:val="none" w:sz="0" w:space="0" w:color="auto"/>
        <w:left w:val="none" w:sz="0" w:space="0" w:color="auto"/>
        <w:bottom w:val="none" w:sz="0" w:space="0" w:color="auto"/>
        <w:right w:val="none" w:sz="0" w:space="0" w:color="auto"/>
      </w:divBdr>
    </w:div>
    <w:div w:id="1357729343">
      <w:bodyDiv w:val="1"/>
      <w:marLeft w:val="0"/>
      <w:marRight w:val="0"/>
      <w:marTop w:val="0"/>
      <w:marBottom w:val="0"/>
      <w:divBdr>
        <w:top w:val="none" w:sz="0" w:space="0" w:color="auto"/>
        <w:left w:val="none" w:sz="0" w:space="0" w:color="auto"/>
        <w:bottom w:val="none" w:sz="0" w:space="0" w:color="auto"/>
        <w:right w:val="none" w:sz="0" w:space="0" w:color="auto"/>
      </w:divBdr>
    </w:div>
    <w:div w:id="1358000688">
      <w:bodyDiv w:val="1"/>
      <w:marLeft w:val="0"/>
      <w:marRight w:val="0"/>
      <w:marTop w:val="0"/>
      <w:marBottom w:val="0"/>
      <w:divBdr>
        <w:top w:val="none" w:sz="0" w:space="0" w:color="auto"/>
        <w:left w:val="none" w:sz="0" w:space="0" w:color="auto"/>
        <w:bottom w:val="none" w:sz="0" w:space="0" w:color="auto"/>
        <w:right w:val="none" w:sz="0" w:space="0" w:color="auto"/>
      </w:divBdr>
    </w:div>
    <w:div w:id="1358120829">
      <w:bodyDiv w:val="1"/>
      <w:marLeft w:val="0"/>
      <w:marRight w:val="0"/>
      <w:marTop w:val="0"/>
      <w:marBottom w:val="0"/>
      <w:divBdr>
        <w:top w:val="none" w:sz="0" w:space="0" w:color="auto"/>
        <w:left w:val="none" w:sz="0" w:space="0" w:color="auto"/>
        <w:bottom w:val="none" w:sz="0" w:space="0" w:color="auto"/>
        <w:right w:val="none" w:sz="0" w:space="0" w:color="auto"/>
      </w:divBdr>
    </w:div>
    <w:div w:id="1358311087">
      <w:bodyDiv w:val="1"/>
      <w:marLeft w:val="0"/>
      <w:marRight w:val="0"/>
      <w:marTop w:val="0"/>
      <w:marBottom w:val="0"/>
      <w:divBdr>
        <w:top w:val="none" w:sz="0" w:space="0" w:color="auto"/>
        <w:left w:val="none" w:sz="0" w:space="0" w:color="auto"/>
        <w:bottom w:val="none" w:sz="0" w:space="0" w:color="auto"/>
        <w:right w:val="none" w:sz="0" w:space="0" w:color="auto"/>
      </w:divBdr>
    </w:div>
    <w:div w:id="1358656539">
      <w:bodyDiv w:val="1"/>
      <w:marLeft w:val="0"/>
      <w:marRight w:val="0"/>
      <w:marTop w:val="0"/>
      <w:marBottom w:val="0"/>
      <w:divBdr>
        <w:top w:val="none" w:sz="0" w:space="0" w:color="auto"/>
        <w:left w:val="none" w:sz="0" w:space="0" w:color="auto"/>
        <w:bottom w:val="none" w:sz="0" w:space="0" w:color="auto"/>
        <w:right w:val="none" w:sz="0" w:space="0" w:color="auto"/>
      </w:divBdr>
    </w:div>
    <w:div w:id="1359156830">
      <w:bodyDiv w:val="1"/>
      <w:marLeft w:val="0"/>
      <w:marRight w:val="0"/>
      <w:marTop w:val="0"/>
      <w:marBottom w:val="0"/>
      <w:divBdr>
        <w:top w:val="none" w:sz="0" w:space="0" w:color="auto"/>
        <w:left w:val="none" w:sz="0" w:space="0" w:color="auto"/>
        <w:bottom w:val="none" w:sz="0" w:space="0" w:color="auto"/>
        <w:right w:val="none" w:sz="0" w:space="0" w:color="auto"/>
      </w:divBdr>
    </w:div>
    <w:div w:id="1359702190">
      <w:bodyDiv w:val="1"/>
      <w:marLeft w:val="0"/>
      <w:marRight w:val="0"/>
      <w:marTop w:val="0"/>
      <w:marBottom w:val="0"/>
      <w:divBdr>
        <w:top w:val="none" w:sz="0" w:space="0" w:color="auto"/>
        <w:left w:val="none" w:sz="0" w:space="0" w:color="auto"/>
        <w:bottom w:val="none" w:sz="0" w:space="0" w:color="auto"/>
        <w:right w:val="none" w:sz="0" w:space="0" w:color="auto"/>
      </w:divBdr>
    </w:div>
    <w:div w:id="1359818684">
      <w:bodyDiv w:val="1"/>
      <w:marLeft w:val="0"/>
      <w:marRight w:val="0"/>
      <w:marTop w:val="0"/>
      <w:marBottom w:val="0"/>
      <w:divBdr>
        <w:top w:val="none" w:sz="0" w:space="0" w:color="auto"/>
        <w:left w:val="none" w:sz="0" w:space="0" w:color="auto"/>
        <w:bottom w:val="none" w:sz="0" w:space="0" w:color="auto"/>
        <w:right w:val="none" w:sz="0" w:space="0" w:color="auto"/>
      </w:divBdr>
    </w:div>
    <w:div w:id="1359887025">
      <w:bodyDiv w:val="1"/>
      <w:marLeft w:val="0"/>
      <w:marRight w:val="0"/>
      <w:marTop w:val="0"/>
      <w:marBottom w:val="0"/>
      <w:divBdr>
        <w:top w:val="none" w:sz="0" w:space="0" w:color="auto"/>
        <w:left w:val="none" w:sz="0" w:space="0" w:color="auto"/>
        <w:bottom w:val="none" w:sz="0" w:space="0" w:color="auto"/>
        <w:right w:val="none" w:sz="0" w:space="0" w:color="auto"/>
      </w:divBdr>
    </w:div>
    <w:div w:id="1360231640">
      <w:bodyDiv w:val="1"/>
      <w:marLeft w:val="0"/>
      <w:marRight w:val="0"/>
      <w:marTop w:val="0"/>
      <w:marBottom w:val="0"/>
      <w:divBdr>
        <w:top w:val="none" w:sz="0" w:space="0" w:color="auto"/>
        <w:left w:val="none" w:sz="0" w:space="0" w:color="auto"/>
        <w:bottom w:val="none" w:sz="0" w:space="0" w:color="auto"/>
        <w:right w:val="none" w:sz="0" w:space="0" w:color="auto"/>
      </w:divBdr>
    </w:div>
    <w:div w:id="1360660585">
      <w:bodyDiv w:val="1"/>
      <w:marLeft w:val="0"/>
      <w:marRight w:val="0"/>
      <w:marTop w:val="0"/>
      <w:marBottom w:val="0"/>
      <w:divBdr>
        <w:top w:val="none" w:sz="0" w:space="0" w:color="auto"/>
        <w:left w:val="none" w:sz="0" w:space="0" w:color="auto"/>
        <w:bottom w:val="none" w:sz="0" w:space="0" w:color="auto"/>
        <w:right w:val="none" w:sz="0" w:space="0" w:color="auto"/>
      </w:divBdr>
    </w:div>
    <w:div w:id="1360662157">
      <w:bodyDiv w:val="1"/>
      <w:marLeft w:val="0"/>
      <w:marRight w:val="0"/>
      <w:marTop w:val="0"/>
      <w:marBottom w:val="0"/>
      <w:divBdr>
        <w:top w:val="none" w:sz="0" w:space="0" w:color="auto"/>
        <w:left w:val="none" w:sz="0" w:space="0" w:color="auto"/>
        <w:bottom w:val="none" w:sz="0" w:space="0" w:color="auto"/>
        <w:right w:val="none" w:sz="0" w:space="0" w:color="auto"/>
      </w:divBdr>
    </w:div>
    <w:div w:id="1360813530">
      <w:bodyDiv w:val="1"/>
      <w:marLeft w:val="0"/>
      <w:marRight w:val="0"/>
      <w:marTop w:val="0"/>
      <w:marBottom w:val="0"/>
      <w:divBdr>
        <w:top w:val="none" w:sz="0" w:space="0" w:color="auto"/>
        <w:left w:val="none" w:sz="0" w:space="0" w:color="auto"/>
        <w:bottom w:val="none" w:sz="0" w:space="0" w:color="auto"/>
        <w:right w:val="none" w:sz="0" w:space="0" w:color="auto"/>
      </w:divBdr>
    </w:div>
    <w:div w:id="1361661911">
      <w:bodyDiv w:val="1"/>
      <w:marLeft w:val="0"/>
      <w:marRight w:val="0"/>
      <w:marTop w:val="0"/>
      <w:marBottom w:val="0"/>
      <w:divBdr>
        <w:top w:val="none" w:sz="0" w:space="0" w:color="auto"/>
        <w:left w:val="none" w:sz="0" w:space="0" w:color="auto"/>
        <w:bottom w:val="none" w:sz="0" w:space="0" w:color="auto"/>
        <w:right w:val="none" w:sz="0" w:space="0" w:color="auto"/>
      </w:divBdr>
    </w:div>
    <w:div w:id="1361779439">
      <w:bodyDiv w:val="1"/>
      <w:marLeft w:val="0"/>
      <w:marRight w:val="0"/>
      <w:marTop w:val="0"/>
      <w:marBottom w:val="0"/>
      <w:divBdr>
        <w:top w:val="none" w:sz="0" w:space="0" w:color="auto"/>
        <w:left w:val="none" w:sz="0" w:space="0" w:color="auto"/>
        <w:bottom w:val="none" w:sz="0" w:space="0" w:color="auto"/>
        <w:right w:val="none" w:sz="0" w:space="0" w:color="auto"/>
      </w:divBdr>
    </w:div>
    <w:div w:id="1362051366">
      <w:bodyDiv w:val="1"/>
      <w:marLeft w:val="0"/>
      <w:marRight w:val="0"/>
      <w:marTop w:val="0"/>
      <w:marBottom w:val="0"/>
      <w:divBdr>
        <w:top w:val="none" w:sz="0" w:space="0" w:color="auto"/>
        <w:left w:val="none" w:sz="0" w:space="0" w:color="auto"/>
        <w:bottom w:val="none" w:sz="0" w:space="0" w:color="auto"/>
        <w:right w:val="none" w:sz="0" w:space="0" w:color="auto"/>
      </w:divBdr>
    </w:div>
    <w:div w:id="1363827013">
      <w:bodyDiv w:val="1"/>
      <w:marLeft w:val="0"/>
      <w:marRight w:val="0"/>
      <w:marTop w:val="0"/>
      <w:marBottom w:val="0"/>
      <w:divBdr>
        <w:top w:val="none" w:sz="0" w:space="0" w:color="auto"/>
        <w:left w:val="none" w:sz="0" w:space="0" w:color="auto"/>
        <w:bottom w:val="none" w:sz="0" w:space="0" w:color="auto"/>
        <w:right w:val="none" w:sz="0" w:space="0" w:color="auto"/>
      </w:divBdr>
    </w:div>
    <w:div w:id="1364139341">
      <w:bodyDiv w:val="1"/>
      <w:marLeft w:val="0"/>
      <w:marRight w:val="0"/>
      <w:marTop w:val="0"/>
      <w:marBottom w:val="0"/>
      <w:divBdr>
        <w:top w:val="none" w:sz="0" w:space="0" w:color="auto"/>
        <w:left w:val="none" w:sz="0" w:space="0" w:color="auto"/>
        <w:bottom w:val="none" w:sz="0" w:space="0" w:color="auto"/>
        <w:right w:val="none" w:sz="0" w:space="0" w:color="auto"/>
      </w:divBdr>
    </w:div>
    <w:div w:id="1364282017">
      <w:bodyDiv w:val="1"/>
      <w:marLeft w:val="0"/>
      <w:marRight w:val="0"/>
      <w:marTop w:val="0"/>
      <w:marBottom w:val="0"/>
      <w:divBdr>
        <w:top w:val="none" w:sz="0" w:space="0" w:color="auto"/>
        <w:left w:val="none" w:sz="0" w:space="0" w:color="auto"/>
        <w:bottom w:val="none" w:sz="0" w:space="0" w:color="auto"/>
        <w:right w:val="none" w:sz="0" w:space="0" w:color="auto"/>
      </w:divBdr>
    </w:div>
    <w:div w:id="1364357600">
      <w:bodyDiv w:val="1"/>
      <w:marLeft w:val="0"/>
      <w:marRight w:val="0"/>
      <w:marTop w:val="0"/>
      <w:marBottom w:val="0"/>
      <w:divBdr>
        <w:top w:val="none" w:sz="0" w:space="0" w:color="auto"/>
        <w:left w:val="none" w:sz="0" w:space="0" w:color="auto"/>
        <w:bottom w:val="none" w:sz="0" w:space="0" w:color="auto"/>
        <w:right w:val="none" w:sz="0" w:space="0" w:color="auto"/>
      </w:divBdr>
    </w:div>
    <w:div w:id="1365397632">
      <w:bodyDiv w:val="1"/>
      <w:marLeft w:val="0"/>
      <w:marRight w:val="0"/>
      <w:marTop w:val="0"/>
      <w:marBottom w:val="0"/>
      <w:divBdr>
        <w:top w:val="none" w:sz="0" w:space="0" w:color="auto"/>
        <w:left w:val="none" w:sz="0" w:space="0" w:color="auto"/>
        <w:bottom w:val="none" w:sz="0" w:space="0" w:color="auto"/>
        <w:right w:val="none" w:sz="0" w:space="0" w:color="auto"/>
      </w:divBdr>
    </w:div>
    <w:div w:id="1366834162">
      <w:bodyDiv w:val="1"/>
      <w:marLeft w:val="0"/>
      <w:marRight w:val="0"/>
      <w:marTop w:val="0"/>
      <w:marBottom w:val="0"/>
      <w:divBdr>
        <w:top w:val="none" w:sz="0" w:space="0" w:color="auto"/>
        <w:left w:val="none" w:sz="0" w:space="0" w:color="auto"/>
        <w:bottom w:val="none" w:sz="0" w:space="0" w:color="auto"/>
        <w:right w:val="none" w:sz="0" w:space="0" w:color="auto"/>
      </w:divBdr>
    </w:div>
    <w:div w:id="1366950335">
      <w:bodyDiv w:val="1"/>
      <w:marLeft w:val="0"/>
      <w:marRight w:val="0"/>
      <w:marTop w:val="0"/>
      <w:marBottom w:val="0"/>
      <w:divBdr>
        <w:top w:val="none" w:sz="0" w:space="0" w:color="auto"/>
        <w:left w:val="none" w:sz="0" w:space="0" w:color="auto"/>
        <w:bottom w:val="none" w:sz="0" w:space="0" w:color="auto"/>
        <w:right w:val="none" w:sz="0" w:space="0" w:color="auto"/>
      </w:divBdr>
    </w:div>
    <w:div w:id="1367103341">
      <w:bodyDiv w:val="1"/>
      <w:marLeft w:val="0"/>
      <w:marRight w:val="0"/>
      <w:marTop w:val="0"/>
      <w:marBottom w:val="0"/>
      <w:divBdr>
        <w:top w:val="none" w:sz="0" w:space="0" w:color="auto"/>
        <w:left w:val="none" w:sz="0" w:space="0" w:color="auto"/>
        <w:bottom w:val="none" w:sz="0" w:space="0" w:color="auto"/>
        <w:right w:val="none" w:sz="0" w:space="0" w:color="auto"/>
      </w:divBdr>
    </w:div>
    <w:div w:id="1367756531">
      <w:bodyDiv w:val="1"/>
      <w:marLeft w:val="0"/>
      <w:marRight w:val="0"/>
      <w:marTop w:val="0"/>
      <w:marBottom w:val="0"/>
      <w:divBdr>
        <w:top w:val="none" w:sz="0" w:space="0" w:color="auto"/>
        <w:left w:val="none" w:sz="0" w:space="0" w:color="auto"/>
        <w:bottom w:val="none" w:sz="0" w:space="0" w:color="auto"/>
        <w:right w:val="none" w:sz="0" w:space="0" w:color="auto"/>
      </w:divBdr>
    </w:div>
    <w:div w:id="1368291002">
      <w:bodyDiv w:val="1"/>
      <w:marLeft w:val="0"/>
      <w:marRight w:val="0"/>
      <w:marTop w:val="0"/>
      <w:marBottom w:val="0"/>
      <w:divBdr>
        <w:top w:val="none" w:sz="0" w:space="0" w:color="auto"/>
        <w:left w:val="none" w:sz="0" w:space="0" w:color="auto"/>
        <w:bottom w:val="none" w:sz="0" w:space="0" w:color="auto"/>
        <w:right w:val="none" w:sz="0" w:space="0" w:color="auto"/>
      </w:divBdr>
    </w:div>
    <w:div w:id="1368332367">
      <w:bodyDiv w:val="1"/>
      <w:marLeft w:val="0"/>
      <w:marRight w:val="0"/>
      <w:marTop w:val="0"/>
      <w:marBottom w:val="0"/>
      <w:divBdr>
        <w:top w:val="none" w:sz="0" w:space="0" w:color="auto"/>
        <w:left w:val="none" w:sz="0" w:space="0" w:color="auto"/>
        <w:bottom w:val="none" w:sz="0" w:space="0" w:color="auto"/>
        <w:right w:val="none" w:sz="0" w:space="0" w:color="auto"/>
      </w:divBdr>
    </w:div>
    <w:div w:id="1368528240">
      <w:bodyDiv w:val="1"/>
      <w:marLeft w:val="0"/>
      <w:marRight w:val="0"/>
      <w:marTop w:val="0"/>
      <w:marBottom w:val="0"/>
      <w:divBdr>
        <w:top w:val="none" w:sz="0" w:space="0" w:color="auto"/>
        <w:left w:val="none" w:sz="0" w:space="0" w:color="auto"/>
        <w:bottom w:val="none" w:sz="0" w:space="0" w:color="auto"/>
        <w:right w:val="none" w:sz="0" w:space="0" w:color="auto"/>
      </w:divBdr>
    </w:div>
    <w:div w:id="1369181148">
      <w:bodyDiv w:val="1"/>
      <w:marLeft w:val="0"/>
      <w:marRight w:val="0"/>
      <w:marTop w:val="0"/>
      <w:marBottom w:val="0"/>
      <w:divBdr>
        <w:top w:val="none" w:sz="0" w:space="0" w:color="auto"/>
        <w:left w:val="none" w:sz="0" w:space="0" w:color="auto"/>
        <w:bottom w:val="none" w:sz="0" w:space="0" w:color="auto"/>
        <w:right w:val="none" w:sz="0" w:space="0" w:color="auto"/>
      </w:divBdr>
    </w:div>
    <w:div w:id="1369377024">
      <w:bodyDiv w:val="1"/>
      <w:marLeft w:val="0"/>
      <w:marRight w:val="0"/>
      <w:marTop w:val="0"/>
      <w:marBottom w:val="0"/>
      <w:divBdr>
        <w:top w:val="none" w:sz="0" w:space="0" w:color="auto"/>
        <w:left w:val="none" w:sz="0" w:space="0" w:color="auto"/>
        <w:bottom w:val="none" w:sz="0" w:space="0" w:color="auto"/>
        <w:right w:val="none" w:sz="0" w:space="0" w:color="auto"/>
      </w:divBdr>
    </w:div>
    <w:div w:id="1369840350">
      <w:bodyDiv w:val="1"/>
      <w:marLeft w:val="0"/>
      <w:marRight w:val="0"/>
      <w:marTop w:val="0"/>
      <w:marBottom w:val="0"/>
      <w:divBdr>
        <w:top w:val="none" w:sz="0" w:space="0" w:color="auto"/>
        <w:left w:val="none" w:sz="0" w:space="0" w:color="auto"/>
        <w:bottom w:val="none" w:sz="0" w:space="0" w:color="auto"/>
        <w:right w:val="none" w:sz="0" w:space="0" w:color="auto"/>
      </w:divBdr>
    </w:div>
    <w:div w:id="1370377278">
      <w:bodyDiv w:val="1"/>
      <w:marLeft w:val="0"/>
      <w:marRight w:val="0"/>
      <w:marTop w:val="0"/>
      <w:marBottom w:val="0"/>
      <w:divBdr>
        <w:top w:val="none" w:sz="0" w:space="0" w:color="auto"/>
        <w:left w:val="none" w:sz="0" w:space="0" w:color="auto"/>
        <w:bottom w:val="none" w:sz="0" w:space="0" w:color="auto"/>
        <w:right w:val="none" w:sz="0" w:space="0" w:color="auto"/>
      </w:divBdr>
    </w:div>
    <w:div w:id="1370450054">
      <w:bodyDiv w:val="1"/>
      <w:marLeft w:val="0"/>
      <w:marRight w:val="0"/>
      <w:marTop w:val="0"/>
      <w:marBottom w:val="0"/>
      <w:divBdr>
        <w:top w:val="none" w:sz="0" w:space="0" w:color="auto"/>
        <w:left w:val="none" w:sz="0" w:space="0" w:color="auto"/>
        <w:bottom w:val="none" w:sz="0" w:space="0" w:color="auto"/>
        <w:right w:val="none" w:sz="0" w:space="0" w:color="auto"/>
      </w:divBdr>
    </w:div>
    <w:div w:id="1370454614">
      <w:bodyDiv w:val="1"/>
      <w:marLeft w:val="0"/>
      <w:marRight w:val="0"/>
      <w:marTop w:val="0"/>
      <w:marBottom w:val="0"/>
      <w:divBdr>
        <w:top w:val="none" w:sz="0" w:space="0" w:color="auto"/>
        <w:left w:val="none" w:sz="0" w:space="0" w:color="auto"/>
        <w:bottom w:val="none" w:sz="0" w:space="0" w:color="auto"/>
        <w:right w:val="none" w:sz="0" w:space="0" w:color="auto"/>
      </w:divBdr>
    </w:div>
    <w:div w:id="1371147250">
      <w:bodyDiv w:val="1"/>
      <w:marLeft w:val="0"/>
      <w:marRight w:val="0"/>
      <w:marTop w:val="0"/>
      <w:marBottom w:val="0"/>
      <w:divBdr>
        <w:top w:val="none" w:sz="0" w:space="0" w:color="auto"/>
        <w:left w:val="none" w:sz="0" w:space="0" w:color="auto"/>
        <w:bottom w:val="none" w:sz="0" w:space="0" w:color="auto"/>
        <w:right w:val="none" w:sz="0" w:space="0" w:color="auto"/>
      </w:divBdr>
    </w:div>
    <w:div w:id="1371296679">
      <w:bodyDiv w:val="1"/>
      <w:marLeft w:val="0"/>
      <w:marRight w:val="0"/>
      <w:marTop w:val="0"/>
      <w:marBottom w:val="0"/>
      <w:divBdr>
        <w:top w:val="none" w:sz="0" w:space="0" w:color="auto"/>
        <w:left w:val="none" w:sz="0" w:space="0" w:color="auto"/>
        <w:bottom w:val="none" w:sz="0" w:space="0" w:color="auto"/>
        <w:right w:val="none" w:sz="0" w:space="0" w:color="auto"/>
      </w:divBdr>
    </w:div>
    <w:div w:id="1372341092">
      <w:bodyDiv w:val="1"/>
      <w:marLeft w:val="0"/>
      <w:marRight w:val="0"/>
      <w:marTop w:val="0"/>
      <w:marBottom w:val="0"/>
      <w:divBdr>
        <w:top w:val="none" w:sz="0" w:space="0" w:color="auto"/>
        <w:left w:val="none" w:sz="0" w:space="0" w:color="auto"/>
        <w:bottom w:val="none" w:sz="0" w:space="0" w:color="auto"/>
        <w:right w:val="none" w:sz="0" w:space="0" w:color="auto"/>
      </w:divBdr>
    </w:div>
    <w:div w:id="1372531699">
      <w:bodyDiv w:val="1"/>
      <w:marLeft w:val="0"/>
      <w:marRight w:val="0"/>
      <w:marTop w:val="0"/>
      <w:marBottom w:val="0"/>
      <w:divBdr>
        <w:top w:val="none" w:sz="0" w:space="0" w:color="auto"/>
        <w:left w:val="none" w:sz="0" w:space="0" w:color="auto"/>
        <w:bottom w:val="none" w:sz="0" w:space="0" w:color="auto"/>
        <w:right w:val="none" w:sz="0" w:space="0" w:color="auto"/>
      </w:divBdr>
    </w:div>
    <w:div w:id="1373071285">
      <w:bodyDiv w:val="1"/>
      <w:marLeft w:val="0"/>
      <w:marRight w:val="0"/>
      <w:marTop w:val="0"/>
      <w:marBottom w:val="0"/>
      <w:divBdr>
        <w:top w:val="none" w:sz="0" w:space="0" w:color="auto"/>
        <w:left w:val="none" w:sz="0" w:space="0" w:color="auto"/>
        <w:bottom w:val="none" w:sz="0" w:space="0" w:color="auto"/>
        <w:right w:val="none" w:sz="0" w:space="0" w:color="auto"/>
      </w:divBdr>
    </w:div>
    <w:div w:id="1373111637">
      <w:bodyDiv w:val="1"/>
      <w:marLeft w:val="0"/>
      <w:marRight w:val="0"/>
      <w:marTop w:val="0"/>
      <w:marBottom w:val="0"/>
      <w:divBdr>
        <w:top w:val="none" w:sz="0" w:space="0" w:color="auto"/>
        <w:left w:val="none" w:sz="0" w:space="0" w:color="auto"/>
        <w:bottom w:val="none" w:sz="0" w:space="0" w:color="auto"/>
        <w:right w:val="none" w:sz="0" w:space="0" w:color="auto"/>
      </w:divBdr>
    </w:div>
    <w:div w:id="1373265002">
      <w:bodyDiv w:val="1"/>
      <w:marLeft w:val="0"/>
      <w:marRight w:val="0"/>
      <w:marTop w:val="0"/>
      <w:marBottom w:val="0"/>
      <w:divBdr>
        <w:top w:val="none" w:sz="0" w:space="0" w:color="auto"/>
        <w:left w:val="none" w:sz="0" w:space="0" w:color="auto"/>
        <w:bottom w:val="none" w:sz="0" w:space="0" w:color="auto"/>
        <w:right w:val="none" w:sz="0" w:space="0" w:color="auto"/>
      </w:divBdr>
    </w:div>
    <w:div w:id="1374184736">
      <w:bodyDiv w:val="1"/>
      <w:marLeft w:val="0"/>
      <w:marRight w:val="0"/>
      <w:marTop w:val="0"/>
      <w:marBottom w:val="0"/>
      <w:divBdr>
        <w:top w:val="none" w:sz="0" w:space="0" w:color="auto"/>
        <w:left w:val="none" w:sz="0" w:space="0" w:color="auto"/>
        <w:bottom w:val="none" w:sz="0" w:space="0" w:color="auto"/>
        <w:right w:val="none" w:sz="0" w:space="0" w:color="auto"/>
      </w:divBdr>
    </w:div>
    <w:div w:id="1374231522">
      <w:bodyDiv w:val="1"/>
      <w:marLeft w:val="0"/>
      <w:marRight w:val="0"/>
      <w:marTop w:val="0"/>
      <w:marBottom w:val="0"/>
      <w:divBdr>
        <w:top w:val="none" w:sz="0" w:space="0" w:color="auto"/>
        <w:left w:val="none" w:sz="0" w:space="0" w:color="auto"/>
        <w:bottom w:val="none" w:sz="0" w:space="0" w:color="auto"/>
        <w:right w:val="none" w:sz="0" w:space="0" w:color="auto"/>
      </w:divBdr>
    </w:div>
    <w:div w:id="1374309217">
      <w:bodyDiv w:val="1"/>
      <w:marLeft w:val="0"/>
      <w:marRight w:val="0"/>
      <w:marTop w:val="0"/>
      <w:marBottom w:val="0"/>
      <w:divBdr>
        <w:top w:val="none" w:sz="0" w:space="0" w:color="auto"/>
        <w:left w:val="none" w:sz="0" w:space="0" w:color="auto"/>
        <w:bottom w:val="none" w:sz="0" w:space="0" w:color="auto"/>
        <w:right w:val="none" w:sz="0" w:space="0" w:color="auto"/>
      </w:divBdr>
    </w:div>
    <w:div w:id="1374764957">
      <w:bodyDiv w:val="1"/>
      <w:marLeft w:val="0"/>
      <w:marRight w:val="0"/>
      <w:marTop w:val="0"/>
      <w:marBottom w:val="0"/>
      <w:divBdr>
        <w:top w:val="none" w:sz="0" w:space="0" w:color="auto"/>
        <w:left w:val="none" w:sz="0" w:space="0" w:color="auto"/>
        <w:bottom w:val="none" w:sz="0" w:space="0" w:color="auto"/>
        <w:right w:val="none" w:sz="0" w:space="0" w:color="auto"/>
      </w:divBdr>
    </w:div>
    <w:div w:id="1374964460">
      <w:bodyDiv w:val="1"/>
      <w:marLeft w:val="0"/>
      <w:marRight w:val="0"/>
      <w:marTop w:val="0"/>
      <w:marBottom w:val="0"/>
      <w:divBdr>
        <w:top w:val="none" w:sz="0" w:space="0" w:color="auto"/>
        <w:left w:val="none" w:sz="0" w:space="0" w:color="auto"/>
        <w:bottom w:val="none" w:sz="0" w:space="0" w:color="auto"/>
        <w:right w:val="none" w:sz="0" w:space="0" w:color="auto"/>
      </w:divBdr>
    </w:div>
    <w:div w:id="1375078685">
      <w:bodyDiv w:val="1"/>
      <w:marLeft w:val="0"/>
      <w:marRight w:val="0"/>
      <w:marTop w:val="0"/>
      <w:marBottom w:val="0"/>
      <w:divBdr>
        <w:top w:val="none" w:sz="0" w:space="0" w:color="auto"/>
        <w:left w:val="none" w:sz="0" w:space="0" w:color="auto"/>
        <w:bottom w:val="none" w:sz="0" w:space="0" w:color="auto"/>
        <w:right w:val="none" w:sz="0" w:space="0" w:color="auto"/>
      </w:divBdr>
    </w:div>
    <w:div w:id="1375352333">
      <w:bodyDiv w:val="1"/>
      <w:marLeft w:val="0"/>
      <w:marRight w:val="0"/>
      <w:marTop w:val="0"/>
      <w:marBottom w:val="0"/>
      <w:divBdr>
        <w:top w:val="none" w:sz="0" w:space="0" w:color="auto"/>
        <w:left w:val="none" w:sz="0" w:space="0" w:color="auto"/>
        <w:bottom w:val="none" w:sz="0" w:space="0" w:color="auto"/>
        <w:right w:val="none" w:sz="0" w:space="0" w:color="auto"/>
      </w:divBdr>
    </w:div>
    <w:div w:id="1375540623">
      <w:bodyDiv w:val="1"/>
      <w:marLeft w:val="0"/>
      <w:marRight w:val="0"/>
      <w:marTop w:val="0"/>
      <w:marBottom w:val="0"/>
      <w:divBdr>
        <w:top w:val="none" w:sz="0" w:space="0" w:color="auto"/>
        <w:left w:val="none" w:sz="0" w:space="0" w:color="auto"/>
        <w:bottom w:val="none" w:sz="0" w:space="0" w:color="auto"/>
        <w:right w:val="none" w:sz="0" w:space="0" w:color="auto"/>
      </w:divBdr>
    </w:div>
    <w:div w:id="1375696859">
      <w:bodyDiv w:val="1"/>
      <w:marLeft w:val="0"/>
      <w:marRight w:val="0"/>
      <w:marTop w:val="0"/>
      <w:marBottom w:val="0"/>
      <w:divBdr>
        <w:top w:val="none" w:sz="0" w:space="0" w:color="auto"/>
        <w:left w:val="none" w:sz="0" w:space="0" w:color="auto"/>
        <w:bottom w:val="none" w:sz="0" w:space="0" w:color="auto"/>
        <w:right w:val="none" w:sz="0" w:space="0" w:color="auto"/>
      </w:divBdr>
    </w:div>
    <w:div w:id="1375734753">
      <w:bodyDiv w:val="1"/>
      <w:marLeft w:val="0"/>
      <w:marRight w:val="0"/>
      <w:marTop w:val="0"/>
      <w:marBottom w:val="0"/>
      <w:divBdr>
        <w:top w:val="none" w:sz="0" w:space="0" w:color="auto"/>
        <w:left w:val="none" w:sz="0" w:space="0" w:color="auto"/>
        <w:bottom w:val="none" w:sz="0" w:space="0" w:color="auto"/>
        <w:right w:val="none" w:sz="0" w:space="0" w:color="auto"/>
      </w:divBdr>
    </w:div>
    <w:div w:id="1375933481">
      <w:bodyDiv w:val="1"/>
      <w:marLeft w:val="0"/>
      <w:marRight w:val="0"/>
      <w:marTop w:val="0"/>
      <w:marBottom w:val="0"/>
      <w:divBdr>
        <w:top w:val="none" w:sz="0" w:space="0" w:color="auto"/>
        <w:left w:val="none" w:sz="0" w:space="0" w:color="auto"/>
        <w:bottom w:val="none" w:sz="0" w:space="0" w:color="auto"/>
        <w:right w:val="none" w:sz="0" w:space="0" w:color="auto"/>
      </w:divBdr>
    </w:div>
    <w:div w:id="1376000701">
      <w:bodyDiv w:val="1"/>
      <w:marLeft w:val="0"/>
      <w:marRight w:val="0"/>
      <w:marTop w:val="0"/>
      <w:marBottom w:val="0"/>
      <w:divBdr>
        <w:top w:val="none" w:sz="0" w:space="0" w:color="auto"/>
        <w:left w:val="none" w:sz="0" w:space="0" w:color="auto"/>
        <w:bottom w:val="none" w:sz="0" w:space="0" w:color="auto"/>
        <w:right w:val="none" w:sz="0" w:space="0" w:color="auto"/>
      </w:divBdr>
    </w:div>
    <w:div w:id="1376201530">
      <w:bodyDiv w:val="1"/>
      <w:marLeft w:val="0"/>
      <w:marRight w:val="0"/>
      <w:marTop w:val="0"/>
      <w:marBottom w:val="0"/>
      <w:divBdr>
        <w:top w:val="none" w:sz="0" w:space="0" w:color="auto"/>
        <w:left w:val="none" w:sz="0" w:space="0" w:color="auto"/>
        <w:bottom w:val="none" w:sz="0" w:space="0" w:color="auto"/>
        <w:right w:val="none" w:sz="0" w:space="0" w:color="auto"/>
      </w:divBdr>
    </w:div>
    <w:div w:id="1377044620">
      <w:bodyDiv w:val="1"/>
      <w:marLeft w:val="0"/>
      <w:marRight w:val="0"/>
      <w:marTop w:val="0"/>
      <w:marBottom w:val="0"/>
      <w:divBdr>
        <w:top w:val="none" w:sz="0" w:space="0" w:color="auto"/>
        <w:left w:val="none" w:sz="0" w:space="0" w:color="auto"/>
        <w:bottom w:val="none" w:sz="0" w:space="0" w:color="auto"/>
        <w:right w:val="none" w:sz="0" w:space="0" w:color="auto"/>
      </w:divBdr>
    </w:div>
    <w:div w:id="1377239763">
      <w:bodyDiv w:val="1"/>
      <w:marLeft w:val="0"/>
      <w:marRight w:val="0"/>
      <w:marTop w:val="0"/>
      <w:marBottom w:val="0"/>
      <w:divBdr>
        <w:top w:val="none" w:sz="0" w:space="0" w:color="auto"/>
        <w:left w:val="none" w:sz="0" w:space="0" w:color="auto"/>
        <w:bottom w:val="none" w:sz="0" w:space="0" w:color="auto"/>
        <w:right w:val="none" w:sz="0" w:space="0" w:color="auto"/>
      </w:divBdr>
    </w:div>
    <w:div w:id="1378314140">
      <w:bodyDiv w:val="1"/>
      <w:marLeft w:val="0"/>
      <w:marRight w:val="0"/>
      <w:marTop w:val="0"/>
      <w:marBottom w:val="0"/>
      <w:divBdr>
        <w:top w:val="none" w:sz="0" w:space="0" w:color="auto"/>
        <w:left w:val="none" w:sz="0" w:space="0" w:color="auto"/>
        <w:bottom w:val="none" w:sz="0" w:space="0" w:color="auto"/>
        <w:right w:val="none" w:sz="0" w:space="0" w:color="auto"/>
      </w:divBdr>
    </w:div>
    <w:div w:id="1378504196">
      <w:bodyDiv w:val="1"/>
      <w:marLeft w:val="0"/>
      <w:marRight w:val="0"/>
      <w:marTop w:val="0"/>
      <w:marBottom w:val="0"/>
      <w:divBdr>
        <w:top w:val="none" w:sz="0" w:space="0" w:color="auto"/>
        <w:left w:val="none" w:sz="0" w:space="0" w:color="auto"/>
        <w:bottom w:val="none" w:sz="0" w:space="0" w:color="auto"/>
        <w:right w:val="none" w:sz="0" w:space="0" w:color="auto"/>
      </w:divBdr>
    </w:div>
    <w:div w:id="1378697753">
      <w:bodyDiv w:val="1"/>
      <w:marLeft w:val="0"/>
      <w:marRight w:val="0"/>
      <w:marTop w:val="0"/>
      <w:marBottom w:val="0"/>
      <w:divBdr>
        <w:top w:val="none" w:sz="0" w:space="0" w:color="auto"/>
        <w:left w:val="none" w:sz="0" w:space="0" w:color="auto"/>
        <w:bottom w:val="none" w:sz="0" w:space="0" w:color="auto"/>
        <w:right w:val="none" w:sz="0" w:space="0" w:color="auto"/>
      </w:divBdr>
    </w:div>
    <w:div w:id="1378705804">
      <w:bodyDiv w:val="1"/>
      <w:marLeft w:val="0"/>
      <w:marRight w:val="0"/>
      <w:marTop w:val="0"/>
      <w:marBottom w:val="0"/>
      <w:divBdr>
        <w:top w:val="none" w:sz="0" w:space="0" w:color="auto"/>
        <w:left w:val="none" w:sz="0" w:space="0" w:color="auto"/>
        <w:bottom w:val="none" w:sz="0" w:space="0" w:color="auto"/>
        <w:right w:val="none" w:sz="0" w:space="0" w:color="auto"/>
      </w:divBdr>
    </w:div>
    <w:div w:id="1379235666">
      <w:bodyDiv w:val="1"/>
      <w:marLeft w:val="0"/>
      <w:marRight w:val="0"/>
      <w:marTop w:val="0"/>
      <w:marBottom w:val="0"/>
      <w:divBdr>
        <w:top w:val="none" w:sz="0" w:space="0" w:color="auto"/>
        <w:left w:val="none" w:sz="0" w:space="0" w:color="auto"/>
        <w:bottom w:val="none" w:sz="0" w:space="0" w:color="auto"/>
        <w:right w:val="none" w:sz="0" w:space="0" w:color="auto"/>
      </w:divBdr>
    </w:div>
    <w:div w:id="1379549316">
      <w:bodyDiv w:val="1"/>
      <w:marLeft w:val="0"/>
      <w:marRight w:val="0"/>
      <w:marTop w:val="0"/>
      <w:marBottom w:val="0"/>
      <w:divBdr>
        <w:top w:val="none" w:sz="0" w:space="0" w:color="auto"/>
        <w:left w:val="none" w:sz="0" w:space="0" w:color="auto"/>
        <w:bottom w:val="none" w:sz="0" w:space="0" w:color="auto"/>
        <w:right w:val="none" w:sz="0" w:space="0" w:color="auto"/>
      </w:divBdr>
    </w:div>
    <w:div w:id="1381055474">
      <w:bodyDiv w:val="1"/>
      <w:marLeft w:val="0"/>
      <w:marRight w:val="0"/>
      <w:marTop w:val="0"/>
      <w:marBottom w:val="0"/>
      <w:divBdr>
        <w:top w:val="none" w:sz="0" w:space="0" w:color="auto"/>
        <w:left w:val="none" w:sz="0" w:space="0" w:color="auto"/>
        <w:bottom w:val="none" w:sz="0" w:space="0" w:color="auto"/>
        <w:right w:val="none" w:sz="0" w:space="0" w:color="auto"/>
      </w:divBdr>
    </w:div>
    <w:div w:id="1381126103">
      <w:bodyDiv w:val="1"/>
      <w:marLeft w:val="0"/>
      <w:marRight w:val="0"/>
      <w:marTop w:val="0"/>
      <w:marBottom w:val="0"/>
      <w:divBdr>
        <w:top w:val="none" w:sz="0" w:space="0" w:color="auto"/>
        <w:left w:val="none" w:sz="0" w:space="0" w:color="auto"/>
        <w:bottom w:val="none" w:sz="0" w:space="0" w:color="auto"/>
        <w:right w:val="none" w:sz="0" w:space="0" w:color="auto"/>
      </w:divBdr>
    </w:div>
    <w:div w:id="1381132192">
      <w:bodyDiv w:val="1"/>
      <w:marLeft w:val="0"/>
      <w:marRight w:val="0"/>
      <w:marTop w:val="0"/>
      <w:marBottom w:val="0"/>
      <w:divBdr>
        <w:top w:val="none" w:sz="0" w:space="0" w:color="auto"/>
        <w:left w:val="none" w:sz="0" w:space="0" w:color="auto"/>
        <w:bottom w:val="none" w:sz="0" w:space="0" w:color="auto"/>
        <w:right w:val="none" w:sz="0" w:space="0" w:color="auto"/>
      </w:divBdr>
    </w:div>
    <w:div w:id="1381203131">
      <w:bodyDiv w:val="1"/>
      <w:marLeft w:val="0"/>
      <w:marRight w:val="0"/>
      <w:marTop w:val="0"/>
      <w:marBottom w:val="0"/>
      <w:divBdr>
        <w:top w:val="none" w:sz="0" w:space="0" w:color="auto"/>
        <w:left w:val="none" w:sz="0" w:space="0" w:color="auto"/>
        <w:bottom w:val="none" w:sz="0" w:space="0" w:color="auto"/>
        <w:right w:val="none" w:sz="0" w:space="0" w:color="auto"/>
      </w:divBdr>
    </w:div>
    <w:div w:id="1381319538">
      <w:bodyDiv w:val="1"/>
      <w:marLeft w:val="0"/>
      <w:marRight w:val="0"/>
      <w:marTop w:val="0"/>
      <w:marBottom w:val="0"/>
      <w:divBdr>
        <w:top w:val="none" w:sz="0" w:space="0" w:color="auto"/>
        <w:left w:val="none" w:sz="0" w:space="0" w:color="auto"/>
        <w:bottom w:val="none" w:sz="0" w:space="0" w:color="auto"/>
        <w:right w:val="none" w:sz="0" w:space="0" w:color="auto"/>
      </w:divBdr>
    </w:div>
    <w:div w:id="1382750428">
      <w:bodyDiv w:val="1"/>
      <w:marLeft w:val="0"/>
      <w:marRight w:val="0"/>
      <w:marTop w:val="0"/>
      <w:marBottom w:val="0"/>
      <w:divBdr>
        <w:top w:val="none" w:sz="0" w:space="0" w:color="auto"/>
        <w:left w:val="none" w:sz="0" w:space="0" w:color="auto"/>
        <w:bottom w:val="none" w:sz="0" w:space="0" w:color="auto"/>
        <w:right w:val="none" w:sz="0" w:space="0" w:color="auto"/>
      </w:divBdr>
    </w:div>
    <w:div w:id="1382752234">
      <w:bodyDiv w:val="1"/>
      <w:marLeft w:val="0"/>
      <w:marRight w:val="0"/>
      <w:marTop w:val="0"/>
      <w:marBottom w:val="0"/>
      <w:divBdr>
        <w:top w:val="none" w:sz="0" w:space="0" w:color="auto"/>
        <w:left w:val="none" w:sz="0" w:space="0" w:color="auto"/>
        <w:bottom w:val="none" w:sz="0" w:space="0" w:color="auto"/>
        <w:right w:val="none" w:sz="0" w:space="0" w:color="auto"/>
      </w:divBdr>
    </w:div>
    <w:div w:id="1383288890">
      <w:bodyDiv w:val="1"/>
      <w:marLeft w:val="0"/>
      <w:marRight w:val="0"/>
      <w:marTop w:val="0"/>
      <w:marBottom w:val="0"/>
      <w:divBdr>
        <w:top w:val="none" w:sz="0" w:space="0" w:color="auto"/>
        <w:left w:val="none" w:sz="0" w:space="0" w:color="auto"/>
        <w:bottom w:val="none" w:sz="0" w:space="0" w:color="auto"/>
        <w:right w:val="none" w:sz="0" w:space="0" w:color="auto"/>
      </w:divBdr>
    </w:div>
    <w:div w:id="1384866074">
      <w:bodyDiv w:val="1"/>
      <w:marLeft w:val="0"/>
      <w:marRight w:val="0"/>
      <w:marTop w:val="0"/>
      <w:marBottom w:val="0"/>
      <w:divBdr>
        <w:top w:val="none" w:sz="0" w:space="0" w:color="auto"/>
        <w:left w:val="none" w:sz="0" w:space="0" w:color="auto"/>
        <w:bottom w:val="none" w:sz="0" w:space="0" w:color="auto"/>
        <w:right w:val="none" w:sz="0" w:space="0" w:color="auto"/>
      </w:divBdr>
    </w:div>
    <w:div w:id="1385451070">
      <w:bodyDiv w:val="1"/>
      <w:marLeft w:val="0"/>
      <w:marRight w:val="0"/>
      <w:marTop w:val="0"/>
      <w:marBottom w:val="0"/>
      <w:divBdr>
        <w:top w:val="none" w:sz="0" w:space="0" w:color="auto"/>
        <w:left w:val="none" w:sz="0" w:space="0" w:color="auto"/>
        <w:bottom w:val="none" w:sz="0" w:space="0" w:color="auto"/>
        <w:right w:val="none" w:sz="0" w:space="0" w:color="auto"/>
      </w:divBdr>
    </w:div>
    <w:div w:id="1385718327">
      <w:bodyDiv w:val="1"/>
      <w:marLeft w:val="0"/>
      <w:marRight w:val="0"/>
      <w:marTop w:val="0"/>
      <w:marBottom w:val="0"/>
      <w:divBdr>
        <w:top w:val="none" w:sz="0" w:space="0" w:color="auto"/>
        <w:left w:val="none" w:sz="0" w:space="0" w:color="auto"/>
        <w:bottom w:val="none" w:sz="0" w:space="0" w:color="auto"/>
        <w:right w:val="none" w:sz="0" w:space="0" w:color="auto"/>
      </w:divBdr>
    </w:div>
    <w:div w:id="1385909786">
      <w:bodyDiv w:val="1"/>
      <w:marLeft w:val="0"/>
      <w:marRight w:val="0"/>
      <w:marTop w:val="0"/>
      <w:marBottom w:val="0"/>
      <w:divBdr>
        <w:top w:val="none" w:sz="0" w:space="0" w:color="auto"/>
        <w:left w:val="none" w:sz="0" w:space="0" w:color="auto"/>
        <w:bottom w:val="none" w:sz="0" w:space="0" w:color="auto"/>
        <w:right w:val="none" w:sz="0" w:space="0" w:color="auto"/>
      </w:divBdr>
    </w:div>
    <w:div w:id="1386565892">
      <w:bodyDiv w:val="1"/>
      <w:marLeft w:val="0"/>
      <w:marRight w:val="0"/>
      <w:marTop w:val="0"/>
      <w:marBottom w:val="0"/>
      <w:divBdr>
        <w:top w:val="none" w:sz="0" w:space="0" w:color="auto"/>
        <w:left w:val="none" w:sz="0" w:space="0" w:color="auto"/>
        <w:bottom w:val="none" w:sz="0" w:space="0" w:color="auto"/>
        <w:right w:val="none" w:sz="0" w:space="0" w:color="auto"/>
      </w:divBdr>
    </w:div>
    <w:div w:id="1386568337">
      <w:bodyDiv w:val="1"/>
      <w:marLeft w:val="0"/>
      <w:marRight w:val="0"/>
      <w:marTop w:val="0"/>
      <w:marBottom w:val="0"/>
      <w:divBdr>
        <w:top w:val="none" w:sz="0" w:space="0" w:color="auto"/>
        <w:left w:val="none" w:sz="0" w:space="0" w:color="auto"/>
        <w:bottom w:val="none" w:sz="0" w:space="0" w:color="auto"/>
        <w:right w:val="none" w:sz="0" w:space="0" w:color="auto"/>
      </w:divBdr>
    </w:div>
    <w:div w:id="1386610868">
      <w:bodyDiv w:val="1"/>
      <w:marLeft w:val="0"/>
      <w:marRight w:val="0"/>
      <w:marTop w:val="0"/>
      <w:marBottom w:val="0"/>
      <w:divBdr>
        <w:top w:val="none" w:sz="0" w:space="0" w:color="auto"/>
        <w:left w:val="none" w:sz="0" w:space="0" w:color="auto"/>
        <w:bottom w:val="none" w:sz="0" w:space="0" w:color="auto"/>
        <w:right w:val="none" w:sz="0" w:space="0" w:color="auto"/>
      </w:divBdr>
    </w:div>
    <w:div w:id="1387414191">
      <w:bodyDiv w:val="1"/>
      <w:marLeft w:val="0"/>
      <w:marRight w:val="0"/>
      <w:marTop w:val="0"/>
      <w:marBottom w:val="0"/>
      <w:divBdr>
        <w:top w:val="none" w:sz="0" w:space="0" w:color="auto"/>
        <w:left w:val="none" w:sz="0" w:space="0" w:color="auto"/>
        <w:bottom w:val="none" w:sz="0" w:space="0" w:color="auto"/>
        <w:right w:val="none" w:sz="0" w:space="0" w:color="auto"/>
      </w:divBdr>
    </w:div>
    <w:div w:id="1387533440">
      <w:bodyDiv w:val="1"/>
      <w:marLeft w:val="0"/>
      <w:marRight w:val="0"/>
      <w:marTop w:val="0"/>
      <w:marBottom w:val="0"/>
      <w:divBdr>
        <w:top w:val="none" w:sz="0" w:space="0" w:color="auto"/>
        <w:left w:val="none" w:sz="0" w:space="0" w:color="auto"/>
        <w:bottom w:val="none" w:sz="0" w:space="0" w:color="auto"/>
        <w:right w:val="none" w:sz="0" w:space="0" w:color="auto"/>
      </w:divBdr>
    </w:div>
    <w:div w:id="1387728474">
      <w:bodyDiv w:val="1"/>
      <w:marLeft w:val="0"/>
      <w:marRight w:val="0"/>
      <w:marTop w:val="0"/>
      <w:marBottom w:val="0"/>
      <w:divBdr>
        <w:top w:val="none" w:sz="0" w:space="0" w:color="auto"/>
        <w:left w:val="none" w:sz="0" w:space="0" w:color="auto"/>
        <w:bottom w:val="none" w:sz="0" w:space="0" w:color="auto"/>
        <w:right w:val="none" w:sz="0" w:space="0" w:color="auto"/>
      </w:divBdr>
    </w:div>
    <w:div w:id="1387921691">
      <w:bodyDiv w:val="1"/>
      <w:marLeft w:val="0"/>
      <w:marRight w:val="0"/>
      <w:marTop w:val="0"/>
      <w:marBottom w:val="0"/>
      <w:divBdr>
        <w:top w:val="none" w:sz="0" w:space="0" w:color="auto"/>
        <w:left w:val="none" w:sz="0" w:space="0" w:color="auto"/>
        <w:bottom w:val="none" w:sz="0" w:space="0" w:color="auto"/>
        <w:right w:val="none" w:sz="0" w:space="0" w:color="auto"/>
      </w:divBdr>
    </w:div>
    <w:div w:id="1388456618">
      <w:bodyDiv w:val="1"/>
      <w:marLeft w:val="0"/>
      <w:marRight w:val="0"/>
      <w:marTop w:val="0"/>
      <w:marBottom w:val="0"/>
      <w:divBdr>
        <w:top w:val="none" w:sz="0" w:space="0" w:color="auto"/>
        <w:left w:val="none" w:sz="0" w:space="0" w:color="auto"/>
        <w:bottom w:val="none" w:sz="0" w:space="0" w:color="auto"/>
        <w:right w:val="none" w:sz="0" w:space="0" w:color="auto"/>
      </w:divBdr>
    </w:div>
    <w:div w:id="1388801409">
      <w:bodyDiv w:val="1"/>
      <w:marLeft w:val="0"/>
      <w:marRight w:val="0"/>
      <w:marTop w:val="0"/>
      <w:marBottom w:val="0"/>
      <w:divBdr>
        <w:top w:val="none" w:sz="0" w:space="0" w:color="auto"/>
        <w:left w:val="none" w:sz="0" w:space="0" w:color="auto"/>
        <w:bottom w:val="none" w:sz="0" w:space="0" w:color="auto"/>
        <w:right w:val="none" w:sz="0" w:space="0" w:color="auto"/>
      </w:divBdr>
    </w:div>
    <w:div w:id="1389261730">
      <w:bodyDiv w:val="1"/>
      <w:marLeft w:val="0"/>
      <w:marRight w:val="0"/>
      <w:marTop w:val="0"/>
      <w:marBottom w:val="0"/>
      <w:divBdr>
        <w:top w:val="none" w:sz="0" w:space="0" w:color="auto"/>
        <w:left w:val="none" w:sz="0" w:space="0" w:color="auto"/>
        <w:bottom w:val="none" w:sz="0" w:space="0" w:color="auto"/>
        <w:right w:val="none" w:sz="0" w:space="0" w:color="auto"/>
      </w:divBdr>
    </w:div>
    <w:div w:id="1389376991">
      <w:bodyDiv w:val="1"/>
      <w:marLeft w:val="0"/>
      <w:marRight w:val="0"/>
      <w:marTop w:val="0"/>
      <w:marBottom w:val="0"/>
      <w:divBdr>
        <w:top w:val="none" w:sz="0" w:space="0" w:color="auto"/>
        <w:left w:val="none" w:sz="0" w:space="0" w:color="auto"/>
        <w:bottom w:val="none" w:sz="0" w:space="0" w:color="auto"/>
        <w:right w:val="none" w:sz="0" w:space="0" w:color="auto"/>
      </w:divBdr>
    </w:div>
    <w:div w:id="1390304851">
      <w:bodyDiv w:val="1"/>
      <w:marLeft w:val="0"/>
      <w:marRight w:val="0"/>
      <w:marTop w:val="0"/>
      <w:marBottom w:val="0"/>
      <w:divBdr>
        <w:top w:val="none" w:sz="0" w:space="0" w:color="auto"/>
        <w:left w:val="none" w:sz="0" w:space="0" w:color="auto"/>
        <w:bottom w:val="none" w:sz="0" w:space="0" w:color="auto"/>
        <w:right w:val="none" w:sz="0" w:space="0" w:color="auto"/>
      </w:divBdr>
    </w:div>
    <w:div w:id="1390575418">
      <w:bodyDiv w:val="1"/>
      <w:marLeft w:val="0"/>
      <w:marRight w:val="0"/>
      <w:marTop w:val="0"/>
      <w:marBottom w:val="0"/>
      <w:divBdr>
        <w:top w:val="none" w:sz="0" w:space="0" w:color="auto"/>
        <w:left w:val="none" w:sz="0" w:space="0" w:color="auto"/>
        <w:bottom w:val="none" w:sz="0" w:space="0" w:color="auto"/>
        <w:right w:val="none" w:sz="0" w:space="0" w:color="auto"/>
      </w:divBdr>
    </w:div>
    <w:div w:id="1390884014">
      <w:bodyDiv w:val="1"/>
      <w:marLeft w:val="0"/>
      <w:marRight w:val="0"/>
      <w:marTop w:val="0"/>
      <w:marBottom w:val="0"/>
      <w:divBdr>
        <w:top w:val="none" w:sz="0" w:space="0" w:color="auto"/>
        <w:left w:val="none" w:sz="0" w:space="0" w:color="auto"/>
        <w:bottom w:val="none" w:sz="0" w:space="0" w:color="auto"/>
        <w:right w:val="none" w:sz="0" w:space="0" w:color="auto"/>
      </w:divBdr>
    </w:div>
    <w:div w:id="1391272998">
      <w:bodyDiv w:val="1"/>
      <w:marLeft w:val="0"/>
      <w:marRight w:val="0"/>
      <w:marTop w:val="0"/>
      <w:marBottom w:val="0"/>
      <w:divBdr>
        <w:top w:val="none" w:sz="0" w:space="0" w:color="auto"/>
        <w:left w:val="none" w:sz="0" w:space="0" w:color="auto"/>
        <w:bottom w:val="none" w:sz="0" w:space="0" w:color="auto"/>
        <w:right w:val="none" w:sz="0" w:space="0" w:color="auto"/>
      </w:divBdr>
    </w:div>
    <w:div w:id="1391732963">
      <w:bodyDiv w:val="1"/>
      <w:marLeft w:val="0"/>
      <w:marRight w:val="0"/>
      <w:marTop w:val="0"/>
      <w:marBottom w:val="0"/>
      <w:divBdr>
        <w:top w:val="none" w:sz="0" w:space="0" w:color="auto"/>
        <w:left w:val="none" w:sz="0" w:space="0" w:color="auto"/>
        <w:bottom w:val="none" w:sz="0" w:space="0" w:color="auto"/>
        <w:right w:val="none" w:sz="0" w:space="0" w:color="auto"/>
      </w:divBdr>
    </w:div>
    <w:div w:id="1391882268">
      <w:bodyDiv w:val="1"/>
      <w:marLeft w:val="0"/>
      <w:marRight w:val="0"/>
      <w:marTop w:val="0"/>
      <w:marBottom w:val="0"/>
      <w:divBdr>
        <w:top w:val="none" w:sz="0" w:space="0" w:color="auto"/>
        <w:left w:val="none" w:sz="0" w:space="0" w:color="auto"/>
        <w:bottom w:val="none" w:sz="0" w:space="0" w:color="auto"/>
        <w:right w:val="none" w:sz="0" w:space="0" w:color="auto"/>
      </w:divBdr>
    </w:div>
    <w:div w:id="1391997222">
      <w:bodyDiv w:val="1"/>
      <w:marLeft w:val="0"/>
      <w:marRight w:val="0"/>
      <w:marTop w:val="0"/>
      <w:marBottom w:val="0"/>
      <w:divBdr>
        <w:top w:val="none" w:sz="0" w:space="0" w:color="auto"/>
        <w:left w:val="none" w:sz="0" w:space="0" w:color="auto"/>
        <w:bottom w:val="none" w:sz="0" w:space="0" w:color="auto"/>
        <w:right w:val="none" w:sz="0" w:space="0" w:color="auto"/>
      </w:divBdr>
    </w:div>
    <w:div w:id="1392539573">
      <w:bodyDiv w:val="1"/>
      <w:marLeft w:val="0"/>
      <w:marRight w:val="0"/>
      <w:marTop w:val="0"/>
      <w:marBottom w:val="0"/>
      <w:divBdr>
        <w:top w:val="none" w:sz="0" w:space="0" w:color="auto"/>
        <w:left w:val="none" w:sz="0" w:space="0" w:color="auto"/>
        <w:bottom w:val="none" w:sz="0" w:space="0" w:color="auto"/>
        <w:right w:val="none" w:sz="0" w:space="0" w:color="auto"/>
      </w:divBdr>
    </w:div>
    <w:div w:id="1392581087">
      <w:bodyDiv w:val="1"/>
      <w:marLeft w:val="0"/>
      <w:marRight w:val="0"/>
      <w:marTop w:val="0"/>
      <w:marBottom w:val="0"/>
      <w:divBdr>
        <w:top w:val="none" w:sz="0" w:space="0" w:color="auto"/>
        <w:left w:val="none" w:sz="0" w:space="0" w:color="auto"/>
        <w:bottom w:val="none" w:sz="0" w:space="0" w:color="auto"/>
        <w:right w:val="none" w:sz="0" w:space="0" w:color="auto"/>
      </w:divBdr>
    </w:div>
    <w:div w:id="1392774084">
      <w:bodyDiv w:val="1"/>
      <w:marLeft w:val="0"/>
      <w:marRight w:val="0"/>
      <w:marTop w:val="0"/>
      <w:marBottom w:val="0"/>
      <w:divBdr>
        <w:top w:val="none" w:sz="0" w:space="0" w:color="auto"/>
        <w:left w:val="none" w:sz="0" w:space="0" w:color="auto"/>
        <w:bottom w:val="none" w:sz="0" w:space="0" w:color="auto"/>
        <w:right w:val="none" w:sz="0" w:space="0" w:color="auto"/>
      </w:divBdr>
    </w:div>
    <w:div w:id="1393120922">
      <w:bodyDiv w:val="1"/>
      <w:marLeft w:val="0"/>
      <w:marRight w:val="0"/>
      <w:marTop w:val="0"/>
      <w:marBottom w:val="0"/>
      <w:divBdr>
        <w:top w:val="none" w:sz="0" w:space="0" w:color="auto"/>
        <w:left w:val="none" w:sz="0" w:space="0" w:color="auto"/>
        <w:bottom w:val="none" w:sz="0" w:space="0" w:color="auto"/>
        <w:right w:val="none" w:sz="0" w:space="0" w:color="auto"/>
      </w:divBdr>
    </w:div>
    <w:div w:id="1393230849">
      <w:bodyDiv w:val="1"/>
      <w:marLeft w:val="0"/>
      <w:marRight w:val="0"/>
      <w:marTop w:val="0"/>
      <w:marBottom w:val="0"/>
      <w:divBdr>
        <w:top w:val="none" w:sz="0" w:space="0" w:color="auto"/>
        <w:left w:val="none" w:sz="0" w:space="0" w:color="auto"/>
        <w:bottom w:val="none" w:sz="0" w:space="0" w:color="auto"/>
        <w:right w:val="none" w:sz="0" w:space="0" w:color="auto"/>
      </w:divBdr>
    </w:div>
    <w:div w:id="1393574719">
      <w:bodyDiv w:val="1"/>
      <w:marLeft w:val="0"/>
      <w:marRight w:val="0"/>
      <w:marTop w:val="0"/>
      <w:marBottom w:val="0"/>
      <w:divBdr>
        <w:top w:val="none" w:sz="0" w:space="0" w:color="auto"/>
        <w:left w:val="none" w:sz="0" w:space="0" w:color="auto"/>
        <w:bottom w:val="none" w:sz="0" w:space="0" w:color="auto"/>
        <w:right w:val="none" w:sz="0" w:space="0" w:color="auto"/>
      </w:divBdr>
    </w:div>
    <w:div w:id="1393576203">
      <w:bodyDiv w:val="1"/>
      <w:marLeft w:val="0"/>
      <w:marRight w:val="0"/>
      <w:marTop w:val="0"/>
      <w:marBottom w:val="0"/>
      <w:divBdr>
        <w:top w:val="none" w:sz="0" w:space="0" w:color="auto"/>
        <w:left w:val="none" w:sz="0" w:space="0" w:color="auto"/>
        <w:bottom w:val="none" w:sz="0" w:space="0" w:color="auto"/>
        <w:right w:val="none" w:sz="0" w:space="0" w:color="auto"/>
      </w:divBdr>
    </w:div>
    <w:div w:id="1394278502">
      <w:bodyDiv w:val="1"/>
      <w:marLeft w:val="0"/>
      <w:marRight w:val="0"/>
      <w:marTop w:val="0"/>
      <w:marBottom w:val="0"/>
      <w:divBdr>
        <w:top w:val="none" w:sz="0" w:space="0" w:color="auto"/>
        <w:left w:val="none" w:sz="0" w:space="0" w:color="auto"/>
        <w:bottom w:val="none" w:sz="0" w:space="0" w:color="auto"/>
        <w:right w:val="none" w:sz="0" w:space="0" w:color="auto"/>
      </w:divBdr>
    </w:div>
    <w:div w:id="1394347765">
      <w:bodyDiv w:val="1"/>
      <w:marLeft w:val="0"/>
      <w:marRight w:val="0"/>
      <w:marTop w:val="0"/>
      <w:marBottom w:val="0"/>
      <w:divBdr>
        <w:top w:val="none" w:sz="0" w:space="0" w:color="auto"/>
        <w:left w:val="none" w:sz="0" w:space="0" w:color="auto"/>
        <w:bottom w:val="none" w:sz="0" w:space="0" w:color="auto"/>
        <w:right w:val="none" w:sz="0" w:space="0" w:color="auto"/>
      </w:divBdr>
    </w:div>
    <w:div w:id="1395162396">
      <w:bodyDiv w:val="1"/>
      <w:marLeft w:val="0"/>
      <w:marRight w:val="0"/>
      <w:marTop w:val="0"/>
      <w:marBottom w:val="0"/>
      <w:divBdr>
        <w:top w:val="none" w:sz="0" w:space="0" w:color="auto"/>
        <w:left w:val="none" w:sz="0" w:space="0" w:color="auto"/>
        <w:bottom w:val="none" w:sz="0" w:space="0" w:color="auto"/>
        <w:right w:val="none" w:sz="0" w:space="0" w:color="auto"/>
      </w:divBdr>
    </w:div>
    <w:div w:id="1395271445">
      <w:bodyDiv w:val="1"/>
      <w:marLeft w:val="0"/>
      <w:marRight w:val="0"/>
      <w:marTop w:val="0"/>
      <w:marBottom w:val="0"/>
      <w:divBdr>
        <w:top w:val="none" w:sz="0" w:space="0" w:color="auto"/>
        <w:left w:val="none" w:sz="0" w:space="0" w:color="auto"/>
        <w:bottom w:val="none" w:sz="0" w:space="0" w:color="auto"/>
        <w:right w:val="none" w:sz="0" w:space="0" w:color="auto"/>
      </w:divBdr>
    </w:div>
    <w:div w:id="1395858908">
      <w:bodyDiv w:val="1"/>
      <w:marLeft w:val="0"/>
      <w:marRight w:val="0"/>
      <w:marTop w:val="0"/>
      <w:marBottom w:val="0"/>
      <w:divBdr>
        <w:top w:val="none" w:sz="0" w:space="0" w:color="auto"/>
        <w:left w:val="none" w:sz="0" w:space="0" w:color="auto"/>
        <w:bottom w:val="none" w:sz="0" w:space="0" w:color="auto"/>
        <w:right w:val="none" w:sz="0" w:space="0" w:color="auto"/>
      </w:divBdr>
    </w:div>
    <w:div w:id="1396246654">
      <w:bodyDiv w:val="1"/>
      <w:marLeft w:val="0"/>
      <w:marRight w:val="0"/>
      <w:marTop w:val="0"/>
      <w:marBottom w:val="0"/>
      <w:divBdr>
        <w:top w:val="none" w:sz="0" w:space="0" w:color="auto"/>
        <w:left w:val="none" w:sz="0" w:space="0" w:color="auto"/>
        <w:bottom w:val="none" w:sz="0" w:space="0" w:color="auto"/>
        <w:right w:val="none" w:sz="0" w:space="0" w:color="auto"/>
      </w:divBdr>
    </w:div>
    <w:div w:id="1396705653">
      <w:bodyDiv w:val="1"/>
      <w:marLeft w:val="0"/>
      <w:marRight w:val="0"/>
      <w:marTop w:val="0"/>
      <w:marBottom w:val="0"/>
      <w:divBdr>
        <w:top w:val="none" w:sz="0" w:space="0" w:color="auto"/>
        <w:left w:val="none" w:sz="0" w:space="0" w:color="auto"/>
        <w:bottom w:val="none" w:sz="0" w:space="0" w:color="auto"/>
        <w:right w:val="none" w:sz="0" w:space="0" w:color="auto"/>
      </w:divBdr>
    </w:div>
    <w:div w:id="1397123038">
      <w:bodyDiv w:val="1"/>
      <w:marLeft w:val="0"/>
      <w:marRight w:val="0"/>
      <w:marTop w:val="0"/>
      <w:marBottom w:val="0"/>
      <w:divBdr>
        <w:top w:val="none" w:sz="0" w:space="0" w:color="auto"/>
        <w:left w:val="none" w:sz="0" w:space="0" w:color="auto"/>
        <w:bottom w:val="none" w:sz="0" w:space="0" w:color="auto"/>
        <w:right w:val="none" w:sz="0" w:space="0" w:color="auto"/>
      </w:divBdr>
    </w:div>
    <w:div w:id="1397239525">
      <w:bodyDiv w:val="1"/>
      <w:marLeft w:val="0"/>
      <w:marRight w:val="0"/>
      <w:marTop w:val="0"/>
      <w:marBottom w:val="0"/>
      <w:divBdr>
        <w:top w:val="none" w:sz="0" w:space="0" w:color="auto"/>
        <w:left w:val="none" w:sz="0" w:space="0" w:color="auto"/>
        <w:bottom w:val="none" w:sz="0" w:space="0" w:color="auto"/>
        <w:right w:val="none" w:sz="0" w:space="0" w:color="auto"/>
      </w:divBdr>
    </w:div>
    <w:div w:id="1397430969">
      <w:bodyDiv w:val="1"/>
      <w:marLeft w:val="0"/>
      <w:marRight w:val="0"/>
      <w:marTop w:val="0"/>
      <w:marBottom w:val="0"/>
      <w:divBdr>
        <w:top w:val="none" w:sz="0" w:space="0" w:color="auto"/>
        <w:left w:val="none" w:sz="0" w:space="0" w:color="auto"/>
        <w:bottom w:val="none" w:sz="0" w:space="0" w:color="auto"/>
        <w:right w:val="none" w:sz="0" w:space="0" w:color="auto"/>
      </w:divBdr>
    </w:div>
    <w:div w:id="1397513464">
      <w:bodyDiv w:val="1"/>
      <w:marLeft w:val="0"/>
      <w:marRight w:val="0"/>
      <w:marTop w:val="0"/>
      <w:marBottom w:val="0"/>
      <w:divBdr>
        <w:top w:val="none" w:sz="0" w:space="0" w:color="auto"/>
        <w:left w:val="none" w:sz="0" w:space="0" w:color="auto"/>
        <w:bottom w:val="none" w:sz="0" w:space="0" w:color="auto"/>
        <w:right w:val="none" w:sz="0" w:space="0" w:color="auto"/>
      </w:divBdr>
    </w:div>
    <w:div w:id="1397625604">
      <w:bodyDiv w:val="1"/>
      <w:marLeft w:val="0"/>
      <w:marRight w:val="0"/>
      <w:marTop w:val="0"/>
      <w:marBottom w:val="0"/>
      <w:divBdr>
        <w:top w:val="none" w:sz="0" w:space="0" w:color="auto"/>
        <w:left w:val="none" w:sz="0" w:space="0" w:color="auto"/>
        <w:bottom w:val="none" w:sz="0" w:space="0" w:color="auto"/>
        <w:right w:val="none" w:sz="0" w:space="0" w:color="auto"/>
      </w:divBdr>
    </w:div>
    <w:div w:id="1397822886">
      <w:bodyDiv w:val="1"/>
      <w:marLeft w:val="0"/>
      <w:marRight w:val="0"/>
      <w:marTop w:val="0"/>
      <w:marBottom w:val="0"/>
      <w:divBdr>
        <w:top w:val="none" w:sz="0" w:space="0" w:color="auto"/>
        <w:left w:val="none" w:sz="0" w:space="0" w:color="auto"/>
        <w:bottom w:val="none" w:sz="0" w:space="0" w:color="auto"/>
        <w:right w:val="none" w:sz="0" w:space="0" w:color="auto"/>
      </w:divBdr>
    </w:div>
    <w:div w:id="1398553706">
      <w:bodyDiv w:val="1"/>
      <w:marLeft w:val="0"/>
      <w:marRight w:val="0"/>
      <w:marTop w:val="0"/>
      <w:marBottom w:val="0"/>
      <w:divBdr>
        <w:top w:val="none" w:sz="0" w:space="0" w:color="auto"/>
        <w:left w:val="none" w:sz="0" w:space="0" w:color="auto"/>
        <w:bottom w:val="none" w:sz="0" w:space="0" w:color="auto"/>
        <w:right w:val="none" w:sz="0" w:space="0" w:color="auto"/>
      </w:divBdr>
    </w:div>
    <w:div w:id="1398744120">
      <w:bodyDiv w:val="1"/>
      <w:marLeft w:val="0"/>
      <w:marRight w:val="0"/>
      <w:marTop w:val="0"/>
      <w:marBottom w:val="0"/>
      <w:divBdr>
        <w:top w:val="none" w:sz="0" w:space="0" w:color="auto"/>
        <w:left w:val="none" w:sz="0" w:space="0" w:color="auto"/>
        <w:bottom w:val="none" w:sz="0" w:space="0" w:color="auto"/>
        <w:right w:val="none" w:sz="0" w:space="0" w:color="auto"/>
      </w:divBdr>
    </w:div>
    <w:div w:id="1399135763">
      <w:bodyDiv w:val="1"/>
      <w:marLeft w:val="0"/>
      <w:marRight w:val="0"/>
      <w:marTop w:val="0"/>
      <w:marBottom w:val="0"/>
      <w:divBdr>
        <w:top w:val="none" w:sz="0" w:space="0" w:color="auto"/>
        <w:left w:val="none" w:sz="0" w:space="0" w:color="auto"/>
        <w:bottom w:val="none" w:sz="0" w:space="0" w:color="auto"/>
        <w:right w:val="none" w:sz="0" w:space="0" w:color="auto"/>
      </w:divBdr>
    </w:div>
    <w:div w:id="1399329635">
      <w:bodyDiv w:val="1"/>
      <w:marLeft w:val="0"/>
      <w:marRight w:val="0"/>
      <w:marTop w:val="0"/>
      <w:marBottom w:val="0"/>
      <w:divBdr>
        <w:top w:val="none" w:sz="0" w:space="0" w:color="auto"/>
        <w:left w:val="none" w:sz="0" w:space="0" w:color="auto"/>
        <w:bottom w:val="none" w:sz="0" w:space="0" w:color="auto"/>
        <w:right w:val="none" w:sz="0" w:space="0" w:color="auto"/>
      </w:divBdr>
    </w:div>
    <w:div w:id="1399329920">
      <w:bodyDiv w:val="1"/>
      <w:marLeft w:val="0"/>
      <w:marRight w:val="0"/>
      <w:marTop w:val="0"/>
      <w:marBottom w:val="0"/>
      <w:divBdr>
        <w:top w:val="none" w:sz="0" w:space="0" w:color="auto"/>
        <w:left w:val="none" w:sz="0" w:space="0" w:color="auto"/>
        <w:bottom w:val="none" w:sz="0" w:space="0" w:color="auto"/>
        <w:right w:val="none" w:sz="0" w:space="0" w:color="auto"/>
      </w:divBdr>
    </w:div>
    <w:div w:id="1399598944">
      <w:bodyDiv w:val="1"/>
      <w:marLeft w:val="0"/>
      <w:marRight w:val="0"/>
      <w:marTop w:val="0"/>
      <w:marBottom w:val="0"/>
      <w:divBdr>
        <w:top w:val="none" w:sz="0" w:space="0" w:color="auto"/>
        <w:left w:val="none" w:sz="0" w:space="0" w:color="auto"/>
        <w:bottom w:val="none" w:sz="0" w:space="0" w:color="auto"/>
        <w:right w:val="none" w:sz="0" w:space="0" w:color="auto"/>
      </w:divBdr>
    </w:div>
    <w:div w:id="1399787810">
      <w:bodyDiv w:val="1"/>
      <w:marLeft w:val="0"/>
      <w:marRight w:val="0"/>
      <w:marTop w:val="0"/>
      <w:marBottom w:val="0"/>
      <w:divBdr>
        <w:top w:val="none" w:sz="0" w:space="0" w:color="auto"/>
        <w:left w:val="none" w:sz="0" w:space="0" w:color="auto"/>
        <w:bottom w:val="none" w:sz="0" w:space="0" w:color="auto"/>
        <w:right w:val="none" w:sz="0" w:space="0" w:color="auto"/>
      </w:divBdr>
    </w:div>
    <w:div w:id="1400588942">
      <w:bodyDiv w:val="1"/>
      <w:marLeft w:val="0"/>
      <w:marRight w:val="0"/>
      <w:marTop w:val="0"/>
      <w:marBottom w:val="0"/>
      <w:divBdr>
        <w:top w:val="none" w:sz="0" w:space="0" w:color="auto"/>
        <w:left w:val="none" w:sz="0" w:space="0" w:color="auto"/>
        <w:bottom w:val="none" w:sz="0" w:space="0" w:color="auto"/>
        <w:right w:val="none" w:sz="0" w:space="0" w:color="auto"/>
      </w:divBdr>
    </w:div>
    <w:div w:id="1400903999">
      <w:bodyDiv w:val="1"/>
      <w:marLeft w:val="0"/>
      <w:marRight w:val="0"/>
      <w:marTop w:val="0"/>
      <w:marBottom w:val="0"/>
      <w:divBdr>
        <w:top w:val="none" w:sz="0" w:space="0" w:color="auto"/>
        <w:left w:val="none" w:sz="0" w:space="0" w:color="auto"/>
        <w:bottom w:val="none" w:sz="0" w:space="0" w:color="auto"/>
        <w:right w:val="none" w:sz="0" w:space="0" w:color="auto"/>
      </w:divBdr>
    </w:div>
    <w:div w:id="1401635424">
      <w:bodyDiv w:val="1"/>
      <w:marLeft w:val="0"/>
      <w:marRight w:val="0"/>
      <w:marTop w:val="0"/>
      <w:marBottom w:val="0"/>
      <w:divBdr>
        <w:top w:val="none" w:sz="0" w:space="0" w:color="auto"/>
        <w:left w:val="none" w:sz="0" w:space="0" w:color="auto"/>
        <w:bottom w:val="none" w:sz="0" w:space="0" w:color="auto"/>
        <w:right w:val="none" w:sz="0" w:space="0" w:color="auto"/>
      </w:divBdr>
    </w:div>
    <w:div w:id="1401975646">
      <w:bodyDiv w:val="1"/>
      <w:marLeft w:val="0"/>
      <w:marRight w:val="0"/>
      <w:marTop w:val="0"/>
      <w:marBottom w:val="0"/>
      <w:divBdr>
        <w:top w:val="none" w:sz="0" w:space="0" w:color="auto"/>
        <w:left w:val="none" w:sz="0" w:space="0" w:color="auto"/>
        <w:bottom w:val="none" w:sz="0" w:space="0" w:color="auto"/>
        <w:right w:val="none" w:sz="0" w:space="0" w:color="auto"/>
      </w:divBdr>
    </w:div>
    <w:div w:id="1402365188">
      <w:bodyDiv w:val="1"/>
      <w:marLeft w:val="0"/>
      <w:marRight w:val="0"/>
      <w:marTop w:val="0"/>
      <w:marBottom w:val="0"/>
      <w:divBdr>
        <w:top w:val="none" w:sz="0" w:space="0" w:color="auto"/>
        <w:left w:val="none" w:sz="0" w:space="0" w:color="auto"/>
        <w:bottom w:val="none" w:sz="0" w:space="0" w:color="auto"/>
        <w:right w:val="none" w:sz="0" w:space="0" w:color="auto"/>
      </w:divBdr>
    </w:div>
    <w:div w:id="1403257075">
      <w:bodyDiv w:val="1"/>
      <w:marLeft w:val="0"/>
      <w:marRight w:val="0"/>
      <w:marTop w:val="0"/>
      <w:marBottom w:val="0"/>
      <w:divBdr>
        <w:top w:val="none" w:sz="0" w:space="0" w:color="auto"/>
        <w:left w:val="none" w:sz="0" w:space="0" w:color="auto"/>
        <w:bottom w:val="none" w:sz="0" w:space="0" w:color="auto"/>
        <w:right w:val="none" w:sz="0" w:space="0" w:color="auto"/>
      </w:divBdr>
    </w:div>
    <w:div w:id="1403289254">
      <w:bodyDiv w:val="1"/>
      <w:marLeft w:val="0"/>
      <w:marRight w:val="0"/>
      <w:marTop w:val="0"/>
      <w:marBottom w:val="0"/>
      <w:divBdr>
        <w:top w:val="none" w:sz="0" w:space="0" w:color="auto"/>
        <w:left w:val="none" w:sz="0" w:space="0" w:color="auto"/>
        <w:bottom w:val="none" w:sz="0" w:space="0" w:color="auto"/>
        <w:right w:val="none" w:sz="0" w:space="0" w:color="auto"/>
      </w:divBdr>
    </w:div>
    <w:div w:id="1403521987">
      <w:bodyDiv w:val="1"/>
      <w:marLeft w:val="0"/>
      <w:marRight w:val="0"/>
      <w:marTop w:val="0"/>
      <w:marBottom w:val="0"/>
      <w:divBdr>
        <w:top w:val="none" w:sz="0" w:space="0" w:color="auto"/>
        <w:left w:val="none" w:sz="0" w:space="0" w:color="auto"/>
        <w:bottom w:val="none" w:sz="0" w:space="0" w:color="auto"/>
        <w:right w:val="none" w:sz="0" w:space="0" w:color="auto"/>
      </w:divBdr>
    </w:div>
    <w:div w:id="1403914218">
      <w:bodyDiv w:val="1"/>
      <w:marLeft w:val="0"/>
      <w:marRight w:val="0"/>
      <w:marTop w:val="0"/>
      <w:marBottom w:val="0"/>
      <w:divBdr>
        <w:top w:val="none" w:sz="0" w:space="0" w:color="auto"/>
        <w:left w:val="none" w:sz="0" w:space="0" w:color="auto"/>
        <w:bottom w:val="none" w:sz="0" w:space="0" w:color="auto"/>
        <w:right w:val="none" w:sz="0" w:space="0" w:color="auto"/>
      </w:divBdr>
    </w:div>
    <w:div w:id="1404061119">
      <w:bodyDiv w:val="1"/>
      <w:marLeft w:val="0"/>
      <w:marRight w:val="0"/>
      <w:marTop w:val="0"/>
      <w:marBottom w:val="0"/>
      <w:divBdr>
        <w:top w:val="none" w:sz="0" w:space="0" w:color="auto"/>
        <w:left w:val="none" w:sz="0" w:space="0" w:color="auto"/>
        <w:bottom w:val="none" w:sz="0" w:space="0" w:color="auto"/>
        <w:right w:val="none" w:sz="0" w:space="0" w:color="auto"/>
      </w:divBdr>
    </w:div>
    <w:div w:id="1404259116">
      <w:bodyDiv w:val="1"/>
      <w:marLeft w:val="0"/>
      <w:marRight w:val="0"/>
      <w:marTop w:val="0"/>
      <w:marBottom w:val="0"/>
      <w:divBdr>
        <w:top w:val="none" w:sz="0" w:space="0" w:color="auto"/>
        <w:left w:val="none" w:sz="0" w:space="0" w:color="auto"/>
        <w:bottom w:val="none" w:sz="0" w:space="0" w:color="auto"/>
        <w:right w:val="none" w:sz="0" w:space="0" w:color="auto"/>
      </w:divBdr>
    </w:div>
    <w:div w:id="1404527504">
      <w:bodyDiv w:val="1"/>
      <w:marLeft w:val="0"/>
      <w:marRight w:val="0"/>
      <w:marTop w:val="0"/>
      <w:marBottom w:val="0"/>
      <w:divBdr>
        <w:top w:val="none" w:sz="0" w:space="0" w:color="auto"/>
        <w:left w:val="none" w:sz="0" w:space="0" w:color="auto"/>
        <w:bottom w:val="none" w:sz="0" w:space="0" w:color="auto"/>
        <w:right w:val="none" w:sz="0" w:space="0" w:color="auto"/>
      </w:divBdr>
    </w:div>
    <w:div w:id="1404715113">
      <w:bodyDiv w:val="1"/>
      <w:marLeft w:val="0"/>
      <w:marRight w:val="0"/>
      <w:marTop w:val="0"/>
      <w:marBottom w:val="0"/>
      <w:divBdr>
        <w:top w:val="none" w:sz="0" w:space="0" w:color="auto"/>
        <w:left w:val="none" w:sz="0" w:space="0" w:color="auto"/>
        <w:bottom w:val="none" w:sz="0" w:space="0" w:color="auto"/>
        <w:right w:val="none" w:sz="0" w:space="0" w:color="auto"/>
      </w:divBdr>
    </w:div>
    <w:div w:id="1404832852">
      <w:bodyDiv w:val="1"/>
      <w:marLeft w:val="0"/>
      <w:marRight w:val="0"/>
      <w:marTop w:val="0"/>
      <w:marBottom w:val="0"/>
      <w:divBdr>
        <w:top w:val="none" w:sz="0" w:space="0" w:color="auto"/>
        <w:left w:val="none" w:sz="0" w:space="0" w:color="auto"/>
        <w:bottom w:val="none" w:sz="0" w:space="0" w:color="auto"/>
        <w:right w:val="none" w:sz="0" w:space="0" w:color="auto"/>
      </w:divBdr>
    </w:div>
    <w:div w:id="1405027763">
      <w:bodyDiv w:val="1"/>
      <w:marLeft w:val="0"/>
      <w:marRight w:val="0"/>
      <w:marTop w:val="0"/>
      <w:marBottom w:val="0"/>
      <w:divBdr>
        <w:top w:val="none" w:sz="0" w:space="0" w:color="auto"/>
        <w:left w:val="none" w:sz="0" w:space="0" w:color="auto"/>
        <w:bottom w:val="none" w:sz="0" w:space="0" w:color="auto"/>
        <w:right w:val="none" w:sz="0" w:space="0" w:color="auto"/>
      </w:divBdr>
    </w:div>
    <w:div w:id="1406607904">
      <w:bodyDiv w:val="1"/>
      <w:marLeft w:val="0"/>
      <w:marRight w:val="0"/>
      <w:marTop w:val="0"/>
      <w:marBottom w:val="0"/>
      <w:divBdr>
        <w:top w:val="none" w:sz="0" w:space="0" w:color="auto"/>
        <w:left w:val="none" w:sz="0" w:space="0" w:color="auto"/>
        <w:bottom w:val="none" w:sz="0" w:space="0" w:color="auto"/>
        <w:right w:val="none" w:sz="0" w:space="0" w:color="auto"/>
      </w:divBdr>
    </w:div>
    <w:div w:id="1406755828">
      <w:bodyDiv w:val="1"/>
      <w:marLeft w:val="0"/>
      <w:marRight w:val="0"/>
      <w:marTop w:val="0"/>
      <w:marBottom w:val="0"/>
      <w:divBdr>
        <w:top w:val="none" w:sz="0" w:space="0" w:color="auto"/>
        <w:left w:val="none" w:sz="0" w:space="0" w:color="auto"/>
        <w:bottom w:val="none" w:sz="0" w:space="0" w:color="auto"/>
        <w:right w:val="none" w:sz="0" w:space="0" w:color="auto"/>
      </w:divBdr>
    </w:div>
    <w:div w:id="1407075339">
      <w:bodyDiv w:val="1"/>
      <w:marLeft w:val="0"/>
      <w:marRight w:val="0"/>
      <w:marTop w:val="0"/>
      <w:marBottom w:val="0"/>
      <w:divBdr>
        <w:top w:val="none" w:sz="0" w:space="0" w:color="auto"/>
        <w:left w:val="none" w:sz="0" w:space="0" w:color="auto"/>
        <w:bottom w:val="none" w:sz="0" w:space="0" w:color="auto"/>
        <w:right w:val="none" w:sz="0" w:space="0" w:color="auto"/>
      </w:divBdr>
    </w:div>
    <w:div w:id="1407611916">
      <w:bodyDiv w:val="1"/>
      <w:marLeft w:val="0"/>
      <w:marRight w:val="0"/>
      <w:marTop w:val="0"/>
      <w:marBottom w:val="0"/>
      <w:divBdr>
        <w:top w:val="none" w:sz="0" w:space="0" w:color="auto"/>
        <w:left w:val="none" w:sz="0" w:space="0" w:color="auto"/>
        <w:bottom w:val="none" w:sz="0" w:space="0" w:color="auto"/>
        <w:right w:val="none" w:sz="0" w:space="0" w:color="auto"/>
      </w:divBdr>
    </w:div>
    <w:div w:id="1407653202">
      <w:bodyDiv w:val="1"/>
      <w:marLeft w:val="0"/>
      <w:marRight w:val="0"/>
      <w:marTop w:val="0"/>
      <w:marBottom w:val="0"/>
      <w:divBdr>
        <w:top w:val="none" w:sz="0" w:space="0" w:color="auto"/>
        <w:left w:val="none" w:sz="0" w:space="0" w:color="auto"/>
        <w:bottom w:val="none" w:sz="0" w:space="0" w:color="auto"/>
        <w:right w:val="none" w:sz="0" w:space="0" w:color="auto"/>
      </w:divBdr>
    </w:div>
    <w:div w:id="1408111200">
      <w:bodyDiv w:val="1"/>
      <w:marLeft w:val="0"/>
      <w:marRight w:val="0"/>
      <w:marTop w:val="0"/>
      <w:marBottom w:val="0"/>
      <w:divBdr>
        <w:top w:val="none" w:sz="0" w:space="0" w:color="auto"/>
        <w:left w:val="none" w:sz="0" w:space="0" w:color="auto"/>
        <w:bottom w:val="none" w:sz="0" w:space="0" w:color="auto"/>
        <w:right w:val="none" w:sz="0" w:space="0" w:color="auto"/>
      </w:divBdr>
    </w:div>
    <w:div w:id="1408192514">
      <w:bodyDiv w:val="1"/>
      <w:marLeft w:val="0"/>
      <w:marRight w:val="0"/>
      <w:marTop w:val="0"/>
      <w:marBottom w:val="0"/>
      <w:divBdr>
        <w:top w:val="none" w:sz="0" w:space="0" w:color="auto"/>
        <w:left w:val="none" w:sz="0" w:space="0" w:color="auto"/>
        <w:bottom w:val="none" w:sz="0" w:space="0" w:color="auto"/>
        <w:right w:val="none" w:sz="0" w:space="0" w:color="auto"/>
      </w:divBdr>
    </w:div>
    <w:div w:id="1408922393">
      <w:bodyDiv w:val="1"/>
      <w:marLeft w:val="0"/>
      <w:marRight w:val="0"/>
      <w:marTop w:val="0"/>
      <w:marBottom w:val="0"/>
      <w:divBdr>
        <w:top w:val="none" w:sz="0" w:space="0" w:color="auto"/>
        <w:left w:val="none" w:sz="0" w:space="0" w:color="auto"/>
        <w:bottom w:val="none" w:sz="0" w:space="0" w:color="auto"/>
        <w:right w:val="none" w:sz="0" w:space="0" w:color="auto"/>
      </w:divBdr>
    </w:div>
    <w:div w:id="1408966172">
      <w:bodyDiv w:val="1"/>
      <w:marLeft w:val="0"/>
      <w:marRight w:val="0"/>
      <w:marTop w:val="0"/>
      <w:marBottom w:val="0"/>
      <w:divBdr>
        <w:top w:val="none" w:sz="0" w:space="0" w:color="auto"/>
        <w:left w:val="none" w:sz="0" w:space="0" w:color="auto"/>
        <w:bottom w:val="none" w:sz="0" w:space="0" w:color="auto"/>
        <w:right w:val="none" w:sz="0" w:space="0" w:color="auto"/>
      </w:divBdr>
    </w:div>
    <w:div w:id="1408989690">
      <w:bodyDiv w:val="1"/>
      <w:marLeft w:val="0"/>
      <w:marRight w:val="0"/>
      <w:marTop w:val="0"/>
      <w:marBottom w:val="0"/>
      <w:divBdr>
        <w:top w:val="none" w:sz="0" w:space="0" w:color="auto"/>
        <w:left w:val="none" w:sz="0" w:space="0" w:color="auto"/>
        <w:bottom w:val="none" w:sz="0" w:space="0" w:color="auto"/>
        <w:right w:val="none" w:sz="0" w:space="0" w:color="auto"/>
      </w:divBdr>
    </w:div>
    <w:div w:id="1409158014">
      <w:bodyDiv w:val="1"/>
      <w:marLeft w:val="0"/>
      <w:marRight w:val="0"/>
      <w:marTop w:val="0"/>
      <w:marBottom w:val="0"/>
      <w:divBdr>
        <w:top w:val="none" w:sz="0" w:space="0" w:color="auto"/>
        <w:left w:val="none" w:sz="0" w:space="0" w:color="auto"/>
        <w:bottom w:val="none" w:sz="0" w:space="0" w:color="auto"/>
        <w:right w:val="none" w:sz="0" w:space="0" w:color="auto"/>
      </w:divBdr>
    </w:div>
    <w:div w:id="1409232645">
      <w:bodyDiv w:val="1"/>
      <w:marLeft w:val="0"/>
      <w:marRight w:val="0"/>
      <w:marTop w:val="0"/>
      <w:marBottom w:val="0"/>
      <w:divBdr>
        <w:top w:val="none" w:sz="0" w:space="0" w:color="auto"/>
        <w:left w:val="none" w:sz="0" w:space="0" w:color="auto"/>
        <w:bottom w:val="none" w:sz="0" w:space="0" w:color="auto"/>
        <w:right w:val="none" w:sz="0" w:space="0" w:color="auto"/>
      </w:divBdr>
    </w:div>
    <w:div w:id="1410078253">
      <w:bodyDiv w:val="1"/>
      <w:marLeft w:val="0"/>
      <w:marRight w:val="0"/>
      <w:marTop w:val="0"/>
      <w:marBottom w:val="0"/>
      <w:divBdr>
        <w:top w:val="none" w:sz="0" w:space="0" w:color="auto"/>
        <w:left w:val="none" w:sz="0" w:space="0" w:color="auto"/>
        <w:bottom w:val="none" w:sz="0" w:space="0" w:color="auto"/>
        <w:right w:val="none" w:sz="0" w:space="0" w:color="auto"/>
      </w:divBdr>
    </w:div>
    <w:div w:id="1410617607">
      <w:bodyDiv w:val="1"/>
      <w:marLeft w:val="0"/>
      <w:marRight w:val="0"/>
      <w:marTop w:val="0"/>
      <w:marBottom w:val="0"/>
      <w:divBdr>
        <w:top w:val="none" w:sz="0" w:space="0" w:color="auto"/>
        <w:left w:val="none" w:sz="0" w:space="0" w:color="auto"/>
        <w:bottom w:val="none" w:sz="0" w:space="0" w:color="auto"/>
        <w:right w:val="none" w:sz="0" w:space="0" w:color="auto"/>
      </w:divBdr>
    </w:div>
    <w:div w:id="1411151832">
      <w:bodyDiv w:val="1"/>
      <w:marLeft w:val="0"/>
      <w:marRight w:val="0"/>
      <w:marTop w:val="0"/>
      <w:marBottom w:val="0"/>
      <w:divBdr>
        <w:top w:val="none" w:sz="0" w:space="0" w:color="auto"/>
        <w:left w:val="none" w:sz="0" w:space="0" w:color="auto"/>
        <w:bottom w:val="none" w:sz="0" w:space="0" w:color="auto"/>
        <w:right w:val="none" w:sz="0" w:space="0" w:color="auto"/>
      </w:divBdr>
    </w:div>
    <w:div w:id="1411267513">
      <w:bodyDiv w:val="1"/>
      <w:marLeft w:val="0"/>
      <w:marRight w:val="0"/>
      <w:marTop w:val="0"/>
      <w:marBottom w:val="0"/>
      <w:divBdr>
        <w:top w:val="none" w:sz="0" w:space="0" w:color="auto"/>
        <w:left w:val="none" w:sz="0" w:space="0" w:color="auto"/>
        <w:bottom w:val="none" w:sz="0" w:space="0" w:color="auto"/>
        <w:right w:val="none" w:sz="0" w:space="0" w:color="auto"/>
      </w:divBdr>
    </w:div>
    <w:div w:id="1411275270">
      <w:bodyDiv w:val="1"/>
      <w:marLeft w:val="0"/>
      <w:marRight w:val="0"/>
      <w:marTop w:val="0"/>
      <w:marBottom w:val="0"/>
      <w:divBdr>
        <w:top w:val="none" w:sz="0" w:space="0" w:color="auto"/>
        <w:left w:val="none" w:sz="0" w:space="0" w:color="auto"/>
        <w:bottom w:val="none" w:sz="0" w:space="0" w:color="auto"/>
        <w:right w:val="none" w:sz="0" w:space="0" w:color="auto"/>
      </w:divBdr>
    </w:div>
    <w:div w:id="1411538252">
      <w:bodyDiv w:val="1"/>
      <w:marLeft w:val="0"/>
      <w:marRight w:val="0"/>
      <w:marTop w:val="0"/>
      <w:marBottom w:val="0"/>
      <w:divBdr>
        <w:top w:val="none" w:sz="0" w:space="0" w:color="auto"/>
        <w:left w:val="none" w:sz="0" w:space="0" w:color="auto"/>
        <w:bottom w:val="none" w:sz="0" w:space="0" w:color="auto"/>
        <w:right w:val="none" w:sz="0" w:space="0" w:color="auto"/>
      </w:divBdr>
    </w:div>
    <w:div w:id="1411729243">
      <w:bodyDiv w:val="1"/>
      <w:marLeft w:val="0"/>
      <w:marRight w:val="0"/>
      <w:marTop w:val="0"/>
      <w:marBottom w:val="0"/>
      <w:divBdr>
        <w:top w:val="none" w:sz="0" w:space="0" w:color="auto"/>
        <w:left w:val="none" w:sz="0" w:space="0" w:color="auto"/>
        <w:bottom w:val="none" w:sz="0" w:space="0" w:color="auto"/>
        <w:right w:val="none" w:sz="0" w:space="0" w:color="auto"/>
      </w:divBdr>
    </w:div>
    <w:div w:id="1411805739">
      <w:bodyDiv w:val="1"/>
      <w:marLeft w:val="0"/>
      <w:marRight w:val="0"/>
      <w:marTop w:val="0"/>
      <w:marBottom w:val="0"/>
      <w:divBdr>
        <w:top w:val="none" w:sz="0" w:space="0" w:color="auto"/>
        <w:left w:val="none" w:sz="0" w:space="0" w:color="auto"/>
        <w:bottom w:val="none" w:sz="0" w:space="0" w:color="auto"/>
        <w:right w:val="none" w:sz="0" w:space="0" w:color="auto"/>
      </w:divBdr>
    </w:div>
    <w:div w:id="1412778773">
      <w:bodyDiv w:val="1"/>
      <w:marLeft w:val="0"/>
      <w:marRight w:val="0"/>
      <w:marTop w:val="0"/>
      <w:marBottom w:val="0"/>
      <w:divBdr>
        <w:top w:val="none" w:sz="0" w:space="0" w:color="auto"/>
        <w:left w:val="none" w:sz="0" w:space="0" w:color="auto"/>
        <w:bottom w:val="none" w:sz="0" w:space="0" w:color="auto"/>
        <w:right w:val="none" w:sz="0" w:space="0" w:color="auto"/>
      </w:divBdr>
    </w:div>
    <w:div w:id="1413039872">
      <w:bodyDiv w:val="1"/>
      <w:marLeft w:val="0"/>
      <w:marRight w:val="0"/>
      <w:marTop w:val="0"/>
      <w:marBottom w:val="0"/>
      <w:divBdr>
        <w:top w:val="none" w:sz="0" w:space="0" w:color="auto"/>
        <w:left w:val="none" w:sz="0" w:space="0" w:color="auto"/>
        <w:bottom w:val="none" w:sz="0" w:space="0" w:color="auto"/>
        <w:right w:val="none" w:sz="0" w:space="0" w:color="auto"/>
      </w:divBdr>
    </w:div>
    <w:div w:id="1413162321">
      <w:bodyDiv w:val="1"/>
      <w:marLeft w:val="0"/>
      <w:marRight w:val="0"/>
      <w:marTop w:val="0"/>
      <w:marBottom w:val="0"/>
      <w:divBdr>
        <w:top w:val="none" w:sz="0" w:space="0" w:color="auto"/>
        <w:left w:val="none" w:sz="0" w:space="0" w:color="auto"/>
        <w:bottom w:val="none" w:sz="0" w:space="0" w:color="auto"/>
        <w:right w:val="none" w:sz="0" w:space="0" w:color="auto"/>
      </w:divBdr>
    </w:div>
    <w:div w:id="1415010718">
      <w:bodyDiv w:val="1"/>
      <w:marLeft w:val="0"/>
      <w:marRight w:val="0"/>
      <w:marTop w:val="0"/>
      <w:marBottom w:val="0"/>
      <w:divBdr>
        <w:top w:val="none" w:sz="0" w:space="0" w:color="auto"/>
        <w:left w:val="none" w:sz="0" w:space="0" w:color="auto"/>
        <w:bottom w:val="none" w:sz="0" w:space="0" w:color="auto"/>
        <w:right w:val="none" w:sz="0" w:space="0" w:color="auto"/>
      </w:divBdr>
    </w:div>
    <w:div w:id="1415080993">
      <w:bodyDiv w:val="1"/>
      <w:marLeft w:val="0"/>
      <w:marRight w:val="0"/>
      <w:marTop w:val="0"/>
      <w:marBottom w:val="0"/>
      <w:divBdr>
        <w:top w:val="none" w:sz="0" w:space="0" w:color="auto"/>
        <w:left w:val="none" w:sz="0" w:space="0" w:color="auto"/>
        <w:bottom w:val="none" w:sz="0" w:space="0" w:color="auto"/>
        <w:right w:val="none" w:sz="0" w:space="0" w:color="auto"/>
      </w:divBdr>
    </w:div>
    <w:div w:id="1416049591">
      <w:bodyDiv w:val="1"/>
      <w:marLeft w:val="0"/>
      <w:marRight w:val="0"/>
      <w:marTop w:val="0"/>
      <w:marBottom w:val="0"/>
      <w:divBdr>
        <w:top w:val="none" w:sz="0" w:space="0" w:color="auto"/>
        <w:left w:val="none" w:sz="0" w:space="0" w:color="auto"/>
        <w:bottom w:val="none" w:sz="0" w:space="0" w:color="auto"/>
        <w:right w:val="none" w:sz="0" w:space="0" w:color="auto"/>
      </w:divBdr>
    </w:div>
    <w:div w:id="1416433510">
      <w:bodyDiv w:val="1"/>
      <w:marLeft w:val="0"/>
      <w:marRight w:val="0"/>
      <w:marTop w:val="0"/>
      <w:marBottom w:val="0"/>
      <w:divBdr>
        <w:top w:val="none" w:sz="0" w:space="0" w:color="auto"/>
        <w:left w:val="none" w:sz="0" w:space="0" w:color="auto"/>
        <w:bottom w:val="none" w:sz="0" w:space="0" w:color="auto"/>
        <w:right w:val="none" w:sz="0" w:space="0" w:color="auto"/>
      </w:divBdr>
    </w:div>
    <w:div w:id="1416708263">
      <w:bodyDiv w:val="1"/>
      <w:marLeft w:val="0"/>
      <w:marRight w:val="0"/>
      <w:marTop w:val="0"/>
      <w:marBottom w:val="0"/>
      <w:divBdr>
        <w:top w:val="none" w:sz="0" w:space="0" w:color="auto"/>
        <w:left w:val="none" w:sz="0" w:space="0" w:color="auto"/>
        <w:bottom w:val="none" w:sz="0" w:space="0" w:color="auto"/>
        <w:right w:val="none" w:sz="0" w:space="0" w:color="auto"/>
      </w:divBdr>
    </w:div>
    <w:div w:id="1417361322">
      <w:bodyDiv w:val="1"/>
      <w:marLeft w:val="0"/>
      <w:marRight w:val="0"/>
      <w:marTop w:val="0"/>
      <w:marBottom w:val="0"/>
      <w:divBdr>
        <w:top w:val="none" w:sz="0" w:space="0" w:color="auto"/>
        <w:left w:val="none" w:sz="0" w:space="0" w:color="auto"/>
        <w:bottom w:val="none" w:sz="0" w:space="0" w:color="auto"/>
        <w:right w:val="none" w:sz="0" w:space="0" w:color="auto"/>
      </w:divBdr>
    </w:div>
    <w:div w:id="1417365403">
      <w:bodyDiv w:val="1"/>
      <w:marLeft w:val="0"/>
      <w:marRight w:val="0"/>
      <w:marTop w:val="0"/>
      <w:marBottom w:val="0"/>
      <w:divBdr>
        <w:top w:val="none" w:sz="0" w:space="0" w:color="auto"/>
        <w:left w:val="none" w:sz="0" w:space="0" w:color="auto"/>
        <w:bottom w:val="none" w:sz="0" w:space="0" w:color="auto"/>
        <w:right w:val="none" w:sz="0" w:space="0" w:color="auto"/>
      </w:divBdr>
    </w:div>
    <w:div w:id="1418552989">
      <w:bodyDiv w:val="1"/>
      <w:marLeft w:val="0"/>
      <w:marRight w:val="0"/>
      <w:marTop w:val="0"/>
      <w:marBottom w:val="0"/>
      <w:divBdr>
        <w:top w:val="none" w:sz="0" w:space="0" w:color="auto"/>
        <w:left w:val="none" w:sz="0" w:space="0" w:color="auto"/>
        <w:bottom w:val="none" w:sz="0" w:space="0" w:color="auto"/>
        <w:right w:val="none" w:sz="0" w:space="0" w:color="auto"/>
      </w:divBdr>
    </w:div>
    <w:div w:id="1418749831">
      <w:bodyDiv w:val="1"/>
      <w:marLeft w:val="0"/>
      <w:marRight w:val="0"/>
      <w:marTop w:val="0"/>
      <w:marBottom w:val="0"/>
      <w:divBdr>
        <w:top w:val="none" w:sz="0" w:space="0" w:color="auto"/>
        <w:left w:val="none" w:sz="0" w:space="0" w:color="auto"/>
        <w:bottom w:val="none" w:sz="0" w:space="0" w:color="auto"/>
        <w:right w:val="none" w:sz="0" w:space="0" w:color="auto"/>
      </w:divBdr>
    </w:div>
    <w:div w:id="1419130471">
      <w:bodyDiv w:val="1"/>
      <w:marLeft w:val="0"/>
      <w:marRight w:val="0"/>
      <w:marTop w:val="0"/>
      <w:marBottom w:val="0"/>
      <w:divBdr>
        <w:top w:val="none" w:sz="0" w:space="0" w:color="auto"/>
        <w:left w:val="none" w:sz="0" w:space="0" w:color="auto"/>
        <w:bottom w:val="none" w:sz="0" w:space="0" w:color="auto"/>
        <w:right w:val="none" w:sz="0" w:space="0" w:color="auto"/>
      </w:divBdr>
    </w:div>
    <w:div w:id="1419600707">
      <w:bodyDiv w:val="1"/>
      <w:marLeft w:val="0"/>
      <w:marRight w:val="0"/>
      <w:marTop w:val="0"/>
      <w:marBottom w:val="0"/>
      <w:divBdr>
        <w:top w:val="none" w:sz="0" w:space="0" w:color="auto"/>
        <w:left w:val="none" w:sz="0" w:space="0" w:color="auto"/>
        <w:bottom w:val="none" w:sz="0" w:space="0" w:color="auto"/>
        <w:right w:val="none" w:sz="0" w:space="0" w:color="auto"/>
      </w:divBdr>
    </w:div>
    <w:div w:id="1419864226">
      <w:bodyDiv w:val="1"/>
      <w:marLeft w:val="0"/>
      <w:marRight w:val="0"/>
      <w:marTop w:val="0"/>
      <w:marBottom w:val="0"/>
      <w:divBdr>
        <w:top w:val="none" w:sz="0" w:space="0" w:color="auto"/>
        <w:left w:val="none" w:sz="0" w:space="0" w:color="auto"/>
        <w:bottom w:val="none" w:sz="0" w:space="0" w:color="auto"/>
        <w:right w:val="none" w:sz="0" w:space="0" w:color="auto"/>
      </w:divBdr>
    </w:div>
    <w:div w:id="1419865716">
      <w:bodyDiv w:val="1"/>
      <w:marLeft w:val="0"/>
      <w:marRight w:val="0"/>
      <w:marTop w:val="0"/>
      <w:marBottom w:val="0"/>
      <w:divBdr>
        <w:top w:val="none" w:sz="0" w:space="0" w:color="auto"/>
        <w:left w:val="none" w:sz="0" w:space="0" w:color="auto"/>
        <w:bottom w:val="none" w:sz="0" w:space="0" w:color="auto"/>
        <w:right w:val="none" w:sz="0" w:space="0" w:color="auto"/>
      </w:divBdr>
    </w:div>
    <w:div w:id="1419909006">
      <w:bodyDiv w:val="1"/>
      <w:marLeft w:val="0"/>
      <w:marRight w:val="0"/>
      <w:marTop w:val="0"/>
      <w:marBottom w:val="0"/>
      <w:divBdr>
        <w:top w:val="none" w:sz="0" w:space="0" w:color="auto"/>
        <w:left w:val="none" w:sz="0" w:space="0" w:color="auto"/>
        <w:bottom w:val="none" w:sz="0" w:space="0" w:color="auto"/>
        <w:right w:val="none" w:sz="0" w:space="0" w:color="auto"/>
      </w:divBdr>
    </w:div>
    <w:div w:id="1419986435">
      <w:bodyDiv w:val="1"/>
      <w:marLeft w:val="0"/>
      <w:marRight w:val="0"/>
      <w:marTop w:val="0"/>
      <w:marBottom w:val="0"/>
      <w:divBdr>
        <w:top w:val="none" w:sz="0" w:space="0" w:color="auto"/>
        <w:left w:val="none" w:sz="0" w:space="0" w:color="auto"/>
        <w:bottom w:val="none" w:sz="0" w:space="0" w:color="auto"/>
        <w:right w:val="none" w:sz="0" w:space="0" w:color="auto"/>
      </w:divBdr>
    </w:div>
    <w:div w:id="1420248312">
      <w:bodyDiv w:val="1"/>
      <w:marLeft w:val="0"/>
      <w:marRight w:val="0"/>
      <w:marTop w:val="0"/>
      <w:marBottom w:val="0"/>
      <w:divBdr>
        <w:top w:val="none" w:sz="0" w:space="0" w:color="auto"/>
        <w:left w:val="none" w:sz="0" w:space="0" w:color="auto"/>
        <w:bottom w:val="none" w:sz="0" w:space="0" w:color="auto"/>
        <w:right w:val="none" w:sz="0" w:space="0" w:color="auto"/>
      </w:divBdr>
    </w:div>
    <w:div w:id="1421414382">
      <w:bodyDiv w:val="1"/>
      <w:marLeft w:val="0"/>
      <w:marRight w:val="0"/>
      <w:marTop w:val="0"/>
      <w:marBottom w:val="0"/>
      <w:divBdr>
        <w:top w:val="none" w:sz="0" w:space="0" w:color="auto"/>
        <w:left w:val="none" w:sz="0" w:space="0" w:color="auto"/>
        <w:bottom w:val="none" w:sz="0" w:space="0" w:color="auto"/>
        <w:right w:val="none" w:sz="0" w:space="0" w:color="auto"/>
      </w:divBdr>
    </w:div>
    <w:div w:id="1421414711">
      <w:bodyDiv w:val="1"/>
      <w:marLeft w:val="0"/>
      <w:marRight w:val="0"/>
      <w:marTop w:val="0"/>
      <w:marBottom w:val="0"/>
      <w:divBdr>
        <w:top w:val="none" w:sz="0" w:space="0" w:color="auto"/>
        <w:left w:val="none" w:sz="0" w:space="0" w:color="auto"/>
        <w:bottom w:val="none" w:sz="0" w:space="0" w:color="auto"/>
        <w:right w:val="none" w:sz="0" w:space="0" w:color="auto"/>
      </w:divBdr>
    </w:div>
    <w:div w:id="1421876599">
      <w:bodyDiv w:val="1"/>
      <w:marLeft w:val="0"/>
      <w:marRight w:val="0"/>
      <w:marTop w:val="0"/>
      <w:marBottom w:val="0"/>
      <w:divBdr>
        <w:top w:val="none" w:sz="0" w:space="0" w:color="auto"/>
        <w:left w:val="none" w:sz="0" w:space="0" w:color="auto"/>
        <w:bottom w:val="none" w:sz="0" w:space="0" w:color="auto"/>
        <w:right w:val="none" w:sz="0" w:space="0" w:color="auto"/>
      </w:divBdr>
    </w:div>
    <w:div w:id="1422066157">
      <w:bodyDiv w:val="1"/>
      <w:marLeft w:val="0"/>
      <w:marRight w:val="0"/>
      <w:marTop w:val="0"/>
      <w:marBottom w:val="0"/>
      <w:divBdr>
        <w:top w:val="none" w:sz="0" w:space="0" w:color="auto"/>
        <w:left w:val="none" w:sz="0" w:space="0" w:color="auto"/>
        <w:bottom w:val="none" w:sz="0" w:space="0" w:color="auto"/>
        <w:right w:val="none" w:sz="0" w:space="0" w:color="auto"/>
      </w:divBdr>
    </w:div>
    <w:div w:id="1422947999">
      <w:bodyDiv w:val="1"/>
      <w:marLeft w:val="0"/>
      <w:marRight w:val="0"/>
      <w:marTop w:val="0"/>
      <w:marBottom w:val="0"/>
      <w:divBdr>
        <w:top w:val="none" w:sz="0" w:space="0" w:color="auto"/>
        <w:left w:val="none" w:sz="0" w:space="0" w:color="auto"/>
        <w:bottom w:val="none" w:sz="0" w:space="0" w:color="auto"/>
        <w:right w:val="none" w:sz="0" w:space="0" w:color="auto"/>
      </w:divBdr>
    </w:div>
    <w:div w:id="1423987141">
      <w:bodyDiv w:val="1"/>
      <w:marLeft w:val="0"/>
      <w:marRight w:val="0"/>
      <w:marTop w:val="0"/>
      <w:marBottom w:val="0"/>
      <w:divBdr>
        <w:top w:val="none" w:sz="0" w:space="0" w:color="auto"/>
        <w:left w:val="none" w:sz="0" w:space="0" w:color="auto"/>
        <w:bottom w:val="none" w:sz="0" w:space="0" w:color="auto"/>
        <w:right w:val="none" w:sz="0" w:space="0" w:color="auto"/>
      </w:divBdr>
    </w:div>
    <w:div w:id="1424187305">
      <w:bodyDiv w:val="1"/>
      <w:marLeft w:val="0"/>
      <w:marRight w:val="0"/>
      <w:marTop w:val="0"/>
      <w:marBottom w:val="0"/>
      <w:divBdr>
        <w:top w:val="none" w:sz="0" w:space="0" w:color="auto"/>
        <w:left w:val="none" w:sz="0" w:space="0" w:color="auto"/>
        <w:bottom w:val="none" w:sz="0" w:space="0" w:color="auto"/>
        <w:right w:val="none" w:sz="0" w:space="0" w:color="auto"/>
      </w:divBdr>
    </w:div>
    <w:div w:id="1424718414">
      <w:bodyDiv w:val="1"/>
      <w:marLeft w:val="0"/>
      <w:marRight w:val="0"/>
      <w:marTop w:val="0"/>
      <w:marBottom w:val="0"/>
      <w:divBdr>
        <w:top w:val="none" w:sz="0" w:space="0" w:color="auto"/>
        <w:left w:val="none" w:sz="0" w:space="0" w:color="auto"/>
        <w:bottom w:val="none" w:sz="0" w:space="0" w:color="auto"/>
        <w:right w:val="none" w:sz="0" w:space="0" w:color="auto"/>
      </w:divBdr>
    </w:div>
    <w:div w:id="1424762784">
      <w:bodyDiv w:val="1"/>
      <w:marLeft w:val="0"/>
      <w:marRight w:val="0"/>
      <w:marTop w:val="0"/>
      <w:marBottom w:val="0"/>
      <w:divBdr>
        <w:top w:val="none" w:sz="0" w:space="0" w:color="auto"/>
        <w:left w:val="none" w:sz="0" w:space="0" w:color="auto"/>
        <w:bottom w:val="none" w:sz="0" w:space="0" w:color="auto"/>
        <w:right w:val="none" w:sz="0" w:space="0" w:color="auto"/>
      </w:divBdr>
    </w:div>
    <w:div w:id="1424953553">
      <w:bodyDiv w:val="1"/>
      <w:marLeft w:val="0"/>
      <w:marRight w:val="0"/>
      <w:marTop w:val="0"/>
      <w:marBottom w:val="0"/>
      <w:divBdr>
        <w:top w:val="none" w:sz="0" w:space="0" w:color="auto"/>
        <w:left w:val="none" w:sz="0" w:space="0" w:color="auto"/>
        <w:bottom w:val="none" w:sz="0" w:space="0" w:color="auto"/>
        <w:right w:val="none" w:sz="0" w:space="0" w:color="auto"/>
      </w:divBdr>
    </w:div>
    <w:div w:id="1425109553">
      <w:bodyDiv w:val="1"/>
      <w:marLeft w:val="0"/>
      <w:marRight w:val="0"/>
      <w:marTop w:val="0"/>
      <w:marBottom w:val="0"/>
      <w:divBdr>
        <w:top w:val="none" w:sz="0" w:space="0" w:color="auto"/>
        <w:left w:val="none" w:sz="0" w:space="0" w:color="auto"/>
        <w:bottom w:val="none" w:sz="0" w:space="0" w:color="auto"/>
        <w:right w:val="none" w:sz="0" w:space="0" w:color="auto"/>
      </w:divBdr>
    </w:div>
    <w:div w:id="1425346775">
      <w:bodyDiv w:val="1"/>
      <w:marLeft w:val="0"/>
      <w:marRight w:val="0"/>
      <w:marTop w:val="0"/>
      <w:marBottom w:val="0"/>
      <w:divBdr>
        <w:top w:val="none" w:sz="0" w:space="0" w:color="auto"/>
        <w:left w:val="none" w:sz="0" w:space="0" w:color="auto"/>
        <w:bottom w:val="none" w:sz="0" w:space="0" w:color="auto"/>
        <w:right w:val="none" w:sz="0" w:space="0" w:color="auto"/>
      </w:divBdr>
    </w:div>
    <w:div w:id="1425607036">
      <w:bodyDiv w:val="1"/>
      <w:marLeft w:val="0"/>
      <w:marRight w:val="0"/>
      <w:marTop w:val="0"/>
      <w:marBottom w:val="0"/>
      <w:divBdr>
        <w:top w:val="none" w:sz="0" w:space="0" w:color="auto"/>
        <w:left w:val="none" w:sz="0" w:space="0" w:color="auto"/>
        <w:bottom w:val="none" w:sz="0" w:space="0" w:color="auto"/>
        <w:right w:val="none" w:sz="0" w:space="0" w:color="auto"/>
      </w:divBdr>
    </w:div>
    <w:div w:id="1426073374">
      <w:bodyDiv w:val="1"/>
      <w:marLeft w:val="0"/>
      <w:marRight w:val="0"/>
      <w:marTop w:val="0"/>
      <w:marBottom w:val="0"/>
      <w:divBdr>
        <w:top w:val="none" w:sz="0" w:space="0" w:color="auto"/>
        <w:left w:val="none" w:sz="0" w:space="0" w:color="auto"/>
        <w:bottom w:val="none" w:sz="0" w:space="0" w:color="auto"/>
        <w:right w:val="none" w:sz="0" w:space="0" w:color="auto"/>
      </w:divBdr>
    </w:div>
    <w:div w:id="1426073451">
      <w:bodyDiv w:val="1"/>
      <w:marLeft w:val="0"/>
      <w:marRight w:val="0"/>
      <w:marTop w:val="0"/>
      <w:marBottom w:val="0"/>
      <w:divBdr>
        <w:top w:val="none" w:sz="0" w:space="0" w:color="auto"/>
        <w:left w:val="none" w:sz="0" w:space="0" w:color="auto"/>
        <w:bottom w:val="none" w:sz="0" w:space="0" w:color="auto"/>
        <w:right w:val="none" w:sz="0" w:space="0" w:color="auto"/>
      </w:divBdr>
    </w:div>
    <w:div w:id="1426732620">
      <w:bodyDiv w:val="1"/>
      <w:marLeft w:val="0"/>
      <w:marRight w:val="0"/>
      <w:marTop w:val="0"/>
      <w:marBottom w:val="0"/>
      <w:divBdr>
        <w:top w:val="none" w:sz="0" w:space="0" w:color="auto"/>
        <w:left w:val="none" w:sz="0" w:space="0" w:color="auto"/>
        <w:bottom w:val="none" w:sz="0" w:space="0" w:color="auto"/>
        <w:right w:val="none" w:sz="0" w:space="0" w:color="auto"/>
      </w:divBdr>
    </w:div>
    <w:div w:id="1427265216">
      <w:bodyDiv w:val="1"/>
      <w:marLeft w:val="0"/>
      <w:marRight w:val="0"/>
      <w:marTop w:val="0"/>
      <w:marBottom w:val="0"/>
      <w:divBdr>
        <w:top w:val="none" w:sz="0" w:space="0" w:color="auto"/>
        <w:left w:val="none" w:sz="0" w:space="0" w:color="auto"/>
        <w:bottom w:val="none" w:sz="0" w:space="0" w:color="auto"/>
        <w:right w:val="none" w:sz="0" w:space="0" w:color="auto"/>
      </w:divBdr>
    </w:div>
    <w:div w:id="1427267429">
      <w:bodyDiv w:val="1"/>
      <w:marLeft w:val="0"/>
      <w:marRight w:val="0"/>
      <w:marTop w:val="0"/>
      <w:marBottom w:val="0"/>
      <w:divBdr>
        <w:top w:val="none" w:sz="0" w:space="0" w:color="auto"/>
        <w:left w:val="none" w:sz="0" w:space="0" w:color="auto"/>
        <w:bottom w:val="none" w:sz="0" w:space="0" w:color="auto"/>
        <w:right w:val="none" w:sz="0" w:space="0" w:color="auto"/>
      </w:divBdr>
    </w:div>
    <w:div w:id="1427651425">
      <w:bodyDiv w:val="1"/>
      <w:marLeft w:val="0"/>
      <w:marRight w:val="0"/>
      <w:marTop w:val="0"/>
      <w:marBottom w:val="0"/>
      <w:divBdr>
        <w:top w:val="none" w:sz="0" w:space="0" w:color="auto"/>
        <w:left w:val="none" w:sz="0" w:space="0" w:color="auto"/>
        <w:bottom w:val="none" w:sz="0" w:space="0" w:color="auto"/>
        <w:right w:val="none" w:sz="0" w:space="0" w:color="auto"/>
      </w:divBdr>
    </w:div>
    <w:div w:id="1429236062">
      <w:bodyDiv w:val="1"/>
      <w:marLeft w:val="0"/>
      <w:marRight w:val="0"/>
      <w:marTop w:val="0"/>
      <w:marBottom w:val="0"/>
      <w:divBdr>
        <w:top w:val="none" w:sz="0" w:space="0" w:color="auto"/>
        <w:left w:val="none" w:sz="0" w:space="0" w:color="auto"/>
        <w:bottom w:val="none" w:sz="0" w:space="0" w:color="auto"/>
        <w:right w:val="none" w:sz="0" w:space="0" w:color="auto"/>
      </w:divBdr>
    </w:div>
    <w:div w:id="1429931398">
      <w:bodyDiv w:val="1"/>
      <w:marLeft w:val="0"/>
      <w:marRight w:val="0"/>
      <w:marTop w:val="0"/>
      <w:marBottom w:val="0"/>
      <w:divBdr>
        <w:top w:val="none" w:sz="0" w:space="0" w:color="auto"/>
        <w:left w:val="none" w:sz="0" w:space="0" w:color="auto"/>
        <w:bottom w:val="none" w:sz="0" w:space="0" w:color="auto"/>
        <w:right w:val="none" w:sz="0" w:space="0" w:color="auto"/>
      </w:divBdr>
    </w:div>
    <w:div w:id="1430000870">
      <w:bodyDiv w:val="1"/>
      <w:marLeft w:val="0"/>
      <w:marRight w:val="0"/>
      <w:marTop w:val="0"/>
      <w:marBottom w:val="0"/>
      <w:divBdr>
        <w:top w:val="none" w:sz="0" w:space="0" w:color="auto"/>
        <w:left w:val="none" w:sz="0" w:space="0" w:color="auto"/>
        <w:bottom w:val="none" w:sz="0" w:space="0" w:color="auto"/>
        <w:right w:val="none" w:sz="0" w:space="0" w:color="auto"/>
      </w:divBdr>
    </w:div>
    <w:div w:id="1430465967">
      <w:bodyDiv w:val="1"/>
      <w:marLeft w:val="0"/>
      <w:marRight w:val="0"/>
      <w:marTop w:val="0"/>
      <w:marBottom w:val="0"/>
      <w:divBdr>
        <w:top w:val="none" w:sz="0" w:space="0" w:color="auto"/>
        <w:left w:val="none" w:sz="0" w:space="0" w:color="auto"/>
        <w:bottom w:val="none" w:sz="0" w:space="0" w:color="auto"/>
        <w:right w:val="none" w:sz="0" w:space="0" w:color="auto"/>
      </w:divBdr>
    </w:div>
    <w:div w:id="1430661511">
      <w:bodyDiv w:val="1"/>
      <w:marLeft w:val="0"/>
      <w:marRight w:val="0"/>
      <w:marTop w:val="0"/>
      <w:marBottom w:val="0"/>
      <w:divBdr>
        <w:top w:val="none" w:sz="0" w:space="0" w:color="auto"/>
        <w:left w:val="none" w:sz="0" w:space="0" w:color="auto"/>
        <w:bottom w:val="none" w:sz="0" w:space="0" w:color="auto"/>
        <w:right w:val="none" w:sz="0" w:space="0" w:color="auto"/>
      </w:divBdr>
    </w:div>
    <w:div w:id="1431194042">
      <w:bodyDiv w:val="1"/>
      <w:marLeft w:val="0"/>
      <w:marRight w:val="0"/>
      <w:marTop w:val="0"/>
      <w:marBottom w:val="0"/>
      <w:divBdr>
        <w:top w:val="none" w:sz="0" w:space="0" w:color="auto"/>
        <w:left w:val="none" w:sz="0" w:space="0" w:color="auto"/>
        <w:bottom w:val="none" w:sz="0" w:space="0" w:color="auto"/>
        <w:right w:val="none" w:sz="0" w:space="0" w:color="auto"/>
      </w:divBdr>
    </w:div>
    <w:div w:id="1431241586">
      <w:bodyDiv w:val="1"/>
      <w:marLeft w:val="0"/>
      <w:marRight w:val="0"/>
      <w:marTop w:val="0"/>
      <w:marBottom w:val="0"/>
      <w:divBdr>
        <w:top w:val="none" w:sz="0" w:space="0" w:color="auto"/>
        <w:left w:val="none" w:sz="0" w:space="0" w:color="auto"/>
        <w:bottom w:val="none" w:sz="0" w:space="0" w:color="auto"/>
        <w:right w:val="none" w:sz="0" w:space="0" w:color="auto"/>
      </w:divBdr>
    </w:div>
    <w:div w:id="1431242963">
      <w:bodyDiv w:val="1"/>
      <w:marLeft w:val="0"/>
      <w:marRight w:val="0"/>
      <w:marTop w:val="0"/>
      <w:marBottom w:val="0"/>
      <w:divBdr>
        <w:top w:val="none" w:sz="0" w:space="0" w:color="auto"/>
        <w:left w:val="none" w:sz="0" w:space="0" w:color="auto"/>
        <w:bottom w:val="none" w:sz="0" w:space="0" w:color="auto"/>
        <w:right w:val="none" w:sz="0" w:space="0" w:color="auto"/>
      </w:divBdr>
    </w:div>
    <w:div w:id="1431461942">
      <w:bodyDiv w:val="1"/>
      <w:marLeft w:val="0"/>
      <w:marRight w:val="0"/>
      <w:marTop w:val="0"/>
      <w:marBottom w:val="0"/>
      <w:divBdr>
        <w:top w:val="none" w:sz="0" w:space="0" w:color="auto"/>
        <w:left w:val="none" w:sz="0" w:space="0" w:color="auto"/>
        <w:bottom w:val="none" w:sz="0" w:space="0" w:color="auto"/>
        <w:right w:val="none" w:sz="0" w:space="0" w:color="auto"/>
      </w:divBdr>
    </w:div>
    <w:div w:id="1431508964">
      <w:bodyDiv w:val="1"/>
      <w:marLeft w:val="0"/>
      <w:marRight w:val="0"/>
      <w:marTop w:val="0"/>
      <w:marBottom w:val="0"/>
      <w:divBdr>
        <w:top w:val="none" w:sz="0" w:space="0" w:color="auto"/>
        <w:left w:val="none" w:sz="0" w:space="0" w:color="auto"/>
        <w:bottom w:val="none" w:sz="0" w:space="0" w:color="auto"/>
        <w:right w:val="none" w:sz="0" w:space="0" w:color="auto"/>
      </w:divBdr>
    </w:div>
    <w:div w:id="1431856808">
      <w:bodyDiv w:val="1"/>
      <w:marLeft w:val="0"/>
      <w:marRight w:val="0"/>
      <w:marTop w:val="0"/>
      <w:marBottom w:val="0"/>
      <w:divBdr>
        <w:top w:val="none" w:sz="0" w:space="0" w:color="auto"/>
        <w:left w:val="none" w:sz="0" w:space="0" w:color="auto"/>
        <w:bottom w:val="none" w:sz="0" w:space="0" w:color="auto"/>
        <w:right w:val="none" w:sz="0" w:space="0" w:color="auto"/>
      </w:divBdr>
    </w:div>
    <w:div w:id="1431925324">
      <w:bodyDiv w:val="1"/>
      <w:marLeft w:val="0"/>
      <w:marRight w:val="0"/>
      <w:marTop w:val="0"/>
      <w:marBottom w:val="0"/>
      <w:divBdr>
        <w:top w:val="none" w:sz="0" w:space="0" w:color="auto"/>
        <w:left w:val="none" w:sz="0" w:space="0" w:color="auto"/>
        <w:bottom w:val="none" w:sz="0" w:space="0" w:color="auto"/>
        <w:right w:val="none" w:sz="0" w:space="0" w:color="auto"/>
      </w:divBdr>
    </w:div>
    <w:div w:id="1432581201">
      <w:bodyDiv w:val="1"/>
      <w:marLeft w:val="0"/>
      <w:marRight w:val="0"/>
      <w:marTop w:val="0"/>
      <w:marBottom w:val="0"/>
      <w:divBdr>
        <w:top w:val="none" w:sz="0" w:space="0" w:color="auto"/>
        <w:left w:val="none" w:sz="0" w:space="0" w:color="auto"/>
        <w:bottom w:val="none" w:sz="0" w:space="0" w:color="auto"/>
        <w:right w:val="none" w:sz="0" w:space="0" w:color="auto"/>
      </w:divBdr>
    </w:div>
    <w:div w:id="1433285158">
      <w:bodyDiv w:val="1"/>
      <w:marLeft w:val="0"/>
      <w:marRight w:val="0"/>
      <w:marTop w:val="0"/>
      <w:marBottom w:val="0"/>
      <w:divBdr>
        <w:top w:val="none" w:sz="0" w:space="0" w:color="auto"/>
        <w:left w:val="none" w:sz="0" w:space="0" w:color="auto"/>
        <w:bottom w:val="none" w:sz="0" w:space="0" w:color="auto"/>
        <w:right w:val="none" w:sz="0" w:space="0" w:color="auto"/>
      </w:divBdr>
    </w:div>
    <w:div w:id="1433360252">
      <w:bodyDiv w:val="1"/>
      <w:marLeft w:val="0"/>
      <w:marRight w:val="0"/>
      <w:marTop w:val="0"/>
      <w:marBottom w:val="0"/>
      <w:divBdr>
        <w:top w:val="none" w:sz="0" w:space="0" w:color="auto"/>
        <w:left w:val="none" w:sz="0" w:space="0" w:color="auto"/>
        <w:bottom w:val="none" w:sz="0" w:space="0" w:color="auto"/>
        <w:right w:val="none" w:sz="0" w:space="0" w:color="auto"/>
      </w:divBdr>
    </w:div>
    <w:div w:id="1433551539">
      <w:bodyDiv w:val="1"/>
      <w:marLeft w:val="0"/>
      <w:marRight w:val="0"/>
      <w:marTop w:val="0"/>
      <w:marBottom w:val="0"/>
      <w:divBdr>
        <w:top w:val="none" w:sz="0" w:space="0" w:color="auto"/>
        <w:left w:val="none" w:sz="0" w:space="0" w:color="auto"/>
        <w:bottom w:val="none" w:sz="0" w:space="0" w:color="auto"/>
        <w:right w:val="none" w:sz="0" w:space="0" w:color="auto"/>
      </w:divBdr>
    </w:div>
    <w:div w:id="1433669989">
      <w:bodyDiv w:val="1"/>
      <w:marLeft w:val="0"/>
      <w:marRight w:val="0"/>
      <w:marTop w:val="0"/>
      <w:marBottom w:val="0"/>
      <w:divBdr>
        <w:top w:val="none" w:sz="0" w:space="0" w:color="auto"/>
        <w:left w:val="none" w:sz="0" w:space="0" w:color="auto"/>
        <w:bottom w:val="none" w:sz="0" w:space="0" w:color="auto"/>
        <w:right w:val="none" w:sz="0" w:space="0" w:color="auto"/>
      </w:divBdr>
    </w:div>
    <w:div w:id="1433672685">
      <w:bodyDiv w:val="1"/>
      <w:marLeft w:val="0"/>
      <w:marRight w:val="0"/>
      <w:marTop w:val="0"/>
      <w:marBottom w:val="0"/>
      <w:divBdr>
        <w:top w:val="none" w:sz="0" w:space="0" w:color="auto"/>
        <w:left w:val="none" w:sz="0" w:space="0" w:color="auto"/>
        <w:bottom w:val="none" w:sz="0" w:space="0" w:color="auto"/>
        <w:right w:val="none" w:sz="0" w:space="0" w:color="auto"/>
      </w:divBdr>
    </w:div>
    <w:div w:id="1434208738">
      <w:bodyDiv w:val="1"/>
      <w:marLeft w:val="0"/>
      <w:marRight w:val="0"/>
      <w:marTop w:val="0"/>
      <w:marBottom w:val="0"/>
      <w:divBdr>
        <w:top w:val="none" w:sz="0" w:space="0" w:color="auto"/>
        <w:left w:val="none" w:sz="0" w:space="0" w:color="auto"/>
        <w:bottom w:val="none" w:sz="0" w:space="0" w:color="auto"/>
        <w:right w:val="none" w:sz="0" w:space="0" w:color="auto"/>
      </w:divBdr>
    </w:div>
    <w:div w:id="1434743814">
      <w:bodyDiv w:val="1"/>
      <w:marLeft w:val="0"/>
      <w:marRight w:val="0"/>
      <w:marTop w:val="0"/>
      <w:marBottom w:val="0"/>
      <w:divBdr>
        <w:top w:val="none" w:sz="0" w:space="0" w:color="auto"/>
        <w:left w:val="none" w:sz="0" w:space="0" w:color="auto"/>
        <w:bottom w:val="none" w:sz="0" w:space="0" w:color="auto"/>
        <w:right w:val="none" w:sz="0" w:space="0" w:color="auto"/>
      </w:divBdr>
    </w:div>
    <w:div w:id="1434939555">
      <w:bodyDiv w:val="1"/>
      <w:marLeft w:val="0"/>
      <w:marRight w:val="0"/>
      <w:marTop w:val="0"/>
      <w:marBottom w:val="0"/>
      <w:divBdr>
        <w:top w:val="none" w:sz="0" w:space="0" w:color="auto"/>
        <w:left w:val="none" w:sz="0" w:space="0" w:color="auto"/>
        <w:bottom w:val="none" w:sz="0" w:space="0" w:color="auto"/>
        <w:right w:val="none" w:sz="0" w:space="0" w:color="auto"/>
      </w:divBdr>
    </w:div>
    <w:div w:id="1434983749">
      <w:bodyDiv w:val="1"/>
      <w:marLeft w:val="0"/>
      <w:marRight w:val="0"/>
      <w:marTop w:val="0"/>
      <w:marBottom w:val="0"/>
      <w:divBdr>
        <w:top w:val="none" w:sz="0" w:space="0" w:color="auto"/>
        <w:left w:val="none" w:sz="0" w:space="0" w:color="auto"/>
        <w:bottom w:val="none" w:sz="0" w:space="0" w:color="auto"/>
        <w:right w:val="none" w:sz="0" w:space="0" w:color="auto"/>
      </w:divBdr>
    </w:div>
    <w:div w:id="1435634436">
      <w:bodyDiv w:val="1"/>
      <w:marLeft w:val="0"/>
      <w:marRight w:val="0"/>
      <w:marTop w:val="0"/>
      <w:marBottom w:val="0"/>
      <w:divBdr>
        <w:top w:val="none" w:sz="0" w:space="0" w:color="auto"/>
        <w:left w:val="none" w:sz="0" w:space="0" w:color="auto"/>
        <w:bottom w:val="none" w:sz="0" w:space="0" w:color="auto"/>
        <w:right w:val="none" w:sz="0" w:space="0" w:color="auto"/>
      </w:divBdr>
    </w:div>
    <w:div w:id="1435857968">
      <w:bodyDiv w:val="1"/>
      <w:marLeft w:val="0"/>
      <w:marRight w:val="0"/>
      <w:marTop w:val="0"/>
      <w:marBottom w:val="0"/>
      <w:divBdr>
        <w:top w:val="none" w:sz="0" w:space="0" w:color="auto"/>
        <w:left w:val="none" w:sz="0" w:space="0" w:color="auto"/>
        <w:bottom w:val="none" w:sz="0" w:space="0" w:color="auto"/>
        <w:right w:val="none" w:sz="0" w:space="0" w:color="auto"/>
      </w:divBdr>
    </w:div>
    <w:div w:id="1436514445">
      <w:bodyDiv w:val="1"/>
      <w:marLeft w:val="0"/>
      <w:marRight w:val="0"/>
      <w:marTop w:val="0"/>
      <w:marBottom w:val="0"/>
      <w:divBdr>
        <w:top w:val="none" w:sz="0" w:space="0" w:color="auto"/>
        <w:left w:val="none" w:sz="0" w:space="0" w:color="auto"/>
        <w:bottom w:val="none" w:sz="0" w:space="0" w:color="auto"/>
        <w:right w:val="none" w:sz="0" w:space="0" w:color="auto"/>
      </w:divBdr>
    </w:div>
    <w:div w:id="1436712590">
      <w:bodyDiv w:val="1"/>
      <w:marLeft w:val="0"/>
      <w:marRight w:val="0"/>
      <w:marTop w:val="0"/>
      <w:marBottom w:val="0"/>
      <w:divBdr>
        <w:top w:val="none" w:sz="0" w:space="0" w:color="auto"/>
        <w:left w:val="none" w:sz="0" w:space="0" w:color="auto"/>
        <w:bottom w:val="none" w:sz="0" w:space="0" w:color="auto"/>
        <w:right w:val="none" w:sz="0" w:space="0" w:color="auto"/>
      </w:divBdr>
    </w:div>
    <w:div w:id="1436975016">
      <w:bodyDiv w:val="1"/>
      <w:marLeft w:val="0"/>
      <w:marRight w:val="0"/>
      <w:marTop w:val="0"/>
      <w:marBottom w:val="0"/>
      <w:divBdr>
        <w:top w:val="none" w:sz="0" w:space="0" w:color="auto"/>
        <w:left w:val="none" w:sz="0" w:space="0" w:color="auto"/>
        <w:bottom w:val="none" w:sz="0" w:space="0" w:color="auto"/>
        <w:right w:val="none" w:sz="0" w:space="0" w:color="auto"/>
      </w:divBdr>
    </w:div>
    <w:div w:id="1437479433">
      <w:bodyDiv w:val="1"/>
      <w:marLeft w:val="0"/>
      <w:marRight w:val="0"/>
      <w:marTop w:val="0"/>
      <w:marBottom w:val="0"/>
      <w:divBdr>
        <w:top w:val="none" w:sz="0" w:space="0" w:color="auto"/>
        <w:left w:val="none" w:sz="0" w:space="0" w:color="auto"/>
        <w:bottom w:val="none" w:sz="0" w:space="0" w:color="auto"/>
        <w:right w:val="none" w:sz="0" w:space="0" w:color="auto"/>
      </w:divBdr>
    </w:div>
    <w:div w:id="1437483077">
      <w:bodyDiv w:val="1"/>
      <w:marLeft w:val="0"/>
      <w:marRight w:val="0"/>
      <w:marTop w:val="0"/>
      <w:marBottom w:val="0"/>
      <w:divBdr>
        <w:top w:val="none" w:sz="0" w:space="0" w:color="auto"/>
        <w:left w:val="none" w:sz="0" w:space="0" w:color="auto"/>
        <w:bottom w:val="none" w:sz="0" w:space="0" w:color="auto"/>
        <w:right w:val="none" w:sz="0" w:space="0" w:color="auto"/>
      </w:divBdr>
    </w:div>
    <w:div w:id="1438477109">
      <w:bodyDiv w:val="1"/>
      <w:marLeft w:val="0"/>
      <w:marRight w:val="0"/>
      <w:marTop w:val="0"/>
      <w:marBottom w:val="0"/>
      <w:divBdr>
        <w:top w:val="none" w:sz="0" w:space="0" w:color="auto"/>
        <w:left w:val="none" w:sz="0" w:space="0" w:color="auto"/>
        <w:bottom w:val="none" w:sz="0" w:space="0" w:color="auto"/>
        <w:right w:val="none" w:sz="0" w:space="0" w:color="auto"/>
      </w:divBdr>
    </w:div>
    <w:div w:id="1438520179">
      <w:bodyDiv w:val="1"/>
      <w:marLeft w:val="0"/>
      <w:marRight w:val="0"/>
      <w:marTop w:val="0"/>
      <w:marBottom w:val="0"/>
      <w:divBdr>
        <w:top w:val="none" w:sz="0" w:space="0" w:color="auto"/>
        <w:left w:val="none" w:sz="0" w:space="0" w:color="auto"/>
        <w:bottom w:val="none" w:sz="0" w:space="0" w:color="auto"/>
        <w:right w:val="none" w:sz="0" w:space="0" w:color="auto"/>
      </w:divBdr>
    </w:div>
    <w:div w:id="1438675556">
      <w:bodyDiv w:val="1"/>
      <w:marLeft w:val="0"/>
      <w:marRight w:val="0"/>
      <w:marTop w:val="0"/>
      <w:marBottom w:val="0"/>
      <w:divBdr>
        <w:top w:val="none" w:sz="0" w:space="0" w:color="auto"/>
        <w:left w:val="none" w:sz="0" w:space="0" w:color="auto"/>
        <w:bottom w:val="none" w:sz="0" w:space="0" w:color="auto"/>
        <w:right w:val="none" w:sz="0" w:space="0" w:color="auto"/>
      </w:divBdr>
    </w:div>
    <w:div w:id="1440249900">
      <w:bodyDiv w:val="1"/>
      <w:marLeft w:val="0"/>
      <w:marRight w:val="0"/>
      <w:marTop w:val="0"/>
      <w:marBottom w:val="0"/>
      <w:divBdr>
        <w:top w:val="none" w:sz="0" w:space="0" w:color="auto"/>
        <w:left w:val="none" w:sz="0" w:space="0" w:color="auto"/>
        <w:bottom w:val="none" w:sz="0" w:space="0" w:color="auto"/>
        <w:right w:val="none" w:sz="0" w:space="0" w:color="auto"/>
      </w:divBdr>
    </w:div>
    <w:div w:id="1440372916">
      <w:bodyDiv w:val="1"/>
      <w:marLeft w:val="0"/>
      <w:marRight w:val="0"/>
      <w:marTop w:val="0"/>
      <w:marBottom w:val="0"/>
      <w:divBdr>
        <w:top w:val="none" w:sz="0" w:space="0" w:color="auto"/>
        <w:left w:val="none" w:sz="0" w:space="0" w:color="auto"/>
        <w:bottom w:val="none" w:sz="0" w:space="0" w:color="auto"/>
        <w:right w:val="none" w:sz="0" w:space="0" w:color="auto"/>
      </w:divBdr>
    </w:div>
    <w:div w:id="1441337893">
      <w:bodyDiv w:val="1"/>
      <w:marLeft w:val="0"/>
      <w:marRight w:val="0"/>
      <w:marTop w:val="0"/>
      <w:marBottom w:val="0"/>
      <w:divBdr>
        <w:top w:val="none" w:sz="0" w:space="0" w:color="auto"/>
        <w:left w:val="none" w:sz="0" w:space="0" w:color="auto"/>
        <w:bottom w:val="none" w:sz="0" w:space="0" w:color="auto"/>
        <w:right w:val="none" w:sz="0" w:space="0" w:color="auto"/>
      </w:divBdr>
    </w:div>
    <w:div w:id="1441489485">
      <w:bodyDiv w:val="1"/>
      <w:marLeft w:val="0"/>
      <w:marRight w:val="0"/>
      <w:marTop w:val="0"/>
      <w:marBottom w:val="0"/>
      <w:divBdr>
        <w:top w:val="none" w:sz="0" w:space="0" w:color="auto"/>
        <w:left w:val="none" w:sz="0" w:space="0" w:color="auto"/>
        <w:bottom w:val="none" w:sz="0" w:space="0" w:color="auto"/>
        <w:right w:val="none" w:sz="0" w:space="0" w:color="auto"/>
      </w:divBdr>
    </w:div>
    <w:div w:id="1441532946">
      <w:bodyDiv w:val="1"/>
      <w:marLeft w:val="0"/>
      <w:marRight w:val="0"/>
      <w:marTop w:val="0"/>
      <w:marBottom w:val="0"/>
      <w:divBdr>
        <w:top w:val="none" w:sz="0" w:space="0" w:color="auto"/>
        <w:left w:val="none" w:sz="0" w:space="0" w:color="auto"/>
        <w:bottom w:val="none" w:sz="0" w:space="0" w:color="auto"/>
        <w:right w:val="none" w:sz="0" w:space="0" w:color="auto"/>
      </w:divBdr>
    </w:div>
    <w:div w:id="1442337150">
      <w:bodyDiv w:val="1"/>
      <w:marLeft w:val="0"/>
      <w:marRight w:val="0"/>
      <w:marTop w:val="0"/>
      <w:marBottom w:val="0"/>
      <w:divBdr>
        <w:top w:val="none" w:sz="0" w:space="0" w:color="auto"/>
        <w:left w:val="none" w:sz="0" w:space="0" w:color="auto"/>
        <w:bottom w:val="none" w:sz="0" w:space="0" w:color="auto"/>
        <w:right w:val="none" w:sz="0" w:space="0" w:color="auto"/>
      </w:divBdr>
    </w:div>
    <w:div w:id="1442606483">
      <w:bodyDiv w:val="1"/>
      <w:marLeft w:val="0"/>
      <w:marRight w:val="0"/>
      <w:marTop w:val="0"/>
      <w:marBottom w:val="0"/>
      <w:divBdr>
        <w:top w:val="none" w:sz="0" w:space="0" w:color="auto"/>
        <w:left w:val="none" w:sz="0" w:space="0" w:color="auto"/>
        <w:bottom w:val="none" w:sz="0" w:space="0" w:color="auto"/>
        <w:right w:val="none" w:sz="0" w:space="0" w:color="auto"/>
      </w:divBdr>
    </w:div>
    <w:div w:id="1442844073">
      <w:bodyDiv w:val="1"/>
      <w:marLeft w:val="0"/>
      <w:marRight w:val="0"/>
      <w:marTop w:val="0"/>
      <w:marBottom w:val="0"/>
      <w:divBdr>
        <w:top w:val="none" w:sz="0" w:space="0" w:color="auto"/>
        <w:left w:val="none" w:sz="0" w:space="0" w:color="auto"/>
        <w:bottom w:val="none" w:sz="0" w:space="0" w:color="auto"/>
        <w:right w:val="none" w:sz="0" w:space="0" w:color="auto"/>
      </w:divBdr>
    </w:div>
    <w:div w:id="1442870867">
      <w:bodyDiv w:val="1"/>
      <w:marLeft w:val="0"/>
      <w:marRight w:val="0"/>
      <w:marTop w:val="0"/>
      <w:marBottom w:val="0"/>
      <w:divBdr>
        <w:top w:val="none" w:sz="0" w:space="0" w:color="auto"/>
        <w:left w:val="none" w:sz="0" w:space="0" w:color="auto"/>
        <w:bottom w:val="none" w:sz="0" w:space="0" w:color="auto"/>
        <w:right w:val="none" w:sz="0" w:space="0" w:color="auto"/>
      </w:divBdr>
    </w:div>
    <w:div w:id="1443569319">
      <w:bodyDiv w:val="1"/>
      <w:marLeft w:val="0"/>
      <w:marRight w:val="0"/>
      <w:marTop w:val="0"/>
      <w:marBottom w:val="0"/>
      <w:divBdr>
        <w:top w:val="none" w:sz="0" w:space="0" w:color="auto"/>
        <w:left w:val="none" w:sz="0" w:space="0" w:color="auto"/>
        <w:bottom w:val="none" w:sz="0" w:space="0" w:color="auto"/>
        <w:right w:val="none" w:sz="0" w:space="0" w:color="auto"/>
      </w:divBdr>
    </w:div>
    <w:div w:id="1443721672">
      <w:bodyDiv w:val="1"/>
      <w:marLeft w:val="0"/>
      <w:marRight w:val="0"/>
      <w:marTop w:val="0"/>
      <w:marBottom w:val="0"/>
      <w:divBdr>
        <w:top w:val="none" w:sz="0" w:space="0" w:color="auto"/>
        <w:left w:val="none" w:sz="0" w:space="0" w:color="auto"/>
        <w:bottom w:val="none" w:sz="0" w:space="0" w:color="auto"/>
        <w:right w:val="none" w:sz="0" w:space="0" w:color="auto"/>
      </w:divBdr>
    </w:div>
    <w:div w:id="1443770417">
      <w:bodyDiv w:val="1"/>
      <w:marLeft w:val="0"/>
      <w:marRight w:val="0"/>
      <w:marTop w:val="0"/>
      <w:marBottom w:val="0"/>
      <w:divBdr>
        <w:top w:val="none" w:sz="0" w:space="0" w:color="auto"/>
        <w:left w:val="none" w:sz="0" w:space="0" w:color="auto"/>
        <w:bottom w:val="none" w:sz="0" w:space="0" w:color="auto"/>
        <w:right w:val="none" w:sz="0" w:space="0" w:color="auto"/>
      </w:divBdr>
    </w:div>
    <w:div w:id="1443914173">
      <w:bodyDiv w:val="1"/>
      <w:marLeft w:val="0"/>
      <w:marRight w:val="0"/>
      <w:marTop w:val="0"/>
      <w:marBottom w:val="0"/>
      <w:divBdr>
        <w:top w:val="none" w:sz="0" w:space="0" w:color="auto"/>
        <w:left w:val="none" w:sz="0" w:space="0" w:color="auto"/>
        <w:bottom w:val="none" w:sz="0" w:space="0" w:color="auto"/>
        <w:right w:val="none" w:sz="0" w:space="0" w:color="auto"/>
      </w:divBdr>
    </w:div>
    <w:div w:id="1444307481">
      <w:bodyDiv w:val="1"/>
      <w:marLeft w:val="0"/>
      <w:marRight w:val="0"/>
      <w:marTop w:val="0"/>
      <w:marBottom w:val="0"/>
      <w:divBdr>
        <w:top w:val="none" w:sz="0" w:space="0" w:color="auto"/>
        <w:left w:val="none" w:sz="0" w:space="0" w:color="auto"/>
        <w:bottom w:val="none" w:sz="0" w:space="0" w:color="auto"/>
        <w:right w:val="none" w:sz="0" w:space="0" w:color="auto"/>
      </w:divBdr>
    </w:div>
    <w:div w:id="1444500194">
      <w:bodyDiv w:val="1"/>
      <w:marLeft w:val="0"/>
      <w:marRight w:val="0"/>
      <w:marTop w:val="0"/>
      <w:marBottom w:val="0"/>
      <w:divBdr>
        <w:top w:val="none" w:sz="0" w:space="0" w:color="auto"/>
        <w:left w:val="none" w:sz="0" w:space="0" w:color="auto"/>
        <w:bottom w:val="none" w:sz="0" w:space="0" w:color="auto"/>
        <w:right w:val="none" w:sz="0" w:space="0" w:color="auto"/>
      </w:divBdr>
    </w:div>
    <w:div w:id="1444616102">
      <w:bodyDiv w:val="1"/>
      <w:marLeft w:val="0"/>
      <w:marRight w:val="0"/>
      <w:marTop w:val="0"/>
      <w:marBottom w:val="0"/>
      <w:divBdr>
        <w:top w:val="none" w:sz="0" w:space="0" w:color="auto"/>
        <w:left w:val="none" w:sz="0" w:space="0" w:color="auto"/>
        <w:bottom w:val="none" w:sz="0" w:space="0" w:color="auto"/>
        <w:right w:val="none" w:sz="0" w:space="0" w:color="auto"/>
      </w:divBdr>
    </w:div>
    <w:div w:id="1444764724">
      <w:bodyDiv w:val="1"/>
      <w:marLeft w:val="0"/>
      <w:marRight w:val="0"/>
      <w:marTop w:val="0"/>
      <w:marBottom w:val="0"/>
      <w:divBdr>
        <w:top w:val="none" w:sz="0" w:space="0" w:color="auto"/>
        <w:left w:val="none" w:sz="0" w:space="0" w:color="auto"/>
        <w:bottom w:val="none" w:sz="0" w:space="0" w:color="auto"/>
        <w:right w:val="none" w:sz="0" w:space="0" w:color="auto"/>
      </w:divBdr>
    </w:div>
    <w:div w:id="1444880580">
      <w:bodyDiv w:val="1"/>
      <w:marLeft w:val="0"/>
      <w:marRight w:val="0"/>
      <w:marTop w:val="0"/>
      <w:marBottom w:val="0"/>
      <w:divBdr>
        <w:top w:val="none" w:sz="0" w:space="0" w:color="auto"/>
        <w:left w:val="none" w:sz="0" w:space="0" w:color="auto"/>
        <w:bottom w:val="none" w:sz="0" w:space="0" w:color="auto"/>
        <w:right w:val="none" w:sz="0" w:space="0" w:color="auto"/>
      </w:divBdr>
    </w:div>
    <w:div w:id="1445882797">
      <w:bodyDiv w:val="1"/>
      <w:marLeft w:val="0"/>
      <w:marRight w:val="0"/>
      <w:marTop w:val="0"/>
      <w:marBottom w:val="0"/>
      <w:divBdr>
        <w:top w:val="none" w:sz="0" w:space="0" w:color="auto"/>
        <w:left w:val="none" w:sz="0" w:space="0" w:color="auto"/>
        <w:bottom w:val="none" w:sz="0" w:space="0" w:color="auto"/>
        <w:right w:val="none" w:sz="0" w:space="0" w:color="auto"/>
      </w:divBdr>
    </w:div>
    <w:div w:id="1446264992">
      <w:bodyDiv w:val="1"/>
      <w:marLeft w:val="0"/>
      <w:marRight w:val="0"/>
      <w:marTop w:val="0"/>
      <w:marBottom w:val="0"/>
      <w:divBdr>
        <w:top w:val="none" w:sz="0" w:space="0" w:color="auto"/>
        <w:left w:val="none" w:sz="0" w:space="0" w:color="auto"/>
        <w:bottom w:val="none" w:sz="0" w:space="0" w:color="auto"/>
        <w:right w:val="none" w:sz="0" w:space="0" w:color="auto"/>
      </w:divBdr>
    </w:div>
    <w:div w:id="1446272721">
      <w:bodyDiv w:val="1"/>
      <w:marLeft w:val="0"/>
      <w:marRight w:val="0"/>
      <w:marTop w:val="0"/>
      <w:marBottom w:val="0"/>
      <w:divBdr>
        <w:top w:val="none" w:sz="0" w:space="0" w:color="auto"/>
        <w:left w:val="none" w:sz="0" w:space="0" w:color="auto"/>
        <w:bottom w:val="none" w:sz="0" w:space="0" w:color="auto"/>
        <w:right w:val="none" w:sz="0" w:space="0" w:color="auto"/>
      </w:divBdr>
    </w:div>
    <w:div w:id="1446995640">
      <w:bodyDiv w:val="1"/>
      <w:marLeft w:val="0"/>
      <w:marRight w:val="0"/>
      <w:marTop w:val="0"/>
      <w:marBottom w:val="0"/>
      <w:divBdr>
        <w:top w:val="none" w:sz="0" w:space="0" w:color="auto"/>
        <w:left w:val="none" w:sz="0" w:space="0" w:color="auto"/>
        <w:bottom w:val="none" w:sz="0" w:space="0" w:color="auto"/>
        <w:right w:val="none" w:sz="0" w:space="0" w:color="auto"/>
      </w:divBdr>
    </w:div>
    <w:div w:id="1447195907">
      <w:bodyDiv w:val="1"/>
      <w:marLeft w:val="0"/>
      <w:marRight w:val="0"/>
      <w:marTop w:val="0"/>
      <w:marBottom w:val="0"/>
      <w:divBdr>
        <w:top w:val="none" w:sz="0" w:space="0" w:color="auto"/>
        <w:left w:val="none" w:sz="0" w:space="0" w:color="auto"/>
        <w:bottom w:val="none" w:sz="0" w:space="0" w:color="auto"/>
        <w:right w:val="none" w:sz="0" w:space="0" w:color="auto"/>
      </w:divBdr>
    </w:div>
    <w:div w:id="1447234698">
      <w:bodyDiv w:val="1"/>
      <w:marLeft w:val="0"/>
      <w:marRight w:val="0"/>
      <w:marTop w:val="0"/>
      <w:marBottom w:val="0"/>
      <w:divBdr>
        <w:top w:val="none" w:sz="0" w:space="0" w:color="auto"/>
        <w:left w:val="none" w:sz="0" w:space="0" w:color="auto"/>
        <w:bottom w:val="none" w:sz="0" w:space="0" w:color="auto"/>
        <w:right w:val="none" w:sz="0" w:space="0" w:color="auto"/>
      </w:divBdr>
    </w:div>
    <w:div w:id="1447236790">
      <w:bodyDiv w:val="1"/>
      <w:marLeft w:val="0"/>
      <w:marRight w:val="0"/>
      <w:marTop w:val="0"/>
      <w:marBottom w:val="0"/>
      <w:divBdr>
        <w:top w:val="none" w:sz="0" w:space="0" w:color="auto"/>
        <w:left w:val="none" w:sz="0" w:space="0" w:color="auto"/>
        <w:bottom w:val="none" w:sz="0" w:space="0" w:color="auto"/>
        <w:right w:val="none" w:sz="0" w:space="0" w:color="auto"/>
      </w:divBdr>
    </w:div>
    <w:div w:id="1447307827">
      <w:bodyDiv w:val="1"/>
      <w:marLeft w:val="0"/>
      <w:marRight w:val="0"/>
      <w:marTop w:val="0"/>
      <w:marBottom w:val="0"/>
      <w:divBdr>
        <w:top w:val="none" w:sz="0" w:space="0" w:color="auto"/>
        <w:left w:val="none" w:sz="0" w:space="0" w:color="auto"/>
        <w:bottom w:val="none" w:sz="0" w:space="0" w:color="auto"/>
        <w:right w:val="none" w:sz="0" w:space="0" w:color="auto"/>
      </w:divBdr>
    </w:div>
    <w:div w:id="1447844967">
      <w:bodyDiv w:val="1"/>
      <w:marLeft w:val="0"/>
      <w:marRight w:val="0"/>
      <w:marTop w:val="0"/>
      <w:marBottom w:val="0"/>
      <w:divBdr>
        <w:top w:val="none" w:sz="0" w:space="0" w:color="auto"/>
        <w:left w:val="none" w:sz="0" w:space="0" w:color="auto"/>
        <w:bottom w:val="none" w:sz="0" w:space="0" w:color="auto"/>
        <w:right w:val="none" w:sz="0" w:space="0" w:color="auto"/>
      </w:divBdr>
    </w:div>
    <w:div w:id="1448157214">
      <w:bodyDiv w:val="1"/>
      <w:marLeft w:val="0"/>
      <w:marRight w:val="0"/>
      <w:marTop w:val="0"/>
      <w:marBottom w:val="0"/>
      <w:divBdr>
        <w:top w:val="none" w:sz="0" w:space="0" w:color="auto"/>
        <w:left w:val="none" w:sz="0" w:space="0" w:color="auto"/>
        <w:bottom w:val="none" w:sz="0" w:space="0" w:color="auto"/>
        <w:right w:val="none" w:sz="0" w:space="0" w:color="auto"/>
      </w:divBdr>
    </w:div>
    <w:div w:id="1448547594">
      <w:bodyDiv w:val="1"/>
      <w:marLeft w:val="0"/>
      <w:marRight w:val="0"/>
      <w:marTop w:val="0"/>
      <w:marBottom w:val="0"/>
      <w:divBdr>
        <w:top w:val="none" w:sz="0" w:space="0" w:color="auto"/>
        <w:left w:val="none" w:sz="0" w:space="0" w:color="auto"/>
        <w:bottom w:val="none" w:sz="0" w:space="0" w:color="auto"/>
        <w:right w:val="none" w:sz="0" w:space="0" w:color="auto"/>
      </w:divBdr>
    </w:div>
    <w:div w:id="1450199504">
      <w:bodyDiv w:val="1"/>
      <w:marLeft w:val="0"/>
      <w:marRight w:val="0"/>
      <w:marTop w:val="0"/>
      <w:marBottom w:val="0"/>
      <w:divBdr>
        <w:top w:val="none" w:sz="0" w:space="0" w:color="auto"/>
        <w:left w:val="none" w:sz="0" w:space="0" w:color="auto"/>
        <w:bottom w:val="none" w:sz="0" w:space="0" w:color="auto"/>
        <w:right w:val="none" w:sz="0" w:space="0" w:color="auto"/>
      </w:divBdr>
    </w:div>
    <w:div w:id="1450733515">
      <w:bodyDiv w:val="1"/>
      <w:marLeft w:val="0"/>
      <w:marRight w:val="0"/>
      <w:marTop w:val="0"/>
      <w:marBottom w:val="0"/>
      <w:divBdr>
        <w:top w:val="none" w:sz="0" w:space="0" w:color="auto"/>
        <w:left w:val="none" w:sz="0" w:space="0" w:color="auto"/>
        <w:bottom w:val="none" w:sz="0" w:space="0" w:color="auto"/>
        <w:right w:val="none" w:sz="0" w:space="0" w:color="auto"/>
      </w:divBdr>
    </w:div>
    <w:div w:id="1450777152">
      <w:bodyDiv w:val="1"/>
      <w:marLeft w:val="0"/>
      <w:marRight w:val="0"/>
      <w:marTop w:val="0"/>
      <w:marBottom w:val="0"/>
      <w:divBdr>
        <w:top w:val="none" w:sz="0" w:space="0" w:color="auto"/>
        <w:left w:val="none" w:sz="0" w:space="0" w:color="auto"/>
        <w:bottom w:val="none" w:sz="0" w:space="0" w:color="auto"/>
        <w:right w:val="none" w:sz="0" w:space="0" w:color="auto"/>
      </w:divBdr>
    </w:div>
    <w:div w:id="1450783757">
      <w:bodyDiv w:val="1"/>
      <w:marLeft w:val="0"/>
      <w:marRight w:val="0"/>
      <w:marTop w:val="0"/>
      <w:marBottom w:val="0"/>
      <w:divBdr>
        <w:top w:val="none" w:sz="0" w:space="0" w:color="auto"/>
        <w:left w:val="none" w:sz="0" w:space="0" w:color="auto"/>
        <w:bottom w:val="none" w:sz="0" w:space="0" w:color="auto"/>
        <w:right w:val="none" w:sz="0" w:space="0" w:color="auto"/>
      </w:divBdr>
    </w:div>
    <w:div w:id="1451899527">
      <w:bodyDiv w:val="1"/>
      <w:marLeft w:val="0"/>
      <w:marRight w:val="0"/>
      <w:marTop w:val="0"/>
      <w:marBottom w:val="0"/>
      <w:divBdr>
        <w:top w:val="none" w:sz="0" w:space="0" w:color="auto"/>
        <w:left w:val="none" w:sz="0" w:space="0" w:color="auto"/>
        <w:bottom w:val="none" w:sz="0" w:space="0" w:color="auto"/>
        <w:right w:val="none" w:sz="0" w:space="0" w:color="auto"/>
      </w:divBdr>
    </w:div>
    <w:div w:id="1451974255">
      <w:bodyDiv w:val="1"/>
      <w:marLeft w:val="0"/>
      <w:marRight w:val="0"/>
      <w:marTop w:val="0"/>
      <w:marBottom w:val="0"/>
      <w:divBdr>
        <w:top w:val="none" w:sz="0" w:space="0" w:color="auto"/>
        <w:left w:val="none" w:sz="0" w:space="0" w:color="auto"/>
        <w:bottom w:val="none" w:sz="0" w:space="0" w:color="auto"/>
        <w:right w:val="none" w:sz="0" w:space="0" w:color="auto"/>
      </w:divBdr>
    </w:div>
    <w:div w:id="1452244635">
      <w:bodyDiv w:val="1"/>
      <w:marLeft w:val="0"/>
      <w:marRight w:val="0"/>
      <w:marTop w:val="0"/>
      <w:marBottom w:val="0"/>
      <w:divBdr>
        <w:top w:val="none" w:sz="0" w:space="0" w:color="auto"/>
        <w:left w:val="none" w:sz="0" w:space="0" w:color="auto"/>
        <w:bottom w:val="none" w:sz="0" w:space="0" w:color="auto"/>
        <w:right w:val="none" w:sz="0" w:space="0" w:color="auto"/>
      </w:divBdr>
    </w:div>
    <w:div w:id="1452363575">
      <w:bodyDiv w:val="1"/>
      <w:marLeft w:val="0"/>
      <w:marRight w:val="0"/>
      <w:marTop w:val="0"/>
      <w:marBottom w:val="0"/>
      <w:divBdr>
        <w:top w:val="none" w:sz="0" w:space="0" w:color="auto"/>
        <w:left w:val="none" w:sz="0" w:space="0" w:color="auto"/>
        <w:bottom w:val="none" w:sz="0" w:space="0" w:color="auto"/>
        <w:right w:val="none" w:sz="0" w:space="0" w:color="auto"/>
      </w:divBdr>
    </w:div>
    <w:div w:id="1452555184">
      <w:bodyDiv w:val="1"/>
      <w:marLeft w:val="0"/>
      <w:marRight w:val="0"/>
      <w:marTop w:val="0"/>
      <w:marBottom w:val="0"/>
      <w:divBdr>
        <w:top w:val="none" w:sz="0" w:space="0" w:color="auto"/>
        <w:left w:val="none" w:sz="0" w:space="0" w:color="auto"/>
        <w:bottom w:val="none" w:sz="0" w:space="0" w:color="auto"/>
        <w:right w:val="none" w:sz="0" w:space="0" w:color="auto"/>
      </w:divBdr>
    </w:div>
    <w:div w:id="1452820932">
      <w:bodyDiv w:val="1"/>
      <w:marLeft w:val="0"/>
      <w:marRight w:val="0"/>
      <w:marTop w:val="0"/>
      <w:marBottom w:val="0"/>
      <w:divBdr>
        <w:top w:val="none" w:sz="0" w:space="0" w:color="auto"/>
        <w:left w:val="none" w:sz="0" w:space="0" w:color="auto"/>
        <w:bottom w:val="none" w:sz="0" w:space="0" w:color="auto"/>
        <w:right w:val="none" w:sz="0" w:space="0" w:color="auto"/>
      </w:divBdr>
    </w:div>
    <w:div w:id="1453133125">
      <w:bodyDiv w:val="1"/>
      <w:marLeft w:val="0"/>
      <w:marRight w:val="0"/>
      <w:marTop w:val="0"/>
      <w:marBottom w:val="0"/>
      <w:divBdr>
        <w:top w:val="none" w:sz="0" w:space="0" w:color="auto"/>
        <w:left w:val="none" w:sz="0" w:space="0" w:color="auto"/>
        <w:bottom w:val="none" w:sz="0" w:space="0" w:color="auto"/>
        <w:right w:val="none" w:sz="0" w:space="0" w:color="auto"/>
      </w:divBdr>
    </w:div>
    <w:div w:id="1453399522">
      <w:bodyDiv w:val="1"/>
      <w:marLeft w:val="0"/>
      <w:marRight w:val="0"/>
      <w:marTop w:val="0"/>
      <w:marBottom w:val="0"/>
      <w:divBdr>
        <w:top w:val="none" w:sz="0" w:space="0" w:color="auto"/>
        <w:left w:val="none" w:sz="0" w:space="0" w:color="auto"/>
        <w:bottom w:val="none" w:sz="0" w:space="0" w:color="auto"/>
        <w:right w:val="none" w:sz="0" w:space="0" w:color="auto"/>
      </w:divBdr>
    </w:div>
    <w:div w:id="1453591737">
      <w:bodyDiv w:val="1"/>
      <w:marLeft w:val="0"/>
      <w:marRight w:val="0"/>
      <w:marTop w:val="0"/>
      <w:marBottom w:val="0"/>
      <w:divBdr>
        <w:top w:val="none" w:sz="0" w:space="0" w:color="auto"/>
        <w:left w:val="none" w:sz="0" w:space="0" w:color="auto"/>
        <w:bottom w:val="none" w:sz="0" w:space="0" w:color="auto"/>
        <w:right w:val="none" w:sz="0" w:space="0" w:color="auto"/>
      </w:divBdr>
    </w:div>
    <w:div w:id="1453744578">
      <w:bodyDiv w:val="1"/>
      <w:marLeft w:val="0"/>
      <w:marRight w:val="0"/>
      <w:marTop w:val="0"/>
      <w:marBottom w:val="0"/>
      <w:divBdr>
        <w:top w:val="none" w:sz="0" w:space="0" w:color="auto"/>
        <w:left w:val="none" w:sz="0" w:space="0" w:color="auto"/>
        <w:bottom w:val="none" w:sz="0" w:space="0" w:color="auto"/>
        <w:right w:val="none" w:sz="0" w:space="0" w:color="auto"/>
      </w:divBdr>
    </w:div>
    <w:div w:id="1453939052">
      <w:bodyDiv w:val="1"/>
      <w:marLeft w:val="0"/>
      <w:marRight w:val="0"/>
      <w:marTop w:val="0"/>
      <w:marBottom w:val="0"/>
      <w:divBdr>
        <w:top w:val="none" w:sz="0" w:space="0" w:color="auto"/>
        <w:left w:val="none" w:sz="0" w:space="0" w:color="auto"/>
        <w:bottom w:val="none" w:sz="0" w:space="0" w:color="auto"/>
        <w:right w:val="none" w:sz="0" w:space="0" w:color="auto"/>
      </w:divBdr>
    </w:div>
    <w:div w:id="1454247154">
      <w:bodyDiv w:val="1"/>
      <w:marLeft w:val="0"/>
      <w:marRight w:val="0"/>
      <w:marTop w:val="0"/>
      <w:marBottom w:val="0"/>
      <w:divBdr>
        <w:top w:val="none" w:sz="0" w:space="0" w:color="auto"/>
        <w:left w:val="none" w:sz="0" w:space="0" w:color="auto"/>
        <w:bottom w:val="none" w:sz="0" w:space="0" w:color="auto"/>
        <w:right w:val="none" w:sz="0" w:space="0" w:color="auto"/>
      </w:divBdr>
    </w:div>
    <w:div w:id="1454251867">
      <w:bodyDiv w:val="1"/>
      <w:marLeft w:val="0"/>
      <w:marRight w:val="0"/>
      <w:marTop w:val="0"/>
      <w:marBottom w:val="0"/>
      <w:divBdr>
        <w:top w:val="none" w:sz="0" w:space="0" w:color="auto"/>
        <w:left w:val="none" w:sz="0" w:space="0" w:color="auto"/>
        <w:bottom w:val="none" w:sz="0" w:space="0" w:color="auto"/>
        <w:right w:val="none" w:sz="0" w:space="0" w:color="auto"/>
      </w:divBdr>
    </w:div>
    <w:div w:id="1454254309">
      <w:bodyDiv w:val="1"/>
      <w:marLeft w:val="0"/>
      <w:marRight w:val="0"/>
      <w:marTop w:val="0"/>
      <w:marBottom w:val="0"/>
      <w:divBdr>
        <w:top w:val="none" w:sz="0" w:space="0" w:color="auto"/>
        <w:left w:val="none" w:sz="0" w:space="0" w:color="auto"/>
        <w:bottom w:val="none" w:sz="0" w:space="0" w:color="auto"/>
        <w:right w:val="none" w:sz="0" w:space="0" w:color="auto"/>
      </w:divBdr>
    </w:div>
    <w:div w:id="1454446170">
      <w:bodyDiv w:val="1"/>
      <w:marLeft w:val="0"/>
      <w:marRight w:val="0"/>
      <w:marTop w:val="0"/>
      <w:marBottom w:val="0"/>
      <w:divBdr>
        <w:top w:val="none" w:sz="0" w:space="0" w:color="auto"/>
        <w:left w:val="none" w:sz="0" w:space="0" w:color="auto"/>
        <w:bottom w:val="none" w:sz="0" w:space="0" w:color="auto"/>
        <w:right w:val="none" w:sz="0" w:space="0" w:color="auto"/>
      </w:divBdr>
    </w:div>
    <w:div w:id="1454864832">
      <w:bodyDiv w:val="1"/>
      <w:marLeft w:val="0"/>
      <w:marRight w:val="0"/>
      <w:marTop w:val="0"/>
      <w:marBottom w:val="0"/>
      <w:divBdr>
        <w:top w:val="none" w:sz="0" w:space="0" w:color="auto"/>
        <w:left w:val="none" w:sz="0" w:space="0" w:color="auto"/>
        <w:bottom w:val="none" w:sz="0" w:space="0" w:color="auto"/>
        <w:right w:val="none" w:sz="0" w:space="0" w:color="auto"/>
      </w:divBdr>
    </w:div>
    <w:div w:id="1454983711">
      <w:bodyDiv w:val="1"/>
      <w:marLeft w:val="0"/>
      <w:marRight w:val="0"/>
      <w:marTop w:val="0"/>
      <w:marBottom w:val="0"/>
      <w:divBdr>
        <w:top w:val="none" w:sz="0" w:space="0" w:color="auto"/>
        <w:left w:val="none" w:sz="0" w:space="0" w:color="auto"/>
        <w:bottom w:val="none" w:sz="0" w:space="0" w:color="auto"/>
        <w:right w:val="none" w:sz="0" w:space="0" w:color="auto"/>
      </w:divBdr>
    </w:div>
    <w:div w:id="1455247034">
      <w:bodyDiv w:val="1"/>
      <w:marLeft w:val="0"/>
      <w:marRight w:val="0"/>
      <w:marTop w:val="0"/>
      <w:marBottom w:val="0"/>
      <w:divBdr>
        <w:top w:val="none" w:sz="0" w:space="0" w:color="auto"/>
        <w:left w:val="none" w:sz="0" w:space="0" w:color="auto"/>
        <w:bottom w:val="none" w:sz="0" w:space="0" w:color="auto"/>
        <w:right w:val="none" w:sz="0" w:space="0" w:color="auto"/>
      </w:divBdr>
    </w:div>
    <w:div w:id="1455520651">
      <w:bodyDiv w:val="1"/>
      <w:marLeft w:val="0"/>
      <w:marRight w:val="0"/>
      <w:marTop w:val="0"/>
      <w:marBottom w:val="0"/>
      <w:divBdr>
        <w:top w:val="none" w:sz="0" w:space="0" w:color="auto"/>
        <w:left w:val="none" w:sz="0" w:space="0" w:color="auto"/>
        <w:bottom w:val="none" w:sz="0" w:space="0" w:color="auto"/>
        <w:right w:val="none" w:sz="0" w:space="0" w:color="auto"/>
      </w:divBdr>
    </w:div>
    <w:div w:id="1455751397">
      <w:bodyDiv w:val="1"/>
      <w:marLeft w:val="0"/>
      <w:marRight w:val="0"/>
      <w:marTop w:val="0"/>
      <w:marBottom w:val="0"/>
      <w:divBdr>
        <w:top w:val="none" w:sz="0" w:space="0" w:color="auto"/>
        <w:left w:val="none" w:sz="0" w:space="0" w:color="auto"/>
        <w:bottom w:val="none" w:sz="0" w:space="0" w:color="auto"/>
        <w:right w:val="none" w:sz="0" w:space="0" w:color="auto"/>
      </w:divBdr>
    </w:div>
    <w:div w:id="1455828055">
      <w:bodyDiv w:val="1"/>
      <w:marLeft w:val="0"/>
      <w:marRight w:val="0"/>
      <w:marTop w:val="0"/>
      <w:marBottom w:val="0"/>
      <w:divBdr>
        <w:top w:val="none" w:sz="0" w:space="0" w:color="auto"/>
        <w:left w:val="none" w:sz="0" w:space="0" w:color="auto"/>
        <w:bottom w:val="none" w:sz="0" w:space="0" w:color="auto"/>
        <w:right w:val="none" w:sz="0" w:space="0" w:color="auto"/>
      </w:divBdr>
    </w:div>
    <w:div w:id="1455948467">
      <w:bodyDiv w:val="1"/>
      <w:marLeft w:val="0"/>
      <w:marRight w:val="0"/>
      <w:marTop w:val="0"/>
      <w:marBottom w:val="0"/>
      <w:divBdr>
        <w:top w:val="none" w:sz="0" w:space="0" w:color="auto"/>
        <w:left w:val="none" w:sz="0" w:space="0" w:color="auto"/>
        <w:bottom w:val="none" w:sz="0" w:space="0" w:color="auto"/>
        <w:right w:val="none" w:sz="0" w:space="0" w:color="auto"/>
      </w:divBdr>
    </w:div>
    <w:div w:id="1456364402">
      <w:bodyDiv w:val="1"/>
      <w:marLeft w:val="0"/>
      <w:marRight w:val="0"/>
      <w:marTop w:val="0"/>
      <w:marBottom w:val="0"/>
      <w:divBdr>
        <w:top w:val="none" w:sz="0" w:space="0" w:color="auto"/>
        <w:left w:val="none" w:sz="0" w:space="0" w:color="auto"/>
        <w:bottom w:val="none" w:sz="0" w:space="0" w:color="auto"/>
        <w:right w:val="none" w:sz="0" w:space="0" w:color="auto"/>
      </w:divBdr>
    </w:div>
    <w:div w:id="1456825311">
      <w:bodyDiv w:val="1"/>
      <w:marLeft w:val="0"/>
      <w:marRight w:val="0"/>
      <w:marTop w:val="0"/>
      <w:marBottom w:val="0"/>
      <w:divBdr>
        <w:top w:val="none" w:sz="0" w:space="0" w:color="auto"/>
        <w:left w:val="none" w:sz="0" w:space="0" w:color="auto"/>
        <w:bottom w:val="none" w:sz="0" w:space="0" w:color="auto"/>
        <w:right w:val="none" w:sz="0" w:space="0" w:color="auto"/>
      </w:divBdr>
    </w:div>
    <w:div w:id="1456870695">
      <w:bodyDiv w:val="1"/>
      <w:marLeft w:val="0"/>
      <w:marRight w:val="0"/>
      <w:marTop w:val="0"/>
      <w:marBottom w:val="0"/>
      <w:divBdr>
        <w:top w:val="none" w:sz="0" w:space="0" w:color="auto"/>
        <w:left w:val="none" w:sz="0" w:space="0" w:color="auto"/>
        <w:bottom w:val="none" w:sz="0" w:space="0" w:color="auto"/>
        <w:right w:val="none" w:sz="0" w:space="0" w:color="auto"/>
      </w:divBdr>
    </w:div>
    <w:div w:id="1456947667">
      <w:bodyDiv w:val="1"/>
      <w:marLeft w:val="0"/>
      <w:marRight w:val="0"/>
      <w:marTop w:val="0"/>
      <w:marBottom w:val="0"/>
      <w:divBdr>
        <w:top w:val="none" w:sz="0" w:space="0" w:color="auto"/>
        <w:left w:val="none" w:sz="0" w:space="0" w:color="auto"/>
        <w:bottom w:val="none" w:sz="0" w:space="0" w:color="auto"/>
        <w:right w:val="none" w:sz="0" w:space="0" w:color="auto"/>
      </w:divBdr>
    </w:div>
    <w:div w:id="1457674726">
      <w:bodyDiv w:val="1"/>
      <w:marLeft w:val="0"/>
      <w:marRight w:val="0"/>
      <w:marTop w:val="0"/>
      <w:marBottom w:val="0"/>
      <w:divBdr>
        <w:top w:val="none" w:sz="0" w:space="0" w:color="auto"/>
        <w:left w:val="none" w:sz="0" w:space="0" w:color="auto"/>
        <w:bottom w:val="none" w:sz="0" w:space="0" w:color="auto"/>
        <w:right w:val="none" w:sz="0" w:space="0" w:color="auto"/>
      </w:divBdr>
    </w:div>
    <w:div w:id="1458139502">
      <w:bodyDiv w:val="1"/>
      <w:marLeft w:val="0"/>
      <w:marRight w:val="0"/>
      <w:marTop w:val="0"/>
      <w:marBottom w:val="0"/>
      <w:divBdr>
        <w:top w:val="none" w:sz="0" w:space="0" w:color="auto"/>
        <w:left w:val="none" w:sz="0" w:space="0" w:color="auto"/>
        <w:bottom w:val="none" w:sz="0" w:space="0" w:color="auto"/>
        <w:right w:val="none" w:sz="0" w:space="0" w:color="auto"/>
      </w:divBdr>
    </w:div>
    <w:div w:id="1458373688">
      <w:bodyDiv w:val="1"/>
      <w:marLeft w:val="0"/>
      <w:marRight w:val="0"/>
      <w:marTop w:val="0"/>
      <w:marBottom w:val="0"/>
      <w:divBdr>
        <w:top w:val="none" w:sz="0" w:space="0" w:color="auto"/>
        <w:left w:val="none" w:sz="0" w:space="0" w:color="auto"/>
        <w:bottom w:val="none" w:sz="0" w:space="0" w:color="auto"/>
        <w:right w:val="none" w:sz="0" w:space="0" w:color="auto"/>
      </w:divBdr>
    </w:div>
    <w:div w:id="1458375991">
      <w:bodyDiv w:val="1"/>
      <w:marLeft w:val="0"/>
      <w:marRight w:val="0"/>
      <w:marTop w:val="0"/>
      <w:marBottom w:val="0"/>
      <w:divBdr>
        <w:top w:val="none" w:sz="0" w:space="0" w:color="auto"/>
        <w:left w:val="none" w:sz="0" w:space="0" w:color="auto"/>
        <w:bottom w:val="none" w:sz="0" w:space="0" w:color="auto"/>
        <w:right w:val="none" w:sz="0" w:space="0" w:color="auto"/>
      </w:divBdr>
    </w:div>
    <w:div w:id="1458834095">
      <w:bodyDiv w:val="1"/>
      <w:marLeft w:val="0"/>
      <w:marRight w:val="0"/>
      <w:marTop w:val="0"/>
      <w:marBottom w:val="0"/>
      <w:divBdr>
        <w:top w:val="none" w:sz="0" w:space="0" w:color="auto"/>
        <w:left w:val="none" w:sz="0" w:space="0" w:color="auto"/>
        <w:bottom w:val="none" w:sz="0" w:space="0" w:color="auto"/>
        <w:right w:val="none" w:sz="0" w:space="0" w:color="auto"/>
      </w:divBdr>
    </w:div>
    <w:div w:id="1458912188">
      <w:bodyDiv w:val="1"/>
      <w:marLeft w:val="0"/>
      <w:marRight w:val="0"/>
      <w:marTop w:val="0"/>
      <w:marBottom w:val="0"/>
      <w:divBdr>
        <w:top w:val="none" w:sz="0" w:space="0" w:color="auto"/>
        <w:left w:val="none" w:sz="0" w:space="0" w:color="auto"/>
        <w:bottom w:val="none" w:sz="0" w:space="0" w:color="auto"/>
        <w:right w:val="none" w:sz="0" w:space="0" w:color="auto"/>
      </w:divBdr>
    </w:div>
    <w:div w:id="1458992589">
      <w:bodyDiv w:val="1"/>
      <w:marLeft w:val="0"/>
      <w:marRight w:val="0"/>
      <w:marTop w:val="0"/>
      <w:marBottom w:val="0"/>
      <w:divBdr>
        <w:top w:val="none" w:sz="0" w:space="0" w:color="auto"/>
        <w:left w:val="none" w:sz="0" w:space="0" w:color="auto"/>
        <w:bottom w:val="none" w:sz="0" w:space="0" w:color="auto"/>
        <w:right w:val="none" w:sz="0" w:space="0" w:color="auto"/>
      </w:divBdr>
    </w:div>
    <w:div w:id="1459304008">
      <w:bodyDiv w:val="1"/>
      <w:marLeft w:val="0"/>
      <w:marRight w:val="0"/>
      <w:marTop w:val="0"/>
      <w:marBottom w:val="0"/>
      <w:divBdr>
        <w:top w:val="none" w:sz="0" w:space="0" w:color="auto"/>
        <w:left w:val="none" w:sz="0" w:space="0" w:color="auto"/>
        <w:bottom w:val="none" w:sz="0" w:space="0" w:color="auto"/>
        <w:right w:val="none" w:sz="0" w:space="0" w:color="auto"/>
      </w:divBdr>
    </w:div>
    <w:div w:id="1459570542">
      <w:bodyDiv w:val="1"/>
      <w:marLeft w:val="0"/>
      <w:marRight w:val="0"/>
      <w:marTop w:val="0"/>
      <w:marBottom w:val="0"/>
      <w:divBdr>
        <w:top w:val="none" w:sz="0" w:space="0" w:color="auto"/>
        <w:left w:val="none" w:sz="0" w:space="0" w:color="auto"/>
        <w:bottom w:val="none" w:sz="0" w:space="0" w:color="auto"/>
        <w:right w:val="none" w:sz="0" w:space="0" w:color="auto"/>
      </w:divBdr>
    </w:div>
    <w:div w:id="1459909349">
      <w:bodyDiv w:val="1"/>
      <w:marLeft w:val="0"/>
      <w:marRight w:val="0"/>
      <w:marTop w:val="0"/>
      <w:marBottom w:val="0"/>
      <w:divBdr>
        <w:top w:val="none" w:sz="0" w:space="0" w:color="auto"/>
        <w:left w:val="none" w:sz="0" w:space="0" w:color="auto"/>
        <w:bottom w:val="none" w:sz="0" w:space="0" w:color="auto"/>
        <w:right w:val="none" w:sz="0" w:space="0" w:color="auto"/>
      </w:divBdr>
    </w:div>
    <w:div w:id="1460220481">
      <w:bodyDiv w:val="1"/>
      <w:marLeft w:val="0"/>
      <w:marRight w:val="0"/>
      <w:marTop w:val="0"/>
      <w:marBottom w:val="0"/>
      <w:divBdr>
        <w:top w:val="none" w:sz="0" w:space="0" w:color="auto"/>
        <w:left w:val="none" w:sz="0" w:space="0" w:color="auto"/>
        <w:bottom w:val="none" w:sz="0" w:space="0" w:color="auto"/>
        <w:right w:val="none" w:sz="0" w:space="0" w:color="auto"/>
      </w:divBdr>
    </w:div>
    <w:div w:id="1460299999">
      <w:bodyDiv w:val="1"/>
      <w:marLeft w:val="0"/>
      <w:marRight w:val="0"/>
      <w:marTop w:val="0"/>
      <w:marBottom w:val="0"/>
      <w:divBdr>
        <w:top w:val="none" w:sz="0" w:space="0" w:color="auto"/>
        <w:left w:val="none" w:sz="0" w:space="0" w:color="auto"/>
        <w:bottom w:val="none" w:sz="0" w:space="0" w:color="auto"/>
        <w:right w:val="none" w:sz="0" w:space="0" w:color="auto"/>
      </w:divBdr>
    </w:div>
    <w:div w:id="1460342367">
      <w:bodyDiv w:val="1"/>
      <w:marLeft w:val="0"/>
      <w:marRight w:val="0"/>
      <w:marTop w:val="0"/>
      <w:marBottom w:val="0"/>
      <w:divBdr>
        <w:top w:val="none" w:sz="0" w:space="0" w:color="auto"/>
        <w:left w:val="none" w:sz="0" w:space="0" w:color="auto"/>
        <w:bottom w:val="none" w:sz="0" w:space="0" w:color="auto"/>
        <w:right w:val="none" w:sz="0" w:space="0" w:color="auto"/>
      </w:divBdr>
    </w:div>
    <w:div w:id="1460414205">
      <w:bodyDiv w:val="1"/>
      <w:marLeft w:val="0"/>
      <w:marRight w:val="0"/>
      <w:marTop w:val="0"/>
      <w:marBottom w:val="0"/>
      <w:divBdr>
        <w:top w:val="none" w:sz="0" w:space="0" w:color="auto"/>
        <w:left w:val="none" w:sz="0" w:space="0" w:color="auto"/>
        <w:bottom w:val="none" w:sz="0" w:space="0" w:color="auto"/>
        <w:right w:val="none" w:sz="0" w:space="0" w:color="auto"/>
      </w:divBdr>
    </w:div>
    <w:div w:id="1460420204">
      <w:bodyDiv w:val="1"/>
      <w:marLeft w:val="0"/>
      <w:marRight w:val="0"/>
      <w:marTop w:val="0"/>
      <w:marBottom w:val="0"/>
      <w:divBdr>
        <w:top w:val="none" w:sz="0" w:space="0" w:color="auto"/>
        <w:left w:val="none" w:sz="0" w:space="0" w:color="auto"/>
        <w:bottom w:val="none" w:sz="0" w:space="0" w:color="auto"/>
        <w:right w:val="none" w:sz="0" w:space="0" w:color="auto"/>
      </w:divBdr>
    </w:div>
    <w:div w:id="1460563017">
      <w:bodyDiv w:val="1"/>
      <w:marLeft w:val="0"/>
      <w:marRight w:val="0"/>
      <w:marTop w:val="0"/>
      <w:marBottom w:val="0"/>
      <w:divBdr>
        <w:top w:val="none" w:sz="0" w:space="0" w:color="auto"/>
        <w:left w:val="none" w:sz="0" w:space="0" w:color="auto"/>
        <w:bottom w:val="none" w:sz="0" w:space="0" w:color="auto"/>
        <w:right w:val="none" w:sz="0" w:space="0" w:color="auto"/>
      </w:divBdr>
    </w:div>
    <w:div w:id="1461151099">
      <w:bodyDiv w:val="1"/>
      <w:marLeft w:val="0"/>
      <w:marRight w:val="0"/>
      <w:marTop w:val="0"/>
      <w:marBottom w:val="0"/>
      <w:divBdr>
        <w:top w:val="none" w:sz="0" w:space="0" w:color="auto"/>
        <w:left w:val="none" w:sz="0" w:space="0" w:color="auto"/>
        <w:bottom w:val="none" w:sz="0" w:space="0" w:color="auto"/>
        <w:right w:val="none" w:sz="0" w:space="0" w:color="auto"/>
      </w:divBdr>
    </w:div>
    <w:div w:id="1461264888">
      <w:bodyDiv w:val="1"/>
      <w:marLeft w:val="0"/>
      <w:marRight w:val="0"/>
      <w:marTop w:val="0"/>
      <w:marBottom w:val="0"/>
      <w:divBdr>
        <w:top w:val="none" w:sz="0" w:space="0" w:color="auto"/>
        <w:left w:val="none" w:sz="0" w:space="0" w:color="auto"/>
        <w:bottom w:val="none" w:sz="0" w:space="0" w:color="auto"/>
        <w:right w:val="none" w:sz="0" w:space="0" w:color="auto"/>
      </w:divBdr>
    </w:div>
    <w:div w:id="1462386893">
      <w:bodyDiv w:val="1"/>
      <w:marLeft w:val="0"/>
      <w:marRight w:val="0"/>
      <w:marTop w:val="0"/>
      <w:marBottom w:val="0"/>
      <w:divBdr>
        <w:top w:val="none" w:sz="0" w:space="0" w:color="auto"/>
        <w:left w:val="none" w:sz="0" w:space="0" w:color="auto"/>
        <w:bottom w:val="none" w:sz="0" w:space="0" w:color="auto"/>
        <w:right w:val="none" w:sz="0" w:space="0" w:color="auto"/>
      </w:divBdr>
    </w:div>
    <w:div w:id="1462578432">
      <w:bodyDiv w:val="1"/>
      <w:marLeft w:val="0"/>
      <w:marRight w:val="0"/>
      <w:marTop w:val="0"/>
      <w:marBottom w:val="0"/>
      <w:divBdr>
        <w:top w:val="none" w:sz="0" w:space="0" w:color="auto"/>
        <w:left w:val="none" w:sz="0" w:space="0" w:color="auto"/>
        <w:bottom w:val="none" w:sz="0" w:space="0" w:color="auto"/>
        <w:right w:val="none" w:sz="0" w:space="0" w:color="auto"/>
      </w:divBdr>
    </w:div>
    <w:div w:id="1462769629">
      <w:bodyDiv w:val="1"/>
      <w:marLeft w:val="0"/>
      <w:marRight w:val="0"/>
      <w:marTop w:val="0"/>
      <w:marBottom w:val="0"/>
      <w:divBdr>
        <w:top w:val="none" w:sz="0" w:space="0" w:color="auto"/>
        <w:left w:val="none" w:sz="0" w:space="0" w:color="auto"/>
        <w:bottom w:val="none" w:sz="0" w:space="0" w:color="auto"/>
        <w:right w:val="none" w:sz="0" w:space="0" w:color="auto"/>
      </w:divBdr>
    </w:div>
    <w:div w:id="1462917422">
      <w:bodyDiv w:val="1"/>
      <w:marLeft w:val="0"/>
      <w:marRight w:val="0"/>
      <w:marTop w:val="0"/>
      <w:marBottom w:val="0"/>
      <w:divBdr>
        <w:top w:val="none" w:sz="0" w:space="0" w:color="auto"/>
        <w:left w:val="none" w:sz="0" w:space="0" w:color="auto"/>
        <w:bottom w:val="none" w:sz="0" w:space="0" w:color="auto"/>
        <w:right w:val="none" w:sz="0" w:space="0" w:color="auto"/>
      </w:divBdr>
    </w:div>
    <w:div w:id="1462963201">
      <w:bodyDiv w:val="1"/>
      <w:marLeft w:val="0"/>
      <w:marRight w:val="0"/>
      <w:marTop w:val="0"/>
      <w:marBottom w:val="0"/>
      <w:divBdr>
        <w:top w:val="none" w:sz="0" w:space="0" w:color="auto"/>
        <w:left w:val="none" w:sz="0" w:space="0" w:color="auto"/>
        <w:bottom w:val="none" w:sz="0" w:space="0" w:color="auto"/>
        <w:right w:val="none" w:sz="0" w:space="0" w:color="auto"/>
      </w:divBdr>
    </w:div>
    <w:div w:id="1462966206">
      <w:bodyDiv w:val="1"/>
      <w:marLeft w:val="0"/>
      <w:marRight w:val="0"/>
      <w:marTop w:val="0"/>
      <w:marBottom w:val="0"/>
      <w:divBdr>
        <w:top w:val="none" w:sz="0" w:space="0" w:color="auto"/>
        <w:left w:val="none" w:sz="0" w:space="0" w:color="auto"/>
        <w:bottom w:val="none" w:sz="0" w:space="0" w:color="auto"/>
        <w:right w:val="none" w:sz="0" w:space="0" w:color="auto"/>
      </w:divBdr>
    </w:div>
    <w:div w:id="1463036764">
      <w:bodyDiv w:val="1"/>
      <w:marLeft w:val="0"/>
      <w:marRight w:val="0"/>
      <w:marTop w:val="0"/>
      <w:marBottom w:val="0"/>
      <w:divBdr>
        <w:top w:val="none" w:sz="0" w:space="0" w:color="auto"/>
        <w:left w:val="none" w:sz="0" w:space="0" w:color="auto"/>
        <w:bottom w:val="none" w:sz="0" w:space="0" w:color="auto"/>
        <w:right w:val="none" w:sz="0" w:space="0" w:color="auto"/>
      </w:divBdr>
    </w:div>
    <w:div w:id="1463309163">
      <w:bodyDiv w:val="1"/>
      <w:marLeft w:val="0"/>
      <w:marRight w:val="0"/>
      <w:marTop w:val="0"/>
      <w:marBottom w:val="0"/>
      <w:divBdr>
        <w:top w:val="none" w:sz="0" w:space="0" w:color="auto"/>
        <w:left w:val="none" w:sz="0" w:space="0" w:color="auto"/>
        <w:bottom w:val="none" w:sz="0" w:space="0" w:color="auto"/>
        <w:right w:val="none" w:sz="0" w:space="0" w:color="auto"/>
      </w:divBdr>
    </w:div>
    <w:div w:id="1463814528">
      <w:bodyDiv w:val="1"/>
      <w:marLeft w:val="0"/>
      <w:marRight w:val="0"/>
      <w:marTop w:val="0"/>
      <w:marBottom w:val="0"/>
      <w:divBdr>
        <w:top w:val="none" w:sz="0" w:space="0" w:color="auto"/>
        <w:left w:val="none" w:sz="0" w:space="0" w:color="auto"/>
        <w:bottom w:val="none" w:sz="0" w:space="0" w:color="auto"/>
        <w:right w:val="none" w:sz="0" w:space="0" w:color="auto"/>
      </w:divBdr>
    </w:div>
    <w:div w:id="1464302058">
      <w:bodyDiv w:val="1"/>
      <w:marLeft w:val="0"/>
      <w:marRight w:val="0"/>
      <w:marTop w:val="0"/>
      <w:marBottom w:val="0"/>
      <w:divBdr>
        <w:top w:val="none" w:sz="0" w:space="0" w:color="auto"/>
        <w:left w:val="none" w:sz="0" w:space="0" w:color="auto"/>
        <w:bottom w:val="none" w:sz="0" w:space="0" w:color="auto"/>
        <w:right w:val="none" w:sz="0" w:space="0" w:color="auto"/>
      </w:divBdr>
    </w:div>
    <w:div w:id="1464545245">
      <w:bodyDiv w:val="1"/>
      <w:marLeft w:val="0"/>
      <w:marRight w:val="0"/>
      <w:marTop w:val="0"/>
      <w:marBottom w:val="0"/>
      <w:divBdr>
        <w:top w:val="none" w:sz="0" w:space="0" w:color="auto"/>
        <w:left w:val="none" w:sz="0" w:space="0" w:color="auto"/>
        <w:bottom w:val="none" w:sz="0" w:space="0" w:color="auto"/>
        <w:right w:val="none" w:sz="0" w:space="0" w:color="auto"/>
      </w:divBdr>
    </w:div>
    <w:div w:id="1464545529">
      <w:bodyDiv w:val="1"/>
      <w:marLeft w:val="0"/>
      <w:marRight w:val="0"/>
      <w:marTop w:val="0"/>
      <w:marBottom w:val="0"/>
      <w:divBdr>
        <w:top w:val="none" w:sz="0" w:space="0" w:color="auto"/>
        <w:left w:val="none" w:sz="0" w:space="0" w:color="auto"/>
        <w:bottom w:val="none" w:sz="0" w:space="0" w:color="auto"/>
        <w:right w:val="none" w:sz="0" w:space="0" w:color="auto"/>
      </w:divBdr>
    </w:div>
    <w:div w:id="1465003685">
      <w:bodyDiv w:val="1"/>
      <w:marLeft w:val="0"/>
      <w:marRight w:val="0"/>
      <w:marTop w:val="0"/>
      <w:marBottom w:val="0"/>
      <w:divBdr>
        <w:top w:val="none" w:sz="0" w:space="0" w:color="auto"/>
        <w:left w:val="none" w:sz="0" w:space="0" w:color="auto"/>
        <w:bottom w:val="none" w:sz="0" w:space="0" w:color="auto"/>
        <w:right w:val="none" w:sz="0" w:space="0" w:color="auto"/>
      </w:divBdr>
    </w:div>
    <w:div w:id="1465081894">
      <w:bodyDiv w:val="1"/>
      <w:marLeft w:val="0"/>
      <w:marRight w:val="0"/>
      <w:marTop w:val="0"/>
      <w:marBottom w:val="0"/>
      <w:divBdr>
        <w:top w:val="none" w:sz="0" w:space="0" w:color="auto"/>
        <w:left w:val="none" w:sz="0" w:space="0" w:color="auto"/>
        <w:bottom w:val="none" w:sz="0" w:space="0" w:color="auto"/>
        <w:right w:val="none" w:sz="0" w:space="0" w:color="auto"/>
      </w:divBdr>
    </w:div>
    <w:div w:id="1465152719">
      <w:bodyDiv w:val="1"/>
      <w:marLeft w:val="0"/>
      <w:marRight w:val="0"/>
      <w:marTop w:val="0"/>
      <w:marBottom w:val="0"/>
      <w:divBdr>
        <w:top w:val="none" w:sz="0" w:space="0" w:color="auto"/>
        <w:left w:val="none" w:sz="0" w:space="0" w:color="auto"/>
        <w:bottom w:val="none" w:sz="0" w:space="0" w:color="auto"/>
        <w:right w:val="none" w:sz="0" w:space="0" w:color="auto"/>
      </w:divBdr>
    </w:div>
    <w:div w:id="1465389893">
      <w:bodyDiv w:val="1"/>
      <w:marLeft w:val="0"/>
      <w:marRight w:val="0"/>
      <w:marTop w:val="0"/>
      <w:marBottom w:val="0"/>
      <w:divBdr>
        <w:top w:val="none" w:sz="0" w:space="0" w:color="auto"/>
        <w:left w:val="none" w:sz="0" w:space="0" w:color="auto"/>
        <w:bottom w:val="none" w:sz="0" w:space="0" w:color="auto"/>
        <w:right w:val="none" w:sz="0" w:space="0" w:color="auto"/>
      </w:divBdr>
    </w:div>
    <w:div w:id="1465468381">
      <w:bodyDiv w:val="1"/>
      <w:marLeft w:val="0"/>
      <w:marRight w:val="0"/>
      <w:marTop w:val="0"/>
      <w:marBottom w:val="0"/>
      <w:divBdr>
        <w:top w:val="none" w:sz="0" w:space="0" w:color="auto"/>
        <w:left w:val="none" w:sz="0" w:space="0" w:color="auto"/>
        <w:bottom w:val="none" w:sz="0" w:space="0" w:color="auto"/>
        <w:right w:val="none" w:sz="0" w:space="0" w:color="auto"/>
      </w:divBdr>
    </w:div>
    <w:div w:id="1466659203">
      <w:bodyDiv w:val="1"/>
      <w:marLeft w:val="0"/>
      <w:marRight w:val="0"/>
      <w:marTop w:val="0"/>
      <w:marBottom w:val="0"/>
      <w:divBdr>
        <w:top w:val="none" w:sz="0" w:space="0" w:color="auto"/>
        <w:left w:val="none" w:sz="0" w:space="0" w:color="auto"/>
        <w:bottom w:val="none" w:sz="0" w:space="0" w:color="auto"/>
        <w:right w:val="none" w:sz="0" w:space="0" w:color="auto"/>
      </w:divBdr>
    </w:div>
    <w:div w:id="1467235865">
      <w:bodyDiv w:val="1"/>
      <w:marLeft w:val="0"/>
      <w:marRight w:val="0"/>
      <w:marTop w:val="0"/>
      <w:marBottom w:val="0"/>
      <w:divBdr>
        <w:top w:val="none" w:sz="0" w:space="0" w:color="auto"/>
        <w:left w:val="none" w:sz="0" w:space="0" w:color="auto"/>
        <w:bottom w:val="none" w:sz="0" w:space="0" w:color="auto"/>
        <w:right w:val="none" w:sz="0" w:space="0" w:color="auto"/>
      </w:divBdr>
    </w:div>
    <w:div w:id="1468670290">
      <w:bodyDiv w:val="1"/>
      <w:marLeft w:val="0"/>
      <w:marRight w:val="0"/>
      <w:marTop w:val="0"/>
      <w:marBottom w:val="0"/>
      <w:divBdr>
        <w:top w:val="none" w:sz="0" w:space="0" w:color="auto"/>
        <w:left w:val="none" w:sz="0" w:space="0" w:color="auto"/>
        <w:bottom w:val="none" w:sz="0" w:space="0" w:color="auto"/>
        <w:right w:val="none" w:sz="0" w:space="0" w:color="auto"/>
      </w:divBdr>
    </w:div>
    <w:div w:id="1468813238">
      <w:bodyDiv w:val="1"/>
      <w:marLeft w:val="0"/>
      <w:marRight w:val="0"/>
      <w:marTop w:val="0"/>
      <w:marBottom w:val="0"/>
      <w:divBdr>
        <w:top w:val="none" w:sz="0" w:space="0" w:color="auto"/>
        <w:left w:val="none" w:sz="0" w:space="0" w:color="auto"/>
        <w:bottom w:val="none" w:sz="0" w:space="0" w:color="auto"/>
        <w:right w:val="none" w:sz="0" w:space="0" w:color="auto"/>
      </w:divBdr>
    </w:div>
    <w:div w:id="1469086438">
      <w:bodyDiv w:val="1"/>
      <w:marLeft w:val="0"/>
      <w:marRight w:val="0"/>
      <w:marTop w:val="0"/>
      <w:marBottom w:val="0"/>
      <w:divBdr>
        <w:top w:val="none" w:sz="0" w:space="0" w:color="auto"/>
        <w:left w:val="none" w:sz="0" w:space="0" w:color="auto"/>
        <w:bottom w:val="none" w:sz="0" w:space="0" w:color="auto"/>
        <w:right w:val="none" w:sz="0" w:space="0" w:color="auto"/>
      </w:divBdr>
    </w:div>
    <w:div w:id="1469275207">
      <w:bodyDiv w:val="1"/>
      <w:marLeft w:val="0"/>
      <w:marRight w:val="0"/>
      <w:marTop w:val="0"/>
      <w:marBottom w:val="0"/>
      <w:divBdr>
        <w:top w:val="none" w:sz="0" w:space="0" w:color="auto"/>
        <w:left w:val="none" w:sz="0" w:space="0" w:color="auto"/>
        <w:bottom w:val="none" w:sz="0" w:space="0" w:color="auto"/>
        <w:right w:val="none" w:sz="0" w:space="0" w:color="auto"/>
      </w:divBdr>
    </w:div>
    <w:div w:id="1469737173">
      <w:bodyDiv w:val="1"/>
      <w:marLeft w:val="0"/>
      <w:marRight w:val="0"/>
      <w:marTop w:val="0"/>
      <w:marBottom w:val="0"/>
      <w:divBdr>
        <w:top w:val="none" w:sz="0" w:space="0" w:color="auto"/>
        <w:left w:val="none" w:sz="0" w:space="0" w:color="auto"/>
        <w:bottom w:val="none" w:sz="0" w:space="0" w:color="auto"/>
        <w:right w:val="none" w:sz="0" w:space="0" w:color="auto"/>
      </w:divBdr>
    </w:div>
    <w:div w:id="1470199428">
      <w:bodyDiv w:val="1"/>
      <w:marLeft w:val="0"/>
      <w:marRight w:val="0"/>
      <w:marTop w:val="0"/>
      <w:marBottom w:val="0"/>
      <w:divBdr>
        <w:top w:val="none" w:sz="0" w:space="0" w:color="auto"/>
        <w:left w:val="none" w:sz="0" w:space="0" w:color="auto"/>
        <w:bottom w:val="none" w:sz="0" w:space="0" w:color="auto"/>
        <w:right w:val="none" w:sz="0" w:space="0" w:color="auto"/>
      </w:divBdr>
    </w:div>
    <w:div w:id="1470321875">
      <w:bodyDiv w:val="1"/>
      <w:marLeft w:val="0"/>
      <w:marRight w:val="0"/>
      <w:marTop w:val="0"/>
      <w:marBottom w:val="0"/>
      <w:divBdr>
        <w:top w:val="none" w:sz="0" w:space="0" w:color="auto"/>
        <w:left w:val="none" w:sz="0" w:space="0" w:color="auto"/>
        <w:bottom w:val="none" w:sz="0" w:space="0" w:color="auto"/>
        <w:right w:val="none" w:sz="0" w:space="0" w:color="auto"/>
      </w:divBdr>
    </w:div>
    <w:div w:id="1470395632">
      <w:bodyDiv w:val="1"/>
      <w:marLeft w:val="0"/>
      <w:marRight w:val="0"/>
      <w:marTop w:val="0"/>
      <w:marBottom w:val="0"/>
      <w:divBdr>
        <w:top w:val="none" w:sz="0" w:space="0" w:color="auto"/>
        <w:left w:val="none" w:sz="0" w:space="0" w:color="auto"/>
        <w:bottom w:val="none" w:sz="0" w:space="0" w:color="auto"/>
        <w:right w:val="none" w:sz="0" w:space="0" w:color="auto"/>
      </w:divBdr>
    </w:div>
    <w:div w:id="1471049078">
      <w:bodyDiv w:val="1"/>
      <w:marLeft w:val="0"/>
      <w:marRight w:val="0"/>
      <w:marTop w:val="0"/>
      <w:marBottom w:val="0"/>
      <w:divBdr>
        <w:top w:val="none" w:sz="0" w:space="0" w:color="auto"/>
        <w:left w:val="none" w:sz="0" w:space="0" w:color="auto"/>
        <w:bottom w:val="none" w:sz="0" w:space="0" w:color="auto"/>
        <w:right w:val="none" w:sz="0" w:space="0" w:color="auto"/>
      </w:divBdr>
    </w:div>
    <w:div w:id="1471053471">
      <w:bodyDiv w:val="1"/>
      <w:marLeft w:val="0"/>
      <w:marRight w:val="0"/>
      <w:marTop w:val="0"/>
      <w:marBottom w:val="0"/>
      <w:divBdr>
        <w:top w:val="none" w:sz="0" w:space="0" w:color="auto"/>
        <w:left w:val="none" w:sz="0" w:space="0" w:color="auto"/>
        <w:bottom w:val="none" w:sz="0" w:space="0" w:color="auto"/>
        <w:right w:val="none" w:sz="0" w:space="0" w:color="auto"/>
      </w:divBdr>
    </w:div>
    <w:div w:id="1471165293">
      <w:bodyDiv w:val="1"/>
      <w:marLeft w:val="0"/>
      <w:marRight w:val="0"/>
      <w:marTop w:val="0"/>
      <w:marBottom w:val="0"/>
      <w:divBdr>
        <w:top w:val="none" w:sz="0" w:space="0" w:color="auto"/>
        <w:left w:val="none" w:sz="0" w:space="0" w:color="auto"/>
        <w:bottom w:val="none" w:sz="0" w:space="0" w:color="auto"/>
        <w:right w:val="none" w:sz="0" w:space="0" w:color="auto"/>
      </w:divBdr>
    </w:div>
    <w:div w:id="1472209834">
      <w:bodyDiv w:val="1"/>
      <w:marLeft w:val="0"/>
      <w:marRight w:val="0"/>
      <w:marTop w:val="0"/>
      <w:marBottom w:val="0"/>
      <w:divBdr>
        <w:top w:val="none" w:sz="0" w:space="0" w:color="auto"/>
        <w:left w:val="none" w:sz="0" w:space="0" w:color="auto"/>
        <w:bottom w:val="none" w:sz="0" w:space="0" w:color="auto"/>
        <w:right w:val="none" w:sz="0" w:space="0" w:color="auto"/>
      </w:divBdr>
    </w:div>
    <w:div w:id="1472363160">
      <w:bodyDiv w:val="1"/>
      <w:marLeft w:val="0"/>
      <w:marRight w:val="0"/>
      <w:marTop w:val="0"/>
      <w:marBottom w:val="0"/>
      <w:divBdr>
        <w:top w:val="none" w:sz="0" w:space="0" w:color="auto"/>
        <w:left w:val="none" w:sz="0" w:space="0" w:color="auto"/>
        <w:bottom w:val="none" w:sz="0" w:space="0" w:color="auto"/>
        <w:right w:val="none" w:sz="0" w:space="0" w:color="auto"/>
      </w:divBdr>
    </w:div>
    <w:div w:id="1472403853">
      <w:bodyDiv w:val="1"/>
      <w:marLeft w:val="0"/>
      <w:marRight w:val="0"/>
      <w:marTop w:val="0"/>
      <w:marBottom w:val="0"/>
      <w:divBdr>
        <w:top w:val="none" w:sz="0" w:space="0" w:color="auto"/>
        <w:left w:val="none" w:sz="0" w:space="0" w:color="auto"/>
        <w:bottom w:val="none" w:sz="0" w:space="0" w:color="auto"/>
        <w:right w:val="none" w:sz="0" w:space="0" w:color="auto"/>
      </w:divBdr>
    </w:div>
    <w:div w:id="1472481255">
      <w:bodyDiv w:val="1"/>
      <w:marLeft w:val="0"/>
      <w:marRight w:val="0"/>
      <w:marTop w:val="0"/>
      <w:marBottom w:val="0"/>
      <w:divBdr>
        <w:top w:val="none" w:sz="0" w:space="0" w:color="auto"/>
        <w:left w:val="none" w:sz="0" w:space="0" w:color="auto"/>
        <w:bottom w:val="none" w:sz="0" w:space="0" w:color="auto"/>
        <w:right w:val="none" w:sz="0" w:space="0" w:color="auto"/>
      </w:divBdr>
    </w:div>
    <w:div w:id="1472670556">
      <w:bodyDiv w:val="1"/>
      <w:marLeft w:val="0"/>
      <w:marRight w:val="0"/>
      <w:marTop w:val="0"/>
      <w:marBottom w:val="0"/>
      <w:divBdr>
        <w:top w:val="none" w:sz="0" w:space="0" w:color="auto"/>
        <w:left w:val="none" w:sz="0" w:space="0" w:color="auto"/>
        <w:bottom w:val="none" w:sz="0" w:space="0" w:color="auto"/>
        <w:right w:val="none" w:sz="0" w:space="0" w:color="auto"/>
      </w:divBdr>
    </w:div>
    <w:div w:id="1472863289">
      <w:bodyDiv w:val="1"/>
      <w:marLeft w:val="0"/>
      <w:marRight w:val="0"/>
      <w:marTop w:val="0"/>
      <w:marBottom w:val="0"/>
      <w:divBdr>
        <w:top w:val="none" w:sz="0" w:space="0" w:color="auto"/>
        <w:left w:val="none" w:sz="0" w:space="0" w:color="auto"/>
        <w:bottom w:val="none" w:sz="0" w:space="0" w:color="auto"/>
        <w:right w:val="none" w:sz="0" w:space="0" w:color="auto"/>
      </w:divBdr>
    </w:div>
    <w:div w:id="1473014573">
      <w:bodyDiv w:val="1"/>
      <w:marLeft w:val="0"/>
      <w:marRight w:val="0"/>
      <w:marTop w:val="0"/>
      <w:marBottom w:val="0"/>
      <w:divBdr>
        <w:top w:val="none" w:sz="0" w:space="0" w:color="auto"/>
        <w:left w:val="none" w:sz="0" w:space="0" w:color="auto"/>
        <w:bottom w:val="none" w:sz="0" w:space="0" w:color="auto"/>
        <w:right w:val="none" w:sz="0" w:space="0" w:color="auto"/>
      </w:divBdr>
    </w:div>
    <w:div w:id="1473135596">
      <w:bodyDiv w:val="1"/>
      <w:marLeft w:val="0"/>
      <w:marRight w:val="0"/>
      <w:marTop w:val="0"/>
      <w:marBottom w:val="0"/>
      <w:divBdr>
        <w:top w:val="none" w:sz="0" w:space="0" w:color="auto"/>
        <w:left w:val="none" w:sz="0" w:space="0" w:color="auto"/>
        <w:bottom w:val="none" w:sz="0" w:space="0" w:color="auto"/>
        <w:right w:val="none" w:sz="0" w:space="0" w:color="auto"/>
      </w:divBdr>
    </w:div>
    <w:div w:id="1473206906">
      <w:bodyDiv w:val="1"/>
      <w:marLeft w:val="0"/>
      <w:marRight w:val="0"/>
      <w:marTop w:val="0"/>
      <w:marBottom w:val="0"/>
      <w:divBdr>
        <w:top w:val="none" w:sz="0" w:space="0" w:color="auto"/>
        <w:left w:val="none" w:sz="0" w:space="0" w:color="auto"/>
        <w:bottom w:val="none" w:sz="0" w:space="0" w:color="auto"/>
        <w:right w:val="none" w:sz="0" w:space="0" w:color="auto"/>
      </w:divBdr>
    </w:div>
    <w:div w:id="1473404106">
      <w:bodyDiv w:val="1"/>
      <w:marLeft w:val="0"/>
      <w:marRight w:val="0"/>
      <w:marTop w:val="0"/>
      <w:marBottom w:val="0"/>
      <w:divBdr>
        <w:top w:val="none" w:sz="0" w:space="0" w:color="auto"/>
        <w:left w:val="none" w:sz="0" w:space="0" w:color="auto"/>
        <w:bottom w:val="none" w:sz="0" w:space="0" w:color="auto"/>
        <w:right w:val="none" w:sz="0" w:space="0" w:color="auto"/>
      </w:divBdr>
    </w:div>
    <w:div w:id="1473593889">
      <w:bodyDiv w:val="1"/>
      <w:marLeft w:val="0"/>
      <w:marRight w:val="0"/>
      <w:marTop w:val="0"/>
      <w:marBottom w:val="0"/>
      <w:divBdr>
        <w:top w:val="none" w:sz="0" w:space="0" w:color="auto"/>
        <w:left w:val="none" w:sz="0" w:space="0" w:color="auto"/>
        <w:bottom w:val="none" w:sz="0" w:space="0" w:color="auto"/>
        <w:right w:val="none" w:sz="0" w:space="0" w:color="auto"/>
      </w:divBdr>
    </w:div>
    <w:div w:id="1473598039">
      <w:bodyDiv w:val="1"/>
      <w:marLeft w:val="0"/>
      <w:marRight w:val="0"/>
      <w:marTop w:val="0"/>
      <w:marBottom w:val="0"/>
      <w:divBdr>
        <w:top w:val="none" w:sz="0" w:space="0" w:color="auto"/>
        <w:left w:val="none" w:sz="0" w:space="0" w:color="auto"/>
        <w:bottom w:val="none" w:sz="0" w:space="0" w:color="auto"/>
        <w:right w:val="none" w:sz="0" w:space="0" w:color="auto"/>
      </w:divBdr>
    </w:div>
    <w:div w:id="1473907320">
      <w:bodyDiv w:val="1"/>
      <w:marLeft w:val="0"/>
      <w:marRight w:val="0"/>
      <w:marTop w:val="0"/>
      <w:marBottom w:val="0"/>
      <w:divBdr>
        <w:top w:val="none" w:sz="0" w:space="0" w:color="auto"/>
        <w:left w:val="none" w:sz="0" w:space="0" w:color="auto"/>
        <w:bottom w:val="none" w:sz="0" w:space="0" w:color="auto"/>
        <w:right w:val="none" w:sz="0" w:space="0" w:color="auto"/>
      </w:divBdr>
    </w:div>
    <w:div w:id="1473982489">
      <w:bodyDiv w:val="1"/>
      <w:marLeft w:val="0"/>
      <w:marRight w:val="0"/>
      <w:marTop w:val="0"/>
      <w:marBottom w:val="0"/>
      <w:divBdr>
        <w:top w:val="none" w:sz="0" w:space="0" w:color="auto"/>
        <w:left w:val="none" w:sz="0" w:space="0" w:color="auto"/>
        <w:bottom w:val="none" w:sz="0" w:space="0" w:color="auto"/>
        <w:right w:val="none" w:sz="0" w:space="0" w:color="auto"/>
      </w:divBdr>
    </w:div>
    <w:div w:id="1474059471">
      <w:bodyDiv w:val="1"/>
      <w:marLeft w:val="0"/>
      <w:marRight w:val="0"/>
      <w:marTop w:val="0"/>
      <w:marBottom w:val="0"/>
      <w:divBdr>
        <w:top w:val="none" w:sz="0" w:space="0" w:color="auto"/>
        <w:left w:val="none" w:sz="0" w:space="0" w:color="auto"/>
        <w:bottom w:val="none" w:sz="0" w:space="0" w:color="auto"/>
        <w:right w:val="none" w:sz="0" w:space="0" w:color="auto"/>
      </w:divBdr>
    </w:div>
    <w:div w:id="1474561111">
      <w:bodyDiv w:val="1"/>
      <w:marLeft w:val="0"/>
      <w:marRight w:val="0"/>
      <w:marTop w:val="0"/>
      <w:marBottom w:val="0"/>
      <w:divBdr>
        <w:top w:val="none" w:sz="0" w:space="0" w:color="auto"/>
        <w:left w:val="none" w:sz="0" w:space="0" w:color="auto"/>
        <w:bottom w:val="none" w:sz="0" w:space="0" w:color="auto"/>
        <w:right w:val="none" w:sz="0" w:space="0" w:color="auto"/>
      </w:divBdr>
    </w:div>
    <w:div w:id="1475634530">
      <w:bodyDiv w:val="1"/>
      <w:marLeft w:val="0"/>
      <w:marRight w:val="0"/>
      <w:marTop w:val="0"/>
      <w:marBottom w:val="0"/>
      <w:divBdr>
        <w:top w:val="none" w:sz="0" w:space="0" w:color="auto"/>
        <w:left w:val="none" w:sz="0" w:space="0" w:color="auto"/>
        <w:bottom w:val="none" w:sz="0" w:space="0" w:color="auto"/>
        <w:right w:val="none" w:sz="0" w:space="0" w:color="auto"/>
      </w:divBdr>
    </w:div>
    <w:div w:id="1475945461">
      <w:bodyDiv w:val="1"/>
      <w:marLeft w:val="0"/>
      <w:marRight w:val="0"/>
      <w:marTop w:val="0"/>
      <w:marBottom w:val="0"/>
      <w:divBdr>
        <w:top w:val="none" w:sz="0" w:space="0" w:color="auto"/>
        <w:left w:val="none" w:sz="0" w:space="0" w:color="auto"/>
        <w:bottom w:val="none" w:sz="0" w:space="0" w:color="auto"/>
        <w:right w:val="none" w:sz="0" w:space="0" w:color="auto"/>
      </w:divBdr>
    </w:div>
    <w:div w:id="1475953437">
      <w:bodyDiv w:val="1"/>
      <w:marLeft w:val="0"/>
      <w:marRight w:val="0"/>
      <w:marTop w:val="0"/>
      <w:marBottom w:val="0"/>
      <w:divBdr>
        <w:top w:val="none" w:sz="0" w:space="0" w:color="auto"/>
        <w:left w:val="none" w:sz="0" w:space="0" w:color="auto"/>
        <w:bottom w:val="none" w:sz="0" w:space="0" w:color="auto"/>
        <w:right w:val="none" w:sz="0" w:space="0" w:color="auto"/>
      </w:divBdr>
    </w:div>
    <w:div w:id="1476726216">
      <w:bodyDiv w:val="1"/>
      <w:marLeft w:val="0"/>
      <w:marRight w:val="0"/>
      <w:marTop w:val="0"/>
      <w:marBottom w:val="0"/>
      <w:divBdr>
        <w:top w:val="none" w:sz="0" w:space="0" w:color="auto"/>
        <w:left w:val="none" w:sz="0" w:space="0" w:color="auto"/>
        <w:bottom w:val="none" w:sz="0" w:space="0" w:color="auto"/>
        <w:right w:val="none" w:sz="0" w:space="0" w:color="auto"/>
      </w:divBdr>
    </w:div>
    <w:div w:id="1477529438">
      <w:bodyDiv w:val="1"/>
      <w:marLeft w:val="0"/>
      <w:marRight w:val="0"/>
      <w:marTop w:val="0"/>
      <w:marBottom w:val="0"/>
      <w:divBdr>
        <w:top w:val="none" w:sz="0" w:space="0" w:color="auto"/>
        <w:left w:val="none" w:sz="0" w:space="0" w:color="auto"/>
        <w:bottom w:val="none" w:sz="0" w:space="0" w:color="auto"/>
        <w:right w:val="none" w:sz="0" w:space="0" w:color="auto"/>
      </w:divBdr>
    </w:div>
    <w:div w:id="1477651100">
      <w:bodyDiv w:val="1"/>
      <w:marLeft w:val="0"/>
      <w:marRight w:val="0"/>
      <w:marTop w:val="0"/>
      <w:marBottom w:val="0"/>
      <w:divBdr>
        <w:top w:val="none" w:sz="0" w:space="0" w:color="auto"/>
        <w:left w:val="none" w:sz="0" w:space="0" w:color="auto"/>
        <w:bottom w:val="none" w:sz="0" w:space="0" w:color="auto"/>
        <w:right w:val="none" w:sz="0" w:space="0" w:color="auto"/>
      </w:divBdr>
    </w:div>
    <w:div w:id="1478183592">
      <w:bodyDiv w:val="1"/>
      <w:marLeft w:val="0"/>
      <w:marRight w:val="0"/>
      <w:marTop w:val="0"/>
      <w:marBottom w:val="0"/>
      <w:divBdr>
        <w:top w:val="none" w:sz="0" w:space="0" w:color="auto"/>
        <w:left w:val="none" w:sz="0" w:space="0" w:color="auto"/>
        <w:bottom w:val="none" w:sz="0" w:space="0" w:color="auto"/>
        <w:right w:val="none" w:sz="0" w:space="0" w:color="auto"/>
      </w:divBdr>
    </w:div>
    <w:div w:id="1478448712">
      <w:bodyDiv w:val="1"/>
      <w:marLeft w:val="0"/>
      <w:marRight w:val="0"/>
      <w:marTop w:val="0"/>
      <w:marBottom w:val="0"/>
      <w:divBdr>
        <w:top w:val="none" w:sz="0" w:space="0" w:color="auto"/>
        <w:left w:val="none" w:sz="0" w:space="0" w:color="auto"/>
        <w:bottom w:val="none" w:sz="0" w:space="0" w:color="auto"/>
        <w:right w:val="none" w:sz="0" w:space="0" w:color="auto"/>
      </w:divBdr>
    </w:div>
    <w:div w:id="1478645592">
      <w:bodyDiv w:val="1"/>
      <w:marLeft w:val="0"/>
      <w:marRight w:val="0"/>
      <w:marTop w:val="0"/>
      <w:marBottom w:val="0"/>
      <w:divBdr>
        <w:top w:val="none" w:sz="0" w:space="0" w:color="auto"/>
        <w:left w:val="none" w:sz="0" w:space="0" w:color="auto"/>
        <w:bottom w:val="none" w:sz="0" w:space="0" w:color="auto"/>
        <w:right w:val="none" w:sz="0" w:space="0" w:color="auto"/>
      </w:divBdr>
    </w:div>
    <w:div w:id="1478648348">
      <w:bodyDiv w:val="1"/>
      <w:marLeft w:val="0"/>
      <w:marRight w:val="0"/>
      <w:marTop w:val="0"/>
      <w:marBottom w:val="0"/>
      <w:divBdr>
        <w:top w:val="none" w:sz="0" w:space="0" w:color="auto"/>
        <w:left w:val="none" w:sz="0" w:space="0" w:color="auto"/>
        <w:bottom w:val="none" w:sz="0" w:space="0" w:color="auto"/>
        <w:right w:val="none" w:sz="0" w:space="0" w:color="auto"/>
      </w:divBdr>
    </w:div>
    <w:div w:id="1478961397">
      <w:bodyDiv w:val="1"/>
      <w:marLeft w:val="0"/>
      <w:marRight w:val="0"/>
      <w:marTop w:val="0"/>
      <w:marBottom w:val="0"/>
      <w:divBdr>
        <w:top w:val="none" w:sz="0" w:space="0" w:color="auto"/>
        <w:left w:val="none" w:sz="0" w:space="0" w:color="auto"/>
        <w:bottom w:val="none" w:sz="0" w:space="0" w:color="auto"/>
        <w:right w:val="none" w:sz="0" w:space="0" w:color="auto"/>
      </w:divBdr>
    </w:div>
    <w:div w:id="1479297709">
      <w:bodyDiv w:val="1"/>
      <w:marLeft w:val="0"/>
      <w:marRight w:val="0"/>
      <w:marTop w:val="0"/>
      <w:marBottom w:val="0"/>
      <w:divBdr>
        <w:top w:val="none" w:sz="0" w:space="0" w:color="auto"/>
        <w:left w:val="none" w:sz="0" w:space="0" w:color="auto"/>
        <w:bottom w:val="none" w:sz="0" w:space="0" w:color="auto"/>
        <w:right w:val="none" w:sz="0" w:space="0" w:color="auto"/>
      </w:divBdr>
    </w:div>
    <w:div w:id="1479615498">
      <w:bodyDiv w:val="1"/>
      <w:marLeft w:val="0"/>
      <w:marRight w:val="0"/>
      <w:marTop w:val="0"/>
      <w:marBottom w:val="0"/>
      <w:divBdr>
        <w:top w:val="none" w:sz="0" w:space="0" w:color="auto"/>
        <w:left w:val="none" w:sz="0" w:space="0" w:color="auto"/>
        <w:bottom w:val="none" w:sz="0" w:space="0" w:color="auto"/>
        <w:right w:val="none" w:sz="0" w:space="0" w:color="auto"/>
      </w:divBdr>
    </w:div>
    <w:div w:id="1480074341">
      <w:bodyDiv w:val="1"/>
      <w:marLeft w:val="0"/>
      <w:marRight w:val="0"/>
      <w:marTop w:val="0"/>
      <w:marBottom w:val="0"/>
      <w:divBdr>
        <w:top w:val="none" w:sz="0" w:space="0" w:color="auto"/>
        <w:left w:val="none" w:sz="0" w:space="0" w:color="auto"/>
        <w:bottom w:val="none" w:sz="0" w:space="0" w:color="auto"/>
        <w:right w:val="none" w:sz="0" w:space="0" w:color="auto"/>
      </w:divBdr>
    </w:div>
    <w:div w:id="1480225434">
      <w:bodyDiv w:val="1"/>
      <w:marLeft w:val="0"/>
      <w:marRight w:val="0"/>
      <w:marTop w:val="0"/>
      <w:marBottom w:val="0"/>
      <w:divBdr>
        <w:top w:val="none" w:sz="0" w:space="0" w:color="auto"/>
        <w:left w:val="none" w:sz="0" w:space="0" w:color="auto"/>
        <w:bottom w:val="none" w:sz="0" w:space="0" w:color="auto"/>
        <w:right w:val="none" w:sz="0" w:space="0" w:color="auto"/>
      </w:divBdr>
    </w:div>
    <w:div w:id="1480416336">
      <w:bodyDiv w:val="1"/>
      <w:marLeft w:val="0"/>
      <w:marRight w:val="0"/>
      <w:marTop w:val="0"/>
      <w:marBottom w:val="0"/>
      <w:divBdr>
        <w:top w:val="none" w:sz="0" w:space="0" w:color="auto"/>
        <w:left w:val="none" w:sz="0" w:space="0" w:color="auto"/>
        <w:bottom w:val="none" w:sz="0" w:space="0" w:color="auto"/>
        <w:right w:val="none" w:sz="0" w:space="0" w:color="auto"/>
      </w:divBdr>
    </w:div>
    <w:div w:id="1480419244">
      <w:bodyDiv w:val="1"/>
      <w:marLeft w:val="0"/>
      <w:marRight w:val="0"/>
      <w:marTop w:val="0"/>
      <w:marBottom w:val="0"/>
      <w:divBdr>
        <w:top w:val="none" w:sz="0" w:space="0" w:color="auto"/>
        <w:left w:val="none" w:sz="0" w:space="0" w:color="auto"/>
        <w:bottom w:val="none" w:sz="0" w:space="0" w:color="auto"/>
        <w:right w:val="none" w:sz="0" w:space="0" w:color="auto"/>
      </w:divBdr>
    </w:div>
    <w:div w:id="1480615511">
      <w:bodyDiv w:val="1"/>
      <w:marLeft w:val="0"/>
      <w:marRight w:val="0"/>
      <w:marTop w:val="0"/>
      <w:marBottom w:val="0"/>
      <w:divBdr>
        <w:top w:val="none" w:sz="0" w:space="0" w:color="auto"/>
        <w:left w:val="none" w:sz="0" w:space="0" w:color="auto"/>
        <w:bottom w:val="none" w:sz="0" w:space="0" w:color="auto"/>
        <w:right w:val="none" w:sz="0" w:space="0" w:color="auto"/>
      </w:divBdr>
    </w:div>
    <w:div w:id="1480656093">
      <w:bodyDiv w:val="1"/>
      <w:marLeft w:val="0"/>
      <w:marRight w:val="0"/>
      <w:marTop w:val="0"/>
      <w:marBottom w:val="0"/>
      <w:divBdr>
        <w:top w:val="none" w:sz="0" w:space="0" w:color="auto"/>
        <w:left w:val="none" w:sz="0" w:space="0" w:color="auto"/>
        <w:bottom w:val="none" w:sz="0" w:space="0" w:color="auto"/>
        <w:right w:val="none" w:sz="0" w:space="0" w:color="auto"/>
      </w:divBdr>
    </w:div>
    <w:div w:id="1480920679">
      <w:bodyDiv w:val="1"/>
      <w:marLeft w:val="0"/>
      <w:marRight w:val="0"/>
      <w:marTop w:val="0"/>
      <w:marBottom w:val="0"/>
      <w:divBdr>
        <w:top w:val="none" w:sz="0" w:space="0" w:color="auto"/>
        <w:left w:val="none" w:sz="0" w:space="0" w:color="auto"/>
        <w:bottom w:val="none" w:sz="0" w:space="0" w:color="auto"/>
        <w:right w:val="none" w:sz="0" w:space="0" w:color="auto"/>
      </w:divBdr>
    </w:div>
    <w:div w:id="1480997300">
      <w:bodyDiv w:val="1"/>
      <w:marLeft w:val="0"/>
      <w:marRight w:val="0"/>
      <w:marTop w:val="0"/>
      <w:marBottom w:val="0"/>
      <w:divBdr>
        <w:top w:val="none" w:sz="0" w:space="0" w:color="auto"/>
        <w:left w:val="none" w:sz="0" w:space="0" w:color="auto"/>
        <w:bottom w:val="none" w:sz="0" w:space="0" w:color="auto"/>
        <w:right w:val="none" w:sz="0" w:space="0" w:color="auto"/>
      </w:divBdr>
    </w:div>
    <w:div w:id="1481993186">
      <w:bodyDiv w:val="1"/>
      <w:marLeft w:val="0"/>
      <w:marRight w:val="0"/>
      <w:marTop w:val="0"/>
      <w:marBottom w:val="0"/>
      <w:divBdr>
        <w:top w:val="none" w:sz="0" w:space="0" w:color="auto"/>
        <w:left w:val="none" w:sz="0" w:space="0" w:color="auto"/>
        <w:bottom w:val="none" w:sz="0" w:space="0" w:color="auto"/>
        <w:right w:val="none" w:sz="0" w:space="0" w:color="auto"/>
      </w:divBdr>
    </w:div>
    <w:div w:id="1483885545">
      <w:bodyDiv w:val="1"/>
      <w:marLeft w:val="0"/>
      <w:marRight w:val="0"/>
      <w:marTop w:val="0"/>
      <w:marBottom w:val="0"/>
      <w:divBdr>
        <w:top w:val="none" w:sz="0" w:space="0" w:color="auto"/>
        <w:left w:val="none" w:sz="0" w:space="0" w:color="auto"/>
        <w:bottom w:val="none" w:sz="0" w:space="0" w:color="auto"/>
        <w:right w:val="none" w:sz="0" w:space="0" w:color="auto"/>
      </w:divBdr>
    </w:div>
    <w:div w:id="1484545548">
      <w:bodyDiv w:val="1"/>
      <w:marLeft w:val="0"/>
      <w:marRight w:val="0"/>
      <w:marTop w:val="0"/>
      <w:marBottom w:val="0"/>
      <w:divBdr>
        <w:top w:val="none" w:sz="0" w:space="0" w:color="auto"/>
        <w:left w:val="none" w:sz="0" w:space="0" w:color="auto"/>
        <w:bottom w:val="none" w:sz="0" w:space="0" w:color="auto"/>
        <w:right w:val="none" w:sz="0" w:space="0" w:color="auto"/>
      </w:divBdr>
    </w:div>
    <w:div w:id="1484807812">
      <w:bodyDiv w:val="1"/>
      <w:marLeft w:val="0"/>
      <w:marRight w:val="0"/>
      <w:marTop w:val="0"/>
      <w:marBottom w:val="0"/>
      <w:divBdr>
        <w:top w:val="none" w:sz="0" w:space="0" w:color="auto"/>
        <w:left w:val="none" w:sz="0" w:space="0" w:color="auto"/>
        <w:bottom w:val="none" w:sz="0" w:space="0" w:color="auto"/>
        <w:right w:val="none" w:sz="0" w:space="0" w:color="auto"/>
      </w:divBdr>
    </w:div>
    <w:div w:id="1485471517">
      <w:bodyDiv w:val="1"/>
      <w:marLeft w:val="0"/>
      <w:marRight w:val="0"/>
      <w:marTop w:val="0"/>
      <w:marBottom w:val="0"/>
      <w:divBdr>
        <w:top w:val="none" w:sz="0" w:space="0" w:color="auto"/>
        <w:left w:val="none" w:sz="0" w:space="0" w:color="auto"/>
        <w:bottom w:val="none" w:sz="0" w:space="0" w:color="auto"/>
        <w:right w:val="none" w:sz="0" w:space="0" w:color="auto"/>
      </w:divBdr>
    </w:div>
    <w:div w:id="1485705769">
      <w:bodyDiv w:val="1"/>
      <w:marLeft w:val="0"/>
      <w:marRight w:val="0"/>
      <w:marTop w:val="0"/>
      <w:marBottom w:val="0"/>
      <w:divBdr>
        <w:top w:val="none" w:sz="0" w:space="0" w:color="auto"/>
        <w:left w:val="none" w:sz="0" w:space="0" w:color="auto"/>
        <w:bottom w:val="none" w:sz="0" w:space="0" w:color="auto"/>
        <w:right w:val="none" w:sz="0" w:space="0" w:color="auto"/>
      </w:divBdr>
    </w:div>
    <w:div w:id="1485731958">
      <w:bodyDiv w:val="1"/>
      <w:marLeft w:val="0"/>
      <w:marRight w:val="0"/>
      <w:marTop w:val="0"/>
      <w:marBottom w:val="0"/>
      <w:divBdr>
        <w:top w:val="none" w:sz="0" w:space="0" w:color="auto"/>
        <w:left w:val="none" w:sz="0" w:space="0" w:color="auto"/>
        <w:bottom w:val="none" w:sz="0" w:space="0" w:color="auto"/>
        <w:right w:val="none" w:sz="0" w:space="0" w:color="auto"/>
      </w:divBdr>
    </w:div>
    <w:div w:id="1485899795">
      <w:bodyDiv w:val="1"/>
      <w:marLeft w:val="0"/>
      <w:marRight w:val="0"/>
      <w:marTop w:val="0"/>
      <w:marBottom w:val="0"/>
      <w:divBdr>
        <w:top w:val="none" w:sz="0" w:space="0" w:color="auto"/>
        <w:left w:val="none" w:sz="0" w:space="0" w:color="auto"/>
        <w:bottom w:val="none" w:sz="0" w:space="0" w:color="auto"/>
        <w:right w:val="none" w:sz="0" w:space="0" w:color="auto"/>
      </w:divBdr>
    </w:div>
    <w:div w:id="1486583178">
      <w:bodyDiv w:val="1"/>
      <w:marLeft w:val="0"/>
      <w:marRight w:val="0"/>
      <w:marTop w:val="0"/>
      <w:marBottom w:val="0"/>
      <w:divBdr>
        <w:top w:val="none" w:sz="0" w:space="0" w:color="auto"/>
        <w:left w:val="none" w:sz="0" w:space="0" w:color="auto"/>
        <w:bottom w:val="none" w:sz="0" w:space="0" w:color="auto"/>
        <w:right w:val="none" w:sz="0" w:space="0" w:color="auto"/>
      </w:divBdr>
    </w:div>
    <w:div w:id="1486629837">
      <w:bodyDiv w:val="1"/>
      <w:marLeft w:val="0"/>
      <w:marRight w:val="0"/>
      <w:marTop w:val="0"/>
      <w:marBottom w:val="0"/>
      <w:divBdr>
        <w:top w:val="none" w:sz="0" w:space="0" w:color="auto"/>
        <w:left w:val="none" w:sz="0" w:space="0" w:color="auto"/>
        <w:bottom w:val="none" w:sz="0" w:space="0" w:color="auto"/>
        <w:right w:val="none" w:sz="0" w:space="0" w:color="auto"/>
      </w:divBdr>
    </w:div>
    <w:div w:id="1487554659">
      <w:bodyDiv w:val="1"/>
      <w:marLeft w:val="0"/>
      <w:marRight w:val="0"/>
      <w:marTop w:val="0"/>
      <w:marBottom w:val="0"/>
      <w:divBdr>
        <w:top w:val="none" w:sz="0" w:space="0" w:color="auto"/>
        <w:left w:val="none" w:sz="0" w:space="0" w:color="auto"/>
        <w:bottom w:val="none" w:sz="0" w:space="0" w:color="auto"/>
        <w:right w:val="none" w:sz="0" w:space="0" w:color="auto"/>
      </w:divBdr>
    </w:div>
    <w:div w:id="1488132358">
      <w:bodyDiv w:val="1"/>
      <w:marLeft w:val="0"/>
      <w:marRight w:val="0"/>
      <w:marTop w:val="0"/>
      <w:marBottom w:val="0"/>
      <w:divBdr>
        <w:top w:val="none" w:sz="0" w:space="0" w:color="auto"/>
        <w:left w:val="none" w:sz="0" w:space="0" w:color="auto"/>
        <w:bottom w:val="none" w:sz="0" w:space="0" w:color="auto"/>
        <w:right w:val="none" w:sz="0" w:space="0" w:color="auto"/>
      </w:divBdr>
    </w:div>
    <w:div w:id="1488667128">
      <w:bodyDiv w:val="1"/>
      <w:marLeft w:val="0"/>
      <w:marRight w:val="0"/>
      <w:marTop w:val="0"/>
      <w:marBottom w:val="0"/>
      <w:divBdr>
        <w:top w:val="none" w:sz="0" w:space="0" w:color="auto"/>
        <w:left w:val="none" w:sz="0" w:space="0" w:color="auto"/>
        <w:bottom w:val="none" w:sz="0" w:space="0" w:color="auto"/>
        <w:right w:val="none" w:sz="0" w:space="0" w:color="auto"/>
      </w:divBdr>
    </w:div>
    <w:div w:id="1488939987">
      <w:bodyDiv w:val="1"/>
      <w:marLeft w:val="0"/>
      <w:marRight w:val="0"/>
      <w:marTop w:val="0"/>
      <w:marBottom w:val="0"/>
      <w:divBdr>
        <w:top w:val="none" w:sz="0" w:space="0" w:color="auto"/>
        <w:left w:val="none" w:sz="0" w:space="0" w:color="auto"/>
        <w:bottom w:val="none" w:sz="0" w:space="0" w:color="auto"/>
        <w:right w:val="none" w:sz="0" w:space="0" w:color="auto"/>
      </w:divBdr>
    </w:div>
    <w:div w:id="1488941288">
      <w:bodyDiv w:val="1"/>
      <w:marLeft w:val="0"/>
      <w:marRight w:val="0"/>
      <w:marTop w:val="0"/>
      <w:marBottom w:val="0"/>
      <w:divBdr>
        <w:top w:val="none" w:sz="0" w:space="0" w:color="auto"/>
        <w:left w:val="none" w:sz="0" w:space="0" w:color="auto"/>
        <w:bottom w:val="none" w:sz="0" w:space="0" w:color="auto"/>
        <w:right w:val="none" w:sz="0" w:space="0" w:color="auto"/>
      </w:divBdr>
    </w:div>
    <w:div w:id="1489009455">
      <w:bodyDiv w:val="1"/>
      <w:marLeft w:val="0"/>
      <w:marRight w:val="0"/>
      <w:marTop w:val="0"/>
      <w:marBottom w:val="0"/>
      <w:divBdr>
        <w:top w:val="none" w:sz="0" w:space="0" w:color="auto"/>
        <w:left w:val="none" w:sz="0" w:space="0" w:color="auto"/>
        <w:bottom w:val="none" w:sz="0" w:space="0" w:color="auto"/>
        <w:right w:val="none" w:sz="0" w:space="0" w:color="auto"/>
      </w:divBdr>
    </w:div>
    <w:div w:id="1489205698">
      <w:bodyDiv w:val="1"/>
      <w:marLeft w:val="0"/>
      <w:marRight w:val="0"/>
      <w:marTop w:val="0"/>
      <w:marBottom w:val="0"/>
      <w:divBdr>
        <w:top w:val="none" w:sz="0" w:space="0" w:color="auto"/>
        <w:left w:val="none" w:sz="0" w:space="0" w:color="auto"/>
        <w:bottom w:val="none" w:sz="0" w:space="0" w:color="auto"/>
        <w:right w:val="none" w:sz="0" w:space="0" w:color="auto"/>
      </w:divBdr>
    </w:div>
    <w:div w:id="1489637215">
      <w:bodyDiv w:val="1"/>
      <w:marLeft w:val="0"/>
      <w:marRight w:val="0"/>
      <w:marTop w:val="0"/>
      <w:marBottom w:val="0"/>
      <w:divBdr>
        <w:top w:val="none" w:sz="0" w:space="0" w:color="auto"/>
        <w:left w:val="none" w:sz="0" w:space="0" w:color="auto"/>
        <w:bottom w:val="none" w:sz="0" w:space="0" w:color="auto"/>
        <w:right w:val="none" w:sz="0" w:space="0" w:color="auto"/>
      </w:divBdr>
    </w:div>
    <w:div w:id="1490101458">
      <w:bodyDiv w:val="1"/>
      <w:marLeft w:val="0"/>
      <w:marRight w:val="0"/>
      <w:marTop w:val="0"/>
      <w:marBottom w:val="0"/>
      <w:divBdr>
        <w:top w:val="none" w:sz="0" w:space="0" w:color="auto"/>
        <w:left w:val="none" w:sz="0" w:space="0" w:color="auto"/>
        <w:bottom w:val="none" w:sz="0" w:space="0" w:color="auto"/>
        <w:right w:val="none" w:sz="0" w:space="0" w:color="auto"/>
      </w:divBdr>
    </w:div>
    <w:div w:id="1490553956">
      <w:bodyDiv w:val="1"/>
      <w:marLeft w:val="0"/>
      <w:marRight w:val="0"/>
      <w:marTop w:val="0"/>
      <w:marBottom w:val="0"/>
      <w:divBdr>
        <w:top w:val="none" w:sz="0" w:space="0" w:color="auto"/>
        <w:left w:val="none" w:sz="0" w:space="0" w:color="auto"/>
        <w:bottom w:val="none" w:sz="0" w:space="0" w:color="auto"/>
        <w:right w:val="none" w:sz="0" w:space="0" w:color="auto"/>
      </w:divBdr>
    </w:div>
    <w:div w:id="1490829995">
      <w:bodyDiv w:val="1"/>
      <w:marLeft w:val="0"/>
      <w:marRight w:val="0"/>
      <w:marTop w:val="0"/>
      <w:marBottom w:val="0"/>
      <w:divBdr>
        <w:top w:val="none" w:sz="0" w:space="0" w:color="auto"/>
        <w:left w:val="none" w:sz="0" w:space="0" w:color="auto"/>
        <w:bottom w:val="none" w:sz="0" w:space="0" w:color="auto"/>
        <w:right w:val="none" w:sz="0" w:space="0" w:color="auto"/>
      </w:divBdr>
    </w:div>
    <w:div w:id="1490830363">
      <w:bodyDiv w:val="1"/>
      <w:marLeft w:val="0"/>
      <w:marRight w:val="0"/>
      <w:marTop w:val="0"/>
      <w:marBottom w:val="0"/>
      <w:divBdr>
        <w:top w:val="none" w:sz="0" w:space="0" w:color="auto"/>
        <w:left w:val="none" w:sz="0" w:space="0" w:color="auto"/>
        <w:bottom w:val="none" w:sz="0" w:space="0" w:color="auto"/>
        <w:right w:val="none" w:sz="0" w:space="0" w:color="auto"/>
      </w:divBdr>
    </w:div>
    <w:div w:id="1491143479">
      <w:bodyDiv w:val="1"/>
      <w:marLeft w:val="0"/>
      <w:marRight w:val="0"/>
      <w:marTop w:val="0"/>
      <w:marBottom w:val="0"/>
      <w:divBdr>
        <w:top w:val="none" w:sz="0" w:space="0" w:color="auto"/>
        <w:left w:val="none" w:sz="0" w:space="0" w:color="auto"/>
        <w:bottom w:val="none" w:sz="0" w:space="0" w:color="auto"/>
        <w:right w:val="none" w:sz="0" w:space="0" w:color="auto"/>
      </w:divBdr>
    </w:div>
    <w:div w:id="1491486653">
      <w:bodyDiv w:val="1"/>
      <w:marLeft w:val="0"/>
      <w:marRight w:val="0"/>
      <w:marTop w:val="0"/>
      <w:marBottom w:val="0"/>
      <w:divBdr>
        <w:top w:val="none" w:sz="0" w:space="0" w:color="auto"/>
        <w:left w:val="none" w:sz="0" w:space="0" w:color="auto"/>
        <w:bottom w:val="none" w:sz="0" w:space="0" w:color="auto"/>
        <w:right w:val="none" w:sz="0" w:space="0" w:color="auto"/>
      </w:divBdr>
    </w:div>
    <w:div w:id="1492063026">
      <w:bodyDiv w:val="1"/>
      <w:marLeft w:val="0"/>
      <w:marRight w:val="0"/>
      <w:marTop w:val="0"/>
      <w:marBottom w:val="0"/>
      <w:divBdr>
        <w:top w:val="none" w:sz="0" w:space="0" w:color="auto"/>
        <w:left w:val="none" w:sz="0" w:space="0" w:color="auto"/>
        <w:bottom w:val="none" w:sz="0" w:space="0" w:color="auto"/>
        <w:right w:val="none" w:sz="0" w:space="0" w:color="auto"/>
      </w:divBdr>
    </w:div>
    <w:div w:id="1492141804">
      <w:bodyDiv w:val="1"/>
      <w:marLeft w:val="0"/>
      <w:marRight w:val="0"/>
      <w:marTop w:val="0"/>
      <w:marBottom w:val="0"/>
      <w:divBdr>
        <w:top w:val="none" w:sz="0" w:space="0" w:color="auto"/>
        <w:left w:val="none" w:sz="0" w:space="0" w:color="auto"/>
        <w:bottom w:val="none" w:sz="0" w:space="0" w:color="auto"/>
        <w:right w:val="none" w:sz="0" w:space="0" w:color="auto"/>
      </w:divBdr>
    </w:div>
    <w:div w:id="1492866444">
      <w:bodyDiv w:val="1"/>
      <w:marLeft w:val="0"/>
      <w:marRight w:val="0"/>
      <w:marTop w:val="0"/>
      <w:marBottom w:val="0"/>
      <w:divBdr>
        <w:top w:val="none" w:sz="0" w:space="0" w:color="auto"/>
        <w:left w:val="none" w:sz="0" w:space="0" w:color="auto"/>
        <w:bottom w:val="none" w:sz="0" w:space="0" w:color="auto"/>
        <w:right w:val="none" w:sz="0" w:space="0" w:color="auto"/>
      </w:divBdr>
    </w:div>
    <w:div w:id="1493523063">
      <w:bodyDiv w:val="1"/>
      <w:marLeft w:val="0"/>
      <w:marRight w:val="0"/>
      <w:marTop w:val="0"/>
      <w:marBottom w:val="0"/>
      <w:divBdr>
        <w:top w:val="none" w:sz="0" w:space="0" w:color="auto"/>
        <w:left w:val="none" w:sz="0" w:space="0" w:color="auto"/>
        <w:bottom w:val="none" w:sz="0" w:space="0" w:color="auto"/>
        <w:right w:val="none" w:sz="0" w:space="0" w:color="auto"/>
      </w:divBdr>
    </w:div>
    <w:div w:id="1493718119">
      <w:bodyDiv w:val="1"/>
      <w:marLeft w:val="0"/>
      <w:marRight w:val="0"/>
      <w:marTop w:val="0"/>
      <w:marBottom w:val="0"/>
      <w:divBdr>
        <w:top w:val="none" w:sz="0" w:space="0" w:color="auto"/>
        <w:left w:val="none" w:sz="0" w:space="0" w:color="auto"/>
        <w:bottom w:val="none" w:sz="0" w:space="0" w:color="auto"/>
        <w:right w:val="none" w:sz="0" w:space="0" w:color="auto"/>
      </w:divBdr>
    </w:div>
    <w:div w:id="1493839734">
      <w:bodyDiv w:val="1"/>
      <w:marLeft w:val="0"/>
      <w:marRight w:val="0"/>
      <w:marTop w:val="0"/>
      <w:marBottom w:val="0"/>
      <w:divBdr>
        <w:top w:val="none" w:sz="0" w:space="0" w:color="auto"/>
        <w:left w:val="none" w:sz="0" w:space="0" w:color="auto"/>
        <w:bottom w:val="none" w:sz="0" w:space="0" w:color="auto"/>
        <w:right w:val="none" w:sz="0" w:space="0" w:color="auto"/>
      </w:divBdr>
    </w:div>
    <w:div w:id="1494564373">
      <w:bodyDiv w:val="1"/>
      <w:marLeft w:val="0"/>
      <w:marRight w:val="0"/>
      <w:marTop w:val="0"/>
      <w:marBottom w:val="0"/>
      <w:divBdr>
        <w:top w:val="none" w:sz="0" w:space="0" w:color="auto"/>
        <w:left w:val="none" w:sz="0" w:space="0" w:color="auto"/>
        <w:bottom w:val="none" w:sz="0" w:space="0" w:color="auto"/>
        <w:right w:val="none" w:sz="0" w:space="0" w:color="auto"/>
      </w:divBdr>
    </w:div>
    <w:div w:id="1495291974">
      <w:bodyDiv w:val="1"/>
      <w:marLeft w:val="0"/>
      <w:marRight w:val="0"/>
      <w:marTop w:val="0"/>
      <w:marBottom w:val="0"/>
      <w:divBdr>
        <w:top w:val="none" w:sz="0" w:space="0" w:color="auto"/>
        <w:left w:val="none" w:sz="0" w:space="0" w:color="auto"/>
        <w:bottom w:val="none" w:sz="0" w:space="0" w:color="auto"/>
        <w:right w:val="none" w:sz="0" w:space="0" w:color="auto"/>
      </w:divBdr>
    </w:div>
    <w:div w:id="1495948215">
      <w:bodyDiv w:val="1"/>
      <w:marLeft w:val="0"/>
      <w:marRight w:val="0"/>
      <w:marTop w:val="0"/>
      <w:marBottom w:val="0"/>
      <w:divBdr>
        <w:top w:val="none" w:sz="0" w:space="0" w:color="auto"/>
        <w:left w:val="none" w:sz="0" w:space="0" w:color="auto"/>
        <w:bottom w:val="none" w:sz="0" w:space="0" w:color="auto"/>
        <w:right w:val="none" w:sz="0" w:space="0" w:color="auto"/>
      </w:divBdr>
    </w:div>
    <w:div w:id="1496335298">
      <w:bodyDiv w:val="1"/>
      <w:marLeft w:val="0"/>
      <w:marRight w:val="0"/>
      <w:marTop w:val="0"/>
      <w:marBottom w:val="0"/>
      <w:divBdr>
        <w:top w:val="none" w:sz="0" w:space="0" w:color="auto"/>
        <w:left w:val="none" w:sz="0" w:space="0" w:color="auto"/>
        <w:bottom w:val="none" w:sz="0" w:space="0" w:color="auto"/>
        <w:right w:val="none" w:sz="0" w:space="0" w:color="auto"/>
      </w:divBdr>
    </w:div>
    <w:div w:id="1496415604">
      <w:bodyDiv w:val="1"/>
      <w:marLeft w:val="0"/>
      <w:marRight w:val="0"/>
      <w:marTop w:val="0"/>
      <w:marBottom w:val="0"/>
      <w:divBdr>
        <w:top w:val="none" w:sz="0" w:space="0" w:color="auto"/>
        <w:left w:val="none" w:sz="0" w:space="0" w:color="auto"/>
        <w:bottom w:val="none" w:sz="0" w:space="0" w:color="auto"/>
        <w:right w:val="none" w:sz="0" w:space="0" w:color="auto"/>
      </w:divBdr>
    </w:div>
    <w:div w:id="1497189347">
      <w:bodyDiv w:val="1"/>
      <w:marLeft w:val="0"/>
      <w:marRight w:val="0"/>
      <w:marTop w:val="0"/>
      <w:marBottom w:val="0"/>
      <w:divBdr>
        <w:top w:val="none" w:sz="0" w:space="0" w:color="auto"/>
        <w:left w:val="none" w:sz="0" w:space="0" w:color="auto"/>
        <w:bottom w:val="none" w:sz="0" w:space="0" w:color="auto"/>
        <w:right w:val="none" w:sz="0" w:space="0" w:color="auto"/>
      </w:divBdr>
    </w:div>
    <w:div w:id="1497763212">
      <w:bodyDiv w:val="1"/>
      <w:marLeft w:val="0"/>
      <w:marRight w:val="0"/>
      <w:marTop w:val="0"/>
      <w:marBottom w:val="0"/>
      <w:divBdr>
        <w:top w:val="none" w:sz="0" w:space="0" w:color="auto"/>
        <w:left w:val="none" w:sz="0" w:space="0" w:color="auto"/>
        <w:bottom w:val="none" w:sz="0" w:space="0" w:color="auto"/>
        <w:right w:val="none" w:sz="0" w:space="0" w:color="auto"/>
      </w:divBdr>
    </w:div>
    <w:div w:id="1497764014">
      <w:bodyDiv w:val="1"/>
      <w:marLeft w:val="0"/>
      <w:marRight w:val="0"/>
      <w:marTop w:val="0"/>
      <w:marBottom w:val="0"/>
      <w:divBdr>
        <w:top w:val="none" w:sz="0" w:space="0" w:color="auto"/>
        <w:left w:val="none" w:sz="0" w:space="0" w:color="auto"/>
        <w:bottom w:val="none" w:sz="0" w:space="0" w:color="auto"/>
        <w:right w:val="none" w:sz="0" w:space="0" w:color="auto"/>
      </w:divBdr>
    </w:div>
    <w:div w:id="1498228034">
      <w:bodyDiv w:val="1"/>
      <w:marLeft w:val="0"/>
      <w:marRight w:val="0"/>
      <w:marTop w:val="0"/>
      <w:marBottom w:val="0"/>
      <w:divBdr>
        <w:top w:val="none" w:sz="0" w:space="0" w:color="auto"/>
        <w:left w:val="none" w:sz="0" w:space="0" w:color="auto"/>
        <w:bottom w:val="none" w:sz="0" w:space="0" w:color="auto"/>
        <w:right w:val="none" w:sz="0" w:space="0" w:color="auto"/>
      </w:divBdr>
    </w:div>
    <w:div w:id="1498613667">
      <w:bodyDiv w:val="1"/>
      <w:marLeft w:val="0"/>
      <w:marRight w:val="0"/>
      <w:marTop w:val="0"/>
      <w:marBottom w:val="0"/>
      <w:divBdr>
        <w:top w:val="none" w:sz="0" w:space="0" w:color="auto"/>
        <w:left w:val="none" w:sz="0" w:space="0" w:color="auto"/>
        <w:bottom w:val="none" w:sz="0" w:space="0" w:color="auto"/>
        <w:right w:val="none" w:sz="0" w:space="0" w:color="auto"/>
      </w:divBdr>
    </w:div>
    <w:div w:id="1499273018">
      <w:bodyDiv w:val="1"/>
      <w:marLeft w:val="0"/>
      <w:marRight w:val="0"/>
      <w:marTop w:val="0"/>
      <w:marBottom w:val="0"/>
      <w:divBdr>
        <w:top w:val="none" w:sz="0" w:space="0" w:color="auto"/>
        <w:left w:val="none" w:sz="0" w:space="0" w:color="auto"/>
        <w:bottom w:val="none" w:sz="0" w:space="0" w:color="auto"/>
        <w:right w:val="none" w:sz="0" w:space="0" w:color="auto"/>
      </w:divBdr>
    </w:div>
    <w:div w:id="1499811872">
      <w:bodyDiv w:val="1"/>
      <w:marLeft w:val="0"/>
      <w:marRight w:val="0"/>
      <w:marTop w:val="0"/>
      <w:marBottom w:val="0"/>
      <w:divBdr>
        <w:top w:val="none" w:sz="0" w:space="0" w:color="auto"/>
        <w:left w:val="none" w:sz="0" w:space="0" w:color="auto"/>
        <w:bottom w:val="none" w:sz="0" w:space="0" w:color="auto"/>
        <w:right w:val="none" w:sz="0" w:space="0" w:color="auto"/>
      </w:divBdr>
    </w:div>
    <w:div w:id="1500001953">
      <w:bodyDiv w:val="1"/>
      <w:marLeft w:val="0"/>
      <w:marRight w:val="0"/>
      <w:marTop w:val="0"/>
      <w:marBottom w:val="0"/>
      <w:divBdr>
        <w:top w:val="none" w:sz="0" w:space="0" w:color="auto"/>
        <w:left w:val="none" w:sz="0" w:space="0" w:color="auto"/>
        <w:bottom w:val="none" w:sz="0" w:space="0" w:color="auto"/>
        <w:right w:val="none" w:sz="0" w:space="0" w:color="auto"/>
      </w:divBdr>
    </w:div>
    <w:div w:id="1500273416">
      <w:bodyDiv w:val="1"/>
      <w:marLeft w:val="0"/>
      <w:marRight w:val="0"/>
      <w:marTop w:val="0"/>
      <w:marBottom w:val="0"/>
      <w:divBdr>
        <w:top w:val="none" w:sz="0" w:space="0" w:color="auto"/>
        <w:left w:val="none" w:sz="0" w:space="0" w:color="auto"/>
        <w:bottom w:val="none" w:sz="0" w:space="0" w:color="auto"/>
        <w:right w:val="none" w:sz="0" w:space="0" w:color="auto"/>
      </w:divBdr>
    </w:div>
    <w:div w:id="1500390608">
      <w:bodyDiv w:val="1"/>
      <w:marLeft w:val="0"/>
      <w:marRight w:val="0"/>
      <w:marTop w:val="0"/>
      <w:marBottom w:val="0"/>
      <w:divBdr>
        <w:top w:val="none" w:sz="0" w:space="0" w:color="auto"/>
        <w:left w:val="none" w:sz="0" w:space="0" w:color="auto"/>
        <w:bottom w:val="none" w:sz="0" w:space="0" w:color="auto"/>
        <w:right w:val="none" w:sz="0" w:space="0" w:color="auto"/>
      </w:divBdr>
    </w:div>
    <w:div w:id="1500728779">
      <w:bodyDiv w:val="1"/>
      <w:marLeft w:val="0"/>
      <w:marRight w:val="0"/>
      <w:marTop w:val="0"/>
      <w:marBottom w:val="0"/>
      <w:divBdr>
        <w:top w:val="none" w:sz="0" w:space="0" w:color="auto"/>
        <w:left w:val="none" w:sz="0" w:space="0" w:color="auto"/>
        <w:bottom w:val="none" w:sz="0" w:space="0" w:color="auto"/>
        <w:right w:val="none" w:sz="0" w:space="0" w:color="auto"/>
      </w:divBdr>
    </w:div>
    <w:div w:id="1500996587">
      <w:bodyDiv w:val="1"/>
      <w:marLeft w:val="0"/>
      <w:marRight w:val="0"/>
      <w:marTop w:val="0"/>
      <w:marBottom w:val="0"/>
      <w:divBdr>
        <w:top w:val="none" w:sz="0" w:space="0" w:color="auto"/>
        <w:left w:val="none" w:sz="0" w:space="0" w:color="auto"/>
        <w:bottom w:val="none" w:sz="0" w:space="0" w:color="auto"/>
        <w:right w:val="none" w:sz="0" w:space="0" w:color="auto"/>
      </w:divBdr>
    </w:div>
    <w:div w:id="1501233397">
      <w:bodyDiv w:val="1"/>
      <w:marLeft w:val="0"/>
      <w:marRight w:val="0"/>
      <w:marTop w:val="0"/>
      <w:marBottom w:val="0"/>
      <w:divBdr>
        <w:top w:val="none" w:sz="0" w:space="0" w:color="auto"/>
        <w:left w:val="none" w:sz="0" w:space="0" w:color="auto"/>
        <w:bottom w:val="none" w:sz="0" w:space="0" w:color="auto"/>
        <w:right w:val="none" w:sz="0" w:space="0" w:color="auto"/>
      </w:divBdr>
    </w:div>
    <w:div w:id="1502545085">
      <w:bodyDiv w:val="1"/>
      <w:marLeft w:val="0"/>
      <w:marRight w:val="0"/>
      <w:marTop w:val="0"/>
      <w:marBottom w:val="0"/>
      <w:divBdr>
        <w:top w:val="none" w:sz="0" w:space="0" w:color="auto"/>
        <w:left w:val="none" w:sz="0" w:space="0" w:color="auto"/>
        <w:bottom w:val="none" w:sz="0" w:space="0" w:color="auto"/>
        <w:right w:val="none" w:sz="0" w:space="0" w:color="auto"/>
      </w:divBdr>
    </w:div>
    <w:div w:id="1502546065">
      <w:bodyDiv w:val="1"/>
      <w:marLeft w:val="0"/>
      <w:marRight w:val="0"/>
      <w:marTop w:val="0"/>
      <w:marBottom w:val="0"/>
      <w:divBdr>
        <w:top w:val="none" w:sz="0" w:space="0" w:color="auto"/>
        <w:left w:val="none" w:sz="0" w:space="0" w:color="auto"/>
        <w:bottom w:val="none" w:sz="0" w:space="0" w:color="auto"/>
        <w:right w:val="none" w:sz="0" w:space="0" w:color="auto"/>
      </w:divBdr>
    </w:div>
    <w:div w:id="1502702006">
      <w:bodyDiv w:val="1"/>
      <w:marLeft w:val="0"/>
      <w:marRight w:val="0"/>
      <w:marTop w:val="0"/>
      <w:marBottom w:val="0"/>
      <w:divBdr>
        <w:top w:val="none" w:sz="0" w:space="0" w:color="auto"/>
        <w:left w:val="none" w:sz="0" w:space="0" w:color="auto"/>
        <w:bottom w:val="none" w:sz="0" w:space="0" w:color="auto"/>
        <w:right w:val="none" w:sz="0" w:space="0" w:color="auto"/>
      </w:divBdr>
    </w:div>
    <w:div w:id="1502887449">
      <w:bodyDiv w:val="1"/>
      <w:marLeft w:val="0"/>
      <w:marRight w:val="0"/>
      <w:marTop w:val="0"/>
      <w:marBottom w:val="0"/>
      <w:divBdr>
        <w:top w:val="none" w:sz="0" w:space="0" w:color="auto"/>
        <w:left w:val="none" w:sz="0" w:space="0" w:color="auto"/>
        <w:bottom w:val="none" w:sz="0" w:space="0" w:color="auto"/>
        <w:right w:val="none" w:sz="0" w:space="0" w:color="auto"/>
      </w:divBdr>
    </w:div>
    <w:div w:id="1503082323">
      <w:bodyDiv w:val="1"/>
      <w:marLeft w:val="0"/>
      <w:marRight w:val="0"/>
      <w:marTop w:val="0"/>
      <w:marBottom w:val="0"/>
      <w:divBdr>
        <w:top w:val="none" w:sz="0" w:space="0" w:color="auto"/>
        <w:left w:val="none" w:sz="0" w:space="0" w:color="auto"/>
        <w:bottom w:val="none" w:sz="0" w:space="0" w:color="auto"/>
        <w:right w:val="none" w:sz="0" w:space="0" w:color="auto"/>
      </w:divBdr>
    </w:div>
    <w:div w:id="1503350716">
      <w:bodyDiv w:val="1"/>
      <w:marLeft w:val="0"/>
      <w:marRight w:val="0"/>
      <w:marTop w:val="0"/>
      <w:marBottom w:val="0"/>
      <w:divBdr>
        <w:top w:val="none" w:sz="0" w:space="0" w:color="auto"/>
        <w:left w:val="none" w:sz="0" w:space="0" w:color="auto"/>
        <w:bottom w:val="none" w:sz="0" w:space="0" w:color="auto"/>
        <w:right w:val="none" w:sz="0" w:space="0" w:color="auto"/>
      </w:divBdr>
    </w:div>
    <w:div w:id="1504122216">
      <w:bodyDiv w:val="1"/>
      <w:marLeft w:val="0"/>
      <w:marRight w:val="0"/>
      <w:marTop w:val="0"/>
      <w:marBottom w:val="0"/>
      <w:divBdr>
        <w:top w:val="none" w:sz="0" w:space="0" w:color="auto"/>
        <w:left w:val="none" w:sz="0" w:space="0" w:color="auto"/>
        <w:bottom w:val="none" w:sz="0" w:space="0" w:color="auto"/>
        <w:right w:val="none" w:sz="0" w:space="0" w:color="auto"/>
      </w:divBdr>
    </w:div>
    <w:div w:id="1505123152">
      <w:bodyDiv w:val="1"/>
      <w:marLeft w:val="0"/>
      <w:marRight w:val="0"/>
      <w:marTop w:val="0"/>
      <w:marBottom w:val="0"/>
      <w:divBdr>
        <w:top w:val="none" w:sz="0" w:space="0" w:color="auto"/>
        <w:left w:val="none" w:sz="0" w:space="0" w:color="auto"/>
        <w:bottom w:val="none" w:sz="0" w:space="0" w:color="auto"/>
        <w:right w:val="none" w:sz="0" w:space="0" w:color="auto"/>
      </w:divBdr>
    </w:div>
    <w:div w:id="1505893958">
      <w:bodyDiv w:val="1"/>
      <w:marLeft w:val="0"/>
      <w:marRight w:val="0"/>
      <w:marTop w:val="0"/>
      <w:marBottom w:val="0"/>
      <w:divBdr>
        <w:top w:val="none" w:sz="0" w:space="0" w:color="auto"/>
        <w:left w:val="none" w:sz="0" w:space="0" w:color="auto"/>
        <w:bottom w:val="none" w:sz="0" w:space="0" w:color="auto"/>
        <w:right w:val="none" w:sz="0" w:space="0" w:color="auto"/>
      </w:divBdr>
    </w:div>
    <w:div w:id="1506555594">
      <w:bodyDiv w:val="1"/>
      <w:marLeft w:val="0"/>
      <w:marRight w:val="0"/>
      <w:marTop w:val="0"/>
      <w:marBottom w:val="0"/>
      <w:divBdr>
        <w:top w:val="none" w:sz="0" w:space="0" w:color="auto"/>
        <w:left w:val="none" w:sz="0" w:space="0" w:color="auto"/>
        <w:bottom w:val="none" w:sz="0" w:space="0" w:color="auto"/>
        <w:right w:val="none" w:sz="0" w:space="0" w:color="auto"/>
      </w:divBdr>
    </w:div>
    <w:div w:id="1506895790">
      <w:bodyDiv w:val="1"/>
      <w:marLeft w:val="0"/>
      <w:marRight w:val="0"/>
      <w:marTop w:val="0"/>
      <w:marBottom w:val="0"/>
      <w:divBdr>
        <w:top w:val="none" w:sz="0" w:space="0" w:color="auto"/>
        <w:left w:val="none" w:sz="0" w:space="0" w:color="auto"/>
        <w:bottom w:val="none" w:sz="0" w:space="0" w:color="auto"/>
        <w:right w:val="none" w:sz="0" w:space="0" w:color="auto"/>
      </w:divBdr>
    </w:div>
    <w:div w:id="1507134575">
      <w:bodyDiv w:val="1"/>
      <w:marLeft w:val="0"/>
      <w:marRight w:val="0"/>
      <w:marTop w:val="0"/>
      <w:marBottom w:val="0"/>
      <w:divBdr>
        <w:top w:val="none" w:sz="0" w:space="0" w:color="auto"/>
        <w:left w:val="none" w:sz="0" w:space="0" w:color="auto"/>
        <w:bottom w:val="none" w:sz="0" w:space="0" w:color="auto"/>
        <w:right w:val="none" w:sz="0" w:space="0" w:color="auto"/>
      </w:divBdr>
    </w:div>
    <w:div w:id="1507405229">
      <w:bodyDiv w:val="1"/>
      <w:marLeft w:val="0"/>
      <w:marRight w:val="0"/>
      <w:marTop w:val="0"/>
      <w:marBottom w:val="0"/>
      <w:divBdr>
        <w:top w:val="none" w:sz="0" w:space="0" w:color="auto"/>
        <w:left w:val="none" w:sz="0" w:space="0" w:color="auto"/>
        <w:bottom w:val="none" w:sz="0" w:space="0" w:color="auto"/>
        <w:right w:val="none" w:sz="0" w:space="0" w:color="auto"/>
      </w:divBdr>
    </w:div>
    <w:div w:id="1508058549">
      <w:bodyDiv w:val="1"/>
      <w:marLeft w:val="0"/>
      <w:marRight w:val="0"/>
      <w:marTop w:val="0"/>
      <w:marBottom w:val="0"/>
      <w:divBdr>
        <w:top w:val="none" w:sz="0" w:space="0" w:color="auto"/>
        <w:left w:val="none" w:sz="0" w:space="0" w:color="auto"/>
        <w:bottom w:val="none" w:sz="0" w:space="0" w:color="auto"/>
        <w:right w:val="none" w:sz="0" w:space="0" w:color="auto"/>
      </w:divBdr>
    </w:div>
    <w:div w:id="1508590487">
      <w:bodyDiv w:val="1"/>
      <w:marLeft w:val="0"/>
      <w:marRight w:val="0"/>
      <w:marTop w:val="0"/>
      <w:marBottom w:val="0"/>
      <w:divBdr>
        <w:top w:val="none" w:sz="0" w:space="0" w:color="auto"/>
        <w:left w:val="none" w:sz="0" w:space="0" w:color="auto"/>
        <w:bottom w:val="none" w:sz="0" w:space="0" w:color="auto"/>
        <w:right w:val="none" w:sz="0" w:space="0" w:color="auto"/>
      </w:divBdr>
    </w:div>
    <w:div w:id="1509370771">
      <w:bodyDiv w:val="1"/>
      <w:marLeft w:val="0"/>
      <w:marRight w:val="0"/>
      <w:marTop w:val="0"/>
      <w:marBottom w:val="0"/>
      <w:divBdr>
        <w:top w:val="none" w:sz="0" w:space="0" w:color="auto"/>
        <w:left w:val="none" w:sz="0" w:space="0" w:color="auto"/>
        <w:bottom w:val="none" w:sz="0" w:space="0" w:color="auto"/>
        <w:right w:val="none" w:sz="0" w:space="0" w:color="auto"/>
      </w:divBdr>
    </w:div>
    <w:div w:id="1509827073">
      <w:bodyDiv w:val="1"/>
      <w:marLeft w:val="0"/>
      <w:marRight w:val="0"/>
      <w:marTop w:val="0"/>
      <w:marBottom w:val="0"/>
      <w:divBdr>
        <w:top w:val="none" w:sz="0" w:space="0" w:color="auto"/>
        <w:left w:val="none" w:sz="0" w:space="0" w:color="auto"/>
        <w:bottom w:val="none" w:sz="0" w:space="0" w:color="auto"/>
        <w:right w:val="none" w:sz="0" w:space="0" w:color="auto"/>
      </w:divBdr>
    </w:div>
    <w:div w:id="1510177763">
      <w:bodyDiv w:val="1"/>
      <w:marLeft w:val="0"/>
      <w:marRight w:val="0"/>
      <w:marTop w:val="0"/>
      <w:marBottom w:val="0"/>
      <w:divBdr>
        <w:top w:val="none" w:sz="0" w:space="0" w:color="auto"/>
        <w:left w:val="none" w:sz="0" w:space="0" w:color="auto"/>
        <w:bottom w:val="none" w:sz="0" w:space="0" w:color="auto"/>
        <w:right w:val="none" w:sz="0" w:space="0" w:color="auto"/>
      </w:divBdr>
    </w:div>
    <w:div w:id="1510752155">
      <w:bodyDiv w:val="1"/>
      <w:marLeft w:val="0"/>
      <w:marRight w:val="0"/>
      <w:marTop w:val="0"/>
      <w:marBottom w:val="0"/>
      <w:divBdr>
        <w:top w:val="none" w:sz="0" w:space="0" w:color="auto"/>
        <w:left w:val="none" w:sz="0" w:space="0" w:color="auto"/>
        <w:bottom w:val="none" w:sz="0" w:space="0" w:color="auto"/>
        <w:right w:val="none" w:sz="0" w:space="0" w:color="auto"/>
      </w:divBdr>
    </w:div>
    <w:div w:id="1510752970">
      <w:bodyDiv w:val="1"/>
      <w:marLeft w:val="0"/>
      <w:marRight w:val="0"/>
      <w:marTop w:val="0"/>
      <w:marBottom w:val="0"/>
      <w:divBdr>
        <w:top w:val="none" w:sz="0" w:space="0" w:color="auto"/>
        <w:left w:val="none" w:sz="0" w:space="0" w:color="auto"/>
        <w:bottom w:val="none" w:sz="0" w:space="0" w:color="auto"/>
        <w:right w:val="none" w:sz="0" w:space="0" w:color="auto"/>
      </w:divBdr>
    </w:div>
    <w:div w:id="1510832387">
      <w:bodyDiv w:val="1"/>
      <w:marLeft w:val="0"/>
      <w:marRight w:val="0"/>
      <w:marTop w:val="0"/>
      <w:marBottom w:val="0"/>
      <w:divBdr>
        <w:top w:val="none" w:sz="0" w:space="0" w:color="auto"/>
        <w:left w:val="none" w:sz="0" w:space="0" w:color="auto"/>
        <w:bottom w:val="none" w:sz="0" w:space="0" w:color="auto"/>
        <w:right w:val="none" w:sz="0" w:space="0" w:color="auto"/>
      </w:divBdr>
    </w:div>
    <w:div w:id="1511145167">
      <w:bodyDiv w:val="1"/>
      <w:marLeft w:val="0"/>
      <w:marRight w:val="0"/>
      <w:marTop w:val="0"/>
      <w:marBottom w:val="0"/>
      <w:divBdr>
        <w:top w:val="none" w:sz="0" w:space="0" w:color="auto"/>
        <w:left w:val="none" w:sz="0" w:space="0" w:color="auto"/>
        <w:bottom w:val="none" w:sz="0" w:space="0" w:color="auto"/>
        <w:right w:val="none" w:sz="0" w:space="0" w:color="auto"/>
      </w:divBdr>
    </w:div>
    <w:div w:id="1511606597">
      <w:bodyDiv w:val="1"/>
      <w:marLeft w:val="0"/>
      <w:marRight w:val="0"/>
      <w:marTop w:val="0"/>
      <w:marBottom w:val="0"/>
      <w:divBdr>
        <w:top w:val="none" w:sz="0" w:space="0" w:color="auto"/>
        <w:left w:val="none" w:sz="0" w:space="0" w:color="auto"/>
        <w:bottom w:val="none" w:sz="0" w:space="0" w:color="auto"/>
        <w:right w:val="none" w:sz="0" w:space="0" w:color="auto"/>
      </w:divBdr>
    </w:div>
    <w:div w:id="1511946407">
      <w:bodyDiv w:val="1"/>
      <w:marLeft w:val="0"/>
      <w:marRight w:val="0"/>
      <w:marTop w:val="0"/>
      <w:marBottom w:val="0"/>
      <w:divBdr>
        <w:top w:val="none" w:sz="0" w:space="0" w:color="auto"/>
        <w:left w:val="none" w:sz="0" w:space="0" w:color="auto"/>
        <w:bottom w:val="none" w:sz="0" w:space="0" w:color="auto"/>
        <w:right w:val="none" w:sz="0" w:space="0" w:color="auto"/>
      </w:divBdr>
    </w:div>
    <w:div w:id="1512183883">
      <w:bodyDiv w:val="1"/>
      <w:marLeft w:val="0"/>
      <w:marRight w:val="0"/>
      <w:marTop w:val="0"/>
      <w:marBottom w:val="0"/>
      <w:divBdr>
        <w:top w:val="none" w:sz="0" w:space="0" w:color="auto"/>
        <w:left w:val="none" w:sz="0" w:space="0" w:color="auto"/>
        <w:bottom w:val="none" w:sz="0" w:space="0" w:color="auto"/>
        <w:right w:val="none" w:sz="0" w:space="0" w:color="auto"/>
      </w:divBdr>
    </w:div>
    <w:div w:id="1512184336">
      <w:bodyDiv w:val="1"/>
      <w:marLeft w:val="0"/>
      <w:marRight w:val="0"/>
      <w:marTop w:val="0"/>
      <w:marBottom w:val="0"/>
      <w:divBdr>
        <w:top w:val="none" w:sz="0" w:space="0" w:color="auto"/>
        <w:left w:val="none" w:sz="0" w:space="0" w:color="auto"/>
        <w:bottom w:val="none" w:sz="0" w:space="0" w:color="auto"/>
        <w:right w:val="none" w:sz="0" w:space="0" w:color="auto"/>
      </w:divBdr>
    </w:div>
    <w:div w:id="1512448303">
      <w:bodyDiv w:val="1"/>
      <w:marLeft w:val="0"/>
      <w:marRight w:val="0"/>
      <w:marTop w:val="0"/>
      <w:marBottom w:val="0"/>
      <w:divBdr>
        <w:top w:val="none" w:sz="0" w:space="0" w:color="auto"/>
        <w:left w:val="none" w:sz="0" w:space="0" w:color="auto"/>
        <w:bottom w:val="none" w:sz="0" w:space="0" w:color="auto"/>
        <w:right w:val="none" w:sz="0" w:space="0" w:color="auto"/>
      </w:divBdr>
    </w:div>
    <w:div w:id="1512643253">
      <w:bodyDiv w:val="1"/>
      <w:marLeft w:val="0"/>
      <w:marRight w:val="0"/>
      <w:marTop w:val="0"/>
      <w:marBottom w:val="0"/>
      <w:divBdr>
        <w:top w:val="none" w:sz="0" w:space="0" w:color="auto"/>
        <w:left w:val="none" w:sz="0" w:space="0" w:color="auto"/>
        <w:bottom w:val="none" w:sz="0" w:space="0" w:color="auto"/>
        <w:right w:val="none" w:sz="0" w:space="0" w:color="auto"/>
      </w:divBdr>
    </w:div>
    <w:div w:id="1512909613">
      <w:bodyDiv w:val="1"/>
      <w:marLeft w:val="0"/>
      <w:marRight w:val="0"/>
      <w:marTop w:val="0"/>
      <w:marBottom w:val="0"/>
      <w:divBdr>
        <w:top w:val="none" w:sz="0" w:space="0" w:color="auto"/>
        <w:left w:val="none" w:sz="0" w:space="0" w:color="auto"/>
        <w:bottom w:val="none" w:sz="0" w:space="0" w:color="auto"/>
        <w:right w:val="none" w:sz="0" w:space="0" w:color="auto"/>
      </w:divBdr>
    </w:div>
    <w:div w:id="1512989143">
      <w:bodyDiv w:val="1"/>
      <w:marLeft w:val="0"/>
      <w:marRight w:val="0"/>
      <w:marTop w:val="0"/>
      <w:marBottom w:val="0"/>
      <w:divBdr>
        <w:top w:val="none" w:sz="0" w:space="0" w:color="auto"/>
        <w:left w:val="none" w:sz="0" w:space="0" w:color="auto"/>
        <w:bottom w:val="none" w:sz="0" w:space="0" w:color="auto"/>
        <w:right w:val="none" w:sz="0" w:space="0" w:color="auto"/>
      </w:divBdr>
    </w:div>
    <w:div w:id="1513253619">
      <w:bodyDiv w:val="1"/>
      <w:marLeft w:val="0"/>
      <w:marRight w:val="0"/>
      <w:marTop w:val="0"/>
      <w:marBottom w:val="0"/>
      <w:divBdr>
        <w:top w:val="none" w:sz="0" w:space="0" w:color="auto"/>
        <w:left w:val="none" w:sz="0" w:space="0" w:color="auto"/>
        <w:bottom w:val="none" w:sz="0" w:space="0" w:color="auto"/>
        <w:right w:val="none" w:sz="0" w:space="0" w:color="auto"/>
      </w:divBdr>
    </w:div>
    <w:div w:id="1513488949">
      <w:bodyDiv w:val="1"/>
      <w:marLeft w:val="0"/>
      <w:marRight w:val="0"/>
      <w:marTop w:val="0"/>
      <w:marBottom w:val="0"/>
      <w:divBdr>
        <w:top w:val="none" w:sz="0" w:space="0" w:color="auto"/>
        <w:left w:val="none" w:sz="0" w:space="0" w:color="auto"/>
        <w:bottom w:val="none" w:sz="0" w:space="0" w:color="auto"/>
        <w:right w:val="none" w:sz="0" w:space="0" w:color="auto"/>
      </w:divBdr>
    </w:div>
    <w:div w:id="1513835178">
      <w:bodyDiv w:val="1"/>
      <w:marLeft w:val="0"/>
      <w:marRight w:val="0"/>
      <w:marTop w:val="0"/>
      <w:marBottom w:val="0"/>
      <w:divBdr>
        <w:top w:val="none" w:sz="0" w:space="0" w:color="auto"/>
        <w:left w:val="none" w:sz="0" w:space="0" w:color="auto"/>
        <w:bottom w:val="none" w:sz="0" w:space="0" w:color="auto"/>
        <w:right w:val="none" w:sz="0" w:space="0" w:color="auto"/>
      </w:divBdr>
    </w:div>
    <w:div w:id="1514101735">
      <w:bodyDiv w:val="1"/>
      <w:marLeft w:val="0"/>
      <w:marRight w:val="0"/>
      <w:marTop w:val="0"/>
      <w:marBottom w:val="0"/>
      <w:divBdr>
        <w:top w:val="none" w:sz="0" w:space="0" w:color="auto"/>
        <w:left w:val="none" w:sz="0" w:space="0" w:color="auto"/>
        <w:bottom w:val="none" w:sz="0" w:space="0" w:color="auto"/>
        <w:right w:val="none" w:sz="0" w:space="0" w:color="auto"/>
      </w:divBdr>
    </w:div>
    <w:div w:id="1515606708">
      <w:bodyDiv w:val="1"/>
      <w:marLeft w:val="0"/>
      <w:marRight w:val="0"/>
      <w:marTop w:val="0"/>
      <w:marBottom w:val="0"/>
      <w:divBdr>
        <w:top w:val="none" w:sz="0" w:space="0" w:color="auto"/>
        <w:left w:val="none" w:sz="0" w:space="0" w:color="auto"/>
        <w:bottom w:val="none" w:sz="0" w:space="0" w:color="auto"/>
        <w:right w:val="none" w:sz="0" w:space="0" w:color="auto"/>
      </w:divBdr>
    </w:div>
    <w:div w:id="1516260431">
      <w:bodyDiv w:val="1"/>
      <w:marLeft w:val="0"/>
      <w:marRight w:val="0"/>
      <w:marTop w:val="0"/>
      <w:marBottom w:val="0"/>
      <w:divBdr>
        <w:top w:val="none" w:sz="0" w:space="0" w:color="auto"/>
        <w:left w:val="none" w:sz="0" w:space="0" w:color="auto"/>
        <w:bottom w:val="none" w:sz="0" w:space="0" w:color="auto"/>
        <w:right w:val="none" w:sz="0" w:space="0" w:color="auto"/>
      </w:divBdr>
    </w:div>
    <w:div w:id="1516771533">
      <w:bodyDiv w:val="1"/>
      <w:marLeft w:val="0"/>
      <w:marRight w:val="0"/>
      <w:marTop w:val="0"/>
      <w:marBottom w:val="0"/>
      <w:divBdr>
        <w:top w:val="none" w:sz="0" w:space="0" w:color="auto"/>
        <w:left w:val="none" w:sz="0" w:space="0" w:color="auto"/>
        <w:bottom w:val="none" w:sz="0" w:space="0" w:color="auto"/>
        <w:right w:val="none" w:sz="0" w:space="0" w:color="auto"/>
      </w:divBdr>
    </w:div>
    <w:div w:id="1517691728">
      <w:bodyDiv w:val="1"/>
      <w:marLeft w:val="0"/>
      <w:marRight w:val="0"/>
      <w:marTop w:val="0"/>
      <w:marBottom w:val="0"/>
      <w:divBdr>
        <w:top w:val="none" w:sz="0" w:space="0" w:color="auto"/>
        <w:left w:val="none" w:sz="0" w:space="0" w:color="auto"/>
        <w:bottom w:val="none" w:sz="0" w:space="0" w:color="auto"/>
        <w:right w:val="none" w:sz="0" w:space="0" w:color="auto"/>
      </w:divBdr>
    </w:div>
    <w:div w:id="1517891208">
      <w:bodyDiv w:val="1"/>
      <w:marLeft w:val="0"/>
      <w:marRight w:val="0"/>
      <w:marTop w:val="0"/>
      <w:marBottom w:val="0"/>
      <w:divBdr>
        <w:top w:val="none" w:sz="0" w:space="0" w:color="auto"/>
        <w:left w:val="none" w:sz="0" w:space="0" w:color="auto"/>
        <w:bottom w:val="none" w:sz="0" w:space="0" w:color="auto"/>
        <w:right w:val="none" w:sz="0" w:space="0" w:color="auto"/>
      </w:divBdr>
    </w:div>
    <w:div w:id="1518036860">
      <w:bodyDiv w:val="1"/>
      <w:marLeft w:val="0"/>
      <w:marRight w:val="0"/>
      <w:marTop w:val="0"/>
      <w:marBottom w:val="0"/>
      <w:divBdr>
        <w:top w:val="none" w:sz="0" w:space="0" w:color="auto"/>
        <w:left w:val="none" w:sz="0" w:space="0" w:color="auto"/>
        <w:bottom w:val="none" w:sz="0" w:space="0" w:color="auto"/>
        <w:right w:val="none" w:sz="0" w:space="0" w:color="auto"/>
      </w:divBdr>
    </w:div>
    <w:div w:id="1518302318">
      <w:bodyDiv w:val="1"/>
      <w:marLeft w:val="0"/>
      <w:marRight w:val="0"/>
      <w:marTop w:val="0"/>
      <w:marBottom w:val="0"/>
      <w:divBdr>
        <w:top w:val="none" w:sz="0" w:space="0" w:color="auto"/>
        <w:left w:val="none" w:sz="0" w:space="0" w:color="auto"/>
        <w:bottom w:val="none" w:sz="0" w:space="0" w:color="auto"/>
        <w:right w:val="none" w:sz="0" w:space="0" w:color="auto"/>
      </w:divBdr>
    </w:div>
    <w:div w:id="1518304847">
      <w:bodyDiv w:val="1"/>
      <w:marLeft w:val="0"/>
      <w:marRight w:val="0"/>
      <w:marTop w:val="0"/>
      <w:marBottom w:val="0"/>
      <w:divBdr>
        <w:top w:val="none" w:sz="0" w:space="0" w:color="auto"/>
        <w:left w:val="none" w:sz="0" w:space="0" w:color="auto"/>
        <w:bottom w:val="none" w:sz="0" w:space="0" w:color="auto"/>
        <w:right w:val="none" w:sz="0" w:space="0" w:color="auto"/>
      </w:divBdr>
    </w:div>
    <w:div w:id="1518543083">
      <w:bodyDiv w:val="1"/>
      <w:marLeft w:val="0"/>
      <w:marRight w:val="0"/>
      <w:marTop w:val="0"/>
      <w:marBottom w:val="0"/>
      <w:divBdr>
        <w:top w:val="none" w:sz="0" w:space="0" w:color="auto"/>
        <w:left w:val="none" w:sz="0" w:space="0" w:color="auto"/>
        <w:bottom w:val="none" w:sz="0" w:space="0" w:color="auto"/>
        <w:right w:val="none" w:sz="0" w:space="0" w:color="auto"/>
      </w:divBdr>
    </w:div>
    <w:div w:id="1519195130">
      <w:bodyDiv w:val="1"/>
      <w:marLeft w:val="0"/>
      <w:marRight w:val="0"/>
      <w:marTop w:val="0"/>
      <w:marBottom w:val="0"/>
      <w:divBdr>
        <w:top w:val="none" w:sz="0" w:space="0" w:color="auto"/>
        <w:left w:val="none" w:sz="0" w:space="0" w:color="auto"/>
        <w:bottom w:val="none" w:sz="0" w:space="0" w:color="auto"/>
        <w:right w:val="none" w:sz="0" w:space="0" w:color="auto"/>
      </w:divBdr>
    </w:div>
    <w:div w:id="1519202177">
      <w:bodyDiv w:val="1"/>
      <w:marLeft w:val="0"/>
      <w:marRight w:val="0"/>
      <w:marTop w:val="0"/>
      <w:marBottom w:val="0"/>
      <w:divBdr>
        <w:top w:val="none" w:sz="0" w:space="0" w:color="auto"/>
        <w:left w:val="none" w:sz="0" w:space="0" w:color="auto"/>
        <w:bottom w:val="none" w:sz="0" w:space="0" w:color="auto"/>
        <w:right w:val="none" w:sz="0" w:space="0" w:color="auto"/>
      </w:divBdr>
    </w:div>
    <w:div w:id="1519612662">
      <w:bodyDiv w:val="1"/>
      <w:marLeft w:val="0"/>
      <w:marRight w:val="0"/>
      <w:marTop w:val="0"/>
      <w:marBottom w:val="0"/>
      <w:divBdr>
        <w:top w:val="none" w:sz="0" w:space="0" w:color="auto"/>
        <w:left w:val="none" w:sz="0" w:space="0" w:color="auto"/>
        <w:bottom w:val="none" w:sz="0" w:space="0" w:color="auto"/>
        <w:right w:val="none" w:sz="0" w:space="0" w:color="auto"/>
      </w:divBdr>
    </w:div>
    <w:div w:id="1520049063">
      <w:bodyDiv w:val="1"/>
      <w:marLeft w:val="0"/>
      <w:marRight w:val="0"/>
      <w:marTop w:val="0"/>
      <w:marBottom w:val="0"/>
      <w:divBdr>
        <w:top w:val="none" w:sz="0" w:space="0" w:color="auto"/>
        <w:left w:val="none" w:sz="0" w:space="0" w:color="auto"/>
        <w:bottom w:val="none" w:sz="0" w:space="0" w:color="auto"/>
        <w:right w:val="none" w:sz="0" w:space="0" w:color="auto"/>
      </w:divBdr>
    </w:div>
    <w:div w:id="1520856675">
      <w:bodyDiv w:val="1"/>
      <w:marLeft w:val="0"/>
      <w:marRight w:val="0"/>
      <w:marTop w:val="0"/>
      <w:marBottom w:val="0"/>
      <w:divBdr>
        <w:top w:val="none" w:sz="0" w:space="0" w:color="auto"/>
        <w:left w:val="none" w:sz="0" w:space="0" w:color="auto"/>
        <w:bottom w:val="none" w:sz="0" w:space="0" w:color="auto"/>
        <w:right w:val="none" w:sz="0" w:space="0" w:color="auto"/>
      </w:divBdr>
    </w:div>
    <w:div w:id="1521162139">
      <w:bodyDiv w:val="1"/>
      <w:marLeft w:val="0"/>
      <w:marRight w:val="0"/>
      <w:marTop w:val="0"/>
      <w:marBottom w:val="0"/>
      <w:divBdr>
        <w:top w:val="none" w:sz="0" w:space="0" w:color="auto"/>
        <w:left w:val="none" w:sz="0" w:space="0" w:color="auto"/>
        <w:bottom w:val="none" w:sz="0" w:space="0" w:color="auto"/>
        <w:right w:val="none" w:sz="0" w:space="0" w:color="auto"/>
      </w:divBdr>
    </w:div>
    <w:div w:id="1521773391">
      <w:bodyDiv w:val="1"/>
      <w:marLeft w:val="0"/>
      <w:marRight w:val="0"/>
      <w:marTop w:val="0"/>
      <w:marBottom w:val="0"/>
      <w:divBdr>
        <w:top w:val="none" w:sz="0" w:space="0" w:color="auto"/>
        <w:left w:val="none" w:sz="0" w:space="0" w:color="auto"/>
        <w:bottom w:val="none" w:sz="0" w:space="0" w:color="auto"/>
        <w:right w:val="none" w:sz="0" w:space="0" w:color="auto"/>
      </w:divBdr>
    </w:div>
    <w:div w:id="1521894563">
      <w:bodyDiv w:val="1"/>
      <w:marLeft w:val="0"/>
      <w:marRight w:val="0"/>
      <w:marTop w:val="0"/>
      <w:marBottom w:val="0"/>
      <w:divBdr>
        <w:top w:val="none" w:sz="0" w:space="0" w:color="auto"/>
        <w:left w:val="none" w:sz="0" w:space="0" w:color="auto"/>
        <w:bottom w:val="none" w:sz="0" w:space="0" w:color="auto"/>
        <w:right w:val="none" w:sz="0" w:space="0" w:color="auto"/>
      </w:divBdr>
    </w:div>
    <w:div w:id="1521895720">
      <w:bodyDiv w:val="1"/>
      <w:marLeft w:val="0"/>
      <w:marRight w:val="0"/>
      <w:marTop w:val="0"/>
      <w:marBottom w:val="0"/>
      <w:divBdr>
        <w:top w:val="none" w:sz="0" w:space="0" w:color="auto"/>
        <w:left w:val="none" w:sz="0" w:space="0" w:color="auto"/>
        <w:bottom w:val="none" w:sz="0" w:space="0" w:color="auto"/>
        <w:right w:val="none" w:sz="0" w:space="0" w:color="auto"/>
      </w:divBdr>
    </w:div>
    <w:div w:id="1522039702">
      <w:bodyDiv w:val="1"/>
      <w:marLeft w:val="0"/>
      <w:marRight w:val="0"/>
      <w:marTop w:val="0"/>
      <w:marBottom w:val="0"/>
      <w:divBdr>
        <w:top w:val="none" w:sz="0" w:space="0" w:color="auto"/>
        <w:left w:val="none" w:sz="0" w:space="0" w:color="auto"/>
        <w:bottom w:val="none" w:sz="0" w:space="0" w:color="auto"/>
        <w:right w:val="none" w:sz="0" w:space="0" w:color="auto"/>
      </w:divBdr>
    </w:div>
    <w:div w:id="1522667908">
      <w:bodyDiv w:val="1"/>
      <w:marLeft w:val="0"/>
      <w:marRight w:val="0"/>
      <w:marTop w:val="0"/>
      <w:marBottom w:val="0"/>
      <w:divBdr>
        <w:top w:val="none" w:sz="0" w:space="0" w:color="auto"/>
        <w:left w:val="none" w:sz="0" w:space="0" w:color="auto"/>
        <w:bottom w:val="none" w:sz="0" w:space="0" w:color="auto"/>
        <w:right w:val="none" w:sz="0" w:space="0" w:color="auto"/>
      </w:divBdr>
    </w:div>
    <w:div w:id="1522862590">
      <w:bodyDiv w:val="1"/>
      <w:marLeft w:val="0"/>
      <w:marRight w:val="0"/>
      <w:marTop w:val="0"/>
      <w:marBottom w:val="0"/>
      <w:divBdr>
        <w:top w:val="none" w:sz="0" w:space="0" w:color="auto"/>
        <w:left w:val="none" w:sz="0" w:space="0" w:color="auto"/>
        <w:bottom w:val="none" w:sz="0" w:space="0" w:color="auto"/>
        <w:right w:val="none" w:sz="0" w:space="0" w:color="auto"/>
      </w:divBdr>
    </w:div>
    <w:div w:id="1523084976">
      <w:bodyDiv w:val="1"/>
      <w:marLeft w:val="0"/>
      <w:marRight w:val="0"/>
      <w:marTop w:val="0"/>
      <w:marBottom w:val="0"/>
      <w:divBdr>
        <w:top w:val="none" w:sz="0" w:space="0" w:color="auto"/>
        <w:left w:val="none" w:sz="0" w:space="0" w:color="auto"/>
        <w:bottom w:val="none" w:sz="0" w:space="0" w:color="auto"/>
        <w:right w:val="none" w:sz="0" w:space="0" w:color="auto"/>
      </w:divBdr>
    </w:div>
    <w:div w:id="1523519959">
      <w:bodyDiv w:val="1"/>
      <w:marLeft w:val="0"/>
      <w:marRight w:val="0"/>
      <w:marTop w:val="0"/>
      <w:marBottom w:val="0"/>
      <w:divBdr>
        <w:top w:val="none" w:sz="0" w:space="0" w:color="auto"/>
        <w:left w:val="none" w:sz="0" w:space="0" w:color="auto"/>
        <w:bottom w:val="none" w:sz="0" w:space="0" w:color="auto"/>
        <w:right w:val="none" w:sz="0" w:space="0" w:color="auto"/>
      </w:divBdr>
    </w:div>
    <w:div w:id="1524442971">
      <w:bodyDiv w:val="1"/>
      <w:marLeft w:val="0"/>
      <w:marRight w:val="0"/>
      <w:marTop w:val="0"/>
      <w:marBottom w:val="0"/>
      <w:divBdr>
        <w:top w:val="none" w:sz="0" w:space="0" w:color="auto"/>
        <w:left w:val="none" w:sz="0" w:space="0" w:color="auto"/>
        <w:bottom w:val="none" w:sz="0" w:space="0" w:color="auto"/>
        <w:right w:val="none" w:sz="0" w:space="0" w:color="auto"/>
      </w:divBdr>
    </w:div>
    <w:div w:id="1524591189">
      <w:bodyDiv w:val="1"/>
      <w:marLeft w:val="0"/>
      <w:marRight w:val="0"/>
      <w:marTop w:val="0"/>
      <w:marBottom w:val="0"/>
      <w:divBdr>
        <w:top w:val="none" w:sz="0" w:space="0" w:color="auto"/>
        <w:left w:val="none" w:sz="0" w:space="0" w:color="auto"/>
        <w:bottom w:val="none" w:sz="0" w:space="0" w:color="auto"/>
        <w:right w:val="none" w:sz="0" w:space="0" w:color="auto"/>
      </w:divBdr>
    </w:div>
    <w:div w:id="1525051613">
      <w:bodyDiv w:val="1"/>
      <w:marLeft w:val="0"/>
      <w:marRight w:val="0"/>
      <w:marTop w:val="0"/>
      <w:marBottom w:val="0"/>
      <w:divBdr>
        <w:top w:val="none" w:sz="0" w:space="0" w:color="auto"/>
        <w:left w:val="none" w:sz="0" w:space="0" w:color="auto"/>
        <w:bottom w:val="none" w:sz="0" w:space="0" w:color="auto"/>
        <w:right w:val="none" w:sz="0" w:space="0" w:color="auto"/>
      </w:divBdr>
    </w:div>
    <w:div w:id="1526283977">
      <w:bodyDiv w:val="1"/>
      <w:marLeft w:val="0"/>
      <w:marRight w:val="0"/>
      <w:marTop w:val="0"/>
      <w:marBottom w:val="0"/>
      <w:divBdr>
        <w:top w:val="none" w:sz="0" w:space="0" w:color="auto"/>
        <w:left w:val="none" w:sz="0" w:space="0" w:color="auto"/>
        <w:bottom w:val="none" w:sz="0" w:space="0" w:color="auto"/>
        <w:right w:val="none" w:sz="0" w:space="0" w:color="auto"/>
      </w:divBdr>
    </w:div>
    <w:div w:id="1527056212">
      <w:bodyDiv w:val="1"/>
      <w:marLeft w:val="0"/>
      <w:marRight w:val="0"/>
      <w:marTop w:val="0"/>
      <w:marBottom w:val="0"/>
      <w:divBdr>
        <w:top w:val="none" w:sz="0" w:space="0" w:color="auto"/>
        <w:left w:val="none" w:sz="0" w:space="0" w:color="auto"/>
        <w:bottom w:val="none" w:sz="0" w:space="0" w:color="auto"/>
        <w:right w:val="none" w:sz="0" w:space="0" w:color="auto"/>
      </w:divBdr>
    </w:div>
    <w:div w:id="1527324558">
      <w:bodyDiv w:val="1"/>
      <w:marLeft w:val="0"/>
      <w:marRight w:val="0"/>
      <w:marTop w:val="0"/>
      <w:marBottom w:val="0"/>
      <w:divBdr>
        <w:top w:val="none" w:sz="0" w:space="0" w:color="auto"/>
        <w:left w:val="none" w:sz="0" w:space="0" w:color="auto"/>
        <w:bottom w:val="none" w:sz="0" w:space="0" w:color="auto"/>
        <w:right w:val="none" w:sz="0" w:space="0" w:color="auto"/>
      </w:divBdr>
    </w:div>
    <w:div w:id="1527597473">
      <w:bodyDiv w:val="1"/>
      <w:marLeft w:val="0"/>
      <w:marRight w:val="0"/>
      <w:marTop w:val="0"/>
      <w:marBottom w:val="0"/>
      <w:divBdr>
        <w:top w:val="none" w:sz="0" w:space="0" w:color="auto"/>
        <w:left w:val="none" w:sz="0" w:space="0" w:color="auto"/>
        <w:bottom w:val="none" w:sz="0" w:space="0" w:color="auto"/>
        <w:right w:val="none" w:sz="0" w:space="0" w:color="auto"/>
      </w:divBdr>
    </w:div>
    <w:div w:id="1527672968">
      <w:bodyDiv w:val="1"/>
      <w:marLeft w:val="0"/>
      <w:marRight w:val="0"/>
      <w:marTop w:val="0"/>
      <w:marBottom w:val="0"/>
      <w:divBdr>
        <w:top w:val="none" w:sz="0" w:space="0" w:color="auto"/>
        <w:left w:val="none" w:sz="0" w:space="0" w:color="auto"/>
        <w:bottom w:val="none" w:sz="0" w:space="0" w:color="auto"/>
        <w:right w:val="none" w:sz="0" w:space="0" w:color="auto"/>
      </w:divBdr>
    </w:div>
    <w:div w:id="1527863573">
      <w:bodyDiv w:val="1"/>
      <w:marLeft w:val="0"/>
      <w:marRight w:val="0"/>
      <w:marTop w:val="0"/>
      <w:marBottom w:val="0"/>
      <w:divBdr>
        <w:top w:val="none" w:sz="0" w:space="0" w:color="auto"/>
        <w:left w:val="none" w:sz="0" w:space="0" w:color="auto"/>
        <w:bottom w:val="none" w:sz="0" w:space="0" w:color="auto"/>
        <w:right w:val="none" w:sz="0" w:space="0" w:color="auto"/>
      </w:divBdr>
    </w:div>
    <w:div w:id="1528256382">
      <w:bodyDiv w:val="1"/>
      <w:marLeft w:val="0"/>
      <w:marRight w:val="0"/>
      <w:marTop w:val="0"/>
      <w:marBottom w:val="0"/>
      <w:divBdr>
        <w:top w:val="none" w:sz="0" w:space="0" w:color="auto"/>
        <w:left w:val="none" w:sz="0" w:space="0" w:color="auto"/>
        <w:bottom w:val="none" w:sz="0" w:space="0" w:color="auto"/>
        <w:right w:val="none" w:sz="0" w:space="0" w:color="auto"/>
      </w:divBdr>
    </w:div>
    <w:div w:id="1528444774">
      <w:bodyDiv w:val="1"/>
      <w:marLeft w:val="0"/>
      <w:marRight w:val="0"/>
      <w:marTop w:val="0"/>
      <w:marBottom w:val="0"/>
      <w:divBdr>
        <w:top w:val="none" w:sz="0" w:space="0" w:color="auto"/>
        <w:left w:val="none" w:sz="0" w:space="0" w:color="auto"/>
        <w:bottom w:val="none" w:sz="0" w:space="0" w:color="auto"/>
        <w:right w:val="none" w:sz="0" w:space="0" w:color="auto"/>
      </w:divBdr>
    </w:div>
    <w:div w:id="1528526472">
      <w:bodyDiv w:val="1"/>
      <w:marLeft w:val="0"/>
      <w:marRight w:val="0"/>
      <w:marTop w:val="0"/>
      <w:marBottom w:val="0"/>
      <w:divBdr>
        <w:top w:val="none" w:sz="0" w:space="0" w:color="auto"/>
        <w:left w:val="none" w:sz="0" w:space="0" w:color="auto"/>
        <w:bottom w:val="none" w:sz="0" w:space="0" w:color="auto"/>
        <w:right w:val="none" w:sz="0" w:space="0" w:color="auto"/>
      </w:divBdr>
    </w:div>
    <w:div w:id="1528833501">
      <w:bodyDiv w:val="1"/>
      <w:marLeft w:val="0"/>
      <w:marRight w:val="0"/>
      <w:marTop w:val="0"/>
      <w:marBottom w:val="0"/>
      <w:divBdr>
        <w:top w:val="none" w:sz="0" w:space="0" w:color="auto"/>
        <w:left w:val="none" w:sz="0" w:space="0" w:color="auto"/>
        <w:bottom w:val="none" w:sz="0" w:space="0" w:color="auto"/>
        <w:right w:val="none" w:sz="0" w:space="0" w:color="auto"/>
      </w:divBdr>
    </w:div>
    <w:div w:id="1528987253">
      <w:bodyDiv w:val="1"/>
      <w:marLeft w:val="0"/>
      <w:marRight w:val="0"/>
      <w:marTop w:val="0"/>
      <w:marBottom w:val="0"/>
      <w:divBdr>
        <w:top w:val="none" w:sz="0" w:space="0" w:color="auto"/>
        <w:left w:val="none" w:sz="0" w:space="0" w:color="auto"/>
        <w:bottom w:val="none" w:sz="0" w:space="0" w:color="auto"/>
        <w:right w:val="none" w:sz="0" w:space="0" w:color="auto"/>
      </w:divBdr>
    </w:div>
    <w:div w:id="1529299064">
      <w:bodyDiv w:val="1"/>
      <w:marLeft w:val="0"/>
      <w:marRight w:val="0"/>
      <w:marTop w:val="0"/>
      <w:marBottom w:val="0"/>
      <w:divBdr>
        <w:top w:val="none" w:sz="0" w:space="0" w:color="auto"/>
        <w:left w:val="none" w:sz="0" w:space="0" w:color="auto"/>
        <w:bottom w:val="none" w:sz="0" w:space="0" w:color="auto"/>
        <w:right w:val="none" w:sz="0" w:space="0" w:color="auto"/>
      </w:divBdr>
    </w:div>
    <w:div w:id="1529755772">
      <w:bodyDiv w:val="1"/>
      <w:marLeft w:val="0"/>
      <w:marRight w:val="0"/>
      <w:marTop w:val="0"/>
      <w:marBottom w:val="0"/>
      <w:divBdr>
        <w:top w:val="none" w:sz="0" w:space="0" w:color="auto"/>
        <w:left w:val="none" w:sz="0" w:space="0" w:color="auto"/>
        <w:bottom w:val="none" w:sz="0" w:space="0" w:color="auto"/>
        <w:right w:val="none" w:sz="0" w:space="0" w:color="auto"/>
      </w:divBdr>
    </w:div>
    <w:div w:id="1529954237">
      <w:bodyDiv w:val="1"/>
      <w:marLeft w:val="0"/>
      <w:marRight w:val="0"/>
      <w:marTop w:val="0"/>
      <w:marBottom w:val="0"/>
      <w:divBdr>
        <w:top w:val="none" w:sz="0" w:space="0" w:color="auto"/>
        <w:left w:val="none" w:sz="0" w:space="0" w:color="auto"/>
        <w:bottom w:val="none" w:sz="0" w:space="0" w:color="auto"/>
        <w:right w:val="none" w:sz="0" w:space="0" w:color="auto"/>
      </w:divBdr>
    </w:div>
    <w:div w:id="1530684398">
      <w:bodyDiv w:val="1"/>
      <w:marLeft w:val="0"/>
      <w:marRight w:val="0"/>
      <w:marTop w:val="0"/>
      <w:marBottom w:val="0"/>
      <w:divBdr>
        <w:top w:val="none" w:sz="0" w:space="0" w:color="auto"/>
        <w:left w:val="none" w:sz="0" w:space="0" w:color="auto"/>
        <w:bottom w:val="none" w:sz="0" w:space="0" w:color="auto"/>
        <w:right w:val="none" w:sz="0" w:space="0" w:color="auto"/>
      </w:divBdr>
    </w:div>
    <w:div w:id="1531068020">
      <w:bodyDiv w:val="1"/>
      <w:marLeft w:val="0"/>
      <w:marRight w:val="0"/>
      <w:marTop w:val="0"/>
      <w:marBottom w:val="0"/>
      <w:divBdr>
        <w:top w:val="none" w:sz="0" w:space="0" w:color="auto"/>
        <w:left w:val="none" w:sz="0" w:space="0" w:color="auto"/>
        <w:bottom w:val="none" w:sz="0" w:space="0" w:color="auto"/>
        <w:right w:val="none" w:sz="0" w:space="0" w:color="auto"/>
      </w:divBdr>
    </w:div>
    <w:div w:id="1531187840">
      <w:bodyDiv w:val="1"/>
      <w:marLeft w:val="0"/>
      <w:marRight w:val="0"/>
      <w:marTop w:val="0"/>
      <w:marBottom w:val="0"/>
      <w:divBdr>
        <w:top w:val="none" w:sz="0" w:space="0" w:color="auto"/>
        <w:left w:val="none" w:sz="0" w:space="0" w:color="auto"/>
        <w:bottom w:val="none" w:sz="0" w:space="0" w:color="auto"/>
        <w:right w:val="none" w:sz="0" w:space="0" w:color="auto"/>
      </w:divBdr>
    </w:div>
    <w:div w:id="1531339335">
      <w:bodyDiv w:val="1"/>
      <w:marLeft w:val="0"/>
      <w:marRight w:val="0"/>
      <w:marTop w:val="0"/>
      <w:marBottom w:val="0"/>
      <w:divBdr>
        <w:top w:val="none" w:sz="0" w:space="0" w:color="auto"/>
        <w:left w:val="none" w:sz="0" w:space="0" w:color="auto"/>
        <w:bottom w:val="none" w:sz="0" w:space="0" w:color="auto"/>
        <w:right w:val="none" w:sz="0" w:space="0" w:color="auto"/>
      </w:divBdr>
    </w:div>
    <w:div w:id="1531525994">
      <w:bodyDiv w:val="1"/>
      <w:marLeft w:val="0"/>
      <w:marRight w:val="0"/>
      <w:marTop w:val="0"/>
      <w:marBottom w:val="0"/>
      <w:divBdr>
        <w:top w:val="none" w:sz="0" w:space="0" w:color="auto"/>
        <w:left w:val="none" w:sz="0" w:space="0" w:color="auto"/>
        <w:bottom w:val="none" w:sz="0" w:space="0" w:color="auto"/>
        <w:right w:val="none" w:sz="0" w:space="0" w:color="auto"/>
      </w:divBdr>
    </w:div>
    <w:div w:id="1531605786">
      <w:bodyDiv w:val="1"/>
      <w:marLeft w:val="0"/>
      <w:marRight w:val="0"/>
      <w:marTop w:val="0"/>
      <w:marBottom w:val="0"/>
      <w:divBdr>
        <w:top w:val="none" w:sz="0" w:space="0" w:color="auto"/>
        <w:left w:val="none" w:sz="0" w:space="0" w:color="auto"/>
        <w:bottom w:val="none" w:sz="0" w:space="0" w:color="auto"/>
        <w:right w:val="none" w:sz="0" w:space="0" w:color="auto"/>
      </w:divBdr>
    </w:div>
    <w:div w:id="1532307270">
      <w:bodyDiv w:val="1"/>
      <w:marLeft w:val="0"/>
      <w:marRight w:val="0"/>
      <w:marTop w:val="0"/>
      <w:marBottom w:val="0"/>
      <w:divBdr>
        <w:top w:val="none" w:sz="0" w:space="0" w:color="auto"/>
        <w:left w:val="none" w:sz="0" w:space="0" w:color="auto"/>
        <w:bottom w:val="none" w:sz="0" w:space="0" w:color="auto"/>
        <w:right w:val="none" w:sz="0" w:space="0" w:color="auto"/>
      </w:divBdr>
    </w:div>
    <w:div w:id="1532451823">
      <w:bodyDiv w:val="1"/>
      <w:marLeft w:val="0"/>
      <w:marRight w:val="0"/>
      <w:marTop w:val="0"/>
      <w:marBottom w:val="0"/>
      <w:divBdr>
        <w:top w:val="none" w:sz="0" w:space="0" w:color="auto"/>
        <w:left w:val="none" w:sz="0" w:space="0" w:color="auto"/>
        <w:bottom w:val="none" w:sz="0" w:space="0" w:color="auto"/>
        <w:right w:val="none" w:sz="0" w:space="0" w:color="auto"/>
      </w:divBdr>
    </w:div>
    <w:div w:id="1532453055">
      <w:bodyDiv w:val="1"/>
      <w:marLeft w:val="0"/>
      <w:marRight w:val="0"/>
      <w:marTop w:val="0"/>
      <w:marBottom w:val="0"/>
      <w:divBdr>
        <w:top w:val="none" w:sz="0" w:space="0" w:color="auto"/>
        <w:left w:val="none" w:sz="0" w:space="0" w:color="auto"/>
        <w:bottom w:val="none" w:sz="0" w:space="0" w:color="auto"/>
        <w:right w:val="none" w:sz="0" w:space="0" w:color="auto"/>
      </w:divBdr>
    </w:div>
    <w:div w:id="1532574458">
      <w:bodyDiv w:val="1"/>
      <w:marLeft w:val="0"/>
      <w:marRight w:val="0"/>
      <w:marTop w:val="0"/>
      <w:marBottom w:val="0"/>
      <w:divBdr>
        <w:top w:val="none" w:sz="0" w:space="0" w:color="auto"/>
        <w:left w:val="none" w:sz="0" w:space="0" w:color="auto"/>
        <w:bottom w:val="none" w:sz="0" w:space="0" w:color="auto"/>
        <w:right w:val="none" w:sz="0" w:space="0" w:color="auto"/>
      </w:divBdr>
    </w:div>
    <w:div w:id="1533112176">
      <w:bodyDiv w:val="1"/>
      <w:marLeft w:val="0"/>
      <w:marRight w:val="0"/>
      <w:marTop w:val="0"/>
      <w:marBottom w:val="0"/>
      <w:divBdr>
        <w:top w:val="none" w:sz="0" w:space="0" w:color="auto"/>
        <w:left w:val="none" w:sz="0" w:space="0" w:color="auto"/>
        <w:bottom w:val="none" w:sz="0" w:space="0" w:color="auto"/>
        <w:right w:val="none" w:sz="0" w:space="0" w:color="auto"/>
      </w:divBdr>
    </w:div>
    <w:div w:id="1533226192">
      <w:bodyDiv w:val="1"/>
      <w:marLeft w:val="0"/>
      <w:marRight w:val="0"/>
      <w:marTop w:val="0"/>
      <w:marBottom w:val="0"/>
      <w:divBdr>
        <w:top w:val="none" w:sz="0" w:space="0" w:color="auto"/>
        <w:left w:val="none" w:sz="0" w:space="0" w:color="auto"/>
        <w:bottom w:val="none" w:sz="0" w:space="0" w:color="auto"/>
        <w:right w:val="none" w:sz="0" w:space="0" w:color="auto"/>
      </w:divBdr>
    </w:div>
    <w:div w:id="1533952787">
      <w:bodyDiv w:val="1"/>
      <w:marLeft w:val="0"/>
      <w:marRight w:val="0"/>
      <w:marTop w:val="0"/>
      <w:marBottom w:val="0"/>
      <w:divBdr>
        <w:top w:val="none" w:sz="0" w:space="0" w:color="auto"/>
        <w:left w:val="none" w:sz="0" w:space="0" w:color="auto"/>
        <w:bottom w:val="none" w:sz="0" w:space="0" w:color="auto"/>
        <w:right w:val="none" w:sz="0" w:space="0" w:color="auto"/>
      </w:divBdr>
    </w:div>
    <w:div w:id="1534808227">
      <w:bodyDiv w:val="1"/>
      <w:marLeft w:val="0"/>
      <w:marRight w:val="0"/>
      <w:marTop w:val="0"/>
      <w:marBottom w:val="0"/>
      <w:divBdr>
        <w:top w:val="none" w:sz="0" w:space="0" w:color="auto"/>
        <w:left w:val="none" w:sz="0" w:space="0" w:color="auto"/>
        <w:bottom w:val="none" w:sz="0" w:space="0" w:color="auto"/>
        <w:right w:val="none" w:sz="0" w:space="0" w:color="auto"/>
      </w:divBdr>
    </w:div>
    <w:div w:id="1535339138">
      <w:bodyDiv w:val="1"/>
      <w:marLeft w:val="0"/>
      <w:marRight w:val="0"/>
      <w:marTop w:val="0"/>
      <w:marBottom w:val="0"/>
      <w:divBdr>
        <w:top w:val="none" w:sz="0" w:space="0" w:color="auto"/>
        <w:left w:val="none" w:sz="0" w:space="0" w:color="auto"/>
        <w:bottom w:val="none" w:sz="0" w:space="0" w:color="auto"/>
        <w:right w:val="none" w:sz="0" w:space="0" w:color="auto"/>
      </w:divBdr>
    </w:div>
    <w:div w:id="1535657727">
      <w:bodyDiv w:val="1"/>
      <w:marLeft w:val="0"/>
      <w:marRight w:val="0"/>
      <w:marTop w:val="0"/>
      <w:marBottom w:val="0"/>
      <w:divBdr>
        <w:top w:val="none" w:sz="0" w:space="0" w:color="auto"/>
        <w:left w:val="none" w:sz="0" w:space="0" w:color="auto"/>
        <w:bottom w:val="none" w:sz="0" w:space="0" w:color="auto"/>
        <w:right w:val="none" w:sz="0" w:space="0" w:color="auto"/>
      </w:divBdr>
    </w:div>
    <w:div w:id="1536842695">
      <w:bodyDiv w:val="1"/>
      <w:marLeft w:val="0"/>
      <w:marRight w:val="0"/>
      <w:marTop w:val="0"/>
      <w:marBottom w:val="0"/>
      <w:divBdr>
        <w:top w:val="none" w:sz="0" w:space="0" w:color="auto"/>
        <w:left w:val="none" w:sz="0" w:space="0" w:color="auto"/>
        <w:bottom w:val="none" w:sz="0" w:space="0" w:color="auto"/>
        <w:right w:val="none" w:sz="0" w:space="0" w:color="auto"/>
      </w:divBdr>
    </w:div>
    <w:div w:id="1538084981">
      <w:bodyDiv w:val="1"/>
      <w:marLeft w:val="0"/>
      <w:marRight w:val="0"/>
      <w:marTop w:val="0"/>
      <w:marBottom w:val="0"/>
      <w:divBdr>
        <w:top w:val="none" w:sz="0" w:space="0" w:color="auto"/>
        <w:left w:val="none" w:sz="0" w:space="0" w:color="auto"/>
        <w:bottom w:val="none" w:sz="0" w:space="0" w:color="auto"/>
        <w:right w:val="none" w:sz="0" w:space="0" w:color="auto"/>
      </w:divBdr>
    </w:div>
    <w:div w:id="1539007891">
      <w:bodyDiv w:val="1"/>
      <w:marLeft w:val="0"/>
      <w:marRight w:val="0"/>
      <w:marTop w:val="0"/>
      <w:marBottom w:val="0"/>
      <w:divBdr>
        <w:top w:val="none" w:sz="0" w:space="0" w:color="auto"/>
        <w:left w:val="none" w:sz="0" w:space="0" w:color="auto"/>
        <w:bottom w:val="none" w:sz="0" w:space="0" w:color="auto"/>
        <w:right w:val="none" w:sz="0" w:space="0" w:color="auto"/>
      </w:divBdr>
    </w:div>
    <w:div w:id="1539128444">
      <w:bodyDiv w:val="1"/>
      <w:marLeft w:val="0"/>
      <w:marRight w:val="0"/>
      <w:marTop w:val="0"/>
      <w:marBottom w:val="0"/>
      <w:divBdr>
        <w:top w:val="none" w:sz="0" w:space="0" w:color="auto"/>
        <w:left w:val="none" w:sz="0" w:space="0" w:color="auto"/>
        <w:bottom w:val="none" w:sz="0" w:space="0" w:color="auto"/>
        <w:right w:val="none" w:sz="0" w:space="0" w:color="auto"/>
      </w:divBdr>
    </w:div>
    <w:div w:id="1539270254">
      <w:bodyDiv w:val="1"/>
      <w:marLeft w:val="0"/>
      <w:marRight w:val="0"/>
      <w:marTop w:val="0"/>
      <w:marBottom w:val="0"/>
      <w:divBdr>
        <w:top w:val="none" w:sz="0" w:space="0" w:color="auto"/>
        <w:left w:val="none" w:sz="0" w:space="0" w:color="auto"/>
        <w:bottom w:val="none" w:sz="0" w:space="0" w:color="auto"/>
        <w:right w:val="none" w:sz="0" w:space="0" w:color="auto"/>
      </w:divBdr>
    </w:div>
    <w:div w:id="1539394128">
      <w:bodyDiv w:val="1"/>
      <w:marLeft w:val="0"/>
      <w:marRight w:val="0"/>
      <w:marTop w:val="0"/>
      <w:marBottom w:val="0"/>
      <w:divBdr>
        <w:top w:val="none" w:sz="0" w:space="0" w:color="auto"/>
        <w:left w:val="none" w:sz="0" w:space="0" w:color="auto"/>
        <w:bottom w:val="none" w:sz="0" w:space="0" w:color="auto"/>
        <w:right w:val="none" w:sz="0" w:space="0" w:color="auto"/>
      </w:divBdr>
    </w:div>
    <w:div w:id="1539395720">
      <w:bodyDiv w:val="1"/>
      <w:marLeft w:val="0"/>
      <w:marRight w:val="0"/>
      <w:marTop w:val="0"/>
      <w:marBottom w:val="0"/>
      <w:divBdr>
        <w:top w:val="none" w:sz="0" w:space="0" w:color="auto"/>
        <w:left w:val="none" w:sz="0" w:space="0" w:color="auto"/>
        <w:bottom w:val="none" w:sz="0" w:space="0" w:color="auto"/>
        <w:right w:val="none" w:sz="0" w:space="0" w:color="auto"/>
      </w:divBdr>
    </w:div>
    <w:div w:id="1539583835">
      <w:bodyDiv w:val="1"/>
      <w:marLeft w:val="0"/>
      <w:marRight w:val="0"/>
      <w:marTop w:val="0"/>
      <w:marBottom w:val="0"/>
      <w:divBdr>
        <w:top w:val="none" w:sz="0" w:space="0" w:color="auto"/>
        <w:left w:val="none" w:sz="0" w:space="0" w:color="auto"/>
        <w:bottom w:val="none" w:sz="0" w:space="0" w:color="auto"/>
        <w:right w:val="none" w:sz="0" w:space="0" w:color="auto"/>
      </w:divBdr>
    </w:div>
    <w:div w:id="1539585285">
      <w:bodyDiv w:val="1"/>
      <w:marLeft w:val="0"/>
      <w:marRight w:val="0"/>
      <w:marTop w:val="0"/>
      <w:marBottom w:val="0"/>
      <w:divBdr>
        <w:top w:val="none" w:sz="0" w:space="0" w:color="auto"/>
        <w:left w:val="none" w:sz="0" w:space="0" w:color="auto"/>
        <w:bottom w:val="none" w:sz="0" w:space="0" w:color="auto"/>
        <w:right w:val="none" w:sz="0" w:space="0" w:color="auto"/>
      </w:divBdr>
    </w:div>
    <w:div w:id="1539590055">
      <w:bodyDiv w:val="1"/>
      <w:marLeft w:val="0"/>
      <w:marRight w:val="0"/>
      <w:marTop w:val="0"/>
      <w:marBottom w:val="0"/>
      <w:divBdr>
        <w:top w:val="none" w:sz="0" w:space="0" w:color="auto"/>
        <w:left w:val="none" w:sz="0" w:space="0" w:color="auto"/>
        <w:bottom w:val="none" w:sz="0" w:space="0" w:color="auto"/>
        <w:right w:val="none" w:sz="0" w:space="0" w:color="auto"/>
      </w:divBdr>
    </w:div>
    <w:div w:id="1539733926">
      <w:bodyDiv w:val="1"/>
      <w:marLeft w:val="0"/>
      <w:marRight w:val="0"/>
      <w:marTop w:val="0"/>
      <w:marBottom w:val="0"/>
      <w:divBdr>
        <w:top w:val="none" w:sz="0" w:space="0" w:color="auto"/>
        <w:left w:val="none" w:sz="0" w:space="0" w:color="auto"/>
        <w:bottom w:val="none" w:sz="0" w:space="0" w:color="auto"/>
        <w:right w:val="none" w:sz="0" w:space="0" w:color="auto"/>
      </w:divBdr>
    </w:div>
    <w:div w:id="1539969093">
      <w:bodyDiv w:val="1"/>
      <w:marLeft w:val="0"/>
      <w:marRight w:val="0"/>
      <w:marTop w:val="0"/>
      <w:marBottom w:val="0"/>
      <w:divBdr>
        <w:top w:val="none" w:sz="0" w:space="0" w:color="auto"/>
        <w:left w:val="none" w:sz="0" w:space="0" w:color="auto"/>
        <w:bottom w:val="none" w:sz="0" w:space="0" w:color="auto"/>
        <w:right w:val="none" w:sz="0" w:space="0" w:color="auto"/>
      </w:divBdr>
    </w:div>
    <w:div w:id="1540244728">
      <w:bodyDiv w:val="1"/>
      <w:marLeft w:val="0"/>
      <w:marRight w:val="0"/>
      <w:marTop w:val="0"/>
      <w:marBottom w:val="0"/>
      <w:divBdr>
        <w:top w:val="none" w:sz="0" w:space="0" w:color="auto"/>
        <w:left w:val="none" w:sz="0" w:space="0" w:color="auto"/>
        <w:bottom w:val="none" w:sz="0" w:space="0" w:color="auto"/>
        <w:right w:val="none" w:sz="0" w:space="0" w:color="auto"/>
      </w:divBdr>
    </w:div>
    <w:div w:id="1540896613">
      <w:bodyDiv w:val="1"/>
      <w:marLeft w:val="0"/>
      <w:marRight w:val="0"/>
      <w:marTop w:val="0"/>
      <w:marBottom w:val="0"/>
      <w:divBdr>
        <w:top w:val="none" w:sz="0" w:space="0" w:color="auto"/>
        <w:left w:val="none" w:sz="0" w:space="0" w:color="auto"/>
        <w:bottom w:val="none" w:sz="0" w:space="0" w:color="auto"/>
        <w:right w:val="none" w:sz="0" w:space="0" w:color="auto"/>
      </w:divBdr>
    </w:div>
    <w:div w:id="1540901456">
      <w:bodyDiv w:val="1"/>
      <w:marLeft w:val="0"/>
      <w:marRight w:val="0"/>
      <w:marTop w:val="0"/>
      <w:marBottom w:val="0"/>
      <w:divBdr>
        <w:top w:val="none" w:sz="0" w:space="0" w:color="auto"/>
        <w:left w:val="none" w:sz="0" w:space="0" w:color="auto"/>
        <w:bottom w:val="none" w:sz="0" w:space="0" w:color="auto"/>
        <w:right w:val="none" w:sz="0" w:space="0" w:color="auto"/>
      </w:divBdr>
    </w:div>
    <w:div w:id="1542091402">
      <w:bodyDiv w:val="1"/>
      <w:marLeft w:val="0"/>
      <w:marRight w:val="0"/>
      <w:marTop w:val="0"/>
      <w:marBottom w:val="0"/>
      <w:divBdr>
        <w:top w:val="none" w:sz="0" w:space="0" w:color="auto"/>
        <w:left w:val="none" w:sz="0" w:space="0" w:color="auto"/>
        <w:bottom w:val="none" w:sz="0" w:space="0" w:color="auto"/>
        <w:right w:val="none" w:sz="0" w:space="0" w:color="auto"/>
      </w:divBdr>
    </w:div>
    <w:div w:id="1542202603">
      <w:bodyDiv w:val="1"/>
      <w:marLeft w:val="0"/>
      <w:marRight w:val="0"/>
      <w:marTop w:val="0"/>
      <w:marBottom w:val="0"/>
      <w:divBdr>
        <w:top w:val="none" w:sz="0" w:space="0" w:color="auto"/>
        <w:left w:val="none" w:sz="0" w:space="0" w:color="auto"/>
        <w:bottom w:val="none" w:sz="0" w:space="0" w:color="auto"/>
        <w:right w:val="none" w:sz="0" w:space="0" w:color="auto"/>
      </w:divBdr>
    </w:div>
    <w:div w:id="1542477436">
      <w:bodyDiv w:val="1"/>
      <w:marLeft w:val="0"/>
      <w:marRight w:val="0"/>
      <w:marTop w:val="0"/>
      <w:marBottom w:val="0"/>
      <w:divBdr>
        <w:top w:val="none" w:sz="0" w:space="0" w:color="auto"/>
        <w:left w:val="none" w:sz="0" w:space="0" w:color="auto"/>
        <w:bottom w:val="none" w:sz="0" w:space="0" w:color="auto"/>
        <w:right w:val="none" w:sz="0" w:space="0" w:color="auto"/>
      </w:divBdr>
    </w:div>
    <w:div w:id="1542522866">
      <w:bodyDiv w:val="1"/>
      <w:marLeft w:val="0"/>
      <w:marRight w:val="0"/>
      <w:marTop w:val="0"/>
      <w:marBottom w:val="0"/>
      <w:divBdr>
        <w:top w:val="none" w:sz="0" w:space="0" w:color="auto"/>
        <w:left w:val="none" w:sz="0" w:space="0" w:color="auto"/>
        <w:bottom w:val="none" w:sz="0" w:space="0" w:color="auto"/>
        <w:right w:val="none" w:sz="0" w:space="0" w:color="auto"/>
      </w:divBdr>
    </w:div>
    <w:div w:id="1542860222">
      <w:bodyDiv w:val="1"/>
      <w:marLeft w:val="0"/>
      <w:marRight w:val="0"/>
      <w:marTop w:val="0"/>
      <w:marBottom w:val="0"/>
      <w:divBdr>
        <w:top w:val="none" w:sz="0" w:space="0" w:color="auto"/>
        <w:left w:val="none" w:sz="0" w:space="0" w:color="auto"/>
        <w:bottom w:val="none" w:sz="0" w:space="0" w:color="auto"/>
        <w:right w:val="none" w:sz="0" w:space="0" w:color="auto"/>
      </w:divBdr>
    </w:div>
    <w:div w:id="1543439226">
      <w:bodyDiv w:val="1"/>
      <w:marLeft w:val="0"/>
      <w:marRight w:val="0"/>
      <w:marTop w:val="0"/>
      <w:marBottom w:val="0"/>
      <w:divBdr>
        <w:top w:val="none" w:sz="0" w:space="0" w:color="auto"/>
        <w:left w:val="none" w:sz="0" w:space="0" w:color="auto"/>
        <w:bottom w:val="none" w:sz="0" w:space="0" w:color="auto"/>
        <w:right w:val="none" w:sz="0" w:space="0" w:color="auto"/>
      </w:divBdr>
    </w:div>
    <w:div w:id="1543596876">
      <w:bodyDiv w:val="1"/>
      <w:marLeft w:val="0"/>
      <w:marRight w:val="0"/>
      <w:marTop w:val="0"/>
      <w:marBottom w:val="0"/>
      <w:divBdr>
        <w:top w:val="none" w:sz="0" w:space="0" w:color="auto"/>
        <w:left w:val="none" w:sz="0" w:space="0" w:color="auto"/>
        <w:bottom w:val="none" w:sz="0" w:space="0" w:color="auto"/>
        <w:right w:val="none" w:sz="0" w:space="0" w:color="auto"/>
      </w:divBdr>
    </w:div>
    <w:div w:id="1543902348">
      <w:bodyDiv w:val="1"/>
      <w:marLeft w:val="0"/>
      <w:marRight w:val="0"/>
      <w:marTop w:val="0"/>
      <w:marBottom w:val="0"/>
      <w:divBdr>
        <w:top w:val="none" w:sz="0" w:space="0" w:color="auto"/>
        <w:left w:val="none" w:sz="0" w:space="0" w:color="auto"/>
        <w:bottom w:val="none" w:sz="0" w:space="0" w:color="auto"/>
        <w:right w:val="none" w:sz="0" w:space="0" w:color="auto"/>
      </w:divBdr>
    </w:div>
    <w:div w:id="1544560641">
      <w:bodyDiv w:val="1"/>
      <w:marLeft w:val="0"/>
      <w:marRight w:val="0"/>
      <w:marTop w:val="0"/>
      <w:marBottom w:val="0"/>
      <w:divBdr>
        <w:top w:val="none" w:sz="0" w:space="0" w:color="auto"/>
        <w:left w:val="none" w:sz="0" w:space="0" w:color="auto"/>
        <w:bottom w:val="none" w:sz="0" w:space="0" w:color="auto"/>
        <w:right w:val="none" w:sz="0" w:space="0" w:color="auto"/>
      </w:divBdr>
    </w:div>
    <w:div w:id="1544757280">
      <w:bodyDiv w:val="1"/>
      <w:marLeft w:val="0"/>
      <w:marRight w:val="0"/>
      <w:marTop w:val="0"/>
      <w:marBottom w:val="0"/>
      <w:divBdr>
        <w:top w:val="none" w:sz="0" w:space="0" w:color="auto"/>
        <w:left w:val="none" w:sz="0" w:space="0" w:color="auto"/>
        <w:bottom w:val="none" w:sz="0" w:space="0" w:color="auto"/>
        <w:right w:val="none" w:sz="0" w:space="0" w:color="auto"/>
      </w:divBdr>
    </w:div>
    <w:div w:id="1544907760">
      <w:bodyDiv w:val="1"/>
      <w:marLeft w:val="0"/>
      <w:marRight w:val="0"/>
      <w:marTop w:val="0"/>
      <w:marBottom w:val="0"/>
      <w:divBdr>
        <w:top w:val="none" w:sz="0" w:space="0" w:color="auto"/>
        <w:left w:val="none" w:sz="0" w:space="0" w:color="auto"/>
        <w:bottom w:val="none" w:sz="0" w:space="0" w:color="auto"/>
        <w:right w:val="none" w:sz="0" w:space="0" w:color="auto"/>
      </w:divBdr>
    </w:div>
    <w:div w:id="1545368049">
      <w:bodyDiv w:val="1"/>
      <w:marLeft w:val="0"/>
      <w:marRight w:val="0"/>
      <w:marTop w:val="0"/>
      <w:marBottom w:val="0"/>
      <w:divBdr>
        <w:top w:val="none" w:sz="0" w:space="0" w:color="auto"/>
        <w:left w:val="none" w:sz="0" w:space="0" w:color="auto"/>
        <w:bottom w:val="none" w:sz="0" w:space="0" w:color="auto"/>
        <w:right w:val="none" w:sz="0" w:space="0" w:color="auto"/>
      </w:divBdr>
    </w:div>
    <w:div w:id="1545411013">
      <w:bodyDiv w:val="1"/>
      <w:marLeft w:val="0"/>
      <w:marRight w:val="0"/>
      <w:marTop w:val="0"/>
      <w:marBottom w:val="0"/>
      <w:divBdr>
        <w:top w:val="none" w:sz="0" w:space="0" w:color="auto"/>
        <w:left w:val="none" w:sz="0" w:space="0" w:color="auto"/>
        <w:bottom w:val="none" w:sz="0" w:space="0" w:color="auto"/>
        <w:right w:val="none" w:sz="0" w:space="0" w:color="auto"/>
      </w:divBdr>
    </w:div>
    <w:div w:id="1545412163">
      <w:bodyDiv w:val="1"/>
      <w:marLeft w:val="0"/>
      <w:marRight w:val="0"/>
      <w:marTop w:val="0"/>
      <w:marBottom w:val="0"/>
      <w:divBdr>
        <w:top w:val="none" w:sz="0" w:space="0" w:color="auto"/>
        <w:left w:val="none" w:sz="0" w:space="0" w:color="auto"/>
        <w:bottom w:val="none" w:sz="0" w:space="0" w:color="auto"/>
        <w:right w:val="none" w:sz="0" w:space="0" w:color="auto"/>
      </w:divBdr>
    </w:div>
    <w:div w:id="1545748361">
      <w:bodyDiv w:val="1"/>
      <w:marLeft w:val="0"/>
      <w:marRight w:val="0"/>
      <w:marTop w:val="0"/>
      <w:marBottom w:val="0"/>
      <w:divBdr>
        <w:top w:val="none" w:sz="0" w:space="0" w:color="auto"/>
        <w:left w:val="none" w:sz="0" w:space="0" w:color="auto"/>
        <w:bottom w:val="none" w:sz="0" w:space="0" w:color="auto"/>
        <w:right w:val="none" w:sz="0" w:space="0" w:color="auto"/>
      </w:divBdr>
    </w:div>
    <w:div w:id="1546061318">
      <w:bodyDiv w:val="1"/>
      <w:marLeft w:val="0"/>
      <w:marRight w:val="0"/>
      <w:marTop w:val="0"/>
      <w:marBottom w:val="0"/>
      <w:divBdr>
        <w:top w:val="none" w:sz="0" w:space="0" w:color="auto"/>
        <w:left w:val="none" w:sz="0" w:space="0" w:color="auto"/>
        <w:bottom w:val="none" w:sz="0" w:space="0" w:color="auto"/>
        <w:right w:val="none" w:sz="0" w:space="0" w:color="auto"/>
      </w:divBdr>
    </w:div>
    <w:div w:id="1546330333">
      <w:bodyDiv w:val="1"/>
      <w:marLeft w:val="0"/>
      <w:marRight w:val="0"/>
      <w:marTop w:val="0"/>
      <w:marBottom w:val="0"/>
      <w:divBdr>
        <w:top w:val="none" w:sz="0" w:space="0" w:color="auto"/>
        <w:left w:val="none" w:sz="0" w:space="0" w:color="auto"/>
        <w:bottom w:val="none" w:sz="0" w:space="0" w:color="auto"/>
        <w:right w:val="none" w:sz="0" w:space="0" w:color="auto"/>
      </w:divBdr>
    </w:div>
    <w:div w:id="1546916420">
      <w:bodyDiv w:val="1"/>
      <w:marLeft w:val="0"/>
      <w:marRight w:val="0"/>
      <w:marTop w:val="0"/>
      <w:marBottom w:val="0"/>
      <w:divBdr>
        <w:top w:val="none" w:sz="0" w:space="0" w:color="auto"/>
        <w:left w:val="none" w:sz="0" w:space="0" w:color="auto"/>
        <w:bottom w:val="none" w:sz="0" w:space="0" w:color="auto"/>
        <w:right w:val="none" w:sz="0" w:space="0" w:color="auto"/>
      </w:divBdr>
    </w:div>
    <w:div w:id="1548104519">
      <w:bodyDiv w:val="1"/>
      <w:marLeft w:val="0"/>
      <w:marRight w:val="0"/>
      <w:marTop w:val="0"/>
      <w:marBottom w:val="0"/>
      <w:divBdr>
        <w:top w:val="none" w:sz="0" w:space="0" w:color="auto"/>
        <w:left w:val="none" w:sz="0" w:space="0" w:color="auto"/>
        <w:bottom w:val="none" w:sz="0" w:space="0" w:color="auto"/>
        <w:right w:val="none" w:sz="0" w:space="0" w:color="auto"/>
      </w:divBdr>
    </w:div>
    <w:div w:id="1548294420">
      <w:bodyDiv w:val="1"/>
      <w:marLeft w:val="0"/>
      <w:marRight w:val="0"/>
      <w:marTop w:val="0"/>
      <w:marBottom w:val="0"/>
      <w:divBdr>
        <w:top w:val="none" w:sz="0" w:space="0" w:color="auto"/>
        <w:left w:val="none" w:sz="0" w:space="0" w:color="auto"/>
        <w:bottom w:val="none" w:sz="0" w:space="0" w:color="auto"/>
        <w:right w:val="none" w:sz="0" w:space="0" w:color="auto"/>
      </w:divBdr>
    </w:div>
    <w:div w:id="1548683345">
      <w:bodyDiv w:val="1"/>
      <w:marLeft w:val="0"/>
      <w:marRight w:val="0"/>
      <w:marTop w:val="0"/>
      <w:marBottom w:val="0"/>
      <w:divBdr>
        <w:top w:val="none" w:sz="0" w:space="0" w:color="auto"/>
        <w:left w:val="none" w:sz="0" w:space="0" w:color="auto"/>
        <w:bottom w:val="none" w:sz="0" w:space="0" w:color="auto"/>
        <w:right w:val="none" w:sz="0" w:space="0" w:color="auto"/>
      </w:divBdr>
    </w:div>
    <w:div w:id="1548756591">
      <w:bodyDiv w:val="1"/>
      <w:marLeft w:val="0"/>
      <w:marRight w:val="0"/>
      <w:marTop w:val="0"/>
      <w:marBottom w:val="0"/>
      <w:divBdr>
        <w:top w:val="none" w:sz="0" w:space="0" w:color="auto"/>
        <w:left w:val="none" w:sz="0" w:space="0" w:color="auto"/>
        <w:bottom w:val="none" w:sz="0" w:space="0" w:color="auto"/>
        <w:right w:val="none" w:sz="0" w:space="0" w:color="auto"/>
      </w:divBdr>
    </w:div>
    <w:div w:id="1549105263">
      <w:bodyDiv w:val="1"/>
      <w:marLeft w:val="0"/>
      <w:marRight w:val="0"/>
      <w:marTop w:val="0"/>
      <w:marBottom w:val="0"/>
      <w:divBdr>
        <w:top w:val="none" w:sz="0" w:space="0" w:color="auto"/>
        <w:left w:val="none" w:sz="0" w:space="0" w:color="auto"/>
        <w:bottom w:val="none" w:sz="0" w:space="0" w:color="auto"/>
        <w:right w:val="none" w:sz="0" w:space="0" w:color="auto"/>
      </w:divBdr>
    </w:div>
    <w:div w:id="1549604334">
      <w:bodyDiv w:val="1"/>
      <w:marLeft w:val="0"/>
      <w:marRight w:val="0"/>
      <w:marTop w:val="0"/>
      <w:marBottom w:val="0"/>
      <w:divBdr>
        <w:top w:val="none" w:sz="0" w:space="0" w:color="auto"/>
        <w:left w:val="none" w:sz="0" w:space="0" w:color="auto"/>
        <w:bottom w:val="none" w:sz="0" w:space="0" w:color="auto"/>
        <w:right w:val="none" w:sz="0" w:space="0" w:color="auto"/>
      </w:divBdr>
    </w:div>
    <w:div w:id="1549798319">
      <w:bodyDiv w:val="1"/>
      <w:marLeft w:val="0"/>
      <w:marRight w:val="0"/>
      <w:marTop w:val="0"/>
      <w:marBottom w:val="0"/>
      <w:divBdr>
        <w:top w:val="none" w:sz="0" w:space="0" w:color="auto"/>
        <w:left w:val="none" w:sz="0" w:space="0" w:color="auto"/>
        <w:bottom w:val="none" w:sz="0" w:space="0" w:color="auto"/>
        <w:right w:val="none" w:sz="0" w:space="0" w:color="auto"/>
      </w:divBdr>
    </w:div>
    <w:div w:id="1551304233">
      <w:bodyDiv w:val="1"/>
      <w:marLeft w:val="0"/>
      <w:marRight w:val="0"/>
      <w:marTop w:val="0"/>
      <w:marBottom w:val="0"/>
      <w:divBdr>
        <w:top w:val="none" w:sz="0" w:space="0" w:color="auto"/>
        <w:left w:val="none" w:sz="0" w:space="0" w:color="auto"/>
        <w:bottom w:val="none" w:sz="0" w:space="0" w:color="auto"/>
        <w:right w:val="none" w:sz="0" w:space="0" w:color="auto"/>
      </w:divBdr>
    </w:div>
    <w:div w:id="1551379966">
      <w:bodyDiv w:val="1"/>
      <w:marLeft w:val="0"/>
      <w:marRight w:val="0"/>
      <w:marTop w:val="0"/>
      <w:marBottom w:val="0"/>
      <w:divBdr>
        <w:top w:val="none" w:sz="0" w:space="0" w:color="auto"/>
        <w:left w:val="none" w:sz="0" w:space="0" w:color="auto"/>
        <w:bottom w:val="none" w:sz="0" w:space="0" w:color="auto"/>
        <w:right w:val="none" w:sz="0" w:space="0" w:color="auto"/>
      </w:divBdr>
    </w:div>
    <w:div w:id="1551455627">
      <w:bodyDiv w:val="1"/>
      <w:marLeft w:val="0"/>
      <w:marRight w:val="0"/>
      <w:marTop w:val="0"/>
      <w:marBottom w:val="0"/>
      <w:divBdr>
        <w:top w:val="none" w:sz="0" w:space="0" w:color="auto"/>
        <w:left w:val="none" w:sz="0" w:space="0" w:color="auto"/>
        <w:bottom w:val="none" w:sz="0" w:space="0" w:color="auto"/>
        <w:right w:val="none" w:sz="0" w:space="0" w:color="auto"/>
      </w:divBdr>
    </w:div>
    <w:div w:id="1551722184">
      <w:bodyDiv w:val="1"/>
      <w:marLeft w:val="0"/>
      <w:marRight w:val="0"/>
      <w:marTop w:val="0"/>
      <w:marBottom w:val="0"/>
      <w:divBdr>
        <w:top w:val="none" w:sz="0" w:space="0" w:color="auto"/>
        <w:left w:val="none" w:sz="0" w:space="0" w:color="auto"/>
        <w:bottom w:val="none" w:sz="0" w:space="0" w:color="auto"/>
        <w:right w:val="none" w:sz="0" w:space="0" w:color="auto"/>
      </w:divBdr>
    </w:div>
    <w:div w:id="1551921396">
      <w:bodyDiv w:val="1"/>
      <w:marLeft w:val="0"/>
      <w:marRight w:val="0"/>
      <w:marTop w:val="0"/>
      <w:marBottom w:val="0"/>
      <w:divBdr>
        <w:top w:val="none" w:sz="0" w:space="0" w:color="auto"/>
        <w:left w:val="none" w:sz="0" w:space="0" w:color="auto"/>
        <w:bottom w:val="none" w:sz="0" w:space="0" w:color="auto"/>
        <w:right w:val="none" w:sz="0" w:space="0" w:color="auto"/>
      </w:divBdr>
    </w:div>
    <w:div w:id="1552577431">
      <w:bodyDiv w:val="1"/>
      <w:marLeft w:val="0"/>
      <w:marRight w:val="0"/>
      <w:marTop w:val="0"/>
      <w:marBottom w:val="0"/>
      <w:divBdr>
        <w:top w:val="none" w:sz="0" w:space="0" w:color="auto"/>
        <w:left w:val="none" w:sz="0" w:space="0" w:color="auto"/>
        <w:bottom w:val="none" w:sz="0" w:space="0" w:color="auto"/>
        <w:right w:val="none" w:sz="0" w:space="0" w:color="auto"/>
      </w:divBdr>
    </w:div>
    <w:div w:id="1552620178">
      <w:bodyDiv w:val="1"/>
      <w:marLeft w:val="0"/>
      <w:marRight w:val="0"/>
      <w:marTop w:val="0"/>
      <w:marBottom w:val="0"/>
      <w:divBdr>
        <w:top w:val="none" w:sz="0" w:space="0" w:color="auto"/>
        <w:left w:val="none" w:sz="0" w:space="0" w:color="auto"/>
        <w:bottom w:val="none" w:sz="0" w:space="0" w:color="auto"/>
        <w:right w:val="none" w:sz="0" w:space="0" w:color="auto"/>
      </w:divBdr>
    </w:div>
    <w:div w:id="1552686611">
      <w:bodyDiv w:val="1"/>
      <w:marLeft w:val="0"/>
      <w:marRight w:val="0"/>
      <w:marTop w:val="0"/>
      <w:marBottom w:val="0"/>
      <w:divBdr>
        <w:top w:val="none" w:sz="0" w:space="0" w:color="auto"/>
        <w:left w:val="none" w:sz="0" w:space="0" w:color="auto"/>
        <w:bottom w:val="none" w:sz="0" w:space="0" w:color="auto"/>
        <w:right w:val="none" w:sz="0" w:space="0" w:color="auto"/>
      </w:divBdr>
    </w:div>
    <w:div w:id="1552694265">
      <w:bodyDiv w:val="1"/>
      <w:marLeft w:val="0"/>
      <w:marRight w:val="0"/>
      <w:marTop w:val="0"/>
      <w:marBottom w:val="0"/>
      <w:divBdr>
        <w:top w:val="none" w:sz="0" w:space="0" w:color="auto"/>
        <w:left w:val="none" w:sz="0" w:space="0" w:color="auto"/>
        <w:bottom w:val="none" w:sz="0" w:space="0" w:color="auto"/>
        <w:right w:val="none" w:sz="0" w:space="0" w:color="auto"/>
      </w:divBdr>
    </w:div>
    <w:div w:id="1553034163">
      <w:bodyDiv w:val="1"/>
      <w:marLeft w:val="0"/>
      <w:marRight w:val="0"/>
      <w:marTop w:val="0"/>
      <w:marBottom w:val="0"/>
      <w:divBdr>
        <w:top w:val="none" w:sz="0" w:space="0" w:color="auto"/>
        <w:left w:val="none" w:sz="0" w:space="0" w:color="auto"/>
        <w:bottom w:val="none" w:sz="0" w:space="0" w:color="auto"/>
        <w:right w:val="none" w:sz="0" w:space="0" w:color="auto"/>
      </w:divBdr>
    </w:div>
    <w:div w:id="1553349300">
      <w:bodyDiv w:val="1"/>
      <w:marLeft w:val="0"/>
      <w:marRight w:val="0"/>
      <w:marTop w:val="0"/>
      <w:marBottom w:val="0"/>
      <w:divBdr>
        <w:top w:val="none" w:sz="0" w:space="0" w:color="auto"/>
        <w:left w:val="none" w:sz="0" w:space="0" w:color="auto"/>
        <w:bottom w:val="none" w:sz="0" w:space="0" w:color="auto"/>
        <w:right w:val="none" w:sz="0" w:space="0" w:color="auto"/>
      </w:divBdr>
    </w:div>
    <w:div w:id="1553425981">
      <w:bodyDiv w:val="1"/>
      <w:marLeft w:val="0"/>
      <w:marRight w:val="0"/>
      <w:marTop w:val="0"/>
      <w:marBottom w:val="0"/>
      <w:divBdr>
        <w:top w:val="none" w:sz="0" w:space="0" w:color="auto"/>
        <w:left w:val="none" w:sz="0" w:space="0" w:color="auto"/>
        <w:bottom w:val="none" w:sz="0" w:space="0" w:color="auto"/>
        <w:right w:val="none" w:sz="0" w:space="0" w:color="auto"/>
      </w:divBdr>
    </w:div>
    <w:div w:id="1553494745">
      <w:bodyDiv w:val="1"/>
      <w:marLeft w:val="0"/>
      <w:marRight w:val="0"/>
      <w:marTop w:val="0"/>
      <w:marBottom w:val="0"/>
      <w:divBdr>
        <w:top w:val="none" w:sz="0" w:space="0" w:color="auto"/>
        <w:left w:val="none" w:sz="0" w:space="0" w:color="auto"/>
        <w:bottom w:val="none" w:sz="0" w:space="0" w:color="auto"/>
        <w:right w:val="none" w:sz="0" w:space="0" w:color="auto"/>
      </w:divBdr>
    </w:div>
    <w:div w:id="1553619515">
      <w:bodyDiv w:val="1"/>
      <w:marLeft w:val="0"/>
      <w:marRight w:val="0"/>
      <w:marTop w:val="0"/>
      <w:marBottom w:val="0"/>
      <w:divBdr>
        <w:top w:val="none" w:sz="0" w:space="0" w:color="auto"/>
        <w:left w:val="none" w:sz="0" w:space="0" w:color="auto"/>
        <w:bottom w:val="none" w:sz="0" w:space="0" w:color="auto"/>
        <w:right w:val="none" w:sz="0" w:space="0" w:color="auto"/>
      </w:divBdr>
    </w:div>
    <w:div w:id="1554002668">
      <w:bodyDiv w:val="1"/>
      <w:marLeft w:val="0"/>
      <w:marRight w:val="0"/>
      <w:marTop w:val="0"/>
      <w:marBottom w:val="0"/>
      <w:divBdr>
        <w:top w:val="none" w:sz="0" w:space="0" w:color="auto"/>
        <w:left w:val="none" w:sz="0" w:space="0" w:color="auto"/>
        <w:bottom w:val="none" w:sz="0" w:space="0" w:color="auto"/>
        <w:right w:val="none" w:sz="0" w:space="0" w:color="auto"/>
      </w:divBdr>
    </w:div>
    <w:div w:id="1554582263">
      <w:bodyDiv w:val="1"/>
      <w:marLeft w:val="0"/>
      <w:marRight w:val="0"/>
      <w:marTop w:val="0"/>
      <w:marBottom w:val="0"/>
      <w:divBdr>
        <w:top w:val="none" w:sz="0" w:space="0" w:color="auto"/>
        <w:left w:val="none" w:sz="0" w:space="0" w:color="auto"/>
        <w:bottom w:val="none" w:sz="0" w:space="0" w:color="auto"/>
        <w:right w:val="none" w:sz="0" w:space="0" w:color="auto"/>
      </w:divBdr>
    </w:div>
    <w:div w:id="1554585288">
      <w:bodyDiv w:val="1"/>
      <w:marLeft w:val="0"/>
      <w:marRight w:val="0"/>
      <w:marTop w:val="0"/>
      <w:marBottom w:val="0"/>
      <w:divBdr>
        <w:top w:val="none" w:sz="0" w:space="0" w:color="auto"/>
        <w:left w:val="none" w:sz="0" w:space="0" w:color="auto"/>
        <w:bottom w:val="none" w:sz="0" w:space="0" w:color="auto"/>
        <w:right w:val="none" w:sz="0" w:space="0" w:color="auto"/>
      </w:divBdr>
    </w:div>
    <w:div w:id="1554849862">
      <w:bodyDiv w:val="1"/>
      <w:marLeft w:val="0"/>
      <w:marRight w:val="0"/>
      <w:marTop w:val="0"/>
      <w:marBottom w:val="0"/>
      <w:divBdr>
        <w:top w:val="none" w:sz="0" w:space="0" w:color="auto"/>
        <w:left w:val="none" w:sz="0" w:space="0" w:color="auto"/>
        <w:bottom w:val="none" w:sz="0" w:space="0" w:color="auto"/>
        <w:right w:val="none" w:sz="0" w:space="0" w:color="auto"/>
      </w:divBdr>
    </w:div>
    <w:div w:id="1554998460">
      <w:bodyDiv w:val="1"/>
      <w:marLeft w:val="0"/>
      <w:marRight w:val="0"/>
      <w:marTop w:val="0"/>
      <w:marBottom w:val="0"/>
      <w:divBdr>
        <w:top w:val="none" w:sz="0" w:space="0" w:color="auto"/>
        <w:left w:val="none" w:sz="0" w:space="0" w:color="auto"/>
        <w:bottom w:val="none" w:sz="0" w:space="0" w:color="auto"/>
        <w:right w:val="none" w:sz="0" w:space="0" w:color="auto"/>
      </w:divBdr>
    </w:div>
    <w:div w:id="1555197198">
      <w:bodyDiv w:val="1"/>
      <w:marLeft w:val="0"/>
      <w:marRight w:val="0"/>
      <w:marTop w:val="0"/>
      <w:marBottom w:val="0"/>
      <w:divBdr>
        <w:top w:val="none" w:sz="0" w:space="0" w:color="auto"/>
        <w:left w:val="none" w:sz="0" w:space="0" w:color="auto"/>
        <w:bottom w:val="none" w:sz="0" w:space="0" w:color="auto"/>
        <w:right w:val="none" w:sz="0" w:space="0" w:color="auto"/>
      </w:divBdr>
    </w:div>
    <w:div w:id="1555310558">
      <w:bodyDiv w:val="1"/>
      <w:marLeft w:val="0"/>
      <w:marRight w:val="0"/>
      <w:marTop w:val="0"/>
      <w:marBottom w:val="0"/>
      <w:divBdr>
        <w:top w:val="none" w:sz="0" w:space="0" w:color="auto"/>
        <w:left w:val="none" w:sz="0" w:space="0" w:color="auto"/>
        <w:bottom w:val="none" w:sz="0" w:space="0" w:color="auto"/>
        <w:right w:val="none" w:sz="0" w:space="0" w:color="auto"/>
      </w:divBdr>
    </w:div>
    <w:div w:id="1555310934">
      <w:bodyDiv w:val="1"/>
      <w:marLeft w:val="0"/>
      <w:marRight w:val="0"/>
      <w:marTop w:val="0"/>
      <w:marBottom w:val="0"/>
      <w:divBdr>
        <w:top w:val="none" w:sz="0" w:space="0" w:color="auto"/>
        <w:left w:val="none" w:sz="0" w:space="0" w:color="auto"/>
        <w:bottom w:val="none" w:sz="0" w:space="0" w:color="auto"/>
        <w:right w:val="none" w:sz="0" w:space="0" w:color="auto"/>
      </w:divBdr>
    </w:div>
    <w:div w:id="1555849130">
      <w:bodyDiv w:val="1"/>
      <w:marLeft w:val="0"/>
      <w:marRight w:val="0"/>
      <w:marTop w:val="0"/>
      <w:marBottom w:val="0"/>
      <w:divBdr>
        <w:top w:val="none" w:sz="0" w:space="0" w:color="auto"/>
        <w:left w:val="none" w:sz="0" w:space="0" w:color="auto"/>
        <w:bottom w:val="none" w:sz="0" w:space="0" w:color="auto"/>
        <w:right w:val="none" w:sz="0" w:space="0" w:color="auto"/>
      </w:divBdr>
    </w:div>
    <w:div w:id="1556231919">
      <w:bodyDiv w:val="1"/>
      <w:marLeft w:val="0"/>
      <w:marRight w:val="0"/>
      <w:marTop w:val="0"/>
      <w:marBottom w:val="0"/>
      <w:divBdr>
        <w:top w:val="none" w:sz="0" w:space="0" w:color="auto"/>
        <w:left w:val="none" w:sz="0" w:space="0" w:color="auto"/>
        <w:bottom w:val="none" w:sz="0" w:space="0" w:color="auto"/>
        <w:right w:val="none" w:sz="0" w:space="0" w:color="auto"/>
      </w:divBdr>
    </w:div>
    <w:div w:id="1556549016">
      <w:bodyDiv w:val="1"/>
      <w:marLeft w:val="0"/>
      <w:marRight w:val="0"/>
      <w:marTop w:val="0"/>
      <w:marBottom w:val="0"/>
      <w:divBdr>
        <w:top w:val="none" w:sz="0" w:space="0" w:color="auto"/>
        <w:left w:val="none" w:sz="0" w:space="0" w:color="auto"/>
        <w:bottom w:val="none" w:sz="0" w:space="0" w:color="auto"/>
        <w:right w:val="none" w:sz="0" w:space="0" w:color="auto"/>
      </w:divBdr>
    </w:div>
    <w:div w:id="1556575752">
      <w:bodyDiv w:val="1"/>
      <w:marLeft w:val="0"/>
      <w:marRight w:val="0"/>
      <w:marTop w:val="0"/>
      <w:marBottom w:val="0"/>
      <w:divBdr>
        <w:top w:val="none" w:sz="0" w:space="0" w:color="auto"/>
        <w:left w:val="none" w:sz="0" w:space="0" w:color="auto"/>
        <w:bottom w:val="none" w:sz="0" w:space="0" w:color="auto"/>
        <w:right w:val="none" w:sz="0" w:space="0" w:color="auto"/>
      </w:divBdr>
    </w:div>
    <w:div w:id="1556696403">
      <w:bodyDiv w:val="1"/>
      <w:marLeft w:val="0"/>
      <w:marRight w:val="0"/>
      <w:marTop w:val="0"/>
      <w:marBottom w:val="0"/>
      <w:divBdr>
        <w:top w:val="none" w:sz="0" w:space="0" w:color="auto"/>
        <w:left w:val="none" w:sz="0" w:space="0" w:color="auto"/>
        <w:bottom w:val="none" w:sz="0" w:space="0" w:color="auto"/>
        <w:right w:val="none" w:sz="0" w:space="0" w:color="auto"/>
      </w:divBdr>
    </w:div>
    <w:div w:id="1557089721">
      <w:bodyDiv w:val="1"/>
      <w:marLeft w:val="0"/>
      <w:marRight w:val="0"/>
      <w:marTop w:val="0"/>
      <w:marBottom w:val="0"/>
      <w:divBdr>
        <w:top w:val="none" w:sz="0" w:space="0" w:color="auto"/>
        <w:left w:val="none" w:sz="0" w:space="0" w:color="auto"/>
        <w:bottom w:val="none" w:sz="0" w:space="0" w:color="auto"/>
        <w:right w:val="none" w:sz="0" w:space="0" w:color="auto"/>
      </w:divBdr>
    </w:div>
    <w:div w:id="1557542267">
      <w:bodyDiv w:val="1"/>
      <w:marLeft w:val="0"/>
      <w:marRight w:val="0"/>
      <w:marTop w:val="0"/>
      <w:marBottom w:val="0"/>
      <w:divBdr>
        <w:top w:val="none" w:sz="0" w:space="0" w:color="auto"/>
        <w:left w:val="none" w:sz="0" w:space="0" w:color="auto"/>
        <w:bottom w:val="none" w:sz="0" w:space="0" w:color="auto"/>
        <w:right w:val="none" w:sz="0" w:space="0" w:color="auto"/>
      </w:divBdr>
    </w:div>
    <w:div w:id="1557811085">
      <w:bodyDiv w:val="1"/>
      <w:marLeft w:val="0"/>
      <w:marRight w:val="0"/>
      <w:marTop w:val="0"/>
      <w:marBottom w:val="0"/>
      <w:divBdr>
        <w:top w:val="none" w:sz="0" w:space="0" w:color="auto"/>
        <w:left w:val="none" w:sz="0" w:space="0" w:color="auto"/>
        <w:bottom w:val="none" w:sz="0" w:space="0" w:color="auto"/>
        <w:right w:val="none" w:sz="0" w:space="0" w:color="auto"/>
      </w:divBdr>
    </w:div>
    <w:div w:id="1558004478">
      <w:bodyDiv w:val="1"/>
      <w:marLeft w:val="0"/>
      <w:marRight w:val="0"/>
      <w:marTop w:val="0"/>
      <w:marBottom w:val="0"/>
      <w:divBdr>
        <w:top w:val="none" w:sz="0" w:space="0" w:color="auto"/>
        <w:left w:val="none" w:sz="0" w:space="0" w:color="auto"/>
        <w:bottom w:val="none" w:sz="0" w:space="0" w:color="auto"/>
        <w:right w:val="none" w:sz="0" w:space="0" w:color="auto"/>
      </w:divBdr>
    </w:div>
    <w:div w:id="1558318360">
      <w:bodyDiv w:val="1"/>
      <w:marLeft w:val="0"/>
      <w:marRight w:val="0"/>
      <w:marTop w:val="0"/>
      <w:marBottom w:val="0"/>
      <w:divBdr>
        <w:top w:val="none" w:sz="0" w:space="0" w:color="auto"/>
        <w:left w:val="none" w:sz="0" w:space="0" w:color="auto"/>
        <w:bottom w:val="none" w:sz="0" w:space="0" w:color="auto"/>
        <w:right w:val="none" w:sz="0" w:space="0" w:color="auto"/>
      </w:divBdr>
    </w:div>
    <w:div w:id="1558514317">
      <w:bodyDiv w:val="1"/>
      <w:marLeft w:val="0"/>
      <w:marRight w:val="0"/>
      <w:marTop w:val="0"/>
      <w:marBottom w:val="0"/>
      <w:divBdr>
        <w:top w:val="none" w:sz="0" w:space="0" w:color="auto"/>
        <w:left w:val="none" w:sz="0" w:space="0" w:color="auto"/>
        <w:bottom w:val="none" w:sz="0" w:space="0" w:color="auto"/>
        <w:right w:val="none" w:sz="0" w:space="0" w:color="auto"/>
      </w:divBdr>
    </w:div>
    <w:div w:id="1558664643">
      <w:bodyDiv w:val="1"/>
      <w:marLeft w:val="0"/>
      <w:marRight w:val="0"/>
      <w:marTop w:val="0"/>
      <w:marBottom w:val="0"/>
      <w:divBdr>
        <w:top w:val="none" w:sz="0" w:space="0" w:color="auto"/>
        <w:left w:val="none" w:sz="0" w:space="0" w:color="auto"/>
        <w:bottom w:val="none" w:sz="0" w:space="0" w:color="auto"/>
        <w:right w:val="none" w:sz="0" w:space="0" w:color="auto"/>
      </w:divBdr>
    </w:div>
    <w:div w:id="1559828003">
      <w:bodyDiv w:val="1"/>
      <w:marLeft w:val="0"/>
      <w:marRight w:val="0"/>
      <w:marTop w:val="0"/>
      <w:marBottom w:val="0"/>
      <w:divBdr>
        <w:top w:val="none" w:sz="0" w:space="0" w:color="auto"/>
        <w:left w:val="none" w:sz="0" w:space="0" w:color="auto"/>
        <w:bottom w:val="none" w:sz="0" w:space="0" w:color="auto"/>
        <w:right w:val="none" w:sz="0" w:space="0" w:color="auto"/>
      </w:divBdr>
    </w:div>
    <w:div w:id="1560165014">
      <w:bodyDiv w:val="1"/>
      <w:marLeft w:val="0"/>
      <w:marRight w:val="0"/>
      <w:marTop w:val="0"/>
      <w:marBottom w:val="0"/>
      <w:divBdr>
        <w:top w:val="none" w:sz="0" w:space="0" w:color="auto"/>
        <w:left w:val="none" w:sz="0" w:space="0" w:color="auto"/>
        <w:bottom w:val="none" w:sz="0" w:space="0" w:color="auto"/>
        <w:right w:val="none" w:sz="0" w:space="0" w:color="auto"/>
      </w:divBdr>
    </w:div>
    <w:div w:id="1560281743">
      <w:bodyDiv w:val="1"/>
      <w:marLeft w:val="0"/>
      <w:marRight w:val="0"/>
      <w:marTop w:val="0"/>
      <w:marBottom w:val="0"/>
      <w:divBdr>
        <w:top w:val="none" w:sz="0" w:space="0" w:color="auto"/>
        <w:left w:val="none" w:sz="0" w:space="0" w:color="auto"/>
        <w:bottom w:val="none" w:sz="0" w:space="0" w:color="auto"/>
        <w:right w:val="none" w:sz="0" w:space="0" w:color="auto"/>
      </w:divBdr>
    </w:div>
    <w:div w:id="1561163545">
      <w:bodyDiv w:val="1"/>
      <w:marLeft w:val="0"/>
      <w:marRight w:val="0"/>
      <w:marTop w:val="0"/>
      <w:marBottom w:val="0"/>
      <w:divBdr>
        <w:top w:val="none" w:sz="0" w:space="0" w:color="auto"/>
        <w:left w:val="none" w:sz="0" w:space="0" w:color="auto"/>
        <w:bottom w:val="none" w:sz="0" w:space="0" w:color="auto"/>
        <w:right w:val="none" w:sz="0" w:space="0" w:color="auto"/>
      </w:divBdr>
    </w:div>
    <w:div w:id="1561860628">
      <w:bodyDiv w:val="1"/>
      <w:marLeft w:val="0"/>
      <w:marRight w:val="0"/>
      <w:marTop w:val="0"/>
      <w:marBottom w:val="0"/>
      <w:divBdr>
        <w:top w:val="none" w:sz="0" w:space="0" w:color="auto"/>
        <w:left w:val="none" w:sz="0" w:space="0" w:color="auto"/>
        <w:bottom w:val="none" w:sz="0" w:space="0" w:color="auto"/>
        <w:right w:val="none" w:sz="0" w:space="0" w:color="auto"/>
      </w:divBdr>
    </w:div>
    <w:div w:id="1561866080">
      <w:bodyDiv w:val="1"/>
      <w:marLeft w:val="0"/>
      <w:marRight w:val="0"/>
      <w:marTop w:val="0"/>
      <w:marBottom w:val="0"/>
      <w:divBdr>
        <w:top w:val="none" w:sz="0" w:space="0" w:color="auto"/>
        <w:left w:val="none" w:sz="0" w:space="0" w:color="auto"/>
        <w:bottom w:val="none" w:sz="0" w:space="0" w:color="auto"/>
        <w:right w:val="none" w:sz="0" w:space="0" w:color="auto"/>
      </w:divBdr>
    </w:div>
    <w:div w:id="1562011736">
      <w:bodyDiv w:val="1"/>
      <w:marLeft w:val="0"/>
      <w:marRight w:val="0"/>
      <w:marTop w:val="0"/>
      <w:marBottom w:val="0"/>
      <w:divBdr>
        <w:top w:val="none" w:sz="0" w:space="0" w:color="auto"/>
        <w:left w:val="none" w:sz="0" w:space="0" w:color="auto"/>
        <w:bottom w:val="none" w:sz="0" w:space="0" w:color="auto"/>
        <w:right w:val="none" w:sz="0" w:space="0" w:color="auto"/>
      </w:divBdr>
    </w:div>
    <w:div w:id="1562210382">
      <w:bodyDiv w:val="1"/>
      <w:marLeft w:val="0"/>
      <w:marRight w:val="0"/>
      <w:marTop w:val="0"/>
      <w:marBottom w:val="0"/>
      <w:divBdr>
        <w:top w:val="none" w:sz="0" w:space="0" w:color="auto"/>
        <w:left w:val="none" w:sz="0" w:space="0" w:color="auto"/>
        <w:bottom w:val="none" w:sz="0" w:space="0" w:color="auto"/>
        <w:right w:val="none" w:sz="0" w:space="0" w:color="auto"/>
      </w:divBdr>
    </w:div>
    <w:div w:id="1562247299">
      <w:bodyDiv w:val="1"/>
      <w:marLeft w:val="0"/>
      <w:marRight w:val="0"/>
      <w:marTop w:val="0"/>
      <w:marBottom w:val="0"/>
      <w:divBdr>
        <w:top w:val="none" w:sz="0" w:space="0" w:color="auto"/>
        <w:left w:val="none" w:sz="0" w:space="0" w:color="auto"/>
        <w:bottom w:val="none" w:sz="0" w:space="0" w:color="auto"/>
        <w:right w:val="none" w:sz="0" w:space="0" w:color="auto"/>
      </w:divBdr>
    </w:div>
    <w:div w:id="1562711216">
      <w:bodyDiv w:val="1"/>
      <w:marLeft w:val="0"/>
      <w:marRight w:val="0"/>
      <w:marTop w:val="0"/>
      <w:marBottom w:val="0"/>
      <w:divBdr>
        <w:top w:val="none" w:sz="0" w:space="0" w:color="auto"/>
        <w:left w:val="none" w:sz="0" w:space="0" w:color="auto"/>
        <w:bottom w:val="none" w:sz="0" w:space="0" w:color="auto"/>
        <w:right w:val="none" w:sz="0" w:space="0" w:color="auto"/>
      </w:divBdr>
    </w:div>
    <w:div w:id="1563558941">
      <w:bodyDiv w:val="1"/>
      <w:marLeft w:val="0"/>
      <w:marRight w:val="0"/>
      <w:marTop w:val="0"/>
      <w:marBottom w:val="0"/>
      <w:divBdr>
        <w:top w:val="none" w:sz="0" w:space="0" w:color="auto"/>
        <w:left w:val="none" w:sz="0" w:space="0" w:color="auto"/>
        <w:bottom w:val="none" w:sz="0" w:space="0" w:color="auto"/>
        <w:right w:val="none" w:sz="0" w:space="0" w:color="auto"/>
      </w:divBdr>
    </w:div>
    <w:div w:id="1563827086">
      <w:bodyDiv w:val="1"/>
      <w:marLeft w:val="0"/>
      <w:marRight w:val="0"/>
      <w:marTop w:val="0"/>
      <w:marBottom w:val="0"/>
      <w:divBdr>
        <w:top w:val="none" w:sz="0" w:space="0" w:color="auto"/>
        <w:left w:val="none" w:sz="0" w:space="0" w:color="auto"/>
        <w:bottom w:val="none" w:sz="0" w:space="0" w:color="auto"/>
        <w:right w:val="none" w:sz="0" w:space="0" w:color="auto"/>
      </w:divBdr>
    </w:div>
    <w:div w:id="1564245643">
      <w:bodyDiv w:val="1"/>
      <w:marLeft w:val="0"/>
      <w:marRight w:val="0"/>
      <w:marTop w:val="0"/>
      <w:marBottom w:val="0"/>
      <w:divBdr>
        <w:top w:val="none" w:sz="0" w:space="0" w:color="auto"/>
        <w:left w:val="none" w:sz="0" w:space="0" w:color="auto"/>
        <w:bottom w:val="none" w:sz="0" w:space="0" w:color="auto"/>
        <w:right w:val="none" w:sz="0" w:space="0" w:color="auto"/>
      </w:divBdr>
    </w:div>
    <w:div w:id="1564370179">
      <w:bodyDiv w:val="1"/>
      <w:marLeft w:val="0"/>
      <w:marRight w:val="0"/>
      <w:marTop w:val="0"/>
      <w:marBottom w:val="0"/>
      <w:divBdr>
        <w:top w:val="none" w:sz="0" w:space="0" w:color="auto"/>
        <w:left w:val="none" w:sz="0" w:space="0" w:color="auto"/>
        <w:bottom w:val="none" w:sz="0" w:space="0" w:color="auto"/>
        <w:right w:val="none" w:sz="0" w:space="0" w:color="auto"/>
      </w:divBdr>
    </w:div>
    <w:div w:id="1564633854">
      <w:bodyDiv w:val="1"/>
      <w:marLeft w:val="0"/>
      <w:marRight w:val="0"/>
      <w:marTop w:val="0"/>
      <w:marBottom w:val="0"/>
      <w:divBdr>
        <w:top w:val="none" w:sz="0" w:space="0" w:color="auto"/>
        <w:left w:val="none" w:sz="0" w:space="0" w:color="auto"/>
        <w:bottom w:val="none" w:sz="0" w:space="0" w:color="auto"/>
        <w:right w:val="none" w:sz="0" w:space="0" w:color="auto"/>
      </w:divBdr>
    </w:div>
    <w:div w:id="1564753501">
      <w:bodyDiv w:val="1"/>
      <w:marLeft w:val="0"/>
      <w:marRight w:val="0"/>
      <w:marTop w:val="0"/>
      <w:marBottom w:val="0"/>
      <w:divBdr>
        <w:top w:val="none" w:sz="0" w:space="0" w:color="auto"/>
        <w:left w:val="none" w:sz="0" w:space="0" w:color="auto"/>
        <w:bottom w:val="none" w:sz="0" w:space="0" w:color="auto"/>
        <w:right w:val="none" w:sz="0" w:space="0" w:color="auto"/>
      </w:divBdr>
    </w:div>
    <w:div w:id="1564833227">
      <w:bodyDiv w:val="1"/>
      <w:marLeft w:val="0"/>
      <w:marRight w:val="0"/>
      <w:marTop w:val="0"/>
      <w:marBottom w:val="0"/>
      <w:divBdr>
        <w:top w:val="none" w:sz="0" w:space="0" w:color="auto"/>
        <w:left w:val="none" w:sz="0" w:space="0" w:color="auto"/>
        <w:bottom w:val="none" w:sz="0" w:space="0" w:color="auto"/>
        <w:right w:val="none" w:sz="0" w:space="0" w:color="auto"/>
      </w:divBdr>
    </w:div>
    <w:div w:id="1565675428">
      <w:bodyDiv w:val="1"/>
      <w:marLeft w:val="0"/>
      <w:marRight w:val="0"/>
      <w:marTop w:val="0"/>
      <w:marBottom w:val="0"/>
      <w:divBdr>
        <w:top w:val="none" w:sz="0" w:space="0" w:color="auto"/>
        <w:left w:val="none" w:sz="0" w:space="0" w:color="auto"/>
        <w:bottom w:val="none" w:sz="0" w:space="0" w:color="auto"/>
        <w:right w:val="none" w:sz="0" w:space="0" w:color="auto"/>
      </w:divBdr>
    </w:div>
    <w:div w:id="1566263006">
      <w:bodyDiv w:val="1"/>
      <w:marLeft w:val="0"/>
      <w:marRight w:val="0"/>
      <w:marTop w:val="0"/>
      <w:marBottom w:val="0"/>
      <w:divBdr>
        <w:top w:val="none" w:sz="0" w:space="0" w:color="auto"/>
        <w:left w:val="none" w:sz="0" w:space="0" w:color="auto"/>
        <w:bottom w:val="none" w:sz="0" w:space="0" w:color="auto"/>
        <w:right w:val="none" w:sz="0" w:space="0" w:color="auto"/>
      </w:divBdr>
    </w:div>
    <w:div w:id="1566331828">
      <w:bodyDiv w:val="1"/>
      <w:marLeft w:val="0"/>
      <w:marRight w:val="0"/>
      <w:marTop w:val="0"/>
      <w:marBottom w:val="0"/>
      <w:divBdr>
        <w:top w:val="none" w:sz="0" w:space="0" w:color="auto"/>
        <w:left w:val="none" w:sz="0" w:space="0" w:color="auto"/>
        <w:bottom w:val="none" w:sz="0" w:space="0" w:color="auto"/>
        <w:right w:val="none" w:sz="0" w:space="0" w:color="auto"/>
      </w:divBdr>
    </w:div>
    <w:div w:id="1567036102">
      <w:bodyDiv w:val="1"/>
      <w:marLeft w:val="0"/>
      <w:marRight w:val="0"/>
      <w:marTop w:val="0"/>
      <w:marBottom w:val="0"/>
      <w:divBdr>
        <w:top w:val="none" w:sz="0" w:space="0" w:color="auto"/>
        <w:left w:val="none" w:sz="0" w:space="0" w:color="auto"/>
        <w:bottom w:val="none" w:sz="0" w:space="0" w:color="auto"/>
        <w:right w:val="none" w:sz="0" w:space="0" w:color="auto"/>
      </w:divBdr>
    </w:div>
    <w:div w:id="1567373748">
      <w:bodyDiv w:val="1"/>
      <w:marLeft w:val="0"/>
      <w:marRight w:val="0"/>
      <w:marTop w:val="0"/>
      <w:marBottom w:val="0"/>
      <w:divBdr>
        <w:top w:val="none" w:sz="0" w:space="0" w:color="auto"/>
        <w:left w:val="none" w:sz="0" w:space="0" w:color="auto"/>
        <w:bottom w:val="none" w:sz="0" w:space="0" w:color="auto"/>
        <w:right w:val="none" w:sz="0" w:space="0" w:color="auto"/>
      </w:divBdr>
    </w:div>
    <w:div w:id="1567492771">
      <w:bodyDiv w:val="1"/>
      <w:marLeft w:val="0"/>
      <w:marRight w:val="0"/>
      <w:marTop w:val="0"/>
      <w:marBottom w:val="0"/>
      <w:divBdr>
        <w:top w:val="none" w:sz="0" w:space="0" w:color="auto"/>
        <w:left w:val="none" w:sz="0" w:space="0" w:color="auto"/>
        <w:bottom w:val="none" w:sz="0" w:space="0" w:color="auto"/>
        <w:right w:val="none" w:sz="0" w:space="0" w:color="auto"/>
      </w:divBdr>
    </w:div>
    <w:div w:id="1567493562">
      <w:bodyDiv w:val="1"/>
      <w:marLeft w:val="0"/>
      <w:marRight w:val="0"/>
      <w:marTop w:val="0"/>
      <w:marBottom w:val="0"/>
      <w:divBdr>
        <w:top w:val="none" w:sz="0" w:space="0" w:color="auto"/>
        <w:left w:val="none" w:sz="0" w:space="0" w:color="auto"/>
        <w:bottom w:val="none" w:sz="0" w:space="0" w:color="auto"/>
        <w:right w:val="none" w:sz="0" w:space="0" w:color="auto"/>
      </w:divBdr>
    </w:div>
    <w:div w:id="1567568027">
      <w:bodyDiv w:val="1"/>
      <w:marLeft w:val="0"/>
      <w:marRight w:val="0"/>
      <w:marTop w:val="0"/>
      <w:marBottom w:val="0"/>
      <w:divBdr>
        <w:top w:val="none" w:sz="0" w:space="0" w:color="auto"/>
        <w:left w:val="none" w:sz="0" w:space="0" w:color="auto"/>
        <w:bottom w:val="none" w:sz="0" w:space="0" w:color="auto"/>
        <w:right w:val="none" w:sz="0" w:space="0" w:color="auto"/>
      </w:divBdr>
    </w:div>
    <w:div w:id="1567762219">
      <w:bodyDiv w:val="1"/>
      <w:marLeft w:val="0"/>
      <w:marRight w:val="0"/>
      <w:marTop w:val="0"/>
      <w:marBottom w:val="0"/>
      <w:divBdr>
        <w:top w:val="none" w:sz="0" w:space="0" w:color="auto"/>
        <w:left w:val="none" w:sz="0" w:space="0" w:color="auto"/>
        <w:bottom w:val="none" w:sz="0" w:space="0" w:color="auto"/>
        <w:right w:val="none" w:sz="0" w:space="0" w:color="auto"/>
      </w:divBdr>
    </w:div>
    <w:div w:id="1567763089">
      <w:bodyDiv w:val="1"/>
      <w:marLeft w:val="0"/>
      <w:marRight w:val="0"/>
      <w:marTop w:val="0"/>
      <w:marBottom w:val="0"/>
      <w:divBdr>
        <w:top w:val="none" w:sz="0" w:space="0" w:color="auto"/>
        <w:left w:val="none" w:sz="0" w:space="0" w:color="auto"/>
        <w:bottom w:val="none" w:sz="0" w:space="0" w:color="auto"/>
        <w:right w:val="none" w:sz="0" w:space="0" w:color="auto"/>
      </w:divBdr>
    </w:div>
    <w:div w:id="1567959504">
      <w:bodyDiv w:val="1"/>
      <w:marLeft w:val="0"/>
      <w:marRight w:val="0"/>
      <w:marTop w:val="0"/>
      <w:marBottom w:val="0"/>
      <w:divBdr>
        <w:top w:val="none" w:sz="0" w:space="0" w:color="auto"/>
        <w:left w:val="none" w:sz="0" w:space="0" w:color="auto"/>
        <w:bottom w:val="none" w:sz="0" w:space="0" w:color="auto"/>
        <w:right w:val="none" w:sz="0" w:space="0" w:color="auto"/>
      </w:divBdr>
    </w:div>
    <w:div w:id="1568764937">
      <w:bodyDiv w:val="1"/>
      <w:marLeft w:val="0"/>
      <w:marRight w:val="0"/>
      <w:marTop w:val="0"/>
      <w:marBottom w:val="0"/>
      <w:divBdr>
        <w:top w:val="none" w:sz="0" w:space="0" w:color="auto"/>
        <w:left w:val="none" w:sz="0" w:space="0" w:color="auto"/>
        <w:bottom w:val="none" w:sz="0" w:space="0" w:color="auto"/>
        <w:right w:val="none" w:sz="0" w:space="0" w:color="auto"/>
      </w:divBdr>
    </w:div>
    <w:div w:id="1569808224">
      <w:bodyDiv w:val="1"/>
      <w:marLeft w:val="0"/>
      <w:marRight w:val="0"/>
      <w:marTop w:val="0"/>
      <w:marBottom w:val="0"/>
      <w:divBdr>
        <w:top w:val="none" w:sz="0" w:space="0" w:color="auto"/>
        <w:left w:val="none" w:sz="0" w:space="0" w:color="auto"/>
        <w:bottom w:val="none" w:sz="0" w:space="0" w:color="auto"/>
        <w:right w:val="none" w:sz="0" w:space="0" w:color="auto"/>
      </w:divBdr>
    </w:div>
    <w:div w:id="1570073378">
      <w:bodyDiv w:val="1"/>
      <w:marLeft w:val="0"/>
      <w:marRight w:val="0"/>
      <w:marTop w:val="0"/>
      <w:marBottom w:val="0"/>
      <w:divBdr>
        <w:top w:val="none" w:sz="0" w:space="0" w:color="auto"/>
        <w:left w:val="none" w:sz="0" w:space="0" w:color="auto"/>
        <w:bottom w:val="none" w:sz="0" w:space="0" w:color="auto"/>
        <w:right w:val="none" w:sz="0" w:space="0" w:color="auto"/>
      </w:divBdr>
    </w:div>
    <w:div w:id="1570506001">
      <w:bodyDiv w:val="1"/>
      <w:marLeft w:val="0"/>
      <w:marRight w:val="0"/>
      <w:marTop w:val="0"/>
      <w:marBottom w:val="0"/>
      <w:divBdr>
        <w:top w:val="none" w:sz="0" w:space="0" w:color="auto"/>
        <w:left w:val="none" w:sz="0" w:space="0" w:color="auto"/>
        <w:bottom w:val="none" w:sz="0" w:space="0" w:color="auto"/>
        <w:right w:val="none" w:sz="0" w:space="0" w:color="auto"/>
      </w:divBdr>
    </w:div>
    <w:div w:id="1570724367">
      <w:bodyDiv w:val="1"/>
      <w:marLeft w:val="0"/>
      <w:marRight w:val="0"/>
      <w:marTop w:val="0"/>
      <w:marBottom w:val="0"/>
      <w:divBdr>
        <w:top w:val="none" w:sz="0" w:space="0" w:color="auto"/>
        <w:left w:val="none" w:sz="0" w:space="0" w:color="auto"/>
        <w:bottom w:val="none" w:sz="0" w:space="0" w:color="auto"/>
        <w:right w:val="none" w:sz="0" w:space="0" w:color="auto"/>
      </w:divBdr>
    </w:div>
    <w:div w:id="1570774802">
      <w:bodyDiv w:val="1"/>
      <w:marLeft w:val="0"/>
      <w:marRight w:val="0"/>
      <w:marTop w:val="0"/>
      <w:marBottom w:val="0"/>
      <w:divBdr>
        <w:top w:val="none" w:sz="0" w:space="0" w:color="auto"/>
        <w:left w:val="none" w:sz="0" w:space="0" w:color="auto"/>
        <w:bottom w:val="none" w:sz="0" w:space="0" w:color="auto"/>
        <w:right w:val="none" w:sz="0" w:space="0" w:color="auto"/>
      </w:divBdr>
    </w:div>
    <w:div w:id="1570849184">
      <w:bodyDiv w:val="1"/>
      <w:marLeft w:val="0"/>
      <w:marRight w:val="0"/>
      <w:marTop w:val="0"/>
      <w:marBottom w:val="0"/>
      <w:divBdr>
        <w:top w:val="none" w:sz="0" w:space="0" w:color="auto"/>
        <w:left w:val="none" w:sz="0" w:space="0" w:color="auto"/>
        <w:bottom w:val="none" w:sz="0" w:space="0" w:color="auto"/>
        <w:right w:val="none" w:sz="0" w:space="0" w:color="auto"/>
      </w:divBdr>
    </w:div>
    <w:div w:id="1571773198">
      <w:bodyDiv w:val="1"/>
      <w:marLeft w:val="0"/>
      <w:marRight w:val="0"/>
      <w:marTop w:val="0"/>
      <w:marBottom w:val="0"/>
      <w:divBdr>
        <w:top w:val="none" w:sz="0" w:space="0" w:color="auto"/>
        <w:left w:val="none" w:sz="0" w:space="0" w:color="auto"/>
        <w:bottom w:val="none" w:sz="0" w:space="0" w:color="auto"/>
        <w:right w:val="none" w:sz="0" w:space="0" w:color="auto"/>
      </w:divBdr>
    </w:div>
    <w:div w:id="1571885617">
      <w:bodyDiv w:val="1"/>
      <w:marLeft w:val="0"/>
      <w:marRight w:val="0"/>
      <w:marTop w:val="0"/>
      <w:marBottom w:val="0"/>
      <w:divBdr>
        <w:top w:val="none" w:sz="0" w:space="0" w:color="auto"/>
        <w:left w:val="none" w:sz="0" w:space="0" w:color="auto"/>
        <w:bottom w:val="none" w:sz="0" w:space="0" w:color="auto"/>
        <w:right w:val="none" w:sz="0" w:space="0" w:color="auto"/>
      </w:divBdr>
    </w:div>
    <w:div w:id="1572304836">
      <w:bodyDiv w:val="1"/>
      <w:marLeft w:val="0"/>
      <w:marRight w:val="0"/>
      <w:marTop w:val="0"/>
      <w:marBottom w:val="0"/>
      <w:divBdr>
        <w:top w:val="none" w:sz="0" w:space="0" w:color="auto"/>
        <w:left w:val="none" w:sz="0" w:space="0" w:color="auto"/>
        <w:bottom w:val="none" w:sz="0" w:space="0" w:color="auto"/>
        <w:right w:val="none" w:sz="0" w:space="0" w:color="auto"/>
      </w:divBdr>
    </w:div>
    <w:div w:id="1572352388">
      <w:bodyDiv w:val="1"/>
      <w:marLeft w:val="0"/>
      <w:marRight w:val="0"/>
      <w:marTop w:val="0"/>
      <w:marBottom w:val="0"/>
      <w:divBdr>
        <w:top w:val="none" w:sz="0" w:space="0" w:color="auto"/>
        <w:left w:val="none" w:sz="0" w:space="0" w:color="auto"/>
        <w:bottom w:val="none" w:sz="0" w:space="0" w:color="auto"/>
        <w:right w:val="none" w:sz="0" w:space="0" w:color="auto"/>
      </w:divBdr>
    </w:div>
    <w:div w:id="1573813389">
      <w:bodyDiv w:val="1"/>
      <w:marLeft w:val="0"/>
      <w:marRight w:val="0"/>
      <w:marTop w:val="0"/>
      <w:marBottom w:val="0"/>
      <w:divBdr>
        <w:top w:val="none" w:sz="0" w:space="0" w:color="auto"/>
        <w:left w:val="none" w:sz="0" w:space="0" w:color="auto"/>
        <w:bottom w:val="none" w:sz="0" w:space="0" w:color="auto"/>
        <w:right w:val="none" w:sz="0" w:space="0" w:color="auto"/>
      </w:divBdr>
    </w:div>
    <w:div w:id="1573856849">
      <w:bodyDiv w:val="1"/>
      <w:marLeft w:val="0"/>
      <w:marRight w:val="0"/>
      <w:marTop w:val="0"/>
      <w:marBottom w:val="0"/>
      <w:divBdr>
        <w:top w:val="none" w:sz="0" w:space="0" w:color="auto"/>
        <w:left w:val="none" w:sz="0" w:space="0" w:color="auto"/>
        <w:bottom w:val="none" w:sz="0" w:space="0" w:color="auto"/>
        <w:right w:val="none" w:sz="0" w:space="0" w:color="auto"/>
      </w:divBdr>
    </w:div>
    <w:div w:id="1574006102">
      <w:bodyDiv w:val="1"/>
      <w:marLeft w:val="0"/>
      <w:marRight w:val="0"/>
      <w:marTop w:val="0"/>
      <w:marBottom w:val="0"/>
      <w:divBdr>
        <w:top w:val="none" w:sz="0" w:space="0" w:color="auto"/>
        <w:left w:val="none" w:sz="0" w:space="0" w:color="auto"/>
        <w:bottom w:val="none" w:sz="0" w:space="0" w:color="auto"/>
        <w:right w:val="none" w:sz="0" w:space="0" w:color="auto"/>
      </w:divBdr>
    </w:div>
    <w:div w:id="1574392352">
      <w:bodyDiv w:val="1"/>
      <w:marLeft w:val="0"/>
      <w:marRight w:val="0"/>
      <w:marTop w:val="0"/>
      <w:marBottom w:val="0"/>
      <w:divBdr>
        <w:top w:val="none" w:sz="0" w:space="0" w:color="auto"/>
        <w:left w:val="none" w:sz="0" w:space="0" w:color="auto"/>
        <w:bottom w:val="none" w:sz="0" w:space="0" w:color="auto"/>
        <w:right w:val="none" w:sz="0" w:space="0" w:color="auto"/>
      </w:divBdr>
    </w:div>
    <w:div w:id="1574776462">
      <w:bodyDiv w:val="1"/>
      <w:marLeft w:val="0"/>
      <w:marRight w:val="0"/>
      <w:marTop w:val="0"/>
      <w:marBottom w:val="0"/>
      <w:divBdr>
        <w:top w:val="none" w:sz="0" w:space="0" w:color="auto"/>
        <w:left w:val="none" w:sz="0" w:space="0" w:color="auto"/>
        <w:bottom w:val="none" w:sz="0" w:space="0" w:color="auto"/>
        <w:right w:val="none" w:sz="0" w:space="0" w:color="auto"/>
      </w:divBdr>
    </w:div>
    <w:div w:id="1574853973">
      <w:bodyDiv w:val="1"/>
      <w:marLeft w:val="0"/>
      <w:marRight w:val="0"/>
      <w:marTop w:val="0"/>
      <w:marBottom w:val="0"/>
      <w:divBdr>
        <w:top w:val="none" w:sz="0" w:space="0" w:color="auto"/>
        <w:left w:val="none" w:sz="0" w:space="0" w:color="auto"/>
        <w:bottom w:val="none" w:sz="0" w:space="0" w:color="auto"/>
        <w:right w:val="none" w:sz="0" w:space="0" w:color="auto"/>
      </w:divBdr>
    </w:div>
    <w:div w:id="1575166803">
      <w:bodyDiv w:val="1"/>
      <w:marLeft w:val="0"/>
      <w:marRight w:val="0"/>
      <w:marTop w:val="0"/>
      <w:marBottom w:val="0"/>
      <w:divBdr>
        <w:top w:val="none" w:sz="0" w:space="0" w:color="auto"/>
        <w:left w:val="none" w:sz="0" w:space="0" w:color="auto"/>
        <w:bottom w:val="none" w:sz="0" w:space="0" w:color="auto"/>
        <w:right w:val="none" w:sz="0" w:space="0" w:color="auto"/>
      </w:divBdr>
    </w:div>
    <w:div w:id="1575236617">
      <w:bodyDiv w:val="1"/>
      <w:marLeft w:val="0"/>
      <w:marRight w:val="0"/>
      <w:marTop w:val="0"/>
      <w:marBottom w:val="0"/>
      <w:divBdr>
        <w:top w:val="none" w:sz="0" w:space="0" w:color="auto"/>
        <w:left w:val="none" w:sz="0" w:space="0" w:color="auto"/>
        <w:bottom w:val="none" w:sz="0" w:space="0" w:color="auto"/>
        <w:right w:val="none" w:sz="0" w:space="0" w:color="auto"/>
      </w:divBdr>
    </w:div>
    <w:div w:id="1575355732">
      <w:bodyDiv w:val="1"/>
      <w:marLeft w:val="0"/>
      <w:marRight w:val="0"/>
      <w:marTop w:val="0"/>
      <w:marBottom w:val="0"/>
      <w:divBdr>
        <w:top w:val="none" w:sz="0" w:space="0" w:color="auto"/>
        <w:left w:val="none" w:sz="0" w:space="0" w:color="auto"/>
        <w:bottom w:val="none" w:sz="0" w:space="0" w:color="auto"/>
        <w:right w:val="none" w:sz="0" w:space="0" w:color="auto"/>
      </w:divBdr>
    </w:div>
    <w:div w:id="1575506129">
      <w:bodyDiv w:val="1"/>
      <w:marLeft w:val="0"/>
      <w:marRight w:val="0"/>
      <w:marTop w:val="0"/>
      <w:marBottom w:val="0"/>
      <w:divBdr>
        <w:top w:val="none" w:sz="0" w:space="0" w:color="auto"/>
        <w:left w:val="none" w:sz="0" w:space="0" w:color="auto"/>
        <w:bottom w:val="none" w:sz="0" w:space="0" w:color="auto"/>
        <w:right w:val="none" w:sz="0" w:space="0" w:color="auto"/>
      </w:divBdr>
    </w:div>
    <w:div w:id="1575965446">
      <w:bodyDiv w:val="1"/>
      <w:marLeft w:val="0"/>
      <w:marRight w:val="0"/>
      <w:marTop w:val="0"/>
      <w:marBottom w:val="0"/>
      <w:divBdr>
        <w:top w:val="none" w:sz="0" w:space="0" w:color="auto"/>
        <w:left w:val="none" w:sz="0" w:space="0" w:color="auto"/>
        <w:bottom w:val="none" w:sz="0" w:space="0" w:color="auto"/>
        <w:right w:val="none" w:sz="0" w:space="0" w:color="auto"/>
      </w:divBdr>
    </w:div>
    <w:div w:id="1576277664">
      <w:bodyDiv w:val="1"/>
      <w:marLeft w:val="0"/>
      <w:marRight w:val="0"/>
      <w:marTop w:val="0"/>
      <w:marBottom w:val="0"/>
      <w:divBdr>
        <w:top w:val="none" w:sz="0" w:space="0" w:color="auto"/>
        <w:left w:val="none" w:sz="0" w:space="0" w:color="auto"/>
        <w:bottom w:val="none" w:sz="0" w:space="0" w:color="auto"/>
        <w:right w:val="none" w:sz="0" w:space="0" w:color="auto"/>
      </w:divBdr>
    </w:div>
    <w:div w:id="1577130059">
      <w:bodyDiv w:val="1"/>
      <w:marLeft w:val="0"/>
      <w:marRight w:val="0"/>
      <w:marTop w:val="0"/>
      <w:marBottom w:val="0"/>
      <w:divBdr>
        <w:top w:val="none" w:sz="0" w:space="0" w:color="auto"/>
        <w:left w:val="none" w:sz="0" w:space="0" w:color="auto"/>
        <w:bottom w:val="none" w:sz="0" w:space="0" w:color="auto"/>
        <w:right w:val="none" w:sz="0" w:space="0" w:color="auto"/>
      </w:divBdr>
    </w:div>
    <w:div w:id="1577401549">
      <w:bodyDiv w:val="1"/>
      <w:marLeft w:val="0"/>
      <w:marRight w:val="0"/>
      <w:marTop w:val="0"/>
      <w:marBottom w:val="0"/>
      <w:divBdr>
        <w:top w:val="none" w:sz="0" w:space="0" w:color="auto"/>
        <w:left w:val="none" w:sz="0" w:space="0" w:color="auto"/>
        <w:bottom w:val="none" w:sz="0" w:space="0" w:color="auto"/>
        <w:right w:val="none" w:sz="0" w:space="0" w:color="auto"/>
      </w:divBdr>
    </w:div>
    <w:div w:id="1579897003">
      <w:bodyDiv w:val="1"/>
      <w:marLeft w:val="0"/>
      <w:marRight w:val="0"/>
      <w:marTop w:val="0"/>
      <w:marBottom w:val="0"/>
      <w:divBdr>
        <w:top w:val="none" w:sz="0" w:space="0" w:color="auto"/>
        <w:left w:val="none" w:sz="0" w:space="0" w:color="auto"/>
        <w:bottom w:val="none" w:sz="0" w:space="0" w:color="auto"/>
        <w:right w:val="none" w:sz="0" w:space="0" w:color="auto"/>
      </w:divBdr>
    </w:div>
    <w:div w:id="1580014986">
      <w:bodyDiv w:val="1"/>
      <w:marLeft w:val="0"/>
      <w:marRight w:val="0"/>
      <w:marTop w:val="0"/>
      <w:marBottom w:val="0"/>
      <w:divBdr>
        <w:top w:val="none" w:sz="0" w:space="0" w:color="auto"/>
        <w:left w:val="none" w:sz="0" w:space="0" w:color="auto"/>
        <w:bottom w:val="none" w:sz="0" w:space="0" w:color="auto"/>
        <w:right w:val="none" w:sz="0" w:space="0" w:color="auto"/>
      </w:divBdr>
    </w:div>
    <w:div w:id="1580210641">
      <w:bodyDiv w:val="1"/>
      <w:marLeft w:val="0"/>
      <w:marRight w:val="0"/>
      <w:marTop w:val="0"/>
      <w:marBottom w:val="0"/>
      <w:divBdr>
        <w:top w:val="none" w:sz="0" w:space="0" w:color="auto"/>
        <w:left w:val="none" w:sz="0" w:space="0" w:color="auto"/>
        <w:bottom w:val="none" w:sz="0" w:space="0" w:color="auto"/>
        <w:right w:val="none" w:sz="0" w:space="0" w:color="auto"/>
      </w:divBdr>
    </w:div>
    <w:div w:id="1580217325">
      <w:bodyDiv w:val="1"/>
      <w:marLeft w:val="0"/>
      <w:marRight w:val="0"/>
      <w:marTop w:val="0"/>
      <w:marBottom w:val="0"/>
      <w:divBdr>
        <w:top w:val="none" w:sz="0" w:space="0" w:color="auto"/>
        <w:left w:val="none" w:sz="0" w:space="0" w:color="auto"/>
        <w:bottom w:val="none" w:sz="0" w:space="0" w:color="auto"/>
        <w:right w:val="none" w:sz="0" w:space="0" w:color="auto"/>
      </w:divBdr>
    </w:div>
    <w:div w:id="1581595417">
      <w:bodyDiv w:val="1"/>
      <w:marLeft w:val="0"/>
      <w:marRight w:val="0"/>
      <w:marTop w:val="0"/>
      <w:marBottom w:val="0"/>
      <w:divBdr>
        <w:top w:val="none" w:sz="0" w:space="0" w:color="auto"/>
        <w:left w:val="none" w:sz="0" w:space="0" w:color="auto"/>
        <w:bottom w:val="none" w:sz="0" w:space="0" w:color="auto"/>
        <w:right w:val="none" w:sz="0" w:space="0" w:color="auto"/>
      </w:divBdr>
    </w:div>
    <w:div w:id="1581672045">
      <w:bodyDiv w:val="1"/>
      <w:marLeft w:val="0"/>
      <w:marRight w:val="0"/>
      <w:marTop w:val="0"/>
      <w:marBottom w:val="0"/>
      <w:divBdr>
        <w:top w:val="none" w:sz="0" w:space="0" w:color="auto"/>
        <w:left w:val="none" w:sz="0" w:space="0" w:color="auto"/>
        <w:bottom w:val="none" w:sz="0" w:space="0" w:color="auto"/>
        <w:right w:val="none" w:sz="0" w:space="0" w:color="auto"/>
      </w:divBdr>
    </w:div>
    <w:div w:id="1581863146">
      <w:bodyDiv w:val="1"/>
      <w:marLeft w:val="0"/>
      <w:marRight w:val="0"/>
      <w:marTop w:val="0"/>
      <w:marBottom w:val="0"/>
      <w:divBdr>
        <w:top w:val="none" w:sz="0" w:space="0" w:color="auto"/>
        <w:left w:val="none" w:sz="0" w:space="0" w:color="auto"/>
        <w:bottom w:val="none" w:sz="0" w:space="0" w:color="auto"/>
        <w:right w:val="none" w:sz="0" w:space="0" w:color="auto"/>
      </w:divBdr>
    </w:div>
    <w:div w:id="1582518080">
      <w:bodyDiv w:val="1"/>
      <w:marLeft w:val="0"/>
      <w:marRight w:val="0"/>
      <w:marTop w:val="0"/>
      <w:marBottom w:val="0"/>
      <w:divBdr>
        <w:top w:val="none" w:sz="0" w:space="0" w:color="auto"/>
        <w:left w:val="none" w:sz="0" w:space="0" w:color="auto"/>
        <w:bottom w:val="none" w:sz="0" w:space="0" w:color="auto"/>
        <w:right w:val="none" w:sz="0" w:space="0" w:color="auto"/>
      </w:divBdr>
    </w:div>
    <w:div w:id="1582980458">
      <w:bodyDiv w:val="1"/>
      <w:marLeft w:val="0"/>
      <w:marRight w:val="0"/>
      <w:marTop w:val="0"/>
      <w:marBottom w:val="0"/>
      <w:divBdr>
        <w:top w:val="none" w:sz="0" w:space="0" w:color="auto"/>
        <w:left w:val="none" w:sz="0" w:space="0" w:color="auto"/>
        <w:bottom w:val="none" w:sz="0" w:space="0" w:color="auto"/>
        <w:right w:val="none" w:sz="0" w:space="0" w:color="auto"/>
      </w:divBdr>
    </w:div>
    <w:div w:id="1583023997">
      <w:bodyDiv w:val="1"/>
      <w:marLeft w:val="0"/>
      <w:marRight w:val="0"/>
      <w:marTop w:val="0"/>
      <w:marBottom w:val="0"/>
      <w:divBdr>
        <w:top w:val="none" w:sz="0" w:space="0" w:color="auto"/>
        <w:left w:val="none" w:sz="0" w:space="0" w:color="auto"/>
        <w:bottom w:val="none" w:sz="0" w:space="0" w:color="auto"/>
        <w:right w:val="none" w:sz="0" w:space="0" w:color="auto"/>
      </w:divBdr>
    </w:div>
    <w:div w:id="1583298238">
      <w:bodyDiv w:val="1"/>
      <w:marLeft w:val="0"/>
      <w:marRight w:val="0"/>
      <w:marTop w:val="0"/>
      <w:marBottom w:val="0"/>
      <w:divBdr>
        <w:top w:val="none" w:sz="0" w:space="0" w:color="auto"/>
        <w:left w:val="none" w:sz="0" w:space="0" w:color="auto"/>
        <w:bottom w:val="none" w:sz="0" w:space="0" w:color="auto"/>
        <w:right w:val="none" w:sz="0" w:space="0" w:color="auto"/>
      </w:divBdr>
    </w:div>
    <w:div w:id="1583366528">
      <w:bodyDiv w:val="1"/>
      <w:marLeft w:val="0"/>
      <w:marRight w:val="0"/>
      <w:marTop w:val="0"/>
      <w:marBottom w:val="0"/>
      <w:divBdr>
        <w:top w:val="none" w:sz="0" w:space="0" w:color="auto"/>
        <w:left w:val="none" w:sz="0" w:space="0" w:color="auto"/>
        <w:bottom w:val="none" w:sz="0" w:space="0" w:color="auto"/>
        <w:right w:val="none" w:sz="0" w:space="0" w:color="auto"/>
      </w:divBdr>
    </w:div>
    <w:div w:id="1583417696">
      <w:bodyDiv w:val="1"/>
      <w:marLeft w:val="0"/>
      <w:marRight w:val="0"/>
      <w:marTop w:val="0"/>
      <w:marBottom w:val="0"/>
      <w:divBdr>
        <w:top w:val="none" w:sz="0" w:space="0" w:color="auto"/>
        <w:left w:val="none" w:sz="0" w:space="0" w:color="auto"/>
        <w:bottom w:val="none" w:sz="0" w:space="0" w:color="auto"/>
        <w:right w:val="none" w:sz="0" w:space="0" w:color="auto"/>
      </w:divBdr>
    </w:div>
    <w:div w:id="1583686482">
      <w:bodyDiv w:val="1"/>
      <w:marLeft w:val="0"/>
      <w:marRight w:val="0"/>
      <w:marTop w:val="0"/>
      <w:marBottom w:val="0"/>
      <w:divBdr>
        <w:top w:val="none" w:sz="0" w:space="0" w:color="auto"/>
        <w:left w:val="none" w:sz="0" w:space="0" w:color="auto"/>
        <w:bottom w:val="none" w:sz="0" w:space="0" w:color="auto"/>
        <w:right w:val="none" w:sz="0" w:space="0" w:color="auto"/>
      </w:divBdr>
    </w:div>
    <w:div w:id="1584800832">
      <w:bodyDiv w:val="1"/>
      <w:marLeft w:val="0"/>
      <w:marRight w:val="0"/>
      <w:marTop w:val="0"/>
      <w:marBottom w:val="0"/>
      <w:divBdr>
        <w:top w:val="none" w:sz="0" w:space="0" w:color="auto"/>
        <w:left w:val="none" w:sz="0" w:space="0" w:color="auto"/>
        <w:bottom w:val="none" w:sz="0" w:space="0" w:color="auto"/>
        <w:right w:val="none" w:sz="0" w:space="0" w:color="auto"/>
      </w:divBdr>
    </w:div>
    <w:div w:id="1585648395">
      <w:bodyDiv w:val="1"/>
      <w:marLeft w:val="0"/>
      <w:marRight w:val="0"/>
      <w:marTop w:val="0"/>
      <w:marBottom w:val="0"/>
      <w:divBdr>
        <w:top w:val="none" w:sz="0" w:space="0" w:color="auto"/>
        <w:left w:val="none" w:sz="0" w:space="0" w:color="auto"/>
        <w:bottom w:val="none" w:sz="0" w:space="0" w:color="auto"/>
        <w:right w:val="none" w:sz="0" w:space="0" w:color="auto"/>
      </w:divBdr>
    </w:div>
    <w:div w:id="1586039140">
      <w:bodyDiv w:val="1"/>
      <w:marLeft w:val="0"/>
      <w:marRight w:val="0"/>
      <w:marTop w:val="0"/>
      <w:marBottom w:val="0"/>
      <w:divBdr>
        <w:top w:val="none" w:sz="0" w:space="0" w:color="auto"/>
        <w:left w:val="none" w:sz="0" w:space="0" w:color="auto"/>
        <w:bottom w:val="none" w:sz="0" w:space="0" w:color="auto"/>
        <w:right w:val="none" w:sz="0" w:space="0" w:color="auto"/>
      </w:divBdr>
    </w:div>
    <w:div w:id="1586068223">
      <w:bodyDiv w:val="1"/>
      <w:marLeft w:val="0"/>
      <w:marRight w:val="0"/>
      <w:marTop w:val="0"/>
      <w:marBottom w:val="0"/>
      <w:divBdr>
        <w:top w:val="none" w:sz="0" w:space="0" w:color="auto"/>
        <w:left w:val="none" w:sz="0" w:space="0" w:color="auto"/>
        <w:bottom w:val="none" w:sz="0" w:space="0" w:color="auto"/>
        <w:right w:val="none" w:sz="0" w:space="0" w:color="auto"/>
      </w:divBdr>
    </w:div>
    <w:div w:id="1586182477">
      <w:bodyDiv w:val="1"/>
      <w:marLeft w:val="0"/>
      <w:marRight w:val="0"/>
      <w:marTop w:val="0"/>
      <w:marBottom w:val="0"/>
      <w:divBdr>
        <w:top w:val="none" w:sz="0" w:space="0" w:color="auto"/>
        <w:left w:val="none" w:sz="0" w:space="0" w:color="auto"/>
        <w:bottom w:val="none" w:sz="0" w:space="0" w:color="auto"/>
        <w:right w:val="none" w:sz="0" w:space="0" w:color="auto"/>
      </w:divBdr>
    </w:div>
    <w:div w:id="1586497135">
      <w:bodyDiv w:val="1"/>
      <w:marLeft w:val="0"/>
      <w:marRight w:val="0"/>
      <w:marTop w:val="0"/>
      <w:marBottom w:val="0"/>
      <w:divBdr>
        <w:top w:val="none" w:sz="0" w:space="0" w:color="auto"/>
        <w:left w:val="none" w:sz="0" w:space="0" w:color="auto"/>
        <w:bottom w:val="none" w:sz="0" w:space="0" w:color="auto"/>
        <w:right w:val="none" w:sz="0" w:space="0" w:color="auto"/>
      </w:divBdr>
    </w:div>
    <w:div w:id="1587181421">
      <w:bodyDiv w:val="1"/>
      <w:marLeft w:val="0"/>
      <w:marRight w:val="0"/>
      <w:marTop w:val="0"/>
      <w:marBottom w:val="0"/>
      <w:divBdr>
        <w:top w:val="none" w:sz="0" w:space="0" w:color="auto"/>
        <w:left w:val="none" w:sz="0" w:space="0" w:color="auto"/>
        <w:bottom w:val="none" w:sz="0" w:space="0" w:color="auto"/>
        <w:right w:val="none" w:sz="0" w:space="0" w:color="auto"/>
      </w:divBdr>
    </w:div>
    <w:div w:id="1587572506">
      <w:bodyDiv w:val="1"/>
      <w:marLeft w:val="0"/>
      <w:marRight w:val="0"/>
      <w:marTop w:val="0"/>
      <w:marBottom w:val="0"/>
      <w:divBdr>
        <w:top w:val="none" w:sz="0" w:space="0" w:color="auto"/>
        <w:left w:val="none" w:sz="0" w:space="0" w:color="auto"/>
        <w:bottom w:val="none" w:sz="0" w:space="0" w:color="auto"/>
        <w:right w:val="none" w:sz="0" w:space="0" w:color="auto"/>
      </w:divBdr>
    </w:div>
    <w:div w:id="1587807377">
      <w:bodyDiv w:val="1"/>
      <w:marLeft w:val="0"/>
      <w:marRight w:val="0"/>
      <w:marTop w:val="0"/>
      <w:marBottom w:val="0"/>
      <w:divBdr>
        <w:top w:val="none" w:sz="0" w:space="0" w:color="auto"/>
        <w:left w:val="none" w:sz="0" w:space="0" w:color="auto"/>
        <w:bottom w:val="none" w:sz="0" w:space="0" w:color="auto"/>
        <w:right w:val="none" w:sz="0" w:space="0" w:color="auto"/>
      </w:divBdr>
    </w:div>
    <w:div w:id="1588537931">
      <w:bodyDiv w:val="1"/>
      <w:marLeft w:val="0"/>
      <w:marRight w:val="0"/>
      <w:marTop w:val="0"/>
      <w:marBottom w:val="0"/>
      <w:divBdr>
        <w:top w:val="none" w:sz="0" w:space="0" w:color="auto"/>
        <w:left w:val="none" w:sz="0" w:space="0" w:color="auto"/>
        <w:bottom w:val="none" w:sz="0" w:space="0" w:color="auto"/>
        <w:right w:val="none" w:sz="0" w:space="0" w:color="auto"/>
      </w:divBdr>
    </w:div>
    <w:div w:id="1588687832">
      <w:bodyDiv w:val="1"/>
      <w:marLeft w:val="0"/>
      <w:marRight w:val="0"/>
      <w:marTop w:val="0"/>
      <w:marBottom w:val="0"/>
      <w:divBdr>
        <w:top w:val="none" w:sz="0" w:space="0" w:color="auto"/>
        <w:left w:val="none" w:sz="0" w:space="0" w:color="auto"/>
        <w:bottom w:val="none" w:sz="0" w:space="0" w:color="auto"/>
        <w:right w:val="none" w:sz="0" w:space="0" w:color="auto"/>
      </w:divBdr>
    </w:div>
    <w:div w:id="1588727643">
      <w:bodyDiv w:val="1"/>
      <w:marLeft w:val="0"/>
      <w:marRight w:val="0"/>
      <w:marTop w:val="0"/>
      <w:marBottom w:val="0"/>
      <w:divBdr>
        <w:top w:val="none" w:sz="0" w:space="0" w:color="auto"/>
        <w:left w:val="none" w:sz="0" w:space="0" w:color="auto"/>
        <w:bottom w:val="none" w:sz="0" w:space="0" w:color="auto"/>
        <w:right w:val="none" w:sz="0" w:space="0" w:color="auto"/>
      </w:divBdr>
    </w:div>
    <w:div w:id="1589801808">
      <w:bodyDiv w:val="1"/>
      <w:marLeft w:val="0"/>
      <w:marRight w:val="0"/>
      <w:marTop w:val="0"/>
      <w:marBottom w:val="0"/>
      <w:divBdr>
        <w:top w:val="none" w:sz="0" w:space="0" w:color="auto"/>
        <w:left w:val="none" w:sz="0" w:space="0" w:color="auto"/>
        <w:bottom w:val="none" w:sz="0" w:space="0" w:color="auto"/>
        <w:right w:val="none" w:sz="0" w:space="0" w:color="auto"/>
      </w:divBdr>
    </w:div>
    <w:div w:id="1590235117">
      <w:bodyDiv w:val="1"/>
      <w:marLeft w:val="0"/>
      <w:marRight w:val="0"/>
      <w:marTop w:val="0"/>
      <w:marBottom w:val="0"/>
      <w:divBdr>
        <w:top w:val="none" w:sz="0" w:space="0" w:color="auto"/>
        <w:left w:val="none" w:sz="0" w:space="0" w:color="auto"/>
        <w:bottom w:val="none" w:sz="0" w:space="0" w:color="auto"/>
        <w:right w:val="none" w:sz="0" w:space="0" w:color="auto"/>
      </w:divBdr>
    </w:div>
    <w:div w:id="1590237191">
      <w:bodyDiv w:val="1"/>
      <w:marLeft w:val="0"/>
      <w:marRight w:val="0"/>
      <w:marTop w:val="0"/>
      <w:marBottom w:val="0"/>
      <w:divBdr>
        <w:top w:val="none" w:sz="0" w:space="0" w:color="auto"/>
        <w:left w:val="none" w:sz="0" w:space="0" w:color="auto"/>
        <w:bottom w:val="none" w:sz="0" w:space="0" w:color="auto"/>
        <w:right w:val="none" w:sz="0" w:space="0" w:color="auto"/>
      </w:divBdr>
    </w:div>
    <w:div w:id="1590849918">
      <w:bodyDiv w:val="1"/>
      <w:marLeft w:val="0"/>
      <w:marRight w:val="0"/>
      <w:marTop w:val="0"/>
      <w:marBottom w:val="0"/>
      <w:divBdr>
        <w:top w:val="none" w:sz="0" w:space="0" w:color="auto"/>
        <w:left w:val="none" w:sz="0" w:space="0" w:color="auto"/>
        <w:bottom w:val="none" w:sz="0" w:space="0" w:color="auto"/>
        <w:right w:val="none" w:sz="0" w:space="0" w:color="auto"/>
      </w:divBdr>
    </w:div>
    <w:div w:id="1591616156">
      <w:bodyDiv w:val="1"/>
      <w:marLeft w:val="0"/>
      <w:marRight w:val="0"/>
      <w:marTop w:val="0"/>
      <w:marBottom w:val="0"/>
      <w:divBdr>
        <w:top w:val="none" w:sz="0" w:space="0" w:color="auto"/>
        <w:left w:val="none" w:sz="0" w:space="0" w:color="auto"/>
        <w:bottom w:val="none" w:sz="0" w:space="0" w:color="auto"/>
        <w:right w:val="none" w:sz="0" w:space="0" w:color="auto"/>
      </w:divBdr>
    </w:div>
    <w:div w:id="1591811940">
      <w:bodyDiv w:val="1"/>
      <w:marLeft w:val="0"/>
      <w:marRight w:val="0"/>
      <w:marTop w:val="0"/>
      <w:marBottom w:val="0"/>
      <w:divBdr>
        <w:top w:val="none" w:sz="0" w:space="0" w:color="auto"/>
        <w:left w:val="none" w:sz="0" w:space="0" w:color="auto"/>
        <w:bottom w:val="none" w:sz="0" w:space="0" w:color="auto"/>
        <w:right w:val="none" w:sz="0" w:space="0" w:color="auto"/>
      </w:divBdr>
    </w:div>
    <w:div w:id="1592007356">
      <w:bodyDiv w:val="1"/>
      <w:marLeft w:val="0"/>
      <w:marRight w:val="0"/>
      <w:marTop w:val="0"/>
      <w:marBottom w:val="0"/>
      <w:divBdr>
        <w:top w:val="none" w:sz="0" w:space="0" w:color="auto"/>
        <w:left w:val="none" w:sz="0" w:space="0" w:color="auto"/>
        <w:bottom w:val="none" w:sz="0" w:space="0" w:color="auto"/>
        <w:right w:val="none" w:sz="0" w:space="0" w:color="auto"/>
      </w:divBdr>
    </w:div>
    <w:div w:id="1592355050">
      <w:bodyDiv w:val="1"/>
      <w:marLeft w:val="0"/>
      <w:marRight w:val="0"/>
      <w:marTop w:val="0"/>
      <w:marBottom w:val="0"/>
      <w:divBdr>
        <w:top w:val="none" w:sz="0" w:space="0" w:color="auto"/>
        <w:left w:val="none" w:sz="0" w:space="0" w:color="auto"/>
        <w:bottom w:val="none" w:sz="0" w:space="0" w:color="auto"/>
        <w:right w:val="none" w:sz="0" w:space="0" w:color="auto"/>
      </w:divBdr>
    </w:div>
    <w:div w:id="1593195648">
      <w:bodyDiv w:val="1"/>
      <w:marLeft w:val="0"/>
      <w:marRight w:val="0"/>
      <w:marTop w:val="0"/>
      <w:marBottom w:val="0"/>
      <w:divBdr>
        <w:top w:val="none" w:sz="0" w:space="0" w:color="auto"/>
        <w:left w:val="none" w:sz="0" w:space="0" w:color="auto"/>
        <w:bottom w:val="none" w:sz="0" w:space="0" w:color="auto"/>
        <w:right w:val="none" w:sz="0" w:space="0" w:color="auto"/>
      </w:divBdr>
    </w:div>
    <w:div w:id="1593274142">
      <w:bodyDiv w:val="1"/>
      <w:marLeft w:val="0"/>
      <w:marRight w:val="0"/>
      <w:marTop w:val="0"/>
      <w:marBottom w:val="0"/>
      <w:divBdr>
        <w:top w:val="none" w:sz="0" w:space="0" w:color="auto"/>
        <w:left w:val="none" w:sz="0" w:space="0" w:color="auto"/>
        <w:bottom w:val="none" w:sz="0" w:space="0" w:color="auto"/>
        <w:right w:val="none" w:sz="0" w:space="0" w:color="auto"/>
      </w:divBdr>
    </w:div>
    <w:div w:id="1593395211">
      <w:bodyDiv w:val="1"/>
      <w:marLeft w:val="0"/>
      <w:marRight w:val="0"/>
      <w:marTop w:val="0"/>
      <w:marBottom w:val="0"/>
      <w:divBdr>
        <w:top w:val="none" w:sz="0" w:space="0" w:color="auto"/>
        <w:left w:val="none" w:sz="0" w:space="0" w:color="auto"/>
        <w:bottom w:val="none" w:sz="0" w:space="0" w:color="auto"/>
        <w:right w:val="none" w:sz="0" w:space="0" w:color="auto"/>
      </w:divBdr>
    </w:div>
    <w:div w:id="1593733710">
      <w:bodyDiv w:val="1"/>
      <w:marLeft w:val="0"/>
      <w:marRight w:val="0"/>
      <w:marTop w:val="0"/>
      <w:marBottom w:val="0"/>
      <w:divBdr>
        <w:top w:val="none" w:sz="0" w:space="0" w:color="auto"/>
        <w:left w:val="none" w:sz="0" w:space="0" w:color="auto"/>
        <w:bottom w:val="none" w:sz="0" w:space="0" w:color="auto"/>
        <w:right w:val="none" w:sz="0" w:space="0" w:color="auto"/>
      </w:divBdr>
    </w:div>
    <w:div w:id="1593733947">
      <w:bodyDiv w:val="1"/>
      <w:marLeft w:val="0"/>
      <w:marRight w:val="0"/>
      <w:marTop w:val="0"/>
      <w:marBottom w:val="0"/>
      <w:divBdr>
        <w:top w:val="none" w:sz="0" w:space="0" w:color="auto"/>
        <w:left w:val="none" w:sz="0" w:space="0" w:color="auto"/>
        <w:bottom w:val="none" w:sz="0" w:space="0" w:color="auto"/>
        <w:right w:val="none" w:sz="0" w:space="0" w:color="auto"/>
      </w:divBdr>
    </w:div>
    <w:div w:id="1594170248">
      <w:bodyDiv w:val="1"/>
      <w:marLeft w:val="0"/>
      <w:marRight w:val="0"/>
      <w:marTop w:val="0"/>
      <w:marBottom w:val="0"/>
      <w:divBdr>
        <w:top w:val="none" w:sz="0" w:space="0" w:color="auto"/>
        <w:left w:val="none" w:sz="0" w:space="0" w:color="auto"/>
        <w:bottom w:val="none" w:sz="0" w:space="0" w:color="auto"/>
        <w:right w:val="none" w:sz="0" w:space="0" w:color="auto"/>
      </w:divBdr>
    </w:div>
    <w:div w:id="1595162856">
      <w:bodyDiv w:val="1"/>
      <w:marLeft w:val="0"/>
      <w:marRight w:val="0"/>
      <w:marTop w:val="0"/>
      <w:marBottom w:val="0"/>
      <w:divBdr>
        <w:top w:val="none" w:sz="0" w:space="0" w:color="auto"/>
        <w:left w:val="none" w:sz="0" w:space="0" w:color="auto"/>
        <w:bottom w:val="none" w:sz="0" w:space="0" w:color="auto"/>
        <w:right w:val="none" w:sz="0" w:space="0" w:color="auto"/>
      </w:divBdr>
    </w:div>
    <w:div w:id="1595282922">
      <w:bodyDiv w:val="1"/>
      <w:marLeft w:val="0"/>
      <w:marRight w:val="0"/>
      <w:marTop w:val="0"/>
      <w:marBottom w:val="0"/>
      <w:divBdr>
        <w:top w:val="none" w:sz="0" w:space="0" w:color="auto"/>
        <w:left w:val="none" w:sz="0" w:space="0" w:color="auto"/>
        <w:bottom w:val="none" w:sz="0" w:space="0" w:color="auto"/>
        <w:right w:val="none" w:sz="0" w:space="0" w:color="auto"/>
      </w:divBdr>
    </w:div>
    <w:div w:id="1595360978">
      <w:bodyDiv w:val="1"/>
      <w:marLeft w:val="0"/>
      <w:marRight w:val="0"/>
      <w:marTop w:val="0"/>
      <w:marBottom w:val="0"/>
      <w:divBdr>
        <w:top w:val="none" w:sz="0" w:space="0" w:color="auto"/>
        <w:left w:val="none" w:sz="0" w:space="0" w:color="auto"/>
        <w:bottom w:val="none" w:sz="0" w:space="0" w:color="auto"/>
        <w:right w:val="none" w:sz="0" w:space="0" w:color="auto"/>
      </w:divBdr>
    </w:div>
    <w:div w:id="1596087918">
      <w:bodyDiv w:val="1"/>
      <w:marLeft w:val="0"/>
      <w:marRight w:val="0"/>
      <w:marTop w:val="0"/>
      <w:marBottom w:val="0"/>
      <w:divBdr>
        <w:top w:val="none" w:sz="0" w:space="0" w:color="auto"/>
        <w:left w:val="none" w:sz="0" w:space="0" w:color="auto"/>
        <w:bottom w:val="none" w:sz="0" w:space="0" w:color="auto"/>
        <w:right w:val="none" w:sz="0" w:space="0" w:color="auto"/>
      </w:divBdr>
    </w:div>
    <w:div w:id="1596131166">
      <w:bodyDiv w:val="1"/>
      <w:marLeft w:val="0"/>
      <w:marRight w:val="0"/>
      <w:marTop w:val="0"/>
      <w:marBottom w:val="0"/>
      <w:divBdr>
        <w:top w:val="none" w:sz="0" w:space="0" w:color="auto"/>
        <w:left w:val="none" w:sz="0" w:space="0" w:color="auto"/>
        <w:bottom w:val="none" w:sz="0" w:space="0" w:color="auto"/>
        <w:right w:val="none" w:sz="0" w:space="0" w:color="auto"/>
      </w:divBdr>
    </w:div>
    <w:div w:id="1596131790">
      <w:bodyDiv w:val="1"/>
      <w:marLeft w:val="0"/>
      <w:marRight w:val="0"/>
      <w:marTop w:val="0"/>
      <w:marBottom w:val="0"/>
      <w:divBdr>
        <w:top w:val="none" w:sz="0" w:space="0" w:color="auto"/>
        <w:left w:val="none" w:sz="0" w:space="0" w:color="auto"/>
        <w:bottom w:val="none" w:sz="0" w:space="0" w:color="auto"/>
        <w:right w:val="none" w:sz="0" w:space="0" w:color="auto"/>
      </w:divBdr>
    </w:div>
    <w:div w:id="1596589610">
      <w:bodyDiv w:val="1"/>
      <w:marLeft w:val="0"/>
      <w:marRight w:val="0"/>
      <w:marTop w:val="0"/>
      <w:marBottom w:val="0"/>
      <w:divBdr>
        <w:top w:val="none" w:sz="0" w:space="0" w:color="auto"/>
        <w:left w:val="none" w:sz="0" w:space="0" w:color="auto"/>
        <w:bottom w:val="none" w:sz="0" w:space="0" w:color="auto"/>
        <w:right w:val="none" w:sz="0" w:space="0" w:color="auto"/>
      </w:divBdr>
    </w:div>
    <w:div w:id="1597059298">
      <w:bodyDiv w:val="1"/>
      <w:marLeft w:val="0"/>
      <w:marRight w:val="0"/>
      <w:marTop w:val="0"/>
      <w:marBottom w:val="0"/>
      <w:divBdr>
        <w:top w:val="none" w:sz="0" w:space="0" w:color="auto"/>
        <w:left w:val="none" w:sz="0" w:space="0" w:color="auto"/>
        <w:bottom w:val="none" w:sz="0" w:space="0" w:color="auto"/>
        <w:right w:val="none" w:sz="0" w:space="0" w:color="auto"/>
      </w:divBdr>
    </w:div>
    <w:div w:id="1597250886">
      <w:bodyDiv w:val="1"/>
      <w:marLeft w:val="0"/>
      <w:marRight w:val="0"/>
      <w:marTop w:val="0"/>
      <w:marBottom w:val="0"/>
      <w:divBdr>
        <w:top w:val="none" w:sz="0" w:space="0" w:color="auto"/>
        <w:left w:val="none" w:sz="0" w:space="0" w:color="auto"/>
        <w:bottom w:val="none" w:sz="0" w:space="0" w:color="auto"/>
        <w:right w:val="none" w:sz="0" w:space="0" w:color="auto"/>
      </w:divBdr>
    </w:div>
    <w:div w:id="1597440723">
      <w:bodyDiv w:val="1"/>
      <w:marLeft w:val="0"/>
      <w:marRight w:val="0"/>
      <w:marTop w:val="0"/>
      <w:marBottom w:val="0"/>
      <w:divBdr>
        <w:top w:val="none" w:sz="0" w:space="0" w:color="auto"/>
        <w:left w:val="none" w:sz="0" w:space="0" w:color="auto"/>
        <w:bottom w:val="none" w:sz="0" w:space="0" w:color="auto"/>
        <w:right w:val="none" w:sz="0" w:space="0" w:color="auto"/>
      </w:divBdr>
    </w:div>
    <w:div w:id="1597515242">
      <w:bodyDiv w:val="1"/>
      <w:marLeft w:val="0"/>
      <w:marRight w:val="0"/>
      <w:marTop w:val="0"/>
      <w:marBottom w:val="0"/>
      <w:divBdr>
        <w:top w:val="none" w:sz="0" w:space="0" w:color="auto"/>
        <w:left w:val="none" w:sz="0" w:space="0" w:color="auto"/>
        <w:bottom w:val="none" w:sz="0" w:space="0" w:color="auto"/>
        <w:right w:val="none" w:sz="0" w:space="0" w:color="auto"/>
      </w:divBdr>
    </w:div>
    <w:div w:id="1597863884">
      <w:bodyDiv w:val="1"/>
      <w:marLeft w:val="0"/>
      <w:marRight w:val="0"/>
      <w:marTop w:val="0"/>
      <w:marBottom w:val="0"/>
      <w:divBdr>
        <w:top w:val="none" w:sz="0" w:space="0" w:color="auto"/>
        <w:left w:val="none" w:sz="0" w:space="0" w:color="auto"/>
        <w:bottom w:val="none" w:sz="0" w:space="0" w:color="auto"/>
        <w:right w:val="none" w:sz="0" w:space="0" w:color="auto"/>
      </w:divBdr>
    </w:div>
    <w:div w:id="1598055856">
      <w:bodyDiv w:val="1"/>
      <w:marLeft w:val="0"/>
      <w:marRight w:val="0"/>
      <w:marTop w:val="0"/>
      <w:marBottom w:val="0"/>
      <w:divBdr>
        <w:top w:val="none" w:sz="0" w:space="0" w:color="auto"/>
        <w:left w:val="none" w:sz="0" w:space="0" w:color="auto"/>
        <w:bottom w:val="none" w:sz="0" w:space="0" w:color="auto"/>
        <w:right w:val="none" w:sz="0" w:space="0" w:color="auto"/>
      </w:divBdr>
    </w:div>
    <w:div w:id="1599634627">
      <w:bodyDiv w:val="1"/>
      <w:marLeft w:val="0"/>
      <w:marRight w:val="0"/>
      <w:marTop w:val="0"/>
      <w:marBottom w:val="0"/>
      <w:divBdr>
        <w:top w:val="none" w:sz="0" w:space="0" w:color="auto"/>
        <w:left w:val="none" w:sz="0" w:space="0" w:color="auto"/>
        <w:bottom w:val="none" w:sz="0" w:space="0" w:color="auto"/>
        <w:right w:val="none" w:sz="0" w:space="0" w:color="auto"/>
      </w:divBdr>
    </w:div>
    <w:div w:id="1599799780">
      <w:bodyDiv w:val="1"/>
      <w:marLeft w:val="0"/>
      <w:marRight w:val="0"/>
      <w:marTop w:val="0"/>
      <w:marBottom w:val="0"/>
      <w:divBdr>
        <w:top w:val="none" w:sz="0" w:space="0" w:color="auto"/>
        <w:left w:val="none" w:sz="0" w:space="0" w:color="auto"/>
        <w:bottom w:val="none" w:sz="0" w:space="0" w:color="auto"/>
        <w:right w:val="none" w:sz="0" w:space="0" w:color="auto"/>
      </w:divBdr>
    </w:div>
    <w:div w:id="1599944419">
      <w:bodyDiv w:val="1"/>
      <w:marLeft w:val="0"/>
      <w:marRight w:val="0"/>
      <w:marTop w:val="0"/>
      <w:marBottom w:val="0"/>
      <w:divBdr>
        <w:top w:val="none" w:sz="0" w:space="0" w:color="auto"/>
        <w:left w:val="none" w:sz="0" w:space="0" w:color="auto"/>
        <w:bottom w:val="none" w:sz="0" w:space="0" w:color="auto"/>
        <w:right w:val="none" w:sz="0" w:space="0" w:color="auto"/>
      </w:divBdr>
    </w:div>
    <w:div w:id="1600135022">
      <w:bodyDiv w:val="1"/>
      <w:marLeft w:val="0"/>
      <w:marRight w:val="0"/>
      <w:marTop w:val="0"/>
      <w:marBottom w:val="0"/>
      <w:divBdr>
        <w:top w:val="none" w:sz="0" w:space="0" w:color="auto"/>
        <w:left w:val="none" w:sz="0" w:space="0" w:color="auto"/>
        <w:bottom w:val="none" w:sz="0" w:space="0" w:color="auto"/>
        <w:right w:val="none" w:sz="0" w:space="0" w:color="auto"/>
      </w:divBdr>
    </w:div>
    <w:div w:id="1600408913">
      <w:bodyDiv w:val="1"/>
      <w:marLeft w:val="0"/>
      <w:marRight w:val="0"/>
      <w:marTop w:val="0"/>
      <w:marBottom w:val="0"/>
      <w:divBdr>
        <w:top w:val="none" w:sz="0" w:space="0" w:color="auto"/>
        <w:left w:val="none" w:sz="0" w:space="0" w:color="auto"/>
        <w:bottom w:val="none" w:sz="0" w:space="0" w:color="auto"/>
        <w:right w:val="none" w:sz="0" w:space="0" w:color="auto"/>
      </w:divBdr>
    </w:div>
    <w:div w:id="1600597822">
      <w:bodyDiv w:val="1"/>
      <w:marLeft w:val="0"/>
      <w:marRight w:val="0"/>
      <w:marTop w:val="0"/>
      <w:marBottom w:val="0"/>
      <w:divBdr>
        <w:top w:val="none" w:sz="0" w:space="0" w:color="auto"/>
        <w:left w:val="none" w:sz="0" w:space="0" w:color="auto"/>
        <w:bottom w:val="none" w:sz="0" w:space="0" w:color="auto"/>
        <w:right w:val="none" w:sz="0" w:space="0" w:color="auto"/>
      </w:divBdr>
    </w:div>
    <w:div w:id="1600748074">
      <w:bodyDiv w:val="1"/>
      <w:marLeft w:val="0"/>
      <w:marRight w:val="0"/>
      <w:marTop w:val="0"/>
      <w:marBottom w:val="0"/>
      <w:divBdr>
        <w:top w:val="none" w:sz="0" w:space="0" w:color="auto"/>
        <w:left w:val="none" w:sz="0" w:space="0" w:color="auto"/>
        <w:bottom w:val="none" w:sz="0" w:space="0" w:color="auto"/>
        <w:right w:val="none" w:sz="0" w:space="0" w:color="auto"/>
      </w:divBdr>
    </w:div>
    <w:div w:id="1601064019">
      <w:bodyDiv w:val="1"/>
      <w:marLeft w:val="0"/>
      <w:marRight w:val="0"/>
      <w:marTop w:val="0"/>
      <w:marBottom w:val="0"/>
      <w:divBdr>
        <w:top w:val="none" w:sz="0" w:space="0" w:color="auto"/>
        <w:left w:val="none" w:sz="0" w:space="0" w:color="auto"/>
        <w:bottom w:val="none" w:sz="0" w:space="0" w:color="auto"/>
        <w:right w:val="none" w:sz="0" w:space="0" w:color="auto"/>
      </w:divBdr>
    </w:div>
    <w:div w:id="1602058991">
      <w:bodyDiv w:val="1"/>
      <w:marLeft w:val="0"/>
      <w:marRight w:val="0"/>
      <w:marTop w:val="0"/>
      <w:marBottom w:val="0"/>
      <w:divBdr>
        <w:top w:val="none" w:sz="0" w:space="0" w:color="auto"/>
        <w:left w:val="none" w:sz="0" w:space="0" w:color="auto"/>
        <w:bottom w:val="none" w:sz="0" w:space="0" w:color="auto"/>
        <w:right w:val="none" w:sz="0" w:space="0" w:color="auto"/>
      </w:divBdr>
    </w:div>
    <w:div w:id="1602445551">
      <w:bodyDiv w:val="1"/>
      <w:marLeft w:val="0"/>
      <w:marRight w:val="0"/>
      <w:marTop w:val="0"/>
      <w:marBottom w:val="0"/>
      <w:divBdr>
        <w:top w:val="none" w:sz="0" w:space="0" w:color="auto"/>
        <w:left w:val="none" w:sz="0" w:space="0" w:color="auto"/>
        <w:bottom w:val="none" w:sz="0" w:space="0" w:color="auto"/>
        <w:right w:val="none" w:sz="0" w:space="0" w:color="auto"/>
      </w:divBdr>
    </w:div>
    <w:div w:id="1603487543">
      <w:bodyDiv w:val="1"/>
      <w:marLeft w:val="0"/>
      <w:marRight w:val="0"/>
      <w:marTop w:val="0"/>
      <w:marBottom w:val="0"/>
      <w:divBdr>
        <w:top w:val="none" w:sz="0" w:space="0" w:color="auto"/>
        <w:left w:val="none" w:sz="0" w:space="0" w:color="auto"/>
        <w:bottom w:val="none" w:sz="0" w:space="0" w:color="auto"/>
        <w:right w:val="none" w:sz="0" w:space="0" w:color="auto"/>
      </w:divBdr>
    </w:div>
    <w:div w:id="1603613746">
      <w:bodyDiv w:val="1"/>
      <w:marLeft w:val="0"/>
      <w:marRight w:val="0"/>
      <w:marTop w:val="0"/>
      <w:marBottom w:val="0"/>
      <w:divBdr>
        <w:top w:val="none" w:sz="0" w:space="0" w:color="auto"/>
        <w:left w:val="none" w:sz="0" w:space="0" w:color="auto"/>
        <w:bottom w:val="none" w:sz="0" w:space="0" w:color="auto"/>
        <w:right w:val="none" w:sz="0" w:space="0" w:color="auto"/>
      </w:divBdr>
    </w:div>
    <w:div w:id="1604455620">
      <w:bodyDiv w:val="1"/>
      <w:marLeft w:val="0"/>
      <w:marRight w:val="0"/>
      <w:marTop w:val="0"/>
      <w:marBottom w:val="0"/>
      <w:divBdr>
        <w:top w:val="none" w:sz="0" w:space="0" w:color="auto"/>
        <w:left w:val="none" w:sz="0" w:space="0" w:color="auto"/>
        <w:bottom w:val="none" w:sz="0" w:space="0" w:color="auto"/>
        <w:right w:val="none" w:sz="0" w:space="0" w:color="auto"/>
      </w:divBdr>
    </w:div>
    <w:div w:id="1605114310">
      <w:bodyDiv w:val="1"/>
      <w:marLeft w:val="0"/>
      <w:marRight w:val="0"/>
      <w:marTop w:val="0"/>
      <w:marBottom w:val="0"/>
      <w:divBdr>
        <w:top w:val="none" w:sz="0" w:space="0" w:color="auto"/>
        <w:left w:val="none" w:sz="0" w:space="0" w:color="auto"/>
        <w:bottom w:val="none" w:sz="0" w:space="0" w:color="auto"/>
        <w:right w:val="none" w:sz="0" w:space="0" w:color="auto"/>
      </w:divBdr>
    </w:div>
    <w:div w:id="1605192496">
      <w:bodyDiv w:val="1"/>
      <w:marLeft w:val="0"/>
      <w:marRight w:val="0"/>
      <w:marTop w:val="0"/>
      <w:marBottom w:val="0"/>
      <w:divBdr>
        <w:top w:val="none" w:sz="0" w:space="0" w:color="auto"/>
        <w:left w:val="none" w:sz="0" w:space="0" w:color="auto"/>
        <w:bottom w:val="none" w:sz="0" w:space="0" w:color="auto"/>
        <w:right w:val="none" w:sz="0" w:space="0" w:color="auto"/>
      </w:divBdr>
    </w:div>
    <w:div w:id="1605310711">
      <w:bodyDiv w:val="1"/>
      <w:marLeft w:val="0"/>
      <w:marRight w:val="0"/>
      <w:marTop w:val="0"/>
      <w:marBottom w:val="0"/>
      <w:divBdr>
        <w:top w:val="none" w:sz="0" w:space="0" w:color="auto"/>
        <w:left w:val="none" w:sz="0" w:space="0" w:color="auto"/>
        <w:bottom w:val="none" w:sz="0" w:space="0" w:color="auto"/>
        <w:right w:val="none" w:sz="0" w:space="0" w:color="auto"/>
      </w:divBdr>
    </w:div>
    <w:div w:id="1605378047">
      <w:bodyDiv w:val="1"/>
      <w:marLeft w:val="0"/>
      <w:marRight w:val="0"/>
      <w:marTop w:val="0"/>
      <w:marBottom w:val="0"/>
      <w:divBdr>
        <w:top w:val="none" w:sz="0" w:space="0" w:color="auto"/>
        <w:left w:val="none" w:sz="0" w:space="0" w:color="auto"/>
        <w:bottom w:val="none" w:sz="0" w:space="0" w:color="auto"/>
        <w:right w:val="none" w:sz="0" w:space="0" w:color="auto"/>
      </w:divBdr>
    </w:div>
    <w:div w:id="1606573556">
      <w:bodyDiv w:val="1"/>
      <w:marLeft w:val="0"/>
      <w:marRight w:val="0"/>
      <w:marTop w:val="0"/>
      <w:marBottom w:val="0"/>
      <w:divBdr>
        <w:top w:val="none" w:sz="0" w:space="0" w:color="auto"/>
        <w:left w:val="none" w:sz="0" w:space="0" w:color="auto"/>
        <w:bottom w:val="none" w:sz="0" w:space="0" w:color="auto"/>
        <w:right w:val="none" w:sz="0" w:space="0" w:color="auto"/>
      </w:divBdr>
    </w:div>
    <w:div w:id="1606888032">
      <w:bodyDiv w:val="1"/>
      <w:marLeft w:val="0"/>
      <w:marRight w:val="0"/>
      <w:marTop w:val="0"/>
      <w:marBottom w:val="0"/>
      <w:divBdr>
        <w:top w:val="none" w:sz="0" w:space="0" w:color="auto"/>
        <w:left w:val="none" w:sz="0" w:space="0" w:color="auto"/>
        <w:bottom w:val="none" w:sz="0" w:space="0" w:color="auto"/>
        <w:right w:val="none" w:sz="0" w:space="0" w:color="auto"/>
      </w:divBdr>
    </w:div>
    <w:div w:id="1607957774">
      <w:bodyDiv w:val="1"/>
      <w:marLeft w:val="0"/>
      <w:marRight w:val="0"/>
      <w:marTop w:val="0"/>
      <w:marBottom w:val="0"/>
      <w:divBdr>
        <w:top w:val="none" w:sz="0" w:space="0" w:color="auto"/>
        <w:left w:val="none" w:sz="0" w:space="0" w:color="auto"/>
        <w:bottom w:val="none" w:sz="0" w:space="0" w:color="auto"/>
        <w:right w:val="none" w:sz="0" w:space="0" w:color="auto"/>
      </w:divBdr>
    </w:div>
    <w:div w:id="1608468481">
      <w:bodyDiv w:val="1"/>
      <w:marLeft w:val="0"/>
      <w:marRight w:val="0"/>
      <w:marTop w:val="0"/>
      <w:marBottom w:val="0"/>
      <w:divBdr>
        <w:top w:val="none" w:sz="0" w:space="0" w:color="auto"/>
        <w:left w:val="none" w:sz="0" w:space="0" w:color="auto"/>
        <w:bottom w:val="none" w:sz="0" w:space="0" w:color="auto"/>
        <w:right w:val="none" w:sz="0" w:space="0" w:color="auto"/>
      </w:divBdr>
    </w:div>
    <w:div w:id="1608780706">
      <w:bodyDiv w:val="1"/>
      <w:marLeft w:val="0"/>
      <w:marRight w:val="0"/>
      <w:marTop w:val="0"/>
      <w:marBottom w:val="0"/>
      <w:divBdr>
        <w:top w:val="none" w:sz="0" w:space="0" w:color="auto"/>
        <w:left w:val="none" w:sz="0" w:space="0" w:color="auto"/>
        <w:bottom w:val="none" w:sz="0" w:space="0" w:color="auto"/>
        <w:right w:val="none" w:sz="0" w:space="0" w:color="auto"/>
      </w:divBdr>
    </w:div>
    <w:div w:id="1608806096">
      <w:bodyDiv w:val="1"/>
      <w:marLeft w:val="0"/>
      <w:marRight w:val="0"/>
      <w:marTop w:val="0"/>
      <w:marBottom w:val="0"/>
      <w:divBdr>
        <w:top w:val="none" w:sz="0" w:space="0" w:color="auto"/>
        <w:left w:val="none" w:sz="0" w:space="0" w:color="auto"/>
        <w:bottom w:val="none" w:sz="0" w:space="0" w:color="auto"/>
        <w:right w:val="none" w:sz="0" w:space="0" w:color="auto"/>
      </w:divBdr>
    </w:div>
    <w:div w:id="1608807759">
      <w:bodyDiv w:val="1"/>
      <w:marLeft w:val="0"/>
      <w:marRight w:val="0"/>
      <w:marTop w:val="0"/>
      <w:marBottom w:val="0"/>
      <w:divBdr>
        <w:top w:val="none" w:sz="0" w:space="0" w:color="auto"/>
        <w:left w:val="none" w:sz="0" w:space="0" w:color="auto"/>
        <w:bottom w:val="none" w:sz="0" w:space="0" w:color="auto"/>
        <w:right w:val="none" w:sz="0" w:space="0" w:color="auto"/>
      </w:divBdr>
    </w:div>
    <w:div w:id="1610048292">
      <w:bodyDiv w:val="1"/>
      <w:marLeft w:val="0"/>
      <w:marRight w:val="0"/>
      <w:marTop w:val="0"/>
      <w:marBottom w:val="0"/>
      <w:divBdr>
        <w:top w:val="none" w:sz="0" w:space="0" w:color="auto"/>
        <w:left w:val="none" w:sz="0" w:space="0" w:color="auto"/>
        <w:bottom w:val="none" w:sz="0" w:space="0" w:color="auto"/>
        <w:right w:val="none" w:sz="0" w:space="0" w:color="auto"/>
      </w:divBdr>
    </w:div>
    <w:div w:id="1610351589">
      <w:bodyDiv w:val="1"/>
      <w:marLeft w:val="0"/>
      <w:marRight w:val="0"/>
      <w:marTop w:val="0"/>
      <w:marBottom w:val="0"/>
      <w:divBdr>
        <w:top w:val="none" w:sz="0" w:space="0" w:color="auto"/>
        <w:left w:val="none" w:sz="0" w:space="0" w:color="auto"/>
        <w:bottom w:val="none" w:sz="0" w:space="0" w:color="auto"/>
        <w:right w:val="none" w:sz="0" w:space="0" w:color="auto"/>
      </w:divBdr>
    </w:div>
    <w:div w:id="1610353873">
      <w:bodyDiv w:val="1"/>
      <w:marLeft w:val="0"/>
      <w:marRight w:val="0"/>
      <w:marTop w:val="0"/>
      <w:marBottom w:val="0"/>
      <w:divBdr>
        <w:top w:val="none" w:sz="0" w:space="0" w:color="auto"/>
        <w:left w:val="none" w:sz="0" w:space="0" w:color="auto"/>
        <w:bottom w:val="none" w:sz="0" w:space="0" w:color="auto"/>
        <w:right w:val="none" w:sz="0" w:space="0" w:color="auto"/>
      </w:divBdr>
    </w:div>
    <w:div w:id="1610427202">
      <w:bodyDiv w:val="1"/>
      <w:marLeft w:val="0"/>
      <w:marRight w:val="0"/>
      <w:marTop w:val="0"/>
      <w:marBottom w:val="0"/>
      <w:divBdr>
        <w:top w:val="none" w:sz="0" w:space="0" w:color="auto"/>
        <w:left w:val="none" w:sz="0" w:space="0" w:color="auto"/>
        <w:bottom w:val="none" w:sz="0" w:space="0" w:color="auto"/>
        <w:right w:val="none" w:sz="0" w:space="0" w:color="auto"/>
      </w:divBdr>
    </w:div>
    <w:div w:id="1612201391">
      <w:bodyDiv w:val="1"/>
      <w:marLeft w:val="0"/>
      <w:marRight w:val="0"/>
      <w:marTop w:val="0"/>
      <w:marBottom w:val="0"/>
      <w:divBdr>
        <w:top w:val="none" w:sz="0" w:space="0" w:color="auto"/>
        <w:left w:val="none" w:sz="0" w:space="0" w:color="auto"/>
        <w:bottom w:val="none" w:sz="0" w:space="0" w:color="auto"/>
        <w:right w:val="none" w:sz="0" w:space="0" w:color="auto"/>
      </w:divBdr>
    </w:div>
    <w:div w:id="1612737500">
      <w:bodyDiv w:val="1"/>
      <w:marLeft w:val="0"/>
      <w:marRight w:val="0"/>
      <w:marTop w:val="0"/>
      <w:marBottom w:val="0"/>
      <w:divBdr>
        <w:top w:val="none" w:sz="0" w:space="0" w:color="auto"/>
        <w:left w:val="none" w:sz="0" w:space="0" w:color="auto"/>
        <w:bottom w:val="none" w:sz="0" w:space="0" w:color="auto"/>
        <w:right w:val="none" w:sz="0" w:space="0" w:color="auto"/>
      </w:divBdr>
    </w:div>
    <w:div w:id="1612937481">
      <w:bodyDiv w:val="1"/>
      <w:marLeft w:val="0"/>
      <w:marRight w:val="0"/>
      <w:marTop w:val="0"/>
      <w:marBottom w:val="0"/>
      <w:divBdr>
        <w:top w:val="none" w:sz="0" w:space="0" w:color="auto"/>
        <w:left w:val="none" w:sz="0" w:space="0" w:color="auto"/>
        <w:bottom w:val="none" w:sz="0" w:space="0" w:color="auto"/>
        <w:right w:val="none" w:sz="0" w:space="0" w:color="auto"/>
      </w:divBdr>
    </w:div>
    <w:div w:id="1613439820">
      <w:bodyDiv w:val="1"/>
      <w:marLeft w:val="0"/>
      <w:marRight w:val="0"/>
      <w:marTop w:val="0"/>
      <w:marBottom w:val="0"/>
      <w:divBdr>
        <w:top w:val="none" w:sz="0" w:space="0" w:color="auto"/>
        <w:left w:val="none" w:sz="0" w:space="0" w:color="auto"/>
        <w:bottom w:val="none" w:sz="0" w:space="0" w:color="auto"/>
        <w:right w:val="none" w:sz="0" w:space="0" w:color="auto"/>
      </w:divBdr>
    </w:div>
    <w:div w:id="1613585872">
      <w:bodyDiv w:val="1"/>
      <w:marLeft w:val="0"/>
      <w:marRight w:val="0"/>
      <w:marTop w:val="0"/>
      <w:marBottom w:val="0"/>
      <w:divBdr>
        <w:top w:val="none" w:sz="0" w:space="0" w:color="auto"/>
        <w:left w:val="none" w:sz="0" w:space="0" w:color="auto"/>
        <w:bottom w:val="none" w:sz="0" w:space="0" w:color="auto"/>
        <w:right w:val="none" w:sz="0" w:space="0" w:color="auto"/>
      </w:divBdr>
    </w:div>
    <w:div w:id="1613828116">
      <w:bodyDiv w:val="1"/>
      <w:marLeft w:val="0"/>
      <w:marRight w:val="0"/>
      <w:marTop w:val="0"/>
      <w:marBottom w:val="0"/>
      <w:divBdr>
        <w:top w:val="none" w:sz="0" w:space="0" w:color="auto"/>
        <w:left w:val="none" w:sz="0" w:space="0" w:color="auto"/>
        <w:bottom w:val="none" w:sz="0" w:space="0" w:color="auto"/>
        <w:right w:val="none" w:sz="0" w:space="0" w:color="auto"/>
      </w:divBdr>
    </w:div>
    <w:div w:id="1614483530">
      <w:bodyDiv w:val="1"/>
      <w:marLeft w:val="0"/>
      <w:marRight w:val="0"/>
      <w:marTop w:val="0"/>
      <w:marBottom w:val="0"/>
      <w:divBdr>
        <w:top w:val="none" w:sz="0" w:space="0" w:color="auto"/>
        <w:left w:val="none" w:sz="0" w:space="0" w:color="auto"/>
        <w:bottom w:val="none" w:sz="0" w:space="0" w:color="auto"/>
        <w:right w:val="none" w:sz="0" w:space="0" w:color="auto"/>
      </w:divBdr>
    </w:div>
    <w:div w:id="1614627301">
      <w:bodyDiv w:val="1"/>
      <w:marLeft w:val="0"/>
      <w:marRight w:val="0"/>
      <w:marTop w:val="0"/>
      <w:marBottom w:val="0"/>
      <w:divBdr>
        <w:top w:val="none" w:sz="0" w:space="0" w:color="auto"/>
        <w:left w:val="none" w:sz="0" w:space="0" w:color="auto"/>
        <w:bottom w:val="none" w:sz="0" w:space="0" w:color="auto"/>
        <w:right w:val="none" w:sz="0" w:space="0" w:color="auto"/>
      </w:divBdr>
    </w:div>
    <w:div w:id="1615088061">
      <w:bodyDiv w:val="1"/>
      <w:marLeft w:val="0"/>
      <w:marRight w:val="0"/>
      <w:marTop w:val="0"/>
      <w:marBottom w:val="0"/>
      <w:divBdr>
        <w:top w:val="none" w:sz="0" w:space="0" w:color="auto"/>
        <w:left w:val="none" w:sz="0" w:space="0" w:color="auto"/>
        <w:bottom w:val="none" w:sz="0" w:space="0" w:color="auto"/>
        <w:right w:val="none" w:sz="0" w:space="0" w:color="auto"/>
      </w:divBdr>
    </w:div>
    <w:div w:id="1615164323">
      <w:bodyDiv w:val="1"/>
      <w:marLeft w:val="0"/>
      <w:marRight w:val="0"/>
      <w:marTop w:val="0"/>
      <w:marBottom w:val="0"/>
      <w:divBdr>
        <w:top w:val="none" w:sz="0" w:space="0" w:color="auto"/>
        <w:left w:val="none" w:sz="0" w:space="0" w:color="auto"/>
        <w:bottom w:val="none" w:sz="0" w:space="0" w:color="auto"/>
        <w:right w:val="none" w:sz="0" w:space="0" w:color="auto"/>
      </w:divBdr>
    </w:div>
    <w:div w:id="1616130314">
      <w:bodyDiv w:val="1"/>
      <w:marLeft w:val="0"/>
      <w:marRight w:val="0"/>
      <w:marTop w:val="0"/>
      <w:marBottom w:val="0"/>
      <w:divBdr>
        <w:top w:val="none" w:sz="0" w:space="0" w:color="auto"/>
        <w:left w:val="none" w:sz="0" w:space="0" w:color="auto"/>
        <w:bottom w:val="none" w:sz="0" w:space="0" w:color="auto"/>
        <w:right w:val="none" w:sz="0" w:space="0" w:color="auto"/>
      </w:divBdr>
    </w:div>
    <w:div w:id="1616521733">
      <w:bodyDiv w:val="1"/>
      <w:marLeft w:val="0"/>
      <w:marRight w:val="0"/>
      <w:marTop w:val="0"/>
      <w:marBottom w:val="0"/>
      <w:divBdr>
        <w:top w:val="none" w:sz="0" w:space="0" w:color="auto"/>
        <w:left w:val="none" w:sz="0" w:space="0" w:color="auto"/>
        <w:bottom w:val="none" w:sz="0" w:space="0" w:color="auto"/>
        <w:right w:val="none" w:sz="0" w:space="0" w:color="auto"/>
      </w:divBdr>
    </w:div>
    <w:div w:id="1616669663">
      <w:bodyDiv w:val="1"/>
      <w:marLeft w:val="0"/>
      <w:marRight w:val="0"/>
      <w:marTop w:val="0"/>
      <w:marBottom w:val="0"/>
      <w:divBdr>
        <w:top w:val="none" w:sz="0" w:space="0" w:color="auto"/>
        <w:left w:val="none" w:sz="0" w:space="0" w:color="auto"/>
        <w:bottom w:val="none" w:sz="0" w:space="0" w:color="auto"/>
        <w:right w:val="none" w:sz="0" w:space="0" w:color="auto"/>
      </w:divBdr>
    </w:div>
    <w:div w:id="1616869358">
      <w:bodyDiv w:val="1"/>
      <w:marLeft w:val="0"/>
      <w:marRight w:val="0"/>
      <w:marTop w:val="0"/>
      <w:marBottom w:val="0"/>
      <w:divBdr>
        <w:top w:val="none" w:sz="0" w:space="0" w:color="auto"/>
        <w:left w:val="none" w:sz="0" w:space="0" w:color="auto"/>
        <w:bottom w:val="none" w:sz="0" w:space="0" w:color="auto"/>
        <w:right w:val="none" w:sz="0" w:space="0" w:color="auto"/>
      </w:divBdr>
    </w:div>
    <w:div w:id="1617062680">
      <w:bodyDiv w:val="1"/>
      <w:marLeft w:val="0"/>
      <w:marRight w:val="0"/>
      <w:marTop w:val="0"/>
      <w:marBottom w:val="0"/>
      <w:divBdr>
        <w:top w:val="none" w:sz="0" w:space="0" w:color="auto"/>
        <w:left w:val="none" w:sz="0" w:space="0" w:color="auto"/>
        <w:bottom w:val="none" w:sz="0" w:space="0" w:color="auto"/>
        <w:right w:val="none" w:sz="0" w:space="0" w:color="auto"/>
      </w:divBdr>
    </w:div>
    <w:div w:id="1617444335">
      <w:bodyDiv w:val="1"/>
      <w:marLeft w:val="0"/>
      <w:marRight w:val="0"/>
      <w:marTop w:val="0"/>
      <w:marBottom w:val="0"/>
      <w:divBdr>
        <w:top w:val="none" w:sz="0" w:space="0" w:color="auto"/>
        <w:left w:val="none" w:sz="0" w:space="0" w:color="auto"/>
        <w:bottom w:val="none" w:sz="0" w:space="0" w:color="auto"/>
        <w:right w:val="none" w:sz="0" w:space="0" w:color="auto"/>
      </w:divBdr>
    </w:div>
    <w:div w:id="1618103672">
      <w:bodyDiv w:val="1"/>
      <w:marLeft w:val="0"/>
      <w:marRight w:val="0"/>
      <w:marTop w:val="0"/>
      <w:marBottom w:val="0"/>
      <w:divBdr>
        <w:top w:val="none" w:sz="0" w:space="0" w:color="auto"/>
        <w:left w:val="none" w:sz="0" w:space="0" w:color="auto"/>
        <w:bottom w:val="none" w:sz="0" w:space="0" w:color="auto"/>
        <w:right w:val="none" w:sz="0" w:space="0" w:color="auto"/>
      </w:divBdr>
    </w:div>
    <w:div w:id="1618297196">
      <w:bodyDiv w:val="1"/>
      <w:marLeft w:val="0"/>
      <w:marRight w:val="0"/>
      <w:marTop w:val="0"/>
      <w:marBottom w:val="0"/>
      <w:divBdr>
        <w:top w:val="none" w:sz="0" w:space="0" w:color="auto"/>
        <w:left w:val="none" w:sz="0" w:space="0" w:color="auto"/>
        <w:bottom w:val="none" w:sz="0" w:space="0" w:color="auto"/>
        <w:right w:val="none" w:sz="0" w:space="0" w:color="auto"/>
      </w:divBdr>
    </w:div>
    <w:div w:id="1618679427">
      <w:bodyDiv w:val="1"/>
      <w:marLeft w:val="0"/>
      <w:marRight w:val="0"/>
      <w:marTop w:val="0"/>
      <w:marBottom w:val="0"/>
      <w:divBdr>
        <w:top w:val="none" w:sz="0" w:space="0" w:color="auto"/>
        <w:left w:val="none" w:sz="0" w:space="0" w:color="auto"/>
        <w:bottom w:val="none" w:sz="0" w:space="0" w:color="auto"/>
        <w:right w:val="none" w:sz="0" w:space="0" w:color="auto"/>
      </w:divBdr>
    </w:div>
    <w:div w:id="1618681477">
      <w:bodyDiv w:val="1"/>
      <w:marLeft w:val="0"/>
      <w:marRight w:val="0"/>
      <w:marTop w:val="0"/>
      <w:marBottom w:val="0"/>
      <w:divBdr>
        <w:top w:val="none" w:sz="0" w:space="0" w:color="auto"/>
        <w:left w:val="none" w:sz="0" w:space="0" w:color="auto"/>
        <w:bottom w:val="none" w:sz="0" w:space="0" w:color="auto"/>
        <w:right w:val="none" w:sz="0" w:space="0" w:color="auto"/>
      </w:divBdr>
    </w:div>
    <w:div w:id="1618875350">
      <w:bodyDiv w:val="1"/>
      <w:marLeft w:val="0"/>
      <w:marRight w:val="0"/>
      <w:marTop w:val="0"/>
      <w:marBottom w:val="0"/>
      <w:divBdr>
        <w:top w:val="none" w:sz="0" w:space="0" w:color="auto"/>
        <w:left w:val="none" w:sz="0" w:space="0" w:color="auto"/>
        <w:bottom w:val="none" w:sz="0" w:space="0" w:color="auto"/>
        <w:right w:val="none" w:sz="0" w:space="0" w:color="auto"/>
      </w:divBdr>
    </w:div>
    <w:div w:id="1619557992">
      <w:bodyDiv w:val="1"/>
      <w:marLeft w:val="0"/>
      <w:marRight w:val="0"/>
      <w:marTop w:val="0"/>
      <w:marBottom w:val="0"/>
      <w:divBdr>
        <w:top w:val="none" w:sz="0" w:space="0" w:color="auto"/>
        <w:left w:val="none" w:sz="0" w:space="0" w:color="auto"/>
        <w:bottom w:val="none" w:sz="0" w:space="0" w:color="auto"/>
        <w:right w:val="none" w:sz="0" w:space="0" w:color="auto"/>
      </w:divBdr>
    </w:div>
    <w:div w:id="1620717434">
      <w:bodyDiv w:val="1"/>
      <w:marLeft w:val="0"/>
      <w:marRight w:val="0"/>
      <w:marTop w:val="0"/>
      <w:marBottom w:val="0"/>
      <w:divBdr>
        <w:top w:val="none" w:sz="0" w:space="0" w:color="auto"/>
        <w:left w:val="none" w:sz="0" w:space="0" w:color="auto"/>
        <w:bottom w:val="none" w:sz="0" w:space="0" w:color="auto"/>
        <w:right w:val="none" w:sz="0" w:space="0" w:color="auto"/>
      </w:divBdr>
    </w:div>
    <w:div w:id="1620911711">
      <w:bodyDiv w:val="1"/>
      <w:marLeft w:val="0"/>
      <w:marRight w:val="0"/>
      <w:marTop w:val="0"/>
      <w:marBottom w:val="0"/>
      <w:divBdr>
        <w:top w:val="none" w:sz="0" w:space="0" w:color="auto"/>
        <w:left w:val="none" w:sz="0" w:space="0" w:color="auto"/>
        <w:bottom w:val="none" w:sz="0" w:space="0" w:color="auto"/>
        <w:right w:val="none" w:sz="0" w:space="0" w:color="auto"/>
      </w:divBdr>
    </w:div>
    <w:div w:id="1621111710">
      <w:bodyDiv w:val="1"/>
      <w:marLeft w:val="0"/>
      <w:marRight w:val="0"/>
      <w:marTop w:val="0"/>
      <w:marBottom w:val="0"/>
      <w:divBdr>
        <w:top w:val="none" w:sz="0" w:space="0" w:color="auto"/>
        <w:left w:val="none" w:sz="0" w:space="0" w:color="auto"/>
        <w:bottom w:val="none" w:sz="0" w:space="0" w:color="auto"/>
        <w:right w:val="none" w:sz="0" w:space="0" w:color="auto"/>
      </w:divBdr>
    </w:div>
    <w:div w:id="1621450550">
      <w:bodyDiv w:val="1"/>
      <w:marLeft w:val="0"/>
      <w:marRight w:val="0"/>
      <w:marTop w:val="0"/>
      <w:marBottom w:val="0"/>
      <w:divBdr>
        <w:top w:val="none" w:sz="0" w:space="0" w:color="auto"/>
        <w:left w:val="none" w:sz="0" w:space="0" w:color="auto"/>
        <w:bottom w:val="none" w:sz="0" w:space="0" w:color="auto"/>
        <w:right w:val="none" w:sz="0" w:space="0" w:color="auto"/>
      </w:divBdr>
    </w:div>
    <w:div w:id="1621690648">
      <w:bodyDiv w:val="1"/>
      <w:marLeft w:val="0"/>
      <w:marRight w:val="0"/>
      <w:marTop w:val="0"/>
      <w:marBottom w:val="0"/>
      <w:divBdr>
        <w:top w:val="none" w:sz="0" w:space="0" w:color="auto"/>
        <w:left w:val="none" w:sz="0" w:space="0" w:color="auto"/>
        <w:bottom w:val="none" w:sz="0" w:space="0" w:color="auto"/>
        <w:right w:val="none" w:sz="0" w:space="0" w:color="auto"/>
      </w:divBdr>
    </w:div>
    <w:div w:id="1622178751">
      <w:bodyDiv w:val="1"/>
      <w:marLeft w:val="0"/>
      <w:marRight w:val="0"/>
      <w:marTop w:val="0"/>
      <w:marBottom w:val="0"/>
      <w:divBdr>
        <w:top w:val="none" w:sz="0" w:space="0" w:color="auto"/>
        <w:left w:val="none" w:sz="0" w:space="0" w:color="auto"/>
        <w:bottom w:val="none" w:sz="0" w:space="0" w:color="auto"/>
        <w:right w:val="none" w:sz="0" w:space="0" w:color="auto"/>
      </w:divBdr>
    </w:div>
    <w:div w:id="1622305252">
      <w:bodyDiv w:val="1"/>
      <w:marLeft w:val="0"/>
      <w:marRight w:val="0"/>
      <w:marTop w:val="0"/>
      <w:marBottom w:val="0"/>
      <w:divBdr>
        <w:top w:val="none" w:sz="0" w:space="0" w:color="auto"/>
        <w:left w:val="none" w:sz="0" w:space="0" w:color="auto"/>
        <w:bottom w:val="none" w:sz="0" w:space="0" w:color="auto"/>
        <w:right w:val="none" w:sz="0" w:space="0" w:color="auto"/>
      </w:divBdr>
    </w:div>
    <w:div w:id="1622344591">
      <w:bodyDiv w:val="1"/>
      <w:marLeft w:val="0"/>
      <w:marRight w:val="0"/>
      <w:marTop w:val="0"/>
      <w:marBottom w:val="0"/>
      <w:divBdr>
        <w:top w:val="none" w:sz="0" w:space="0" w:color="auto"/>
        <w:left w:val="none" w:sz="0" w:space="0" w:color="auto"/>
        <w:bottom w:val="none" w:sz="0" w:space="0" w:color="auto"/>
        <w:right w:val="none" w:sz="0" w:space="0" w:color="auto"/>
      </w:divBdr>
    </w:div>
    <w:div w:id="1622419229">
      <w:bodyDiv w:val="1"/>
      <w:marLeft w:val="0"/>
      <w:marRight w:val="0"/>
      <w:marTop w:val="0"/>
      <w:marBottom w:val="0"/>
      <w:divBdr>
        <w:top w:val="none" w:sz="0" w:space="0" w:color="auto"/>
        <w:left w:val="none" w:sz="0" w:space="0" w:color="auto"/>
        <w:bottom w:val="none" w:sz="0" w:space="0" w:color="auto"/>
        <w:right w:val="none" w:sz="0" w:space="0" w:color="auto"/>
      </w:divBdr>
    </w:div>
    <w:div w:id="1622566496">
      <w:bodyDiv w:val="1"/>
      <w:marLeft w:val="0"/>
      <w:marRight w:val="0"/>
      <w:marTop w:val="0"/>
      <w:marBottom w:val="0"/>
      <w:divBdr>
        <w:top w:val="none" w:sz="0" w:space="0" w:color="auto"/>
        <w:left w:val="none" w:sz="0" w:space="0" w:color="auto"/>
        <w:bottom w:val="none" w:sz="0" w:space="0" w:color="auto"/>
        <w:right w:val="none" w:sz="0" w:space="0" w:color="auto"/>
      </w:divBdr>
    </w:div>
    <w:div w:id="1622572993">
      <w:bodyDiv w:val="1"/>
      <w:marLeft w:val="0"/>
      <w:marRight w:val="0"/>
      <w:marTop w:val="0"/>
      <w:marBottom w:val="0"/>
      <w:divBdr>
        <w:top w:val="none" w:sz="0" w:space="0" w:color="auto"/>
        <w:left w:val="none" w:sz="0" w:space="0" w:color="auto"/>
        <w:bottom w:val="none" w:sz="0" w:space="0" w:color="auto"/>
        <w:right w:val="none" w:sz="0" w:space="0" w:color="auto"/>
      </w:divBdr>
    </w:div>
    <w:div w:id="1622611767">
      <w:bodyDiv w:val="1"/>
      <w:marLeft w:val="0"/>
      <w:marRight w:val="0"/>
      <w:marTop w:val="0"/>
      <w:marBottom w:val="0"/>
      <w:divBdr>
        <w:top w:val="none" w:sz="0" w:space="0" w:color="auto"/>
        <w:left w:val="none" w:sz="0" w:space="0" w:color="auto"/>
        <w:bottom w:val="none" w:sz="0" w:space="0" w:color="auto"/>
        <w:right w:val="none" w:sz="0" w:space="0" w:color="auto"/>
      </w:divBdr>
    </w:div>
    <w:div w:id="1623999616">
      <w:bodyDiv w:val="1"/>
      <w:marLeft w:val="0"/>
      <w:marRight w:val="0"/>
      <w:marTop w:val="0"/>
      <w:marBottom w:val="0"/>
      <w:divBdr>
        <w:top w:val="none" w:sz="0" w:space="0" w:color="auto"/>
        <w:left w:val="none" w:sz="0" w:space="0" w:color="auto"/>
        <w:bottom w:val="none" w:sz="0" w:space="0" w:color="auto"/>
        <w:right w:val="none" w:sz="0" w:space="0" w:color="auto"/>
      </w:divBdr>
    </w:div>
    <w:div w:id="1624340265">
      <w:bodyDiv w:val="1"/>
      <w:marLeft w:val="0"/>
      <w:marRight w:val="0"/>
      <w:marTop w:val="0"/>
      <w:marBottom w:val="0"/>
      <w:divBdr>
        <w:top w:val="none" w:sz="0" w:space="0" w:color="auto"/>
        <w:left w:val="none" w:sz="0" w:space="0" w:color="auto"/>
        <w:bottom w:val="none" w:sz="0" w:space="0" w:color="auto"/>
        <w:right w:val="none" w:sz="0" w:space="0" w:color="auto"/>
      </w:divBdr>
    </w:div>
    <w:div w:id="1624536370">
      <w:bodyDiv w:val="1"/>
      <w:marLeft w:val="0"/>
      <w:marRight w:val="0"/>
      <w:marTop w:val="0"/>
      <w:marBottom w:val="0"/>
      <w:divBdr>
        <w:top w:val="none" w:sz="0" w:space="0" w:color="auto"/>
        <w:left w:val="none" w:sz="0" w:space="0" w:color="auto"/>
        <w:bottom w:val="none" w:sz="0" w:space="0" w:color="auto"/>
        <w:right w:val="none" w:sz="0" w:space="0" w:color="auto"/>
      </w:divBdr>
    </w:div>
    <w:div w:id="1625960723">
      <w:bodyDiv w:val="1"/>
      <w:marLeft w:val="0"/>
      <w:marRight w:val="0"/>
      <w:marTop w:val="0"/>
      <w:marBottom w:val="0"/>
      <w:divBdr>
        <w:top w:val="none" w:sz="0" w:space="0" w:color="auto"/>
        <w:left w:val="none" w:sz="0" w:space="0" w:color="auto"/>
        <w:bottom w:val="none" w:sz="0" w:space="0" w:color="auto"/>
        <w:right w:val="none" w:sz="0" w:space="0" w:color="auto"/>
      </w:divBdr>
    </w:div>
    <w:div w:id="1625967725">
      <w:bodyDiv w:val="1"/>
      <w:marLeft w:val="0"/>
      <w:marRight w:val="0"/>
      <w:marTop w:val="0"/>
      <w:marBottom w:val="0"/>
      <w:divBdr>
        <w:top w:val="none" w:sz="0" w:space="0" w:color="auto"/>
        <w:left w:val="none" w:sz="0" w:space="0" w:color="auto"/>
        <w:bottom w:val="none" w:sz="0" w:space="0" w:color="auto"/>
        <w:right w:val="none" w:sz="0" w:space="0" w:color="auto"/>
      </w:divBdr>
    </w:div>
    <w:div w:id="1626423743">
      <w:bodyDiv w:val="1"/>
      <w:marLeft w:val="0"/>
      <w:marRight w:val="0"/>
      <w:marTop w:val="0"/>
      <w:marBottom w:val="0"/>
      <w:divBdr>
        <w:top w:val="none" w:sz="0" w:space="0" w:color="auto"/>
        <w:left w:val="none" w:sz="0" w:space="0" w:color="auto"/>
        <w:bottom w:val="none" w:sz="0" w:space="0" w:color="auto"/>
        <w:right w:val="none" w:sz="0" w:space="0" w:color="auto"/>
      </w:divBdr>
    </w:div>
    <w:div w:id="1627008384">
      <w:bodyDiv w:val="1"/>
      <w:marLeft w:val="0"/>
      <w:marRight w:val="0"/>
      <w:marTop w:val="0"/>
      <w:marBottom w:val="0"/>
      <w:divBdr>
        <w:top w:val="none" w:sz="0" w:space="0" w:color="auto"/>
        <w:left w:val="none" w:sz="0" w:space="0" w:color="auto"/>
        <w:bottom w:val="none" w:sz="0" w:space="0" w:color="auto"/>
        <w:right w:val="none" w:sz="0" w:space="0" w:color="auto"/>
      </w:divBdr>
    </w:div>
    <w:div w:id="1627159721">
      <w:bodyDiv w:val="1"/>
      <w:marLeft w:val="0"/>
      <w:marRight w:val="0"/>
      <w:marTop w:val="0"/>
      <w:marBottom w:val="0"/>
      <w:divBdr>
        <w:top w:val="none" w:sz="0" w:space="0" w:color="auto"/>
        <w:left w:val="none" w:sz="0" w:space="0" w:color="auto"/>
        <w:bottom w:val="none" w:sz="0" w:space="0" w:color="auto"/>
        <w:right w:val="none" w:sz="0" w:space="0" w:color="auto"/>
      </w:divBdr>
    </w:div>
    <w:div w:id="1628123107">
      <w:bodyDiv w:val="1"/>
      <w:marLeft w:val="0"/>
      <w:marRight w:val="0"/>
      <w:marTop w:val="0"/>
      <w:marBottom w:val="0"/>
      <w:divBdr>
        <w:top w:val="none" w:sz="0" w:space="0" w:color="auto"/>
        <w:left w:val="none" w:sz="0" w:space="0" w:color="auto"/>
        <w:bottom w:val="none" w:sz="0" w:space="0" w:color="auto"/>
        <w:right w:val="none" w:sz="0" w:space="0" w:color="auto"/>
      </w:divBdr>
    </w:div>
    <w:div w:id="1628969968">
      <w:bodyDiv w:val="1"/>
      <w:marLeft w:val="0"/>
      <w:marRight w:val="0"/>
      <w:marTop w:val="0"/>
      <w:marBottom w:val="0"/>
      <w:divBdr>
        <w:top w:val="none" w:sz="0" w:space="0" w:color="auto"/>
        <w:left w:val="none" w:sz="0" w:space="0" w:color="auto"/>
        <w:bottom w:val="none" w:sz="0" w:space="0" w:color="auto"/>
        <w:right w:val="none" w:sz="0" w:space="0" w:color="auto"/>
      </w:divBdr>
    </w:div>
    <w:div w:id="1629165427">
      <w:bodyDiv w:val="1"/>
      <w:marLeft w:val="0"/>
      <w:marRight w:val="0"/>
      <w:marTop w:val="0"/>
      <w:marBottom w:val="0"/>
      <w:divBdr>
        <w:top w:val="none" w:sz="0" w:space="0" w:color="auto"/>
        <w:left w:val="none" w:sz="0" w:space="0" w:color="auto"/>
        <w:bottom w:val="none" w:sz="0" w:space="0" w:color="auto"/>
        <w:right w:val="none" w:sz="0" w:space="0" w:color="auto"/>
      </w:divBdr>
    </w:div>
    <w:div w:id="1629168281">
      <w:bodyDiv w:val="1"/>
      <w:marLeft w:val="0"/>
      <w:marRight w:val="0"/>
      <w:marTop w:val="0"/>
      <w:marBottom w:val="0"/>
      <w:divBdr>
        <w:top w:val="none" w:sz="0" w:space="0" w:color="auto"/>
        <w:left w:val="none" w:sz="0" w:space="0" w:color="auto"/>
        <w:bottom w:val="none" w:sz="0" w:space="0" w:color="auto"/>
        <w:right w:val="none" w:sz="0" w:space="0" w:color="auto"/>
      </w:divBdr>
    </w:div>
    <w:div w:id="1629242517">
      <w:bodyDiv w:val="1"/>
      <w:marLeft w:val="0"/>
      <w:marRight w:val="0"/>
      <w:marTop w:val="0"/>
      <w:marBottom w:val="0"/>
      <w:divBdr>
        <w:top w:val="none" w:sz="0" w:space="0" w:color="auto"/>
        <w:left w:val="none" w:sz="0" w:space="0" w:color="auto"/>
        <w:bottom w:val="none" w:sz="0" w:space="0" w:color="auto"/>
        <w:right w:val="none" w:sz="0" w:space="0" w:color="auto"/>
      </w:divBdr>
    </w:div>
    <w:div w:id="1629356143">
      <w:bodyDiv w:val="1"/>
      <w:marLeft w:val="0"/>
      <w:marRight w:val="0"/>
      <w:marTop w:val="0"/>
      <w:marBottom w:val="0"/>
      <w:divBdr>
        <w:top w:val="none" w:sz="0" w:space="0" w:color="auto"/>
        <w:left w:val="none" w:sz="0" w:space="0" w:color="auto"/>
        <w:bottom w:val="none" w:sz="0" w:space="0" w:color="auto"/>
        <w:right w:val="none" w:sz="0" w:space="0" w:color="auto"/>
      </w:divBdr>
    </w:div>
    <w:div w:id="1629972870">
      <w:bodyDiv w:val="1"/>
      <w:marLeft w:val="0"/>
      <w:marRight w:val="0"/>
      <w:marTop w:val="0"/>
      <w:marBottom w:val="0"/>
      <w:divBdr>
        <w:top w:val="none" w:sz="0" w:space="0" w:color="auto"/>
        <w:left w:val="none" w:sz="0" w:space="0" w:color="auto"/>
        <w:bottom w:val="none" w:sz="0" w:space="0" w:color="auto"/>
        <w:right w:val="none" w:sz="0" w:space="0" w:color="auto"/>
      </w:divBdr>
    </w:div>
    <w:div w:id="1630090173">
      <w:bodyDiv w:val="1"/>
      <w:marLeft w:val="0"/>
      <w:marRight w:val="0"/>
      <w:marTop w:val="0"/>
      <w:marBottom w:val="0"/>
      <w:divBdr>
        <w:top w:val="none" w:sz="0" w:space="0" w:color="auto"/>
        <w:left w:val="none" w:sz="0" w:space="0" w:color="auto"/>
        <w:bottom w:val="none" w:sz="0" w:space="0" w:color="auto"/>
        <w:right w:val="none" w:sz="0" w:space="0" w:color="auto"/>
      </w:divBdr>
    </w:div>
    <w:div w:id="1631011762">
      <w:bodyDiv w:val="1"/>
      <w:marLeft w:val="0"/>
      <w:marRight w:val="0"/>
      <w:marTop w:val="0"/>
      <w:marBottom w:val="0"/>
      <w:divBdr>
        <w:top w:val="none" w:sz="0" w:space="0" w:color="auto"/>
        <w:left w:val="none" w:sz="0" w:space="0" w:color="auto"/>
        <w:bottom w:val="none" w:sz="0" w:space="0" w:color="auto"/>
        <w:right w:val="none" w:sz="0" w:space="0" w:color="auto"/>
      </w:divBdr>
    </w:div>
    <w:div w:id="1632243114">
      <w:bodyDiv w:val="1"/>
      <w:marLeft w:val="0"/>
      <w:marRight w:val="0"/>
      <w:marTop w:val="0"/>
      <w:marBottom w:val="0"/>
      <w:divBdr>
        <w:top w:val="none" w:sz="0" w:space="0" w:color="auto"/>
        <w:left w:val="none" w:sz="0" w:space="0" w:color="auto"/>
        <w:bottom w:val="none" w:sz="0" w:space="0" w:color="auto"/>
        <w:right w:val="none" w:sz="0" w:space="0" w:color="auto"/>
      </w:divBdr>
    </w:div>
    <w:div w:id="1632396754">
      <w:bodyDiv w:val="1"/>
      <w:marLeft w:val="0"/>
      <w:marRight w:val="0"/>
      <w:marTop w:val="0"/>
      <w:marBottom w:val="0"/>
      <w:divBdr>
        <w:top w:val="none" w:sz="0" w:space="0" w:color="auto"/>
        <w:left w:val="none" w:sz="0" w:space="0" w:color="auto"/>
        <w:bottom w:val="none" w:sz="0" w:space="0" w:color="auto"/>
        <w:right w:val="none" w:sz="0" w:space="0" w:color="auto"/>
      </w:divBdr>
    </w:div>
    <w:div w:id="1633246262">
      <w:bodyDiv w:val="1"/>
      <w:marLeft w:val="0"/>
      <w:marRight w:val="0"/>
      <w:marTop w:val="0"/>
      <w:marBottom w:val="0"/>
      <w:divBdr>
        <w:top w:val="none" w:sz="0" w:space="0" w:color="auto"/>
        <w:left w:val="none" w:sz="0" w:space="0" w:color="auto"/>
        <w:bottom w:val="none" w:sz="0" w:space="0" w:color="auto"/>
        <w:right w:val="none" w:sz="0" w:space="0" w:color="auto"/>
      </w:divBdr>
    </w:div>
    <w:div w:id="1633437384">
      <w:bodyDiv w:val="1"/>
      <w:marLeft w:val="0"/>
      <w:marRight w:val="0"/>
      <w:marTop w:val="0"/>
      <w:marBottom w:val="0"/>
      <w:divBdr>
        <w:top w:val="none" w:sz="0" w:space="0" w:color="auto"/>
        <w:left w:val="none" w:sz="0" w:space="0" w:color="auto"/>
        <w:bottom w:val="none" w:sz="0" w:space="0" w:color="auto"/>
        <w:right w:val="none" w:sz="0" w:space="0" w:color="auto"/>
      </w:divBdr>
    </w:div>
    <w:div w:id="1633947868">
      <w:bodyDiv w:val="1"/>
      <w:marLeft w:val="0"/>
      <w:marRight w:val="0"/>
      <w:marTop w:val="0"/>
      <w:marBottom w:val="0"/>
      <w:divBdr>
        <w:top w:val="none" w:sz="0" w:space="0" w:color="auto"/>
        <w:left w:val="none" w:sz="0" w:space="0" w:color="auto"/>
        <w:bottom w:val="none" w:sz="0" w:space="0" w:color="auto"/>
        <w:right w:val="none" w:sz="0" w:space="0" w:color="auto"/>
      </w:divBdr>
    </w:div>
    <w:div w:id="1634211200">
      <w:bodyDiv w:val="1"/>
      <w:marLeft w:val="0"/>
      <w:marRight w:val="0"/>
      <w:marTop w:val="0"/>
      <w:marBottom w:val="0"/>
      <w:divBdr>
        <w:top w:val="none" w:sz="0" w:space="0" w:color="auto"/>
        <w:left w:val="none" w:sz="0" w:space="0" w:color="auto"/>
        <w:bottom w:val="none" w:sz="0" w:space="0" w:color="auto"/>
        <w:right w:val="none" w:sz="0" w:space="0" w:color="auto"/>
      </w:divBdr>
    </w:div>
    <w:div w:id="1634285213">
      <w:bodyDiv w:val="1"/>
      <w:marLeft w:val="0"/>
      <w:marRight w:val="0"/>
      <w:marTop w:val="0"/>
      <w:marBottom w:val="0"/>
      <w:divBdr>
        <w:top w:val="none" w:sz="0" w:space="0" w:color="auto"/>
        <w:left w:val="none" w:sz="0" w:space="0" w:color="auto"/>
        <w:bottom w:val="none" w:sz="0" w:space="0" w:color="auto"/>
        <w:right w:val="none" w:sz="0" w:space="0" w:color="auto"/>
      </w:divBdr>
    </w:div>
    <w:div w:id="1634604814">
      <w:bodyDiv w:val="1"/>
      <w:marLeft w:val="0"/>
      <w:marRight w:val="0"/>
      <w:marTop w:val="0"/>
      <w:marBottom w:val="0"/>
      <w:divBdr>
        <w:top w:val="none" w:sz="0" w:space="0" w:color="auto"/>
        <w:left w:val="none" w:sz="0" w:space="0" w:color="auto"/>
        <w:bottom w:val="none" w:sz="0" w:space="0" w:color="auto"/>
        <w:right w:val="none" w:sz="0" w:space="0" w:color="auto"/>
      </w:divBdr>
    </w:div>
    <w:div w:id="1635212092">
      <w:bodyDiv w:val="1"/>
      <w:marLeft w:val="0"/>
      <w:marRight w:val="0"/>
      <w:marTop w:val="0"/>
      <w:marBottom w:val="0"/>
      <w:divBdr>
        <w:top w:val="none" w:sz="0" w:space="0" w:color="auto"/>
        <w:left w:val="none" w:sz="0" w:space="0" w:color="auto"/>
        <w:bottom w:val="none" w:sz="0" w:space="0" w:color="auto"/>
        <w:right w:val="none" w:sz="0" w:space="0" w:color="auto"/>
      </w:divBdr>
    </w:div>
    <w:div w:id="1635939138">
      <w:bodyDiv w:val="1"/>
      <w:marLeft w:val="0"/>
      <w:marRight w:val="0"/>
      <w:marTop w:val="0"/>
      <w:marBottom w:val="0"/>
      <w:divBdr>
        <w:top w:val="none" w:sz="0" w:space="0" w:color="auto"/>
        <w:left w:val="none" w:sz="0" w:space="0" w:color="auto"/>
        <w:bottom w:val="none" w:sz="0" w:space="0" w:color="auto"/>
        <w:right w:val="none" w:sz="0" w:space="0" w:color="auto"/>
      </w:divBdr>
    </w:div>
    <w:div w:id="1636597527">
      <w:bodyDiv w:val="1"/>
      <w:marLeft w:val="0"/>
      <w:marRight w:val="0"/>
      <w:marTop w:val="0"/>
      <w:marBottom w:val="0"/>
      <w:divBdr>
        <w:top w:val="none" w:sz="0" w:space="0" w:color="auto"/>
        <w:left w:val="none" w:sz="0" w:space="0" w:color="auto"/>
        <w:bottom w:val="none" w:sz="0" w:space="0" w:color="auto"/>
        <w:right w:val="none" w:sz="0" w:space="0" w:color="auto"/>
      </w:divBdr>
    </w:div>
    <w:div w:id="1637222282">
      <w:bodyDiv w:val="1"/>
      <w:marLeft w:val="0"/>
      <w:marRight w:val="0"/>
      <w:marTop w:val="0"/>
      <w:marBottom w:val="0"/>
      <w:divBdr>
        <w:top w:val="none" w:sz="0" w:space="0" w:color="auto"/>
        <w:left w:val="none" w:sz="0" w:space="0" w:color="auto"/>
        <w:bottom w:val="none" w:sz="0" w:space="0" w:color="auto"/>
        <w:right w:val="none" w:sz="0" w:space="0" w:color="auto"/>
      </w:divBdr>
    </w:div>
    <w:div w:id="1637880359">
      <w:bodyDiv w:val="1"/>
      <w:marLeft w:val="0"/>
      <w:marRight w:val="0"/>
      <w:marTop w:val="0"/>
      <w:marBottom w:val="0"/>
      <w:divBdr>
        <w:top w:val="none" w:sz="0" w:space="0" w:color="auto"/>
        <w:left w:val="none" w:sz="0" w:space="0" w:color="auto"/>
        <w:bottom w:val="none" w:sz="0" w:space="0" w:color="auto"/>
        <w:right w:val="none" w:sz="0" w:space="0" w:color="auto"/>
      </w:divBdr>
    </w:div>
    <w:div w:id="1638758420">
      <w:bodyDiv w:val="1"/>
      <w:marLeft w:val="0"/>
      <w:marRight w:val="0"/>
      <w:marTop w:val="0"/>
      <w:marBottom w:val="0"/>
      <w:divBdr>
        <w:top w:val="none" w:sz="0" w:space="0" w:color="auto"/>
        <w:left w:val="none" w:sz="0" w:space="0" w:color="auto"/>
        <w:bottom w:val="none" w:sz="0" w:space="0" w:color="auto"/>
        <w:right w:val="none" w:sz="0" w:space="0" w:color="auto"/>
      </w:divBdr>
    </w:div>
    <w:div w:id="1639451260">
      <w:bodyDiv w:val="1"/>
      <w:marLeft w:val="0"/>
      <w:marRight w:val="0"/>
      <w:marTop w:val="0"/>
      <w:marBottom w:val="0"/>
      <w:divBdr>
        <w:top w:val="none" w:sz="0" w:space="0" w:color="auto"/>
        <w:left w:val="none" w:sz="0" w:space="0" w:color="auto"/>
        <w:bottom w:val="none" w:sz="0" w:space="0" w:color="auto"/>
        <w:right w:val="none" w:sz="0" w:space="0" w:color="auto"/>
      </w:divBdr>
    </w:div>
    <w:div w:id="1640067710">
      <w:bodyDiv w:val="1"/>
      <w:marLeft w:val="0"/>
      <w:marRight w:val="0"/>
      <w:marTop w:val="0"/>
      <w:marBottom w:val="0"/>
      <w:divBdr>
        <w:top w:val="none" w:sz="0" w:space="0" w:color="auto"/>
        <w:left w:val="none" w:sz="0" w:space="0" w:color="auto"/>
        <w:bottom w:val="none" w:sz="0" w:space="0" w:color="auto"/>
        <w:right w:val="none" w:sz="0" w:space="0" w:color="auto"/>
      </w:divBdr>
    </w:div>
    <w:div w:id="1640450425">
      <w:bodyDiv w:val="1"/>
      <w:marLeft w:val="0"/>
      <w:marRight w:val="0"/>
      <w:marTop w:val="0"/>
      <w:marBottom w:val="0"/>
      <w:divBdr>
        <w:top w:val="none" w:sz="0" w:space="0" w:color="auto"/>
        <w:left w:val="none" w:sz="0" w:space="0" w:color="auto"/>
        <w:bottom w:val="none" w:sz="0" w:space="0" w:color="auto"/>
        <w:right w:val="none" w:sz="0" w:space="0" w:color="auto"/>
      </w:divBdr>
    </w:div>
    <w:div w:id="1640956271">
      <w:bodyDiv w:val="1"/>
      <w:marLeft w:val="0"/>
      <w:marRight w:val="0"/>
      <w:marTop w:val="0"/>
      <w:marBottom w:val="0"/>
      <w:divBdr>
        <w:top w:val="none" w:sz="0" w:space="0" w:color="auto"/>
        <w:left w:val="none" w:sz="0" w:space="0" w:color="auto"/>
        <w:bottom w:val="none" w:sz="0" w:space="0" w:color="auto"/>
        <w:right w:val="none" w:sz="0" w:space="0" w:color="auto"/>
      </w:divBdr>
    </w:div>
    <w:div w:id="1641030452">
      <w:bodyDiv w:val="1"/>
      <w:marLeft w:val="0"/>
      <w:marRight w:val="0"/>
      <w:marTop w:val="0"/>
      <w:marBottom w:val="0"/>
      <w:divBdr>
        <w:top w:val="none" w:sz="0" w:space="0" w:color="auto"/>
        <w:left w:val="none" w:sz="0" w:space="0" w:color="auto"/>
        <w:bottom w:val="none" w:sz="0" w:space="0" w:color="auto"/>
        <w:right w:val="none" w:sz="0" w:space="0" w:color="auto"/>
      </w:divBdr>
    </w:div>
    <w:div w:id="1641032450">
      <w:bodyDiv w:val="1"/>
      <w:marLeft w:val="0"/>
      <w:marRight w:val="0"/>
      <w:marTop w:val="0"/>
      <w:marBottom w:val="0"/>
      <w:divBdr>
        <w:top w:val="none" w:sz="0" w:space="0" w:color="auto"/>
        <w:left w:val="none" w:sz="0" w:space="0" w:color="auto"/>
        <w:bottom w:val="none" w:sz="0" w:space="0" w:color="auto"/>
        <w:right w:val="none" w:sz="0" w:space="0" w:color="auto"/>
      </w:divBdr>
    </w:div>
    <w:div w:id="1641227115">
      <w:bodyDiv w:val="1"/>
      <w:marLeft w:val="0"/>
      <w:marRight w:val="0"/>
      <w:marTop w:val="0"/>
      <w:marBottom w:val="0"/>
      <w:divBdr>
        <w:top w:val="none" w:sz="0" w:space="0" w:color="auto"/>
        <w:left w:val="none" w:sz="0" w:space="0" w:color="auto"/>
        <w:bottom w:val="none" w:sz="0" w:space="0" w:color="auto"/>
        <w:right w:val="none" w:sz="0" w:space="0" w:color="auto"/>
      </w:divBdr>
    </w:div>
    <w:div w:id="1641305111">
      <w:bodyDiv w:val="1"/>
      <w:marLeft w:val="0"/>
      <w:marRight w:val="0"/>
      <w:marTop w:val="0"/>
      <w:marBottom w:val="0"/>
      <w:divBdr>
        <w:top w:val="none" w:sz="0" w:space="0" w:color="auto"/>
        <w:left w:val="none" w:sz="0" w:space="0" w:color="auto"/>
        <w:bottom w:val="none" w:sz="0" w:space="0" w:color="auto"/>
        <w:right w:val="none" w:sz="0" w:space="0" w:color="auto"/>
      </w:divBdr>
    </w:div>
    <w:div w:id="1641376064">
      <w:bodyDiv w:val="1"/>
      <w:marLeft w:val="0"/>
      <w:marRight w:val="0"/>
      <w:marTop w:val="0"/>
      <w:marBottom w:val="0"/>
      <w:divBdr>
        <w:top w:val="none" w:sz="0" w:space="0" w:color="auto"/>
        <w:left w:val="none" w:sz="0" w:space="0" w:color="auto"/>
        <w:bottom w:val="none" w:sz="0" w:space="0" w:color="auto"/>
        <w:right w:val="none" w:sz="0" w:space="0" w:color="auto"/>
      </w:divBdr>
    </w:div>
    <w:div w:id="1641416698">
      <w:bodyDiv w:val="1"/>
      <w:marLeft w:val="0"/>
      <w:marRight w:val="0"/>
      <w:marTop w:val="0"/>
      <w:marBottom w:val="0"/>
      <w:divBdr>
        <w:top w:val="none" w:sz="0" w:space="0" w:color="auto"/>
        <w:left w:val="none" w:sz="0" w:space="0" w:color="auto"/>
        <w:bottom w:val="none" w:sz="0" w:space="0" w:color="auto"/>
        <w:right w:val="none" w:sz="0" w:space="0" w:color="auto"/>
      </w:divBdr>
    </w:div>
    <w:div w:id="1641617403">
      <w:bodyDiv w:val="1"/>
      <w:marLeft w:val="0"/>
      <w:marRight w:val="0"/>
      <w:marTop w:val="0"/>
      <w:marBottom w:val="0"/>
      <w:divBdr>
        <w:top w:val="none" w:sz="0" w:space="0" w:color="auto"/>
        <w:left w:val="none" w:sz="0" w:space="0" w:color="auto"/>
        <w:bottom w:val="none" w:sz="0" w:space="0" w:color="auto"/>
        <w:right w:val="none" w:sz="0" w:space="0" w:color="auto"/>
      </w:divBdr>
    </w:div>
    <w:div w:id="1641693227">
      <w:bodyDiv w:val="1"/>
      <w:marLeft w:val="0"/>
      <w:marRight w:val="0"/>
      <w:marTop w:val="0"/>
      <w:marBottom w:val="0"/>
      <w:divBdr>
        <w:top w:val="none" w:sz="0" w:space="0" w:color="auto"/>
        <w:left w:val="none" w:sz="0" w:space="0" w:color="auto"/>
        <w:bottom w:val="none" w:sz="0" w:space="0" w:color="auto"/>
        <w:right w:val="none" w:sz="0" w:space="0" w:color="auto"/>
      </w:divBdr>
    </w:div>
    <w:div w:id="1641837045">
      <w:bodyDiv w:val="1"/>
      <w:marLeft w:val="0"/>
      <w:marRight w:val="0"/>
      <w:marTop w:val="0"/>
      <w:marBottom w:val="0"/>
      <w:divBdr>
        <w:top w:val="none" w:sz="0" w:space="0" w:color="auto"/>
        <w:left w:val="none" w:sz="0" w:space="0" w:color="auto"/>
        <w:bottom w:val="none" w:sz="0" w:space="0" w:color="auto"/>
        <w:right w:val="none" w:sz="0" w:space="0" w:color="auto"/>
      </w:divBdr>
    </w:div>
    <w:div w:id="1642005332">
      <w:bodyDiv w:val="1"/>
      <w:marLeft w:val="0"/>
      <w:marRight w:val="0"/>
      <w:marTop w:val="0"/>
      <w:marBottom w:val="0"/>
      <w:divBdr>
        <w:top w:val="none" w:sz="0" w:space="0" w:color="auto"/>
        <w:left w:val="none" w:sz="0" w:space="0" w:color="auto"/>
        <w:bottom w:val="none" w:sz="0" w:space="0" w:color="auto"/>
        <w:right w:val="none" w:sz="0" w:space="0" w:color="auto"/>
      </w:divBdr>
    </w:div>
    <w:div w:id="1642268434">
      <w:bodyDiv w:val="1"/>
      <w:marLeft w:val="0"/>
      <w:marRight w:val="0"/>
      <w:marTop w:val="0"/>
      <w:marBottom w:val="0"/>
      <w:divBdr>
        <w:top w:val="none" w:sz="0" w:space="0" w:color="auto"/>
        <w:left w:val="none" w:sz="0" w:space="0" w:color="auto"/>
        <w:bottom w:val="none" w:sz="0" w:space="0" w:color="auto"/>
        <w:right w:val="none" w:sz="0" w:space="0" w:color="auto"/>
      </w:divBdr>
    </w:div>
    <w:div w:id="1642539957">
      <w:bodyDiv w:val="1"/>
      <w:marLeft w:val="0"/>
      <w:marRight w:val="0"/>
      <w:marTop w:val="0"/>
      <w:marBottom w:val="0"/>
      <w:divBdr>
        <w:top w:val="none" w:sz="0" w:space="0" w:color="auto"/>
        <w:left w:val="none" w:sz="0" w:space="0" w:color="auto"/>
        <w:bottom w:val="none" w:sz="0" w:space="0" w:color="auto"/>
        <w:right w:val="none" w:sz="0" w:space="0" w:color="auto"/>
      </w:divBdr>
    </w:div>
    <w:div w:id="1642686541">
      <w:bodyDiv w:val="1"/>
      <w:marLeft w:val="0"/>
      <w:marRight w:val="0"/>
      <w:marTop w:val="0"/>
      <w:marBottom w:val="0"/>
      <w:divBdr>
        <w:top w:val="none" w:sz="0" w:space="0" w:color="auto"/>
        <w:left w:val="none" w:sz="0" w:space="0" w:color="auto"/>
        <w:bottom w:val="none" w:sz="0" w:space="0" w:color="auto"/>
        <w:right w:val="none" w:sz="0" w:space="0" w:color="auto"/>
      </w:divBdr>
    </w:div>
    <w:div w:id="1642885427">
      <w:bodyDiv w:val="1"/>
      <w:marLeft w:val="0"/>
      <w:marRight w:val="0"/>
      <w:marTop w:val="0"/>
      <w:marBottom w:val="0"/>
      <w:divBdr>
        <w:top w:val="none" w:sz="0" w:space="0" w:color="auto"/>
        <w:left w:val="none" w:sz="0" w:space="0" w:color="auto"/>
        <w:bottom w:val="none" w:sz="0" w:space="0" w:color="auto"/>
        <w:right w:val="none" w:sz="0" w:space="0" w:color="auto"/>
      </w:divBdr>
    </w:div>
    <w:div w:id="1642929711">
      <w:bodyDiv w:val="1"/>
      <w:marLeft w:val="0"/>
      <w:marRight w:val="0"/>
      <w:marTop w:val="0"/>
      <w:marBottom w:val="0"/>
      <w:divBdr>
        <w:top w:val="none" w:sz="0" w:space="0" w:color="auto"/>
        <w:left w:val="none" w:sz="0" w:space="0" w:color="auto"/>
        <w:bottom w:val="none" w:sz="0" w:space="0" w:color="auto"/>
        <w:right w:val="none" w:sz="0" w:space="0" w:color="auto"/>
      </w:divBdr>
    </w:div>
    <w:div w:id="1643148590">
      <w:bodyDiv w:val="1"/>
      <w:marLeft w:val="0"/>
      <w:marRight w:val="0"/>
      <w:marTop w:val="0"/>
      <w:marBottom w:val="0"/>
      <w:divBdr>
        <w:top w:val="none" w:sz="0" w:space="0" w:color="auto"/>
        <w:left w:val="none" w:sz="0" w:space="0" w:color="auto"/>
        <w:bottom w:val="none" w:sz="0" w:space="0" w:color="auto"/>
        <w:right w:val="none" w:sz="0" w:space="0" w:color="auto"/>
      </w:divBdr>
    </w:div>
    <w:div w:id="1643150955">
      <w:bodyDiv w:val="1"/>
      <w:marLeft w:val="0"/>
      <w:marRight w:val="0"/>
      <w:marTop w:val="0"/>
      <w:marBottom w:val="0"/>
      <w:divBdr>
        <w:top w:val="none" w:sz="0" w:space="0" w:color="auto"/>
        <w:left w:val="none" w:sz="0" w:space="0" w:color="auto"/>
        <w:bottom w:val="none" w:sz="0" w:space="0" w:color="auto"/>
        <w:right w:val="none" w:sz="0" w:space="0" w:color="auto"/>
      </w:divBdr>
    </w:div>
    <w:div w:id="1644121187">
      <w:bodyDiv w:val="1"/>
      <w:marLeft w:val="0"/>
      <w:marRight w:val="0"/>
      <w:marTop w:val="0"/>
      <w:marBottom w:val="0"/>
      <w:divBdr>
        <w:top w:val="none" w:sz="0" w:space="0" w:color="auto"/>
        <w:left w:val="none" w:sz="0" w:space="0" w:color="auto"/>
        <w:bottom w:val="none" w:sz="0" w:space="0" w:color="auto"/>
        <w:right w:val="none" w:sz="0" w:space="0" w:color="auto"/>
      </w:divBdr>
    </w:div>
    <w:div w:id="1644626463">
      <w:bodyDiv w:val="1"/>
      <w:marLeft w:val="0"/>
      <w:marRight w:val="0"/>
      <w:marTop w:val="0"/>
      <w:marBottom w:val="0"/>
      <w:divBdr>
        <w:top w:val="none" w:sz="0" w:space="0" w:color="auto"/>
        <w:left w:val="none" w:sz="0" w:space="0" w:color="auto"/>
        <w:bottom w:val="none" w:sz="0" w:space="0" w:color="auto"/>
        <w:right w:val="none" w:sz="0" w:space="0" w:color="auto"/>
      </w:divBdr>
    </w:div>
    <w:div w:id="1644891351">
      <w:bodyDiv w:val="1"/>
      <w:marLeft w:val="0"/>
      <w:marRight w:val="0"/>
      <w:marTop w:val="0"/>
      <w:marBottom w:val="0"/>
      <w:divBdr>
        <w:top w:val="none" w:sz="0" w:space="0" w:color="auto"/>
        <w:left w:val="none" w:sz="0" w:space="0" w:color="auto"/>
        <w:bottom w:val="none" w:sz="0" w:space="0" w:color="auto"/>
        <w:right w:val="none" w:sz="0" w:space="0" w:color="auto"/>
      </w:divBdr>
    </w:div>
    <w:div w:id="1645037277">
      <w:bodyDiv w:val="1"/>
      <w:marLeft w:val="0"/>
      <w:marRight w:val="0"/>
      <w:marTop w:val="0"/>
      <w:marBottom w:val="0"/>
      <w:divBdr>
        <w:top w:val="none" w:sz="0" w:space="0" w:color="auto"/>
        <w:left w:val="none" w:sz="0" w:space="0" w:color="auto"/>
        <w:bottom w:val="none" w:sz="0" w:space="0" w:color="auto"/>
        <w:right w:val="none" w:sz="0" w:space="0" w:color="auto"/>
      </w:divBdr>
    </w:div>
    <w:div w:id="1645157615">
      <w:bodyDiv w:val="1"/>
      <w:marLeft w:val="0"/>
      <w:marRight w:val="0"/>
      <w:marTop w:val="0"/>
      <w:marBottom w:val="0"/>
      <w:divBdr>
        <w:top w:val="none" w:sz="0" w:space="0" w:color="auto"/>
        <w:left w:val="none" w:sz="0" w:space="0" w:color="auto"/>
        <w:bottom w:val="none" w:sz="0" w:space="0" w:color="auto"/>
        <w:right w:val="none" w:sz="0" w:space="0" w:color="auto"/>
      </w:divBdr>
    </w:div>
    <w:div w:id="1645357802">
      <w:bodyDiv w:val="1"/>
      <w:marLeft w:val="0"/>
      <w:marRight w:val="0"/>
      <w:marTop w:val="0"/>
      <w:marBottom w:val="0"/>
      <w:divBdr>
        <w:top w:val="none" w:sz="0" w:space="0" w:color="auto"/>
        <w:left w:val="none" w:sz="0" w:space="0" w:color="auto"/>
        <w:bottom w:val="none" w:sz="0" w:space="0" w:color="auto"/>
        <w:right w:val="none" w:sz="0" w:space="0" w:color="auto"/>
      </w:divBdr>
    </w:div>
    <w:div w:id="1646083758">
      <w:bodyDiv w:val="1"/>
      <w:marLeft w:val="0"/>
      <w:marRight w:val="0"/>
      <w:marTop w:val="0"/>
      <w:marBottom w:val="0"/>
      <w:divBdr>
        <w:top w:val="none" w:sz="0" w:space="0" w:color="auto"/>
        <w:left w:val="none" w:sz="0" w:space="0" w:color="auto"/>
        <w:bottom w:val="none" w:sz="0" w:space="0" w:color="auto"/>
        <w:right w:val="none" w:sz="0" w:space="0" w:color="auto"/>
      </w:divBdr>
    </w:div>
    <w:div w:id="1646273872">
      <w:bodyDiv w:val="1"/>
      <w:marLeft w:val="0"/>
      <w:marRight w:val="0"/>
      <w:marTop w:val="0"/>
      <w:marBottom w:val="0"/>
      <w:divBdr>
        <w:top w:val="none" w:sz="0" w:space="0" w:color="auto"/>
        <w:left w:val="none" w:sz="0" w:space="0" w:color="auto"/>
        <w:bottom w:val="none" w:sz="0" w:space="0" w:color="auto"/>
        <w:right w:val="none" w:sz="0" w:space="0" w:color="auto"/>
      </w:divBdr>
    </w:div>
    <w:div w:id="1646277769">
      <w:bodyDiv w:val="1"/>
      <w:marLeft w:val="0"/>
      <w:marRight w:val="0"/>
      <w:marTop w:val="0"/>
      <w:marBottom w:val="0"/>
      <w:divBdr>
        <w:top w:val="none" w:sz="0" w:space="0" w:color="auto"/>
        <w:left w:val="none" w:sz="0" w:space="0" w:color="auto"/>
        <w:bottom w:val="none" w:sz="0" w:space="0" w:color="auto"/>
        <w:right w:val="none" w:sz="0" w:space="0" w:color="auto"/>
      </w:divBdr>
    </w:div>
    <w:div w:id="1647314472">
      <w:bodyDiv w:val="1"/>
      <w:marLeft w:val="0"/>
      <w:marRight w:val="0"/>
      <w:marTop w:val="0"/>
      <w:marBottom w:val="0"/>
      <w:divBdr>
        <w:top w:val="none" w:sz="0" w:space="0" w:color="auto"/>
        <w:left w:val="none" w:sz="0" w:space="0" w:color="auto"/>
        <w:bottom w:val="none" w:sz="0" w:space="0" w:color="auto"/>
        <w:right w:val="none" w:sz="0" w:space="0" w:color="auto"/>
      </w:divBdr>
    </w:div>
    <w:div w:id="1647974937">
      <w:bodyDiv w:val="1"/>
      <w:marLeft w:val="0"/>
      <w:marRight w:val="0"/>
      <w:marTop w:val="0"/>
      <w:marBottom w:val="0"/>
      <w:divBdr>
        <w:top w:val="none" w:sz="0" w:space="0" w:color="auto"/>
        <w:left w:val="none" w:sz="0" w:space="0" w:color="auto"/>
        <w:bottom w:val="none" w:sz="0" w:space="0" w:color="auto"/>
        <w:right w:val="none" w:sz="0" w:space="0" w:color="auto"/>
      </w:divBdr>
    </w:div>
    <w:div w:id="1648777862">
      <w:bodyDiv w:val="1"/>
      <w:marLeft w:val="0"/>
      <w:marRight w:val="0"/>
      <w:marTop w:val="0"/>
      <w:marBottom w:val="0"/>
      <w:divBdr>
        <w:top w:val="none" w:sz="0" w:space="0" w:color="auto"/>
        <w:left w:val="none" w:sz="0" w:space="0" w:color="auto"/>
        <w:bottom w:val="none" w:sz="0" w:space="0" w:color="auto"/>
        <w:right w:val="none" w:sz="0" w:space="0" w:color="auto"/>
      </w:divBdr>
    </w:div>
    <w:div w:id="1649438304">
      <w:bodyDiv w:val="1"/>
      <w:marLeft w:val="0"/>
      <w:marRight w:val="0"/>
      <w:marTop w:val="0"/>
      <w:marBottom w:val="0"/>
      <w:divBdr>
        <w:top w:val="none" w:sz="0" w:space="0" w:color="auto"/>
        <w:left w:val="none" w:sz="0" w:space="0" w:color="auto"/>
        <w:bottom w:val="none" w:sz="0" w:space="0" w:color="auto"/>
        <w:right w:val="none" w:sz="0" w:space="0" w:color="auto"/>
      </w:divBdr>
    </w:div>
    <w:div w:id="1650747069">
      <w:bodyDiv w:val="1"/>
      <w:marLeft w:val="0"/>
      <w:marRight w:val="0"/>
      <w:marTop w:val="0"/>
      <w:marBottom w:val="0"/>
      <w:divBdr>
        <w:top w:val="none" w:sz="0" w:space="0" w:color="auto"/>
        <w:left w:val="none" w:sz="0" w:space="0" w:color="auto"/>
        <w:bottom w:val="none" w:sz="0" w:space="0" w:color="auto"/>
        <w:right w:val="none" w:sz="0" w:space="0" w:color="auto"/>
      </w:divBdr>
    </w:div>
    <w:div w:id="1650747408">
      <w:bodyDiv w:val="1"/>
      <w:marLeft w:val="0"/>
      <w:marRight w:val="0"/>
      <w:marTop w:val="0"/>
      <w:marBottom w:val="0"/>
      <w:divBdr>
        <w:top w:val="none" w:sz="0" w:space="0" w:color="auto"/>
        <w:left w:val="none" w:sz="0" w:space="0" w:color="auto"/>
        <w:bottom w:val="none" w:sz="0" w:space="0" w:color="auto"/>
        <w:right w:val="none" w:sz="0" w:space="0" w:color="auto"/>
      </w:divBdr>
    </w:div>
    <w:div w:id="1651327057">
      <w:bodyDiv w:val="1"/>
      <w:marLeft w:val="0"/>
      <w:marRight w:val="0"/>
      <w:marTop w:val="0"/>
      <w:marBottom w:val="0"/>
      <w:divBdr>
        <w:top w:val="none" w:sz="0" w:space="0" w:color="auto"/>
        <w:left w:val="none" w:sz="0" w:space="0" w:color="auto"/>
        <w:bottom w:val="none" w:sz="0" w:space="0" w:color="auto"/>
        <w:right w:val="none" w:sz="0" w:space="0" w:color="auto"/>
      </w:divBdr>
    </w:div>
    <w:div w:id="1651523859">
      <w:bodyDiv w:val="1"/>
      <w:marLeft w:val="0"/>
      <w:marRight w:val="0"/>
      <w:marTop w:val="0"/>
      <w:marBottom w:val="0"/>
      <w:divBdr>
        <w:top w:val="none" w:sz="0" w:space="0" w:color="auto"/>
        <w:left w:val="none" w:sz="0" w:space="0" w:color="auto"/>
        <w:bottom w:val="none" w:sz="0" w:space="0" w:color="auto"/>
        <w:right w:val="none" w:sz="0" w:space="0" w:color="auto"/>
      </w:divBdr>
    </w:div>
    <w:div w:id="1651791183">
      <w:bodyDiv w:val="1"/>
      <w:marLeft w:val="0"/>
      <w:marRight w:val="0"/>
      <w:marTop w:val="0"/>
      <w:marBottom w:val="0"/>
      <w:divBdr>
        <w:top w:val="none" w:sz="0" w:space="0" w:color="auto"/>
        <w:left w:val="none" w:sz="0" w:space="0" w:color="auto"/>
        <w:bottom w:val="none" w:sz="0" w:space="0" w:color="auto"/>
        <w:right w:val="none" w:sz="0" w:space="0" w:color="auto"/>
      </w:divBdr>
    </w:div>
    <w:div w:id="1652102636">
      <w:bodyDiv w:val="1"/>
      <w:marLeft w:val="0"/>
      <w:marRight w:val="0"/>
      <w:marTop w:val="0"/>
      <w:marBottom w:val="0"/>
      <w:divBdr>
        <w:top w:val="none" w:sz="0" w:space="0" w:color="auto"/>
        <w:left w:val="none" w:sz="0" w:space="0" w:color="auto"/>
        <w:bottom w:val="none" w:sz="0" w:space="0" w:color="auto"/>
        <w:right w:val="none" w:sz="0" w:space="0" w:color="auto"/>
      </w:divBdr>
    </w:div>
    <w:div w:id="1652252578">
      <w:bodyDiv w:val="1"/>
      <w:marLeft w:val="0"/>
      <w:marRight w:val="0"/>
      <w:marTop w:val="0"/>
      <w:marBottom w:val="0"/>
      <w:divBdr>
        <w:top w:val="none" w:sz="0" w:space="0" w:color="auto"/>
        <w:left w:val="none" w:sz="0" w:space="0" w:color="auto"/>
        <w:bottom w:val="none" w:sz="0" w:space="0" w:color="auto"/>
        <w:right w:val="none" w:sz="0" w:space="0" w:color="auto"/>
      </w:divBdr>
    </w:div>
    <w:div w:id="1652517349">
      <w:bodyDiv w:val="1"/>
      <w:marLeft w:val="0"/>
      <w:marRight w:val="0"/>
      <w:marTop w:val="0"/>
      <w:marBottom w:val="0"/>
      <w:divBdr>
        <w:top w:val="none" w:sz="0" w:space="0" w:color="auto"/>
        <w:left w:val="none" w:sz="0" w:space="0" w:color="auto"/>
        <w:bottom w:val="none" w:sz="0" w:space="0" w:color="auto"/>
        <w:right w:val="none" w:sz="0" w:space="0" w:color="auto"/>
      </w:divBdr>
    </w:div>
    <w:div w:id="1652635289">
      <w:bodyDiv w:val="1"/>
      <w:marLeft w:val="0"/>
      <w:marRight w:val="0"/>
      <w:marTop w:val="0"/>
      <w:marBottom w:val="0"/>
      <w:divBdr>
        <w:top w:val="none" w:sz="0" w:space="0" w:color="auto"/>
        <w:left w:val="none" w:sz="0" w:space="0" w:color="auto"/>
        <w:bottom w:val="none" w:sz="0" w:space="0" w:color="auto"/>
        <w:right w:val="none" w:sz="0" w:space="0" w:color="auto"/>
      </w:divBdr>
    </w:div>
    <w:div w:id="1653215020">
      <w:bodyDiv w:val="1"/>
      <w:marLeft w:val="0"/>
      <w:marRight w:val="0"/>
      <w:marTop w:val="0"/>
      <w:marBottom w:val="0"/>
      <w:divBdr>
        <w:top w:val="none" w:sz="0" w:space="0" w:color="auto"/>
        <w:left w:val="none" w:sz="0" w:space="0" w:color="auto"/>
        <w:bottom w:val="none" w:sz="0" w:space="0" w:color="auto"/>
        <w:right w:val="none" w:sz="0" w:space="0" w:color="auto"/>
      </w:divBdr>
    </w:div>
    <w:div w:id="1653369472">
      <w:bodyDiv w:val="1"/>
      <w:marLeft w:val="0"/>
      <w:marRight w:val="0"/>
      <w:marTop w:val="0"/>
      <w:marBottom w:val="0"/>
      <w:divBdr>
        <w:top w:val="none" w:sz="0" w:space="0" w:color="auto"/>
        <w:left w:val="none" w:sz="0" w:space="0" w:color="auto"/>
        <w:bottom w:val="none" w:sz="0" w:space="0" w:color="auto"/>
        <w:right w:val="none" w:sz="0" w:space="0" w:color="auto"/>
      </w:divBdr>
    </w:div>
    <w:div w:id="1653755328">
      <w:bodyDiv w:val="1"/>
      <w:marLeft w:val="0"/>
      <w:marRight w:val="0"/>
      <w:marTop w:val="0"/>
      <w:marBottom w:val="0"/>
      <w:divBdr>
        <w:top w:val="none" w:sz="0" w:space="0" w:color="auto"/>
        <w:left w:val="none" w:sz="0" w:space="0" w:color="auto"/>
        <w:bottom w:val="none" w:sz="0" w:space="0" w:color="auto"/>
        <w:right w:val="none" w:sz="0" w:space="0" w:color="auto"/>
      </w:divBdr>
    </w:div>
    <w:div w:id="1654331411">
      <w:bodyDiv w:val="1"/>
      <w:marLeft w:val="0"/>
      <w:marRight w:val="0"/>
      <w:marTop w:val="0"/>
      <w:marBottom w:val="0"/>
      <w:divBdr>
        <w:top w:val="none" w:sz="0" w:space="0" w:color="auto"/>
        <w:left w:val="none" w:sz="0" w:space="0" w:color="auto"/>
        <w:bottom w:val="none" w:sz="0" w:space="0" w:color="auto"/>
        <w:right w:val="none" w:sz="0" w:space="0" w:color="auto"/>
      </w:divBdr>
    </w:div>
    <w:div w:id="1654409411">
      <w:bodyDiv w:val="1"/>
      <w:marLeft w:val="0"/>
      <w:marRight w:val="0"/>
      <w:marTop w:val="0"/>
      <w:marBottom w:val="0"/>
      <w:divBdr>
        <w:top w:val="none" w:sz="0" w:space="0" w:color="auto"/>
        <w:left w:val="none" w:sz="0" w:space="0" w:color="auto"/>
        <w:bottom w:val="none" w:sz="0" w:space="0" w:color="auto"/>
        <w:right w:val="none" w:sz="0" w:space="0" w:color="auto"/>
      </w:divBdr>
    </w:div>
    <w:div w:id="1654531109">
      <w:bodyDiv w:val="1"/>
      <w:marLeft w:val="0"/>
      <w:marRight w:val="0"/>
      <w:marTop w:val="0"/>
      <w:marBottom w:val="0"/>
      <w:divBdr>
        <w:top w:val="none" w:sz="0" w:space="0" w:color="auto"/>
        <w:left w:val="none" w:sz="0" w:space="0" w:color="auto"/>
        <w:bottom w:val="none" w:sz="0" w:space="0" w:color="auto"/>
        <w:right w:val="none" w:sz="0" w:space="0" w:color="auto"/>
      </w:divBdr>
    </w:div>
    <w:div w:id="1654600599">
      <w:bodyDiv w:val="1"/>
      <w:marLeft w:val="0"/>
      <w:marRight w:val="0"/>
      <w:marTop w:val="0"/>
      <w:marBottom w:val="0"/>
      <w:divBdr>
        <w:top w:val="none" w:sz="0" w:space="0" w:color="auto"/>
        <w:left w:val="none" w:sz="0" w:space="0" w:color="auto"/>
        <w:bottom w:val="none" w:sz="0" w:space="0" w:color="auto"/>
        <w:right w:val="none" w:sz="0" w:space="0" w:color="auto"/>
      </w:divBdr>
    </w:div>
    <w:div w:id="1654866705">
      <w:bodyDiv w:val="1"/>
      <w:marLeft w:val="0"/>
      <w:marRight w:val="0"/>
      <w:marTop w:val="0"/>
      <w:marBottom w:val="0"/>
      <w:divBdr>
        <w:top w:val="none" w:sz="0" w:space="0" w:color="auto"/>
        <w:left w:val="none" w:sz="0" w:space="0" w:color="auto"/>
        <w:bottom w:val="none" w:sz="0" w:space="0" w:color="auto"/>
        <w:right w:val="none" w:sz="0" w:space="0" w:color="auto"/>
      </w:divBdr>
    </w:div>
    <w:div w:id="1655063836">
      <w:bodyDiv w:val="1"/>
      <w:marLeft w:val="0"/>
      <w:marRight w:val="0"/>
      <w:marTop w:val="0"/>
      <w:marBottom w:val="0"/>
      <w:divBdr>
        <w:top w:val="none" w:sz="0" w:space="0" w:color="auto"/>
        <w:left w:val="none" w:sz="0" w:space="0" w:color="auto"/>
        <w:bottom w:val="none" w:sz="0" w:space="0" w:color="auto"/>
        <w:right w:val="none" w:sz="0" w:space="0" w:color="auto"/>
      </w:divBdr>
    </w:div>
    <w:div w:id="1655139369">
      <w:bodyDiv w:val="1"/>
      <w:marLeft w:val="0"/>
      <w:marRight w:val="0"/>
      <w:marTop w:val="0"/>
      <w:marBottom w:val="0"/>
      <w:divBdr>
        <w:top w:val="none" w:sz="0" w:space="0" w:color="auto"/>
        <w:left w:val="none" w:sz="0" w:space="0" w:color="auto"/>
        <w:bottom w:val="none" w:sz="0" w:space="0" w:color="auto"/>
        <w:right w:val="none" w:sz="0" w:space="0" w:color="auto"/>
      </w:divBdr>
    </w:div>
    <w:div w:id="1655378562">
      <w:bodyDiv w:val="1"/>
      <w:marLeft w:val="0"/>
      <w:marRight w:val="0"/>
      <w:marTop w:val="0"/>
      <w:marBottom w:val="0"/>
      <w:divBdr>
        <w:top w:val="none" w:sz="0" w:space="0" w:color="auto"/>
        <w:left w:val="none" w:sz="0" w:space="0" w:color="auto"/>
        <w:bottom w:val="none" w:sz="0" w:space="0" w:color="auto"/>
        <w:right w:val="none" w:sz="0" w:space="0" w:color="auto"/>
      </w:divBdr>
    </w:div>
    <w:div w:id="1655834912">
      <w:bodyDiv w:val="1"/>
      <w:marLeft w:val="0"/>
      <w:marRight w:val="0"/>
      <w:marTop w:val="0"/>
      <w:marBottom w:val="0"/>
      <w:divBdr>
        <w:top w:val="none" w:sz="0" w:space="0" w:color="auto"/>
        <w:left w:val="none" w:sz="0" w:space="0" w:color="auto"/>
        <w:bottom w:val="none" w:sz="0" w:space="0" w:color="auto"/>
        <w:right w:val="none" w:sz="0" w:space="0" w:color="auto"/>
      </w:divBdr>
    </w:div>
    <w:div w:id="1656101139">
      <w:bodyDiv w:val="1"/>
      <w:marLeft w:val="0"/>
      <w:marRight w:val="0"/>
      <w:marTop w:val="0"/>
      <w:marBottom w:val="0"/>
      <w:divBdr>
        <w:top w:val="none" w:sz="0" w:space="0" w:color="auto"/>
        <w:left w:val="none" w:sz="0" w:space="0" w:color="auto"/>
        <w:bottom w:val="none" w:sz="0" w:space="0" w:color="auto"/>
        <w:right w:val="none" w:sz="0" w:space="0" w:color="auto"/>
      </w:divBdr>
    </w:div>
    <w:div w:id="1656489518">
      <w:bodyDiv w:val="1"/>
      <w:marLeft w:val="0"/>
      <w:marRight w:val="0"/>
      <w:marTop w:val="0"/>
      <w:marBottom w:val="0"/>
      <w:divBdr>
        <w:top w:val="none" w:sz="0" w:space="0" w:color="auto"/>
        <w:left w:val="none" w:sz="0" w:space="0" w:color="auto"/>
        <w:bottom w:val="none" w:sz="0" w:space="0" w:color="auto"/>
        <w:right w:val="none" w:sz="0" w:space="0" w:color="auto"/>
      </w:divBdr>
    </w:div>
    <w:div w:id="1657413049">
      <w:bodyDiv w:val="1"/>
      <w:marLeft w:val="0"/>
      <w:marRight w:val="0"/>
      <w:marTop w:val="0"/>
      <w:marBottom w:val="0"/>
      <w:divBdr>
        <w:top w:val="none" w:sz="0" w:space="0" w:color="auto"/>
        <w:left w:val="none" w:sz="0" w:space="0" w:color="auto"/>
        <w:bottom w:val="none" w:sz="0" w:space="0" w:color="auto"/>
        <w:right w:val="none" w:sz="0" w:space="0" w:color="auto"/>
      </w:divBdr>
    </w:div>
    <w:div w:id="1657757074">
      <w:bodyDiv w:val="1"/>
      <w:marLeft w:val="0"/>
      <w:marRight w:val="0"/>
      <w:marTop w:val="0"/>
      <w:marBottom w:val="0"/>
      <w:divBdr>
        <w:top w:val="none" w:sz="0" w:space="0" w:color="auto"/>
        <w:left w:val="none" w:sz="0" w:space="0" w:color="auto"/>
        <w:bottom w:val="none" w:sz="0" w:space="0" w:color="auto"/>
        <w:right w:val="none" w:sz="0" w:space="0" w:color="auto"/>
      </w:divBdr>
    </w:div>
    <w:div w:id="1658218749">
      <w:bodyDiv w:val="1"/>
      <w:marLeft w:val="0"/>
      <w:marRight w:val="0"/>
      <w:marTop w:val="0"/>
      <w:marBottom w:val="0"/>
      <w:divBdr>
        <w:top w:val="none" w:sz="0" w:space="0" w:color="auto"/>
        <w:left w:val="none" w:sz="0" w:space="0" w:color="auto"/>
        <w:bottom w:val="none" w:sz="0" w:space="0" w:color="auto"/>
        <w:right w:val="none" w:sz="0" w:space="0" w:color="auto"/>
      </w:divBdr>
    </w:div>
    <w:div w:id="1658728987">
      <w:bodyDiv w:val="1"/>
      <w:marLeft w:val="0"/>
      <w:marRight w:val="0"/>
      <w:marTop w:val="0"/>
      <w:marBottom w:val="0"/>
      <w:divBdr>
        <w:top w:val="none" w:sz="0" w:space="0" w:color="auto"/>
        <w:left w:val="none" w:sz="0" w:space="0" w:color="auto"/>
        <w:bottom w:val="none" w:sz="0" w:space="0" w:color="auto"/>
        <w:right w:val="none" w:sz="0" w:space="0" w:color="auto"/>
      </w:divBdr>
    </w:div>
    <w:div w:id="1658879198">
      <w:bodyDiv w:val="1"/>
      <w:marLeft w:val="0"/>
      <w:marRight w:val="0"/>
      <w:marTop w:val="0"/>
      <w:marBottom w:val="0"/>
      <w:divBdr>
        <w:top w:val="none" w:sz="0" w:space="0" w:color="auto"/>
        <w:left w:val="none" w:sz="0" w:space="0" w:color="auto"/>
        <w:bottom w:val="none" w:sz="0" w:space="0" w:color="auto"/>
        <w:right w:val="none" w:sz="0" w:space="0" w:color="auto"/>
      </w:divBdr>
    </w:div>
    <w:div w:id="1658998832">
      <w:bodyDiv w:val="1"/>
      <w:marLeft w:val="0"/>
      <w:marRight w:val="0"/>
      <w:marTop w:val="0"/>
      <w:marBottom w:val="0"/>
      <w:divBdr>
        <w:top w:val="none" w:sz="0" w:space="0" w:color="auto"/>
        <w:left w:val="none" w:sz="0" w:space="0" w:color="auto"/>
        <w:bottom w:val="none" w:sz="0" w:space="0" w:color="auto"/>
        <w:right w:val="none" w:sz="0" w:space="0" w:color="auto"/>
      </w:divBdr>
    </w:div>
    <w:div w:id="1659572996">
      <w:bodyDiv w:val="1"/>
      <w:marLeft w:val="0"/>
      <w:marRight w:val="0"/>
      <w:marTop w:val="0"/>
      <w:marBottom w:val="0"/>
      <w:divBdr>
        <w:top w:val="none" w:sz="0" w:space="0" w:color="auto"/>
        <w:left w:val="none" w:sz="0" w:space="0" w:color="auto"/>
        <w:bottom w:val="none" w:sz="0" w:space="0" w:color="auto"/>
        <w:right w:val="none" w:sz="0" w:space="0" w:color="auto"/>
      </w:divBdr>
    </w:div>
    <w:div w:id="1659646132">
      <w:bodyDiv w:val="1"/>
      <w:marLeft w:val="0"/>
      <w:marRight w:val="0"/>
      <w:marTop w:val="0"/>
      <w:marBottom w:val="0"/>
      <w:divBdr>
        <w:top w:val="none" w:sz="0" w:space="0" w:color="auto"/>
        <w:left w:val="none" w:sz="0" w:space="0" w:color="auto"/>
        <w:bottom w:val="none" w:sz="0" w:space="0" w:color="auto"/>
        <w:right w:val="none" w:sz="0" w:space="0" w:color="auto"/>
      </w:divBdr>
    </w:div>
    <w:div w:id="1660034040">
      <w:bodyDiv w:val="1"/>
      <w:marLeft w:val="0"/>
      <w:marRight w:val="0"/>
      <w:marTop w:val="0"/>
      <w:marBottom w:val="0"/>
      <w:divBdr>
        <w:top w:val="none" w:sz="0" w:space="0" w:color="auto"/>
        <w:left w:val="none" w:sz="0" w:space="0" w:color="auto"/>
        <w:bottom w:val="none" w:sz="0" w:space="0" w:color="auto"/>
        <w:right w:val="none" w:sz="0" w:space="0" w:color="auto"/>
      </w:divBdr>
    </w:div>
    <w:div w:id="1660227088">
      <w:bodyDiv w:val="1"/>
      <w:marLeft w:val="0"/>
      <w:marRight w:val="0"/>
      <w:marTop w:val="0"/>
      <w:marBottom w:val="0"/>
      <w:divBdr>
        <w:top w:val="none" w:sz="0" w:space="0" w:color="auto"/>
        <w:left w:val="none" w:sz="0" w:space="0" w:color="auto"/>
        <w:bottom w:val="none" w:sz="0" w:space="0" w:color="auto"/>
        <w:right w:val="none" w:sz="0" w:space="0" w:color="auto"/>
      </w:divBdr>
    </w:div>
    <w:div w:id="1660770644">
      <w:bodyDiv w:val="1"/>
      <w:marLeft w:val="0"/>
      <w:marRight w:val="0"/>
      <w:marTop w:val="0"/>
      <w:marBottom w:val="0"/>
      <w:divBdr>
        <w:top w:val="none" w:sz="0" w:space="0" w:color="auto"/>
        <w:left w:val="none" w:sz="0" w:space="0" w:color="auto"/>
        <w:bottom w:val="none" w:sz="0" w:space="0" w:color="auto"/>
        <w:right w:val="none" w:sz="0" w:space="0" w:color="auto"/>
      </w:divBdr>
    </w:div>
    <w:div w:id="1661425372">
      <w:bodyDiv w:val="1"/>
      <w:marLeft w:val="0"/>
      <w:marRight w:val="0"/>
      <w:marTop w:val="0"/>
      <w:marBottom w:val="0"/>
      <w:divBdr>
        <w:top w:val="none" w:sz="0" w:space="0" w:color="auto"/>
        <w:left w:val="none" w:sz="0" w:space="0" w:color="auto"/>
        <w:bottom w:val="none" w:sz="0" w:space="0" w:color="auto"/>
        <w:right w:val="none" w:sz="0" w:space="0" w:color="auto"/>
      </w:divBdr>
    </w:div>
    <w:div w:id="1662001491">
      <w:bodyDiv w:val="1"/>
      <w:marLeft w:val="0"/>
      <w:marRight w:val="0"/>
      <w:marTop w:val="0"/>
      <w:marBottom w:val="0"/>
      <w:divBdr>
        <w:top w:val="none" w:sz="0" w:space="0" w:color="auto"/>
        <w:left w:val="none" w:sz="0" w:space="0" w:color="auto"/>
        <w:bottom w:val="none" w:sz="0" w:space="0" w:color="auto"/>
        <w:right w:val="none" w:sz="0" w:space="0" w:color="auto"/>
      </w:divBdr>
    </w:div>
    <w:div w:id="1662470001">
      <w:bodyDiv w:val="1"/>
      <w:marLeft w:val="0"/>
      <w:marRight w:val="0"/>
      <w:marTop w:val="0"/>
      <w:marBottom w:val="0"/>
      <w:divBdr>
        <w:top w:val="none" w:sz="0" w:space="0" w:color="auto"/>
        <w:left w:val="none" w:sz="0" w:space="0" w:color="auto"/>
        <w:bottom w:val="none" w:sz="0" w:space="0" w:color="auto"/>
        <w:right w:val="none" w:sz="0" w:space="0" w:color="auto"/>
      </w:divBdr>
    </w:div>
    <w:div w:id="1662658116">
      <w:bodyDiv w:val="1"/>
      <w:marLeft w:val="0"/>
      <w:marRight w:val="0"/>
      <w:marTop w:val="0"/>
      <w:marBottom w:val="0"/>
      <w:divBdr>
        <w:top w:val="none" w:sz="0" w:space="0" w:color="auto"/>
        <w:left w:val="none" w:sz="0" w:space="0" w:color="auto"/>
        <w:bottom w:val="none" w:sz="0" w:space="0" w:color="auto"/>
        <w:right w:val="none" w:sz="0" w:space="0" w:color="auto"/>
      </w:divBdr>
    </w:div>
    <w:div w:id="1663388082">
      <w:bodyDiv w:val="1"/>
      <w:marLeft w:val="0"/>
      <w:marRight w:val="0"/>
      <w:marTop w:val="0"/>
      <w:marBottom w:val="0"/>
      <w:divBdr>
        <w:top w:val="none" w:sz="0" w:space="0" w:color="auto"/>
        <w:left w:val="none" w:sz="0" w:space="0" w:color="auto"/>
        <w:bottom w:val="none" w:sz="0" w:space="0" w:color="auto"/>
        <w:right w:val="none" w:sz="0" w:space="0" w:color="auto"/>
      </w:divBdr>
    </w:div>
    <w:div w:id="1663465588">
      <w:bodyDiv w:val="1"/>
      <w:marLeft w:val="0"/>
      <w:marRight w:val="0"/>
      <w:marTop w:val="0"/>
      <w:marBottom w:val="0"/>
      <w:divBdr>
        <w:top w:val="none" w:sz="0" w:space="0" w:color="auto"/>
        <w:left w:val="none" w:sz="0" w:space="0" w:color="auto"/>
        <w:bottom w:val="none" w:sz="0" w:space="0" w:color="auto"/>
        <w:right w:val="none" w:sz="0" w:space="0" w:color="auto"/>
      </w:divBdr>
    </w:div>
    <w:div w:id="1663586805">
      <w:bodyDiv w:val="1"/>
      <w:marLeft w:val="0"/>
      <w:marRight w:val="0"/>
      <w:marTop w:val="0"/>
      <w:marBottom w:val="0"/>
      <w:divBdr>
        <w:top w:val="none" w:sz="0" w:space="0" w:color="auto"/>
        <w:left w:val="none" w:sz="0" w:space="0" w:color="auto"/>
        <w:bottom w:val="none" w:sz="0" w:space="0" w:color="auto"/>
        <w:right w:val="none" w:sz="0" w:space="0" w:color="auto"/>
      </w:divBdr>
    </w:div>
    <w:div w:id="1664047356">
      <w:bodyDiv w:val="1"/>
      <w:marLeft w:val="0"/>
      <w:marRight w:val="0"/>
      <w:marTop w:val="0"/>
      <w:marBottom w:val="0"/>
      <w:divBdr>
        <w:top w:val="none" w:sz="0" w:space="0" w:color="auto"/>
        <w:left w:val="none" w:sz="0" w:space="0" w:color="auto"/>
        <w:bottom w:val="none" w:sz="0" w:space="0" w:color="auto"/>
        <w:right w:val="none" w:sz="0" w:space="0" w:color="auto"/>
      </w:divBdr>
    </w:div>
    <w:div w:id="1664165040">
      <w:bodyDiv w:val="1"/>
      <w:marLeft w:val="0"/>
      <w:marRight w:val="0"/>
      <w:marTop w:val="0"/>
      <w:marBottom w:val="0"/>
      <w:divBdr>
        <w:top w:val="none" w:sz="0" w:space="0" w:color="auto"/>
        <w:left w:val="none" w:sz="0" w:space="0" w:color="auto"/>
        <w:bottom w:val="none" w:sz="0" w:space="0" w:color="auto"/>
        <w:right w:val="none" w:sz="0" w:space="0" w:color="auto"/>
      </w:divBdr>
    </w:div>
    <w:div w:id="1664239764">
      <w:bodyDiv w:val="1"/>
      <w:marLeft w:val="0"/>
      <w:marRight w:val="0"/>
      <w:marTop w:val="0"/>
      <w:marBottom w:val="0"/>
      <w:divBdr>
        <w:top w:val="none" w:sz="0" w:space="0" w:color="auto"/>
        <w:left w:val="none" w:sz="0" w:space="0" w:color="auto"/>
        <w:bottom w:val="none" w:sz="0" w:space="0" w:color="auto"/>
        <w:right w:val="none" w:sz="0" w:space="0" w:color="auto"/>
      </w:divBdr>
    </w:div>
    <w:div w:id="1665552406">
      <w:bodyDiv w:val="1"/>
      <w:marLeft w:val="0"/>
      <w:marRight w:val="0"/>
      <w:marTop w:val="0"/>
      <w:marBottom w:val="0"/>
      <w:divBdr>
        <w:top w:val="none" w:sz="0" w:space="0" w:color="auto"/>
        <w:left w:val="none" w:sz="0" w:space="0" w:color="auto"/>
        <w:bottom w:val="none" w:sz="0" w:space="0" w:color="auto"/>
        <w:right w:val="none" w:sz="0" w:space="0" w:color="auto"/>
      </w:divBdr>
    </w:div>
    <w:div w:id="1665742756">
      <w:bodyDiv w:val="1"/>
      <w:marLeft w:val="0"/>
      <w:marRight w:val="0"/>
      <w:marTop w:val="0"/>
      <w:marBottom w:val="0"/>
      <w:divBdr>
        <w:top w:val="none" w:sz="0" w:space="0" w:color="auto"/>
        <w:left w:val="none" w:sz="0" w:space="0" w:color="auto"/>
        <w:bottom w:val="none" w:sz="0" w:space="0" w:color="auto"/>
        <w:right w:val="none" w:sz="0" w:space="0" w:color="auto"/>
      </w:divBdr>
    </w:div>
    <w:div w:id="1665742825">
      <w:bodyDiv w:val="1"/>
      <w:marLeft w:val="0"/>
      <w:marRight w:val="0"/>
      <w:marTop w:val="0"/>
      <w:marBottom w:val="0"/>
      <w:divBdr>
        <w:top w:val="none" w:sz="0" w:space="0" w:color="auto"/>
        <w:left w:val="none" w:sz="0" w:space="0" w:color="auto"/>
        <w:bottom w:val="none" w:sz="0" w:space="0" w:color="auto"/>
        <w:right w:val="none" w:sz="0" w:space="0" w:color="auto"/>
      </w:divBdr>
    </w:div>
    <w:div w:id="1666082044">
      <w:bodyDiv w:val="1"/>
      <w:marLeft w:val="0"/>
      <w:marRight w:val="0"/>
      <w:marTop w:val="0"/>
      <w:marBottom w:val="0"/>
      <w:divBdr>
        <w:top w:val="none" w:sz="0" w:space="0" w:color="auto"/>
        <w:left w:val="none" w:sz="0" w:space="0" w:color="auto"/>
        <w:bottom w:val="none" w:sz="0" w:space="0" w:color="auto"/>
        <w:right w:val="none" w:sz="0" w:space="0" w:color="auto"/>
      </w:divBdr>
    </w:div>
    <w:div w:id="1666127798">
      <w:bodyDiv w:val="1"/>
      <w:marLeft w:val="0"/>
      <w:marRight w:val="0"/>
      <w:marTop w:val="0"/>
      <w:marBottom w:val="0"/>
      <w:divBdr>
        <w:top w:val="none" w:sz="0" w:space="0" w:color="auto"/>
        <w:left w:val="none" w:sz="0" w:space="0" w:color="auto"/>
        <w:bottom w:val="none" w:sz="0" w:space="0" w:color="auto"/>
        <w:right w:val="none" w:sz="0" w:space="0" w:color="auto"/>
      </w:divBdr>
    </w:div>
    <w:div w:id="1666204534">
      <w:bodyDiv w:val="1"/>
      <w:marLeft w:val="0"/>
      <w:marRight w:val="0"/>
      <w:marTop w:val="0"/>
      <w:marBottom w:val="0"/>
      <w:divBdr>
        <w:top w:val="none" w:sz="0" w:space="0" w:color="auto"/>
        <w:left w:val="none" w:sz="0" w:space="0" w:color="auto"/>
        <w:bottom w:val="none" w:sz="0" w:space="0" w:color="auto"/>
        <w:right w:val="none" w:sz="0" w:space="0" w:color="auto"/>
      </w:divBdr>
    </w:div>
    <w:div w:id="1666668437">
      <w:bodyDiv w:val="1"/>
      <w:marLeft w:val="0"/>
      <w:marRight w:val="0"/>
      <w:marTop w:val="0"/>
      <w:marBottom w:val="0"/>
      <w:divBdr>
        <w:top w:val="none" w:sz="0" w:space="0" w:color="auto"/>
        <w:left w:val="none" w:sz="0" w:space="0" w:color="auto"/>
        <w:bottom w:val="none" w:sz="0" w:space="0" w:color="auto"/>
        <w:right w:val="none" w:sz="0" w:space="0" w:color="auto"/>
      </w:divBdr>
    </w:div>
    <w:div w:id="1666737302">
      <w:bodyDiv w:val="1"/>
      <w:marLeft w:val="0"/>
      <w:marRight w:val="0"/>
      <w:marTop w:val="0"/>
      <w:marBottom w:val="0"/>
      <w:divBdr>
        <w:top w:val="none" w:sz="0" w:space="0" w:color="auto"/>
        <w:left w:val="none" w:sz="0" w:space="0" w:color="auto"/>
        <w:bottom w:val="none" w:sz="0" w:space="0" w:color="auto"/>
        <w:right w:val="none" w:sz="0" w:space="0" w:color="auto"/>
      </w:divBdr>
    </w:div>
    <w:div w:id="1666780649">
      <w:bodyDiv w:val="1"/>
      <w:marLeft w:val="0"/>
      <w:marRight w:val="0"/>
      <w:marTop w:val="0"/>
      <w:marBottom w:val="0"/>
      <w:divBdr>
        <w:top w:val="none" w:sz="0" w:space="0" w:color="auto"/>
        <w:left w:val="none" w:sz="0" w:space="0" w:color="auto"/>
        <w:bottom w:val="none" w:sz="0" w:space="0" w:color="auto"/>
        <w:right w:val="none" w:sz="0" w:space="0" w:color="auto"/>
      </w:divBdr>
    </w:div>
    <w:div w:id="1667321729">
      <w:bodyDiv w:val="1"/>
      <w:marLeft w:val="0"/>
      <w:marRight w:val="0"/>
      <w:marTop w:val="0"/>
      <w:marBottom w:val="0"/>
      <w:divBdr>
        <w:top w:val="none" w:sz="0" w:space="0" w:color="auto"/>
        <w:left w:val="none" w:sz="0" w:space="0" w:color="auto"/>
        <w:bottom w:val="none" w:sz="0" w:space="0" w:color="auto"/>
        <w:right w:val="none" w:sz="0" w:space="0" w:color="auto"/>
      </w:divBdr>
    </w:div>
    <w:div w:id="1667393264">
      <w:bodyDiv w:val="1"/>
      <w:marLeft w:val="0"/>
      <w:marRight w:val="0"/>
      <w:marTop w:val="0"/>
      <w:marBottom w:val="0"/>
      <w:divBdr>
        <w:top w:val="none" w:sz="0" w:space="0" w:color="auto"/>
        <w:left w:val="none" w:sz="0" w:space="0" w:color="auto"/>
        <w:bottom w:val="none" w:sz="0" w:space="0" w:color="auto"/>
        <w:right w:val="none" w:sz="0" w:space="0" w:color="auto"/>
      </w:divBdr>
    </w:div>
    <w:div w:id="1667829523">
      <w:bodyDiv w:val="1"/>
      <w:marLeft w:val="0"/>
      <w:marRight w:val="0"/>
      <w:marTop w:val="0"/>
      <w:marBottom w:val="0"/>
      <w:divBdr>
        <w:top w:val="none" w:sz="0" w:space="0" w:color="auto"/>
        <w:left w:val="none" w:sz="0" w:space="0" w:color="auto"/>
        <w:bottom w:val="none" w:sz="0" w:space="0" w:color="auto"/>
        <w:right w:val="none" w:sz="0" w:space="0" w:color="auto"/>
      </w:divBdr>
    </w:div>
    <w:div w:id="1667902080">
      <w:bodyDiv w:val="1"/>
      <w:marLeft w:val="0"/>
      <w:marRight w:val="0"/>
      <w:marTop w:val="0"/>
      <w:marBottom w:val="0"/>
      <w:divBdr>
        <w:top w:val="none" w:sz="0" w:space="0" w:color="auto"/>
        <w:left w:val="none" w:sz="0" w:space="0" w:color="auto"/>
        <w:bottom w:val="none" w:sz="0" w:space="0" w:color="auto"/>
        <w:right w:val="none" w:sz="0" w:space="0" w:color="auto"/>
      </w:divBdr>
    </w:div>
    <w:div w:id="1668631285">
      <w:bodyDiv w:val="1"/>
      <w:marLeft w:val="0"/>
      <w:marRight w:val="0"/>
      <w:marTop w:val="0"/>
      <w:marBottom w:val="0"/>
      <w:divBdr>
        <w:top w:val="none" w:sz="0" w:space="0" w:color="auto"/>
        <w:left w:val="none" w:sz="0" w:space="0" w:color="auto"/>
        <w:bottom w:val="none" w:sz="0" w:space="0" w:color="auto"/>
        <w:right w:val="none" w:sz="0" w:space="0" w:color="auto"/>
      </w:divBdr>
    </w:div>
    <w:div w:id="1668702256">
      <w:bodyDiv w:val="1"/>
      <w:marLeft w:val="0"/>
      <w:marRight w:val="0"/>
      <w:marTop w:val="0"/>
      <w:marBottom w:val="0"/>
      <w:divBdr>
        <w:top w:val="none" w:sz="0" w:space="0" w:color="auto"/>
        <w:left w:val="none" w:sz="0" w:space="0" w:color="auto"/>
        <w:bottom w:val="none" w:sz="0" w:space="0" w:color="auto"/>
        <w:right w:val="none" w:sz="0" w:space="0" w:color="auto"/>
      </w:divBdr>
    </w:div>
    <w:div w:id="1668944859">
      <w:bodyDiv w:val="1"/>
      <w:marLeft w:val="0"/>
      <w:marRight w:val="0"/>
      <w:marTop w:val="0"/>
      <w:marBottom w:val="0"/>
      <w:divBdr>
        <w:top w:val="none" w:sz="0" w:space="0" w:color="auto"/>
        <w:left w:val="none" w:sz="0" w:space="0" w:color="auto"/>
        <w:bottom w:val="none" w:sz="0" w:space="0" w:color="auto"/>
        <w:right w:val="none" w:sz="0" w:space="0" w:color="auto"/>
      </w:divBdr>
    </w:div>
    <w:div w:id="1668971621">
      <w:bodyDiv w:val="1"/>
      <w:marLeft w:val="0"/>
      <w:marRight w:val="0"/>
      <w:marTop w:val="0"/>
      <w:marBottom w:val="0"/>
      <w:divBdr>
        <w:top w:val="none" w:sz="0" w:space="0" w:color="auto"/>
        <w:left w:val="none" w:sz="0" w:space="0" w:color="auto"/>
        <w:bottom w:val="none" w:sz="0" w:space="0" w:color="auto"/>
        <w:right w:val="none" w:sz="0" w:space="0" w:color="auto"/>
      </w:divBdr>
    </w:div>
    <w:div w:id="1669091530">
      <w:bodyDiv w:val="1"/>
      <w:marLeft w:val="0"/>
      <w:marRight w:val="0"/>
      <w:marTop w:val="0"/>
      <w:marBottom w:val="0"/>
      <w:divBdr>
        <w:top w:val="none" w:sz="0" w:space="0" w:color="auto"/>
        <w:left w:val="none" w:sz="0" w:space="0" w:color="auto"/>
        <w:bottom w:val="none" w:sz="0" w:space="0" w:color="auto"/>
        <w:right w:val="none" w:sz="0" w:space="0" w:color="auto"/>
      </w:divBdr>
    </w:div>
    <w:div w:id="1669289680">
      <w:bodyDiv w:val="1"/>
      <w:marLeft w:val="0"/>
      <w:marRight w:val="0"/>
      <w:marTop w:val="0"/>
      <w:marBottom w:val="0"/>
      <w:divBdr>
        <w:top w:val="none" w:sz="0" w:space="0" w:color="auto"/>
        <w:left w:val="none" w:sz="0" w:space="0" w:color="auto"/>
        <w:bottom w:val="none" w:sz="0" w:space="0" w:color="auto"/>
        <w:right w:val="none" w:sz="0" w:space="0" w:color="auto"/>
      </w:divBdr>
    </w:div>
    <w:div w:id="1671371554">
      <w:bodyDiv w:val="1"/>
      <w:marLeft w:val="0"/>
      <w:marRight w:val="0"/>
      <w:marTop w:val="0"/>
      <w:marBottom w:val="0"/>
      <w:divBdr>
        <w:top w:val="none" w:sz="0" w:space="0" w:color="auto"/>
        <w:left w:val="none" w:sz="0" w:space="0" w:color="auto"/>
        <w:bottom w:val="none" w:sz="0" w:space="0" w:color="auto"/>
        <w:right w:val="none" w:sz="0" w:space="0" w:color="auto"/>
      </w:divBdr>
    </w:div>
    <w:div w:id="1671710394">
      <w:bodyDiv w:val="1"/>
      <w:marLeft w:val="0"/>
      <w:marRight w:val="0"/>
      <w:marTop w:val="0"/>
      <w:marBottom w:val="0"/>
      <w:divBdr>
        <w:top w:val="none" w:sz="0" w:space="0" w:color="auto"/>
        <w:left w:val="none" w:sz="0" w:space="0" w:color="auto"/>
        <w:bottom w:val="none" w:sz="0" w:space="0" w:color="auto"/>
        <w:right w:val="none" w:sz="0" w:space="0" w:color="auto"/>
      </w:divBdr>
    </w:div>
    <w:div w:id="1671712080">
      <w:bodyDiv w:val="1"/>
      <w:marLeft w:val="0"/>
      <w:marRight w:val="0"/>
      <w:marTop w:val="0"/>
      <w:marBottom w:val="0"/>
      <w:divBdr>
        <w:top w:val="none" w:sz="0" w:space="0" w:color="auto"/>
        <w:left w:val="none" w:sz="0" w:space="0" w:color="auto"/>
        <w:bottom w:val="none" w:sz="0" w:space="0" w:color="auto"/>
        <w:right w:val="none" w:sz="0" w:space="0" w:color="auto"/>
      </w:divBdr>
    </w:div>
    <w:div w:id="1672222869">
      <w:bodyDiv w:val="1"/>
      <w:marLeft w:val="0"/>
      <w:marRight w:val="0"/>
      <w:marTop w:val="0"/>
      <w:marBottom w:val="0"/>
      <w:divBdr>
        <w:top w:val="none" w:sz="0" w:space="0" w:color="auto"/>
        <w:left w:val="none" w:sz="0" w:space="0" w:color="auto"/>
        <w:bottom w:val="none" w:sz="0" w:space="0" w:color="auto"/>
        <w:right w:val="none" w:sz="0" w:space="0" w:color="auto"/>
      </w:divBdr>
    </w:div>
    <w:div w:id="1672295423">
      <w:bodyDiv w:val="1"/>
      <w:marLeft w:val="0"/>
      <w:marRight w:val="0"/>
      <w:marTop w:val="0"/>
      <w:marBottom w:val="0"/>
      <w:divBdr>
        <w:top w:val="none" w:sz="0" w:space="0" w:color="auto"/>
        <w:left w:val="none" w:sz="0" w:space="0" w:color="auto"/>
        <w:bottom w:val="none" w:sz="0" w:space="0" w:color="auto"/>
        <w:right w:val="none" w:sz="0" w:space="0" w:color="auto"/>
      </w:divBdr>
    </w:div>
    <w:div w:id="1673218143">
      <w:bodyDiv w:val="1"/>
      <w:marLeft w:val="0"/>
      <w:marRight w:val="0"/>
      <w:marTop w:val="0"/>
      <w:marBottom w:val="0"/>
      <w:divBdr>
        <w:top w:val="none" w:sz="0" w:space="0" w:color="auto"/>
        <w:left w:val="none" w:sz="0" w:space="0" w:color="auto"/>
        <w:bottom w:val="none" w:sz="0" w:space="0" w:color="auto"/>
        <w:right w:val="none" w:sz="0" w:space="0" w:color="auto"/>
      </w:divBdr>
    </w:div>
    <w:div w:id="1673606176">
      <w:bodyDiv w:val="1"/>
      <w:marLeft w:val="0"/>
      <w:marRight w:val="0"/>
      <w:marTop w:val="0"/>
      <w:marBottom w:val="0"/>
      <w:divBdr>
        <w:top w:val="none" w:sz="0" w:space="0" w:color="auto"/>
        <w:left w:val="none" w:sz="0" w:space="0" w:color="auto"/>
        <w:bottom w:val="none" w:sz="0" w:space="0" w:color="auto"/>
        <w:right w:val="none" w:sz="0" w:space="0" w:color="auto"/>
      </w:divBdr>
    </w:div>
    <w:div w:id="1674063233">
      <w:bodyDiv w:val="1"/>
      <w:marLeft w:val="0"/>
      <w:marRight w:val="0"/>
      <w:marTop w:val="0"/>
      <w:marBottom w:val="0"/>
      <w:divBdr>
        <w:top w:val="none" w:sz="0" w:space="0" w:color="auto"/>
        <w:left w:val="none" w:sz="0" w:space="0" w:color="auto"/>
        <w:bottom w:val="none" w:sz="0" w:space="0" w:color="auto"/>
        <w:right w:val="none" w:sz="0" w:space="0" w:color="auto"/>
      </w:divBdr>
    </w:div>
    <w:div w:id="1674649828">
      <w:bodyDiv w:val="1"/>
      <w:marLeft w:val="0"/>
      <w:marRight w:val="0"/>
      <w:marTop w:val="0"/>
      <w:marBottom w:val="0"/>
      <w:divBdr>
        <w:top w:val="none" w:sz="0" w:space="0" w:color="auto"/>
        <w:left w:val="none" w:sz="0" w:space="0" w:color="auto"/>
        <w:bottom w:val="none" w:sz="0" w:space="0" w:color="auto"/>
        <w:right w:val="none" w:sz="0" w:space="0" w:color="auto"/>
      </w:divBdr>
    </w:div>
    <w:div w:id="1675106761">
      <w:bodyDiv w:val="1"/>
      <w:marLeft w:val="0"/>
      <w:marRight w:val="0"/>
      <w:marTop w:val="0"/>
      <w:marBottom w:val="0"/>
      <w:divBdr>
        <w:top w:val="none" w:sz="0" w:space="0" w:color="auto"/>
        <w:left w:val="none" w:sz="0" w:space="0" w:color="auto"/>
        <w:bottom w:val="none" w:sz="0" w:space="0" w:color="auto"/>
        <w:right w:val="none" w:sz="0" w:space="0" w:color="auto"/>
      </w:divBdr>
    </w:div>
    <w:div w:id="1676107634">
      <w:bodyDiv w:val="1"/>
      <w:marLeft w:val="0"/>
      <w:marRight w:val="0"/>
      <w:marTop w:val="0"/>
      <w:marBottom w:val="0"/>
      <w:divBdr>
        <w:top w:val="none" w:sz="0" w:space="0" w:color="auto"/>
        <w:left w:val="none" w:sz="0" w:space="0" w:color="auto"/>
        <w:bottom w:val="none" w:sz="0" w:space="0" w:color="auto"/>
        <w:right w:val="none" w:sz="0" w:space="0" w:color="auto"/>
      </w:divBdr>
    </w:div>
    <w:div w:id="1677002537">
      <w:bodyDiv w:val="1"/>
      <w:marLeft w:val="0"/>
      <w:marRight w:val="0"/>
      <w:marTop w:val="0"/>
      <w:marBottom w:val="0"/>
      <w:divBdr>
        <w:top w:val="none" w:sz="0" w:space="0" w:color="auto"/>
        <w:left w:val="none" w:sz="0" w:space="0" w:color="auto"/>
        <w:bottom w:val="none" w:sz="0" w:space="0" w:color="auto"/>
        <w:right w:val="none" w:sz="0" w:space="0" w:color="auto"/>
      </w:divBdr>
    </w:div>
    <w:div w:id="1677266872">
      <w:bodyDiv w:val="1"/>
      <w:marLeft w:val="0"/>
      <w:marRight w:val="0"/>
      <w:marTop w:val="0"/>
      <w:marBottom w:val="0"/>
      <w:divBdr>
        <w:top w:val="none" w:sz="0" w:space="0" w:color="auto"/>
        <w:left w:val="none" w:sz="0" w:space="0" w:color="auto"/>
        <w:bottom w:val="none" w:sz="0" w:space="0" w:color="auto"/>
        <w:right w:val="none" w:sz="0" w:space="0" w:color="auto"/>
      </w:divBdr>
    </w:div>
    <w:div w:id="1677607143">
      <w:bodyDiv w:val="1"/>
      <w:marLeft w:val="0"/>
      <w:marRight w:val="0"/>
      <w:marTop w:val="0"/>
      <w:marBottom w:val="0"/>
      <w:divBdr>
        <w:top w:val="none" w:sz="0" w:space="0" w:color="auto"/>
        <w:left w:val="none" w:sz="0" w:space="0" w:color="auto"/>
        <w:bottom w:val="none" w:sz="0" w:space="0" w:color="auto"/>
        <w:right w:val="none" w:sz="0" w:space="0" w:color="auto"/>
      </w:divBdr>
    </w:div>
    <w:div w:id="1677656651">
      <w:bodyDiv w:val="1"/>
      <w:marLeft w:val="0"/>
      <w:marRight w:val="0"/>
      <w:marTop w:val="0"/>
      <w:marBottom w:val="0"/>
      <w:divBdr>
        <w:top w:val="none" w:sz="0" w:space="0" w:color="auto"/>
        <w:left w:val="none" w:sz="0" w:space="0" w:color="auto"/>
        <w:bottom w:val="none" w:sz="0" w:space="0" w:color="auto"/>
        <w:right w:val="none" w:sz="0" w:space="0" w:color="auto"/>
      </w:divBdr>
    </w:div>
    <w:div w:id="1678262460">
      <w:bodyDiv w:val="1"/>
      <w:marLeft w:val="0"/>
      <w:marRight w:val="0"/>
      <w:marTop w:val="0"/>
      <w:marBottom w:val="0"/>
      <w:divBdr>
        <w:top w:val="none" w:sz="0" w:space="0" w:color="auto"/>
        <w:left w:val="none" w:sz="0" w:space="0" w:color="auto"/>
        <w:bottom w:val="none" w:sz="0" w:space="0" w:color="auto"/>
        <w:right w:val="none" w:sz="0" w:space="0" w:color="auto"/>
      </w:divBdr>
    </w:div>
    <w:div w:id="1678918513">
      <w:bodyDiv w:val="1"/>
      <w:marLeft w:val="0"/>
      <w:marRight w:val="0"/>
      <w:marTop w:val="0"/>
      <w:marBottom w:val="0"/>
      <w:divBdr>
        <w:top w:val="none" w:sz="0" w:space="0" w:color="auto"/>
        <w:left w:val="none" w:sz="0" w:space="0" w:color="auto"/>
        <w:bottom w:val="none" w:sz="0" w:space="0" w:color="auto"/>
        <w:right w:val="none" w:sz="0" w:space="0" w:color="auto"/>
      </w:divBdr>
    </w:div>
    <w:div w:id="1679498390">
      <w:bodyDiv w:val="1"/>
      <w:marLeft w:val="0"/>
      <w:marRight w:val="0"/>
      <w:marTop w:val="0"/>
      <w:marBottom w:val="0"/>
      <w:divBdr>
        <w:top w:val="none" w:sz="0" w:space="0" w:color="auto"/>
        <w:left w:val="none" w:sz="0" w:space="0" w:color="auto"/>
        <w:bottom w:val="none" w:sz="0" w:space="0" w:color="auto"/>
        <w:right w:val="none" w:sz="0" w:space="0" w:color="auto"/>
      </w:divBdr>
    </w:div>
    <w:div w:id="1679577078">
      <w:bodyDiv w:val="1"/>
      <w:marLeft w:val="0"/>
      <w:marRight w:val="0"/>
      <w:marTop w:val="0"/>
      <w:marBottom w:val="0"/>
      <w:divBdr>
        <w:top w:val="none" w:sz="0" w:space="0" w:color="auto"/>
        <w:left w:val="none" w:sz="0" w:space="0" w:color="auto"/>
        <w:bottom w:val="none" w:sz="0" w:space="0" w:color="auto"/>
        <w:right w:val="none" w:sz="0" w:space="0" w:color="auto"/>
      </w:divBdr>
    </w:div>
    <w:div w:id="1679651016">
      <w:bodyDiv w:val="1"/>
      <w:marLeft w:val="0"/>
      <w:marRight w:val="0"/>
      <w:marTop w:val="0"/>
      <w:marBottom w:val="0"/>
      <w:divBdr>
        <w:top w:val="none" w:sz="0" w:space="0" w:color="auto"/>
        <w:left w:val="none" w:sz="0" w:space="0" w:color="auto"/>
        <w:bottom w:val="none" w:sz="0" w:space="0" w:color="auto"/>
        <w:right w:val="none" w:sz="0" w:space="0" w:color="auto"/>
      </w:divBdr>
    </w:div>
    <w:div w:id="1679846876">
      <w:bodyDiv w:val="1"/>
      <w:marLeft w:val="0"/>
      <w:marRight w:val="0"/>
      <w:marTop w:val="0"/>
      <w:marBottom w:val="0"/>
      <w:divBdr>
        <w:top w:val="none" w:sz="0" w:space="0" w:color="auto"/>
        <w:left w:val="none" w:sz="0" w:space="0" w:color="auto"/>
        <w:bottom w:val="none" w:sz="0" w:space="0" w:color="auto"/>
        <w:right w:val="none" w:sz="0" w:space="0" w:color="auto"/>
      </w:divBdr>
    </w:div>
    <w:div w:id="1680034864">
      <w:bodyDiv w:val="1"/>
      <w:marLeft w:val="0"/>
      <w:marRight w:val="0"/>
      <w:marTop w:val="0"/>
      <w:marBottom w:val="0"/>
      <w:divBdr>
        <w:top w:val="none" w:sz="0" w:space="0" w:color="auto"/>
        <w:left w:val="none" w:sz="0" w:space="0" w:color="auto"/>
        <w:bottom w:val="none" w:sz="0" w:space="0" w:color="auto"/>
        <w:right w:val="none" w:sz="0" w:space="0" w:color="auto"/>
      </w:divBdr>
    </w:div>
    <w:div w:id="1680740517">
      <w:bodyDiv w:val="1"/>
      <w:marLeft w:val="0"/>
      <w:marRight w:val="0"/>
      <w:marTop w:val="0"/>
      <w:marBottom w:val="0"/>
      <w:divBdr>
        <w:top w:val="none" w:sz="0" w:space="0" w:color="auto"/>
        <w:left w:val="none" w:sz="0" w:space="0" w:color="auto"/>
        <w:bottom w:val="none" w:sz="0" w:space="0" w:color="auto"/>
        <w:right w:val="none" w:sz="0" w:space="0" w:color="auto"/>
      </w:divBdr>
    </w:div>
    <w:div w:id="1680962989">
      <w:bodyDiv w:val="1"/>
      <w:marLeft w:val="0"/>
      <w:marRight w:val="0"/>
      <w:marTop w:val="0"/>
      <w:marBottom w:val="0"/>
      <w:divBdr>
        <w:top w:val="none" w:sz="0" w:space="0" w:color="auto"/>
        <w:left w:val="none" w:sz="0" w:space="0" w:color="auto"/>
        <w:bottom w:val="none" w:sz="0" w:space="0" w:color="auto"/>
        <w:right w:val="none" w:sz="0" w:space="0" w:color="auto"/>
      </w:divBdr>
    </w:div>
    <w:div w:id="1681003004">
      <w:bodyDiv w:val="1"/>
      <w:marLeft w:val="0"/>
      <w:marRight w:val="0"/>
      <w:marTop w:val="0"/>
      <w:marBottom w:val="0"/>
      <w:divBdr>
        <w:top w:val="none" w:sz="0" w:space="0" w:color="auto"/>
        <w:left w:val="none" w:sz="0" w:space="0" w:color="auto"/>
        <w:bottom w:val="none" w:sz="0" w:space="0" w:color="auto"/>
        <w:right w:val="none" w:sz="0" w:space="0" w:color="auto"/>
      </w:divBdr>
    </w:div>
    <w:div w:id="1681659533">
      <w:bodyDiv w:val="1"/>
      <w:marLeft w:val="0"/>
      <w:marRight w:val="0"/>
      <w:marTop w:val="0"/>
      <w:marBottom w:val="0"/>
      <w:divBdr>
        <w:top w:val="none" w:sz="0" w:space="0" w:color="auto"/>
        <w:left w:val="none" w:sz="0" w:space="0" w:color="auto"/>
        <w:bottom w:val="none" w:sz="0" w:space="0" w:color="auto"/>
        <w:right w:val="none" w:sz="0" w:space="0" w:color="auto"/>
      </w:divBdr>
    </w:div>
    <w:div w:id="1683122724">
      <w:bodyDiv w:val="1"/>
      <w:marLeft w:val="0"/>
      <w:marRight w:val="0"/>
      <w:marTop w:val="0"/>
      <w:marBottom w:val="0"/>
      <w:divBdr>
        <w:top w:val="none" w:sz="0" w:space="0" w:color="auto"/>
        <w:left w:val="none" w:sz="0" w:space="0" w:color="auto"/>
        <w:bottom w:val="none" w:sz="0" w:space="0" w:color="auto"/>
        <w:right w:val="none" w:sz="0" w:space="0" w:color="auto"/>
      </w:divBdr>
    </w:div>
    <w:div w:id="1683390447">
      <w:bodyDiv w:val="1"/>
      <w:marLeft w:val="0"/>
      <w:marRight w:val="0"/>
      <w:marTop w:val="0"/>
      <w:marBottom w:val="0"/>
      <w:divBdr>
        <w:top w:val="none" w:sz="0" w:space="0" w:color="auto"/>
        <w:left w:val="none" w:sz="0" w:space="0" w:color="auto"/>
        <w:bottom w:val="none" w:sz="0" w:space="0" w:color="auto"/>
        <w:right w:val="none" w:sz="0" w:space="0" w:color="auto"/>
      </w:divBdr>
    </w:div>
    <w:div w:id="1683781343">
      <w:bodyDiv w:val="1"/>
      <w:marLeft w:val="0"/>
      <w:marRight w:val="0"/>
      <w:marTop w:val="0"/>
      <w:marBottom w:val="0"/>
      <w:divBdr>
        <w:top w:val="none" w:sz="0" w:space="0" w:color="auto"/>
        <w:left w:val="none" w:sz="0" w:space="0" w:color="auto"/>
        <w:bottom w:val="none" w:sz="0" w:space="0" w:color="auto"/>
        <w:right w:val="none" w:sz="0" w:space="0" w:color="auto"/>
      </w:divBdr>
    </w:div>
    <w:div w:id="1684013875">
      <w:bodyDiv w:val="1"/>
      <w:marLeft w:val="0"/>
      <w:marRight w:val="0"/>
      <w:marTop w:val="0"/>
      <w:marBottom w:val="0"/>
      <w:divBdr>
        <w:top w:val="none" w:sz="0" w:space="0" w:color="auto"/>
        <w:left w:val="none" w:sz="0" w:space="0" w:color="auto"/>
        <w:bottom w:val="none" w:sz="0" w:space="0" w:color="auto"/>
        <w:right w:val="none" w:sz="0" w:space="0" w:color="auto"/>
      </w:divBdr>
    </w:div>
    <w:div w:id="1684939192">
      <w:bodyDiv w:val="1"/>
      <w:marLeft w:val="0"/>
      <w:marRight w:val="0"/>
      <w:marTop w:val="0"/>
      <w:marBottom w:val="0"/>
      <w:divBdr>
        <w:top w:val="none" w:sz="0" w:space="0" w:color="auto"/>
        <w:left w:val="none" w:sz="0" w:space="0" w:color="auto"/>
        <w:bottom w:val="none" w:sz="0" w:space="0" w:color="auto"/>
        <w:right w:val="none" w:sz="0" w:space="0" w:color="auto"/>
      </w:divBdr>
    </w:div>
    <w:div w:id="1685012290">
      <w:bodyDiv w:val="1"/>
      <w:marLeft w:val="0"/>
      <w:marRight w:val="0"/>
      <w:marTop w:val="0"/>
      <w:marBottom w:val="0"/>
      <w:divBdr>
        <w:top w:val="none" w:sz="0" w:space="0" w:color="auto"/>
        <w:left w:val="none" w:sz="0" w:space="0" w:color="auto"/>
        <w:bottom w:val="none" w:sz="0" w:space="0" w:color="auto"/>
        <w:right w:val="none" w:sz="0" w:space="0" w:color="auto"/>
      </w:divBdr>
    </w:div>
    <w:div w:id="1685597852">
      <w:bodyDiv w:val="1"/>
      <w:marLeft w:val="0"/>
      <w:marRight w:val="0"/>
      <w:marTop w:val="0"/>
      <w:marBottom w:val="0"/>
      <w:divBdr>
        <w:top w:val="none" w:sz="0" w:space="0" w:color="auto"/>
        <w:left w:val="none" w:sz="0" w:space="0" w:color="auto"/>
        <w:bottom w:val="none" w:sz="0" w:space="0" w:color="auto"/>
        <w:right w:val="none" w:sz="0" w:space="0" w:color="auto"/>
      </w:divBdr>
    </w:div>
    <w:div w:id="1686009959">
      <w:bodyDiv w:val="1"/>
      <w:marLeft w:val="0"/>
      <w:marRight w:val="0"/>
      <w:marTop w:val="0"/>
      <w:marBottom w:val="0"/>
      <w:divBdr>
        <w:top w:val="none" w:sz="0" w:space="0" w:color="auto"/>
        <w:left w:val="none" w:sz="0" w:space="0" w:color="auto"/>
        <w:bottom w:val="none" w:sz="0" w:space="0" w:color="auto"/>
        <w:right w:val="none" w:sz="0" w:space="0" w:color="auto"/>
      </w:divBdr>
    </w:div>
    <w:div w:id="1686176075">
      <w:bodyDiv w:val="1"/>
      <w:marLeft w:val="0"/>
      <w:marRight w:val="0"/>
      <w:marTop w:val="0"/>
      <w:marBottom w:val="0"/>
      <w:divBdr>
        <w:top w:val="none" w:sz="0" w:space="0" w:color="auto"/>
        <w:left w:val="none" w:sz="0" w:space="0" w:color="auto"/>
        <w:bottom w:val="none" w:sz="0" w:space="0" w:color="auto"/>
        <w:right w:val="none" w:sz="0" w:space="0" w:color="auto"/>
      </w:divBdr>
    </w:div>
    <w:div w:id="1686400819">
      <w:bodyDiv w:val="1"/>
      <w:marLeft w:val="0"/>
      <w:marRight w:val="0"/>
      <w:marTop w:val="0"/>
      <w:marBottom w:val="0"/>
      <w:divBdr>
        <w:top w:val="none" w:sz="0" w:space="0" w:color="auto"/>
        <w:left w:val="none" w:sz="0" w:space="0" w:color="auto"/>
        <w:bottom w:val="none" w:sz="0" w:space="0" w:color="auto"/>
        <w:right w:val="none" w:sz="0" w:space="0" w:color="auto"/>
      </w:divBdr>
    </w:div>
    <w:div w:id="1687251108">
      <w:bodyDiv w:val="1"/>
      <w:marLeft w:val="0"/>
      <w:marRight w:val="0"/>
      <w:marTop w:val="0"/>
      <w:marBottom w:val="0"/>
      <w:divBdr>
        <w:top w:val="none" w:sz="0" w:space="0" w:color="auto"/>
        <w:left w:val="none" w:sz="0" w:space="0" w:color="auto"/>
        <w:bottom w:val="none" w:sz="0" w:space="0" w:color="auto"/>
        <w:right w:val="none" w:sz="0" w:space="0" w:color="auto"/>
      </w:divBdr>
    </w:div>
    <w:div w:id="1687713714">
      <w:bodyDiv w:val="1"/>
      <w:marLeft w:val="0"/>
      <w:marRight w:val="0"/>
      <w:marTop w:val="0"/>
      <w:marBottom w:val="0"/>
      <w:divBdr>
        <w:top w:val="none" w:sz="0" w:space="0" w:color="auto"/>
        <w:left w:val="none" w:sz="0" w:space="0" w:color="auto"/>
        <w:bottom w:val="none" w:sz="0" w:space="0" w:color="auto"/>
        <w:right w:val="none" w:sz="0" w:space="0" w:color="auto"/>
      </w:divBdr>
    </w:div>
    <w:div w:id="1688024962">
      <w:bodyDiv w:val="1"/>
      <w:marLeft w:val="0"/>
      <w:marRight w:val="0"/>
      <w:marTop w:val="0"/>
      <w:marBottom w:val="0"/>
      <w:divBdr>
        <w:top w:val="none" w:sz="0" w:space="0" w:color="auto"/>
        <w:left w:val="none" w:sz="0" w:space="0" w:color="auto"/>
        <w:bottom w:val="none" w:sz="0" w:space="0" w:color="auto"/>
        <w:right w:val="none" w:sz="0" w:space="0" w:color="auto"/>
      </w:divBdr>
    </w:div>
    <w:div w:id="1688173047">
      <w:bodyDiv w:val="1"/>
      <w:marLeft w:val="0"/>
      <w:marRight w:val="0"/>
      <w:marTop w:val="0"/>
      <w:marBottom w:val="0"/>
      <w:divBdr>
        <w:top w:val="none" w:sz="0" w:space="0" w:color="auto"/>
        <w:left w:val="none" w:sz="0" w:space="0" w:color="auto"/>
        <w:bottom w:val="none" w:sz="0" w:space="0" w:color="auto"/>
        <w:right w:val="none" w:sz="0" w:space="0" w:color="auto"/>
      </w:divBdr>
    </w:div>
    <w:div w:id="1690715657">
      <w:bodyDiv w:val="1"/>
      <w:marLeft w:val="0"/>
      <w:marRight w:val="0"/>
      <w:marTop w:val="0"/>
      <w:marBottom w:val="0"/>
      <w:divBdr>
        <w:top w:val="none" w:sz="0" w:space="0" w:color="auto"/>
        <w:left w:val="none" w:sz="0" w:space="0" w:color="auto"/>
        <w:bottom w:val="none" w:sz="0" w:space="0" w:color="auto"/>
        <w:right w:val="none" w:sz="0" w:space="0" w:color="auto"/>
      </w:divBdr>
    </w:div>
    <w:div w:id="1691106035">
      <w:bodyDiv w:val="1"/>
      <w:marLeft w:val="0"/>
      <w:marRight w:val="0"/>
      <w:marTop w:val="0"/>
      <w:marBottom w:val="0"/>
      <w:divBdr>
        <w:top w:val="none" w:sz="0" w:space="0" w:color="auto"/>
        <w:left w:val="none" w:sz="0" w:space="0" w:color="auto"/>
        <w:bottom w:val="none" w:sz="0" w:space="0" w:color="auto"/>
        <w:right w:val="none" w:sz="0" w:space="0" w:color="auto"/>
      </w:divBdr>
    </w:div>
    <w:div w:id="1691485828">
      <w:bodyDiv w:val="1"/>
      <w:marLeft w:val="0"/>
      <w:marRight w:val="0"/>
      <w:marTop w:val="0"/>
      <w:marBottom w:val="0"/>
      <w:divBdr>
        <w:top w:val="none" w:sz="0" w:space="0" w:color="auto"/>
        <w:left w:val="none" w:sz="0" w:space="0" w:color="auto"/>
        <w:bottom w:val="none" w:sz="0" w:space="0" w:color="auto"/>
        <w:right w:val="none" w:sz="0" w:space="0" w:color="auto"/>
      </w:divBdr>
    </w:div>
    <w:div w:id="1691754586">
      <w:bodyDiv w:val="1"/>
      <w:marLeft w:val="0"/>
      <w:marRight w:val="0"/>
      <w:marTop w:val="0"/>
      <w:marBottom w:val="0"/>
      <w:divBdr>
        <w:top w:val="none" w:sz="0" w:space="0" w:color="auto"/>
        <w:left w:val="none" w:sz="0" w:space="0" w:color="auto"/>
        <w:bottom w:val="none" w:sz="0" w:space="0" w:color="auto"/>
        <w:right w:val="none" w:sz="0" w:space="0" w:color="auto"/>
      </w:divBdr>
    </w:div>
    <w:div w:id="1691907712">
      <w:bodyDiv w:val="1"/>
      <w:marLeft w:val="0"/>
      <w:marRight w:val="0"/>
      <w:marTop w:val="0"/>
      <w:marBottom w:val="0"/>
      <w:divBdr>
        <w:top w:val="none" w:sz="0" w:space="0" w:color="auto"/>
        <w:left w:val="none" w:sz="0" w:space="0" w:color="auto"/>
        <w:bottom w:val="none" w:sz="0" w:space="0" w:color="auto"/>
        <w:right w:val="none" w:sz="0" w:space="0" w:color="auto"/>
      </w:divBdr>
    </w:div>
    <w:div w:id="1691952718">
      <w:bodyDiv w:val="1"/>
      <w:marLeft w:val="0"/>
      <w:marRight w:val="0"/>
      <w:marTop w:val="0"/>
      <w:marBottom w:val="0"/>
      <w:divBdr>
        <w:top w:val="none" w:sz="0" w:space="0" w:color="auto"/>
        <w:left w:val="none" w:sz="0" w:space="0" w:color="auto"/>
        <w:bottom w:val="none" w:sz="0" w:space="0" w:color="auto"/>
        <w:right w:val="none" w:sz="0" w:space="0" w:color="auto"/>
      </w:divBdr>
    </w:div>
    <w:div w:id="1692025553">
      <w:bodyDiv w:val="1"/>
      <w:marLeft w:val="0"/>
      <w:marRight w:val="0"/>
      <w:marTop w:val="0"/>
      <w:marBottom w:val="0"/>
      <w:divBdr>
        <w:top w:val="none" w:sz="0" w:space="0" w:color="auto"/>
        <w:left w:val="none" w:sz="0" w:space="0" w:color="auto"/>
        <w:bottom w:val="none" w:sz="0" w:space="0" w:color="auto"/>
        <w:right w:val="none" w:sz="0" w:space="0" w:color="auto"/>
      </w:divBdr>
    </w:div>
    <w:div w:id="1692142282">
      <w:bodyDiv w:val="1"/>
      <w:marLeft w:val="0"/>
      <w:marRight w:val="0"/>
      <w:marTop w:val="0"/>
      <w:marBottom w:val="0"/>
      <w:divBdr>
        <w:top w:val="none" w:sz="0" w:space="0" w:color="auto"/>
        <w:left w:val="none" w:sz="0" w:space="0" w:color="auto"/>
        <w:bottom w:val="none" w:sz="0" w:space="0" w:color="auto"/>
        <w:right w:val="none" w:sz="0" w:space="0" w:color="auto"/>
      </w:divBdr>
    </w:div>
    <w:div w:id="1692341435">
      <w:bodyDiv w:val="1"/>
      <w:marLeft w:val="0"/>
      <w:marRight w:val="0"/>
      <w:marTop w:val="0"/>
      <w:marBottom w:val="0"/>
      <w:divBdr>
        <w:top w:val="none" w:sz="0" w:space="0" w:color="auto"/>
        <w:left w:val="none" w:sz="0" w:space="0" w:color="auto"/>
        <w:bottom w:val="none" w:sz="0" w:space="0" w:color="auto"/>
        <w:right w:val="none" w:sz="0" w:space="0" w:color="auto"/>
      </w:divBdr>
    </w:div>
    <w:div w:id="1692992195">
      <w:bodyDiv w:val="1"/>
      <w:marLeft w:val="0"/>
      <w:marRight w:val="0"/>
      <w:marTop w:val="0"/>
      <w:marBottom w:val="0"/>
      <w:divBdr>
        <w:top w:val="none" w:sz="0" w:space="0" w:color="auto"/>
        <w:left w:val="none" w:sz="0" w:space="0" w:color="auto"/>
        <w:bottom w:val="none" w:sz="0" w:space="0" w:color="auto"/>
        <w:right w:val="none" w:sz="0" w:space="0" w:color="auto"/>
      </w:divBdr>
    </w:div>
    <w:div w:id="1693914711">
      <w:bodyDiv w:val="1"/>
      <w:marLeft w:val="0"/>
      <w:marRight w:val="0"/>
      <w:marTop w:val="0"/>
      <w:marBottom w:val="0"/>
      <w:divBdr>
        <w:top w:val="none" w:sz="0" w:space="0" w:color="auto"/>
        <w:left w:val="none" w:sz="0" w:space="0" w:color="auto"/>
        <w:bottom w:val="none" w:sz="0" w:space="0" w:color="auto"/>
        <w:right w:val="none" w:sz="0" w:space="0" w:color="auto"/>
      </w:divBdr>
    </w:div>
    <w:div w:id="1693993663">
      <w:bodyDiv w:val="1"/>
      <w:marLeft w:val="0"/>
      <w:marRight w:val="0"/>
      <w:marTop w:val="0"/>
      <w:marBottom w:val="0"/>
      <w:divBdr>
        <w:top w:val="none" w:sz="0" w:space="0" w:color="auto"/>
        <w:left w:val="none" w:sz="0" w:space="0" w:color="auto"/>
        <w:bottom w:val="none" w:sz="0" w:space="0" w:color="auto"/>
        <w:right w:val="none" w:sz="0" w:space="0" w:color="auto"/>
      </w:divBdr>
    </w:div>
    <w:div w:id="1695039545">
      <w:bodyDiv w:val="1"/>
      <w:marLeft w:val="0"/>
      <w:marRight w:val="0"/>
      <w:marTop w:val="0"/>
      <w:marBottom w:val="0"/>
      <w:divBdr>
        <w:top w:val="none" w:sz="0" w:space="0" w:color="auto"/>
        <w:left w:val="none" w:sz="0" w:space="0" w:color="auto"/>
        <w:bottom w:val="none" w:sz="0" w:space="0" w:color="auto"/>
        <w:right w:val="none" w:sz="0" w:space="0" w:color="auto"/>
      </w:divBdr>
    </w:div>
    <w:div w:id="1695382965">
      <w:bodyDiv w:val="1"/>
      <w:marLeft w:val="0"/>
      <w:marRight w:val="0"/>
      <w:marTop w:val="0"/>
      <w:marBottom w:val="0"/>
      <w:divBdr>
        <w:top w:val="none" w:sz="0" w:space="0" w:color="auto"/>
        <w:left w:val="none" w:sz="0" w:space="0" w:color="auto"/>
        <w:bottom w:val="none" w:sz="0" w:space="0" w:color="auto"/>
        <w:right w:val="none" w:sz="0" w:space="0" w:color="auto"/>
      </w:divBdr>
    </w:div>
    <w:div w:id="1695839660">
      <w:bodyDiv w:val="1"/>
      <w:marLeft w:val="0"/>
      <w:marRight w:val="0"/>
      <w:marTop w:val="0"/>
      <w:marBottom w:val="0"/>
      <w:divBdr>
        <w:top w:val="none" w:sz="0" w:space="0" w:color="auto"/>
        <w:left w:val="none" w:sz="0" w:space="0" w:color="auto"/>
        <w:bottom w:val="none" w:sz="0" w:space="0" w:color="auto"/>
        <w:right w:val="none" w:sz="0" w:space="0" w:color="auto"/>
      </w:divBdr>
    </w:div>
    <w:div w:id="1696224830">
      <w:bodyDiv w:val="1"/>
      <w:marLeft w:val="0"/>
      <w:marRight w:val="0"/>
      <w:marTop w:val="0"/>
      <w:marBottom w:val="0"/>
      <w:divBdr>
        <w:top w:val="none" w:sz="0" w:space="0" w:color="auto"/>
        <w:left w:val="none" w:sz="0" w:space="0" w:color="auto"/>
        <w:bottom w:val="none" w:sz="0" w:space="0" w:color="auto"/>
        <w:right w:val="none" w:sz="0" w:space="0" w:color="auto"/>
      </w:divBdr>
    </w:div>
    <w:div w:id="1696467602">
      <w:bodyDiv w:val="1"/>
      <w:marLeft w:val="0"/>
      <w:marRight w:val="0"/>
      <w:marTop w:val="0"/>
      <w:marBottom w:val="0"/>
      <w:divBdr>
        <w:top w:val="none" w:sz="0" w:space="0" w:color="auto"/>
        <w:left w:val="none" w:sz="0" w:space="0" w:color="auto"/>
        <w:bottom w:val="none" w:sz="0" w:space="0" w:color="auto"/>
        <w:right w:val="none" w:sz="0" w:space="0" w:color="auto"/>
      </w:divBdr>
    </w:div>
    <w:div w:id="1696811146">
      <w:bodyDiv w:val="1"/>
      <w:marLeft w:val="0"/>
      <w:marRight w:val="0"/>
      <w:marTop w:val="0"/>
      <w:marBottom w:val="0"/>
      <w:divBdr>
        <w:top w:val="none" w:sz="0" w:space="0" w:color="auto"/>
        <w:left w:val="none" w:sz="0" w:space="0" w:color="auto"/>
        <w:bottom w:val="none" w:sz="0" w:space="0" w:color="auto"/>
        <w:right w:val="none" w:sz="0" w:space="0" w:color="auto"/>
      </w:divBdr>
    </w:div>
    <w:div w:id="1697079395">
      <w:bodyDiv w:val="1"/>
      <w:marLeft w:val="0"/>
      <w:marRight w:val="0"/>
      <w:marTop w:val="0"/>
      <w:marBottom w:val="0"/>
      <w:divBdr>
        <w:top w:val="none" w:sz="0" w:space="0" w:color="auto"/>
        <w:left w:val="none" w:sz="0" w:space="0" w:color="auto"/>
        <w:bottom w:val="none" w:sz="0" w:space="0" w:color="auto"/>
        <w:right w:val="none" w:sz="0" w:space="0" w:color="auto"/>
      </w:divBdr>
    </w:div>
    <w:div w:id="1697148586">
      <w:bodyDiv w:val="1"/>
      <w:marLeft w:val="0"/>
      <w:marRight w:val="0"/>
      <w:marTop w:val="0"/>
      <w:marBottom w:val="0"/>
      <w:divBdr>
        <w:top w:val="none" w:sz="0" w:space="0" w:color="auto"/>
        <w:left w:val="none" w:sz="0" w:space="0" w:color="auto"/>
        <w:bottom w:val="none" w:sz="0" w:space="0" w:color="auto"/>
        <w:right w:val="none" w:sz="0" w:space="0" w:color="auto"/>
      </w:divBdr>
    </w:div>
    <w:div w:id="1697391738">
      <w:bodyDiv w:val="1"/>
      <w:marLeft w:val="0"/>
      <w:marRight w:val="0"/>
      <w:marTop w:val="0"/>
      <w:marBottom w:val="0"/>
      <w:divBdr>
        <w:top w:val="none" w:sz="0" w:space="0" w:color="auto"/>
        <w:left w:val="none" w:sz="0" w:space="0" w:color="auto"/>
        <w:bottom w:val="none" w:sz="0" w:space="0" w:color="auto"/>
        <w:right w:val="none" w:sz="0" w:space="0" w:color="auto"/>
      </w:divBdr>
    </w:div>
    <w:div w:id="1697661400">
      <w:bodyDiv w:val="1"/>
      <w:marLeft w:val="0"/>
      <w:marRight w:val="0"/>
      <w:marTop w:val="0"/>
      <w:marBottom w:val="0"/>
      <w:divBdr>
        <w:top w:val="none" w:sz="0" w:space="0" w:color="auto"/>
        <w:left w:val="none" w:sz="0" w:space="0" w:color="auto"/>
        <w:bottom w:val="none" w:sz="0" w:space="0" w:color="auto"/>
        <w:right w:val="none" w:sz="0" w:space="0" w:color="auto"/>
      </w:divBdr>
    </w:div>
    <w:div w:id="1697849369">
      <w:bodyDiv w:val="1"/>
      <w:marLeft w:val="0"/>
      <w:marRight w:val="0"/>
      <w:marTop w:val="0"/>
      <w:marBottom w:val="0"/>
      <w:divBdr>
        <w:top w:val="none" w:sz="0" w:space="0" w:color="auto"/>
        <w:left w:val="none" w:sz="0" w:space="0" w:color="auto"/>
        <w:bottom w:val="none" w:sz="0" w:space="0" w:color="auto"/>
        <w:right w:val="none" w:sz="0" w:space="0" w:color="auto"/>
      </w:divBdr>
    </w:div>
    <w:div w:id="1697924464">
      <w:bodyDiv w:val="1"/>
      <w:marLeft w:val="0"/>
      <w:marRight w:val="0"/>
      <w:marTop w:val="0"/>
      <w:marBottom w:val="0"/>
      <w:divBdr>
        <w:top w:val="none" w:sz="0" w:space="0" w:color="auto"/>
        <w:left w:val="none" w:sz="0" w:space="0" w:color="auto"/>
        <w:bottom w:val="none" w:sz="0" w:space="0" w:color="auto"/>
        <w:right w:val="none" w:sz="0" w:space="0" w:color="auto"/>
      </w:divBdr>
    </w:div>
    <w:div w:id="1698117266">
      <w:bodyDiv w:val="1"/>
      <w:marLeft w:val="0"/>
      <w:marRight w:val="0"/>
      <w:marTop w:val="0"/>
      <w:marBottom w:val="0"/>
      <w:divBdr>
        <w:top w:val="none" w:sz="0" w:space="0" w:color="auto"/>
        <w:left w:val="none" w:sz="0" w:space="0" w:color="auto"/>
        <w:bottom w:val="none" w:sz="0" w:space="0" w:color="auto"/>
        <w:right w:val="none" w:sz="0" w:space="0" w:color="auto"/>
      </w:divBdr>
    </w:div>
    <w:div w:id="1698503553">
      <w:bodyDiv w:val="1"/>
      <w:marLeft w:val="0"/>
      <w:marRight w:val="0"/>
      <w:marTop w:val="0"/>
      <w:marBottom w:val="0"/>
      <w:divBdr>
        <w:top w:val="none" w:sz="0" w:space="0" w:color="auto"/>
        <w:left w:val="none" w:sz="0" w:space="0" w:color="auto"/>
        <w:bottom w:val="none" w:sz="0" w:space="0" w:color="auto"/>
        <w:right w:val="none" w:sz="0" w:space="0" w:color="auto"/>
      </w:divBdr>
    </w:div>
    <w:div w:id="1699162262">
      <w:bodyDiv w:val="1"/>
      <w:marLeft w:val="0"/>
      <w:marRight w:val="0"/>
      <w:marTop w:val="0"/>
      <w:marBottom w:val="0"/>
      <w:divBdr>
        <w:top w:val="none" w:sz="0" w:space="0" w:color="auto"/>
        <w:left w:val="none" w:sz="0" w:space="0" w:color="auto"/>
        <w:bottom w:val="none" w:sz="0" w:space="0" w:color="auto"/>
        <w:right w:val="none" w:sz="0" w:space="0" w:color="auto"/>
      </w:divBdr>
    </w:div>
    <w:div w:id="1699745085">
      <w:bodyDiv w:val="1"/>
      <w:marLeft w:val="0"/>
      <w:marRight w:val="0"/>
      <w:marTop w:val="0"/>
      <w:marBottom w:val="0"/>
      <w:divBdr>
        <w:top w:val="none" w:sz="0" w:space="0" w:color="auto"/>
        <w:left w:val="none" w:sz="0" w:space="0" w:color="auto"/>
        <w:bottom w:val="none" w:sz="0" w:space="0" w:color="auto"/>
        <w:right w:val="none" w:sz="0" w:space="0" w:color="auto"/>
      </w:divBdr>
    </w:div>
    <w:div w:id="1700618342">
      <w:bodyDiv w:val="1"/>
      <w:marLeft w:val="0"/>
      <w:marRight w:val="0"/>
      <w:marTop w:val="0"/>
      <w:marBottom w:val="0"/>
      <w:divBdr>
        <w:top w:val="none" w:sz="0" w:space="0" w:color="auto"/>
        <w:left w:val="none" w:sz="0" w:space="0" w:color="auto"/>
        <w:bottom w:val="none" w:sz="0" w:space="0" w:color="auto"/>
        <w:right w:val="none" w:sz="0" w:space="0" w:color="auto"/>
      </w:divBdr>
    </w:div>
    <w:div w:id="1700736295">
      <w:bodyDiv w:val="1"/>
      <w:marLeft w:val="0"/>
      <w:marRight w:val="0"/>
      <w:marTop w:val="0"/>
      <w:marBottom w:val="0"/>
      <w:divBdr>
        <w:top w:val="none" w:sz="0" w:space="0" w:color="auto"/>
        <w:left w:val="none" w:sz="0" w:space="0" w:color="auto"/>
        <w:bottom w:val="none" w:sz="0" w:space="0" w:color="auto"/>
        <w:right w:val="none" w:sz="0" w:space="0" w:color="auto"/>
      </w:divBdr>
    </w:div>
    <w:div w:id="1700935107">
      <w:bodyDiv w:val="1"/>
      <w:marLeft w:val="0"/>
      <w:marRight w:val="0"/>
      <w:marTop w:val="0"/>
      <w:marBottom w:val="0"/>
      <w:divBdr>
        <w:top w:val="none" w:sz="0" w:space="0" w:color="auto"/>
        <w:left w:val="none" w:sz="0" w:space="0" w:color="auto"/>
        <w:bottom w:val="none" w:sz="0" w:space="0" w:color="auto"/>
        <w:right w:val="none" w:sz="0" w:space="0" w:color="auto"/>
      </w:divBdr>
    </w:div>
    <w:div w:id="1701516971">
      <w:bodyDiv w:val="1"/>
      <w:marLeft w:val="0"/>
      <w:marRight w:val="0"/>
      <w:marTop w:val="0"/>
      <w:marBottom w:val="0"/>
      <w:divBdr>
        <w:top w:val="none" w:sz="0" w:space="0" w:color="auto"/>
        <w:left w:val="none" w:sz="0" w:space="0" w:color="auto"/>
        <w:bottom w:val="none" w:sz="0" w:space="0" w:color="auto"/>
        <w:right w:val="none" w:sz="0" w:space="0" w:color="auto"/>
      </w:divBdr>
    </w:div>
    <w:div w:id="1702318344">
      <w:bodyDiv w:val="1"/>
      <w:marLeft w:val="0"/>
      <w:marRight w:val="0"/>
      <w:marTop w:val="0"/>
      <w:marBottom w:val="0"/>
      <w:divBdr>
        <w:top w:val="none" w:sz="0" w:space="0" w:color="auto"/>
        <w:left w:val="none" w:sz="0" w:space="0" w:color="auto"/>
        <w:bottom w:val="none" w:sz="0" w:space="0" w:color="auto"/>
        <w:right w:val="none" w:sz="0" w:space="0" w:color="auto"/>
      </w:divBdr>
    </w:div>
    <w:div w:id="1702432754">
      <w:bodyDiv w:val="1"/>
      <w:marLeft w:val="0"/>
      <w:marRight w:val="0"/>
      <w:marTop w:val="0"/>
      <w:marBottom w:val="0"/>
      <w:divBdr>
        <w:top w:val="none" w:sz="0" w:space="0" w:color="auto"/>
        <w:left w:val="none" w:sz="0" w:space="0" w:color="auto"/>
        <w:bottom w:val="none" w:sz="0" w:space="0" w:color="auto"/>
        <w:right w:val="none" w:sz="0" w:space="0" w:color="auto"/>
      </w:divBdr>
    </w:div>
    <w:div w:id="1702508453">
      <w:bodyDiv w:val="1"/>
      <w:marLeft w:val="0"/>
      <w:marRight w:val="0"/>
      <w:marTop w:val="0"/>
      <w:marBottom w:val="0"/>
      <w:divBdr>
        <w:top w:val="none" w:sz="0" w:space="0" w:color="auto"/>
        <w:left w:val="none" w:sz="0" w:space="0" w:color="auto"/>
        <w:bottom w:val="none" w:sz="0" w:space="0" w:color="auto"/>
        <w:right w:val="none" w:sz="0" w:space="0" w:color="auto"/>
      </w:divBdr>
    </w:div>
    <w:div w:id="1702900972">
      <w:bodyDiv w:val="1"/>
      <w:marLeft w:val="0"/>
      <w:marRight w:val="0"/>
      <w:marTop w:val="0"/>
      <w:marBottom w:val="0"/>
      <w:divBdr>
        <w:top w:val="none" w:sz="0" w:space="0" w:color="auto"/>
        <w:left w:val="none" w:sz="0" w:space="0" w:color="auto"/>
        <w:bottom w:val="none" w:sz="0" w:space="0" w:color="auto"/>
        <w:right w:val="none" w:sz="0" w:space="0" w:color="auto"/>
      </w:divBdr>
    </w:div>
    <w:div w:id="1703050512">
      <w:bodyDiv w:val="1"/>
      <w:marLeft w:val="0"/>
      <w:marRight w:val="0"/>
      <w:marTop w:val="0"/>
      <w:marBottom w:val="0"/>
      <w:divBdr>
        <w:top w:val="none" w:sz="0" w:space="0" w:color="auto"/>
        <w:left w:val="none" w:sz="0" w:space="0" w:color="auto"/>
        <w:bottom w:val="none" w:sz="0" w:space="0" w:color="auto"/>
        <w:right w:val="none" w:sz="0" w:space="0" w:color="auto"/>
      </w:divBdr>
    </w:div>
    <w:div w:id="1703087344">
      <w:bodyDiv w:val="1"/>
      <w:marLeft w:val="0"/>
      <w:marRight w:val="0"/>
      <w:marTop w:val="0"/>
      <w:marBottom w:val="0"/>
      <w:divBdr>
        <w:top w:val="none" w:sz="0" w:space="0" w:color="auto"/>
        <w:left w:val="none" w:sz="0" w:space="0" w:color="auto"/>
        <w:bottom w:val="none" w:sz="0" w:space="0" w:color="auto"/>
        <w:right w:val="none" w:sz="0" w:space="0" w:color="auto"/>
      </w:divBdr>
    </w:div>
    <w:div w:id="1703170592">
      <w:bodyDiv w:val="1"/>
      <w:marLeft w:val="0"/>
      <w:marRight w:val="0"/>
      <w:marTop w:val="0"/>
      <w:marBottom w:val="0"/>
      <w:divBdr>
        <w:top w:val="none" w:sz="0" w:space="0" w:color="auto"/>
        <w:left w:val="none" w:sz="0" w:space="0" w:color="auto"/>
        <w:bottom w:val="none" w:sz="0" w:space="0" w:color="auto"/>
        <w:right w:val="none" w:sz="0" w:space="0" w:color="auto"/>
      </w:divBdr>
    </w:div>
    <w:div w:id="1703246338">
      <w:bodyDiv w:val="1"/>
      <w:marLeft w:val="0"/>
      <w:marRight w:val="0"/>
      <w:marTop w:val="0"/>
      <w:marBottom w:val="0"/>
      <w:divBdr>
        <w:top w:val="none" w:sz="0" w:space="0" w:color="auto"/>
        <w:left w:val="none" w:sz="0" w:space="0" w:color="auto"/>
        <w:bottom w:val="none" w:sz="0" w:space="0" w:color="auto"/>
        <w:right w:val="none" w:sz="0" w:space="0" w:color="auto"/>
      </w:divBdr>
    </w:div>
    <w:div w:id="1703625537">
      <w:bodyDiv w:val="1"/>
      <w:marLeft w:val="0"/>
      <w:marRight w:val="0"/>
      <w:marTop w:val="0"/>
      <w:marBottom w:val="0"/>
      <w:divBdr>
        <w:top w:val="none" w:sz="0" w:space="0" w:color="auto"/>
        <w:left w:val="none" w:sz="0" w:space="0" w:color="auto"/>
        <w:bottom w:val="none" w:sz="0" w:space="0" w:color="auto"/>
        <w:right w:val="none" w:sz="0" w:space="0" w:color="auto"/>
      </w:divBdr>
    </w:div>
    <w:div w:id="1703943680">
      <w:bodyDiv w:val="1"/>
      <w:marLeft w:val="0"/>
      <w:marRight w:val="0"/>
      <w:marTop w:val="0"/>
      <w:marBottom w:val="0"/>
      <w:divBdr>
        <w:top w:val="none" w:sz="0" w:space="0" w:color="auto"/>
        <w:left w:val="none" w:sz="0" w:space="0" w:color="auto"/>
        <w:bottom w:val="none" w:sz="0" w:space="0" w:color="auto"/>
        <w:right w:val="none" w:sz="0" w:space="0" w:color="auto"/>
      </w:divBdr>
    </w:div>
    <w:div w:id="1704087459">
      <w:bodyDiv w:val="1"/>
      <w:marLeft w:val="0"/>
      <w:marRight w:val="0"/>
      <w:marTop w:val="0"/>
      <w:marBottom w:val="0"/>
      <w:divBdr>
        <w:top w:val="none" w:sz="0" w:space="0" w:color="auto"/>
        <w:left w:val="none" w:sz="0" w:space="0" w:color="auto"/>
        <w:bottom w:val="none" w:sz="0" w:space="0" w:color="auto"/>
        <w:right w:val="none" w:sz="0" w:space="0" w:color="auto"/>
      </w:divBdr>
    </w:div>
    <w:div w:id="1704136850">
      <w:bodyDiv w:val="1"/>
      <w:marLeft w:val="0"/>
      <w:marRight w:val="0"/>
      <w:marTop w:val="0"/>
      <w:marBottom w:val="0"/>
      <w:divBdr>
        <w:top w:val="none" w:sz="0" w:space="0" w:color="auto"/>
        <w:left w:val="none" w:sz="0" w:space="0" w:color="auto"/>
        <w:bottom w:val="none" w:sz="0" w:space="0" w:color="auto"/>
        <w:right w:val="none" w:sz="0" w:space="0" w:color="auto"/>
      </w:divBdr>
    </w:div>
    <w:div w:id="1705128399">
      <w:bodyDiv w:val="1"/>
      <w:marLeft w:val="0"/>
      <w:marRight w:val="0"/>
      <w:marTop w:val="0"/>
      <w:marBottom w:val="0"/>
      <w:divBdr>
        <w:top w:val="none" w:sz="0" w:space="0" w:color="auto"/>
        <w:left w:val="none" w:sz="0" w:space="0" w:color="auto"/>
        <w:bottom w:val="none" w:sz="0" w:space="0" w:color="auto"/>
        <w:right w:val="none" w:sz="0" w:space="0" w:color="auto"/>
      </w:divBdr>
    </w:div>
    <w:div w:id="1705130021">
      <w:bodyDiv w:val="1"/>
      <w:marLeft w:val="0"/>
      <w:marRight w:val="0"/>
      <w:marTop w:val="0"/>
      <w:marBottom w:val="0"/>
      <w:divBdr>
        <w:top w:val="none" w:sz="0" w:space="0" w:color="auto"/>
        <w:left w:val="none" w:sz="0" w:space="0" w:color="auto"/>
        <w:bottom w:val="none" w:sz="0" w:space="0" w:color="auto"/>
        <w:right w:val="none" w:sz="0" w:space="0" w:color="auto"/>
      </w:divBdr>
    </w:div>
    <w:div w:id="1705207960">
      <w:bodyDiv w:val="1"/>
      <w:marLeft w:val="0"/>
      <w:marRight w:val="0"/>
      <w:marTop w:val="0"/>
      <w:marBottom w:val="0"/>
      <w:divBdr>
        <w:top w:val="none" w:sz="0" w:space="0" w:color="auto"/>
        <w:left w:val="none" w:sz="0" w:space="0" w:color="auto"/>
        <w:bottom w:val="none" w:sz="0" w:space="0" w:color="auto"/>
        <w:right w:val="none" w:sz="0" w:space="0" w:color="auto"/>
      </w:divBdr>
    </w:div>
    <w:div w:id="1705397870">
      <w:bodyDiv w:val="1"/>
      <w:marLeft w:val="0"/>
      <w:marRight w:val="0"/>
      <w:marTop w:val="0"/>
      <w:marBottom w:val="0"/>
      <w:divBdr>
        <w:top w:val="none" w:sz="0" w:space="0" w:color="auto"/>
        <w:left w:val="none" w:sz="0" w:space="0" w:color="auto"/>
        <w:bottom w:val="none" w:sz="0" w:space="0" w:color="auto"/>
        <w:right w:val="none" w:sz="0" w:space="0" w:color="auto"/>
      </w:divBdr>
    </w:div>
    <w:div w:id="1705521068">
      <w:bodyDiv w:val="1"/>
      <w:marLeft w:val="0"/>
      <w:marRight w:val="0"/>
      <w:marTop w:val="0"/>
      <w:marBottom w:val="0"/>
      <w:divBdr>
        <w:top w:val="none" w:sz="0" w:space="0" w:color="auto"/>
        <w:left w:val="none" w:sz="0" w:space="0" w:color="auto"/>
        <w:bottom w:val="none" w:sz="0" w:space="0" w:color="auto"/>
        <w:right w:val="none" w:sz="0" w:space="0" w:color="auto"/>
      </w:divBdr>
    </w:div>
    <w:div w:id="1705790631">
      <w:bodyDiv w:val="1"/>
      <w:marLeft w:val="0"/>
      <w:marRight w:val="0"/>
      <w:marTop w:val="0"/>
      <w:marBottom w:val="0"/>
      <w:divBdr>
        <w:top w:val="none" w:sz="0" w:space="0" w:color="auto"/>
        <w:left w:val="none" w:sz="0" w:space="0" w:color="auto"/>
        <w:bottom w:val="none" w:sz="0" w:space="0" w:color="auto"/>
        <w:right w:val="none" w:sz="0" w:space="0" w:color="auto"/>
      </w:divBdr>
    </w:div>
    <w:div w:id="1705791568">
      <w:bodyDiv w:val="1"/>
      <w:marLeft w:val="0"/>
      <w:marRight w:val="0"/>
      <w:marTop w:val="0"/>
      <w:marBottom w:val="0"/>
      <w:divBdr>
        <w:top w:val="none" w:sz="0" w:space="0" w:color="auto"/>
        <w:left w:val="none" w:sz="0" w:space="0" w:color="auto"/>
        <w:bottom w:val="none" w:sz="0" w:space="0" w:color="auto"/>
        <w:right w:val="none" w:sz="0" w:space="0" w:color="auto"/>
      </w:divBdr>
    </w:div>
    <w:div w:id="1705863360">
      <w:bodyDiv w:val="1"/>
      <w:marLeft w:val="0"/>
      <w:marRight w:val="0"/>
      <w:marTop w:val="0"/>
      <w:marBottom w:val="0"/>
      <w:divBdr>
        <w:top w:val="none" w:sz="0" w:space="0" w:color="auto"/>
        <w:left w:val="none" w:sz="0" w:space="0" w:color="auto"/>
        <w:bottom w:val="none" w:sz="0" w:space="0" w:color="auto"/>
        <w:right w:val="none" w:sz="0" w:space="0" w:color="auto"/>
      </w:divBdr>
    </w:div>
    <w:div w:id="1706447470">
      <w:bodyDiv w:val="1"/>
      <w:marLeft w:val="0"/>
      <w:marRight w:val="0"/>
      <w:marTop w:val="0"/>
      <w:marBottom w:val="0"/>
      <w:divBdr>
        <w:top w:val="none" w:sz="0" w:space="0" w:color="auto"/>
        <w:left w:val="none" w:sz="0" w:space="0" w:color="auto"/>
        <w:bottom w:val="none" w:sz="0" w:space="0" w:color="auto"/>
        <w:right w:val="none" w:sz="0" w:space="0" w:color="auto"/>
      </w:divBdr>
    </w:div>
    <w:div w:id="1706637170">
      <w:bodyDiv w:val="1"/>
      <w:marLeft w:val="0"/>
      <w:marRight w:val="0"/>
      <w:marTop w:val="0"/>
      <w:marBottom w:val="0"/>
      <w:divBdr>
        <w:top w:val="none" w:sz="0" w:space="0" w:color="auto"/>
        <w:left w:val="none" w:sz="0" w:space="0" w:color="auto"/>
        <w:bottom w:val="none" w:sz="0" w:space="0" w:color="auto"/>
        <w:right w:val="none" w:sz="0" w:space="0" w:color="auto"/>
      </w:divBdr>
    </w:div>
    <w:div w:id="1707025634">
      <w:bodyDiv w:val="1"/>
      <w:marLeft w:val="0"/>
      <w:marRight w:val="0"/>
      <w:marTop w:val="0"/>
      <w:marBottom w:val="0"/>
      <w:divBdr>
        <w:top w:val="none" w:sz="0" w:space="0" w:color="auto"/>
        <w:left w:val="none" w:sz="0" w:space="0" w:color="auto"/>
        <w:bottom w:val="none" w:sz="0" w:space="0" w:color="auto"/>
        <w:right w:val="none" w:sz="0" w:space="0" w:color="auto"/>
      </w:divBdr>
    </w:div>
    <w:div w:id="1708720402">
      <w:bodyDiv w:val="1"/>
      <w:marLeft w:val="0"/>
      <w:marRight w:val="0"/>
      <w:marTop w:val="0"/>
      <w:marBottom w:val="0"/>
      <w:divBdr>
        <w:top w:val="none" w:sz="0" w:space="0" w:color="auto"/>
        <w:left w:val="none" w:sz="0" w:space="0" w:color="auto"/>
        <w:bottom w:val="none" w:sz="0" w:space="0" w:color="auto"/>
        <w:right w:val="none" w:sz="0" w:space="0" w:color="auto"/>
      </w:divBdr>
    </w:div>
    <w:div w:id="1709068607">
      <w:bodyDiv w:val="1"/>
      <w:marLeft w:val="0"/>
      <w:marRight w:val="0"/>
      <w:marTop w:val="0"/>
      <w:marBottom w:val="0"/>
      <w:divBdr>
        <w:top w:val="none" w:sz="0" w:space="0" w:color="auto"/>
        <w:left w:val="none" w:sz="0" w:space="0" w:color="auto"/>
        <w:bottom w:val="none" w:sz="0" w:space="0" w:color="auto"/>
        <w:right w:val="none" w:sz="0" w:space="0" w:color="auto"/>
      </w:divBdr>
    </w:div>
    <w:div w:id="1709211294">
      <w:bodyDiv w:val="1"/>
      <w:marLeft w:val="0"/>
      <w:marRight w:val="0"/>
      <w:marTop w:val="0"/>
      <w:marBottom w:val="0"/>
      <w:divBdr>
        <w:top w:val="none" w:sz="0" w:space="0" w:color="auto"/>
        <w:left w:val="none" w:sz="0" w:space="0" w:color="auto"/>
        <w:bottom w:val="none" w:sz="0" w:space="0" w:color="auto"/>
        <w:right w:val="none" w:sz="0" w:space="0" w:color="auto"/>
      </w:divBdr>
    </w:div>
    <w:div w:id="1709330997">
      <w:bodyDiv w:val="1"/>
      <w:marLeft w:val="0"/>
      <w:marRight w:val="0"/>
      <w:marTop w:val="0"/>
      <w:marBottom w:val="0"/>
      <w:divBdr>
        <w:top w:val="none" w:sz="0" w:space="0" w:color="auto"/>
        <w:left w:val="none" w:sz="0" w:space="0" w:color="auto"/>
        <w:bottom w:val="none" w:sz="0" w:space="0" w:color="auto"/>
        <w:right w:val="none" w:sz="0" w:space="0" w:color="auto"/>
      </w:divBdr>
    </w:div>
    <w:div w:id="1709453682">
      <w:bodyDiv w:val="1"/>
      <w:marLeft w:val="0"/>
      <w:marRight w:val="0"/>
      <w:marTop w:val="0"/>
      <w:marBottom w:val="0"/>
      <w:divBdr>
        <w:top w:val="none" w:sz="0" w:space="0" w:color="auto"/>
        <w:left w:val="none" w:sz="0" w:space="0" w:color="auto"/>
        <w:bottom w:val="none" w:sz="0" w:space="0" w:color="auto"/>
        <w:right w:val="none" w:sz="0" w:space="0" w:color="auto"/>
      </w:divBdr>
    </w:div>
    <w:div w:id="1709600806">
      <w:bodyDiv w:val="1"/>
      <w:marLeft w:val="0"/>
      <w:marRight w:val="0"/>
      <w:marTop w:val="0"/>
      <w:marBottom w:val="0"/>
      <w:divBdr>
        <w:top w:val="none" w:sz="0" w:space="0" w:color="auto"/>
        <w:left w:val="none" w:sz="0" w:space="0" w:color="auto"/>
        <w:bottom w:val="none" w:sz="0" w:space="0" w:color="auto"/>
        <w:right w:val="none" w:sz="0" w:space="0" w:color="auto"/>
      </w:divBdr>
    </w:div>
    <w:div w:id="1709989801">
      <w:bodyDiv w:val="1"/>
      <w:marLeft w:val="0"/>
      <w:marRight w:val="0"/>
      <w:marTop w:val="0"/>
      <w:marBottom w:val="0"/>
      <w:divBdr>
        <w:top w:val="none" w:sz="0" w:space="0" w:color="auto"/>
        <w:left w:val="none" w:sz="0" w:space="0" w:color="auto"/>
        <w:bottom w:val="none" w:sz="0" w:space="0" w:color="auto"/>
        <w:right w:val="none" w:sz="0" w:space="0" w:color="auto"/>
      </w:divBdr>
    </w:div>
    <w:div w:id="1710380092">
      <w:bodyDiv w:val="1"/>
      <w:marLeft w:val="0"/>
      <w:marRight w:val="0"/>
      <w:marTop w:val="0"/>
      <w:marBottom w:val="0"/>
      <w:divBdr>
        <w:top w:val="none" w:sz="0" w:space="0" w:color="auto"/>
        <w:left w:val="none" w:sz="0" w:space="0" w:color="auto"/>
        <w:bottom w:val="none" w:sz="0" w:space="0" w:color="auto"/>
        <w:right w:val="none" w:sz="0" w:space="0" w:color="auto"/>
      </w:divBdr>
    </w:div>
    <w:div w:id="1710455361">
      <w:bodyDiv w:val="1"/>
      <w:marLeft w:val="0"/>
      <w:marRight w:val="0"/>
      <w:marTop w:val="0"/>
      <w:marBottom w:val="0"/>
      <w:divBdr>
        <w:top w:val="none" w:sz="0" w:space="0" w:color="auto"/>
        <w:left w:val="none" w:sz="0" w:space="0" w:color="auto"/>
        <w:bottom w:val="none" w:sz="0" w:space="0" w:color="auto"/>
        <w:right w:val="none" w:sz="0" w:space="0" w:color="auto"/>
      </w:divBdr>
    </w:div>
    <w:div w:id="1710492272">
      <w:bodyDiv w:val="1"/>
      <w:marLeft w:val="0"/>
      <w:marRight w:val="0"/>
      <w:marTop w:val="0"/>
      <w:marBottom w:val="0"/>
      <w:divBdr>
        <w:top w:val="none" w:sz="0" w:space="0" w:color="auto"/>
        <w:left w:val="none" w:sz="0" w:space="0" w:color="auto"/>
        <w:bottom w:val="none" w:sz="0" w:space="0" w:color="auto"/>
        <w:right w:val="none" w:sz="0" w:space="0" w:color="auto"/>
      </w:divBdr>
    </w:div>
    <w:div w:id="1711491181">
      <w:bodyDiv w:val="1"/>
      <w:marLeft w:val="0"/>
      <w:marRight w:val="0"/>
      <w:marTop w:val="0"/>
      <w:marBottom w:val="0"/>
      <w:divBdr>
        <w:top w:val="none" w:sz="0" w:space="0" w:color="auto"/>
        <w:left w:val="none" w:sz="0" w:space="0" w:color="auto"/>
        <w:bottom w:val="none" w:sz="0" w:space="0" w:color="auto"/>
        <w:right w:val="none" w:sz="0" w:space="0" w:color="auto"/>
      </w:divBdr>
    </w:div>
    <w:div w:id="1711564385">
      <w:bodyDiv w:val="1"/>
      <w:marLeft w:val="0"/>
      <w:marRight w:val="0"/>
      <w:marTop w:val="0"/>
      <w:marBottom w:val="0"/>
      <w:divBdr>
        <w:top w:val="none" w:sz="0" w:space="0" w:color="auto"/>
        <w:left w:val="none" w:sz="0" w:space="0" w:color="auto"/>
        <w:bottom w:val="none" w:sz="0" w:space="0" w:color="auto"/>
        <w:right w:val="none" w:sz="0" w:space="0" w:color="auto"/>
      </w:divBdr>
    </w:div>
    <w:div w:id="1711610179">
      <w:bodyDiv w:val="1"/>
      <w:marLeft w:val="0"/>
      <w:marRight w:val="0"/>
      <w:marTop w:val="0"/>
      <w:marBottom w:val="0"/>
      <w:divBdr>
        <w:top w:val="none" w:sz="0" w:space="0" w:color="auto"/>
        <w:left w:val="none" w:sz="0" w:space="0" w:color="auto"/>
        <w:bottom w:val="none" w:sz="0" w:space="0" w:color="auto"/>
        <w:right w:val="none" w:sz="0" w:space="0" w:color="auto"/>
      </w:divBdr>
    </w:div>
    <w:div w:id="1712456670">
      <w:bodyDiv w:val="1"/>
      <w:marLeft w:val="0"/>
      <w:marRight w:val="0"/>
      <w:marTop w:val="0"/>
      <w:marBottom w:val="0"/>
      <w:divBdr>
        <w:top w:val="none" w:sz="0" w:space="0" w:color="auto"/>
        <w:left w:val="none" w:sz="0" w:space="0" w:color="auto"/>
        <w:bottom w:val="none" w:sz="0" w:space="0" w:color="auto"/>
        <w:right w:val="none" w:sz="0" w:space="0" w:color="auto"/>
      </w:divBdr>
    </w:div>
    <w:div w:id="1712731090">
      <w:bodyDiv w:val="1"/>
      <w:marLeft w:val="0"/>
      <w:marRight w:val="0"/>
      <w:marTop w:val="0"/>
      <w:marBottom w:val="0"/>
      <w:divBdr>
        <w:top w:val="none" w:sz="0" w:space="0" w:color="auto"/>
        <w:left w:val="none" w:sz="0" w:space="0" w:color="auto"/>
        <w:bottom w:val="none" w:sz="0" w:space="0" w:color="auto"/>
        <w:right w:val="none" w:sz="0" w:space="0" w:color="auto"/>
      </w:divBdr>
    </w:div>
    <w:div w:id="1712876787">
      <w:bodyDiv w:val="1"/>
      <w:marLeft w:val="0"/>
      <w:marRight w:val="0"/>
      <w:marTop w:val="0"/>
      <w:marBottom w:val="0"/>
      <w:divBdr>
        <w:top w:val="none" w:sz="0" w:space="0" w:color="auto"/>
        <w:left w:val="none" w:sz="0" w:space="0" w:color="auto"/>
        <w:bottom w:val="none" w:sz="0" w:space="0" w:color="auto"/>
        <w:right w:val="none" w:sz="0" w:space="0" w:color="auto"/>
      </w:divBdr>
    </w:div>
    <w:div w:id="1712878462">
      <w:bodyDiv w:val="1"/>
      <w:marLeft w:val="0"/>
      <w:marRight w:val="0"/>
      <w:marTop w:val="0"/>
      <w:marBottom w:val="0"/>
      <w:divBdr>
        <w:top w:val="none" w:sz="0" w:space="0" w:color="auto"/>
        <w:left w:val="none" w:sz="0" w:space="0" w:color="auto"/>
        <w:bottom w:val="none" w:sz="0" w:space="0" w:color="auto"/>
        <w:right w:val="none" w:sz="0" w:space="0" w:color="auto"/>
      </w:divBdr>
    </w:div>
    <w:div w:id="1713071797">
      <w:bodyDiv w:val="1"/>
      <w:marLeft w:val="0"/>
      <w:marRight w:val="0"/>
      <w:marTop w:val="0"/>
      <w:marBottom w:val="0"/>
      <w:divBdr>
        <w:top w:val="none" w:sz="0" w:space="0" w:color="auto"/>
        <w:left w:val="none" w:sz="0" w:space="0" w:color="auto"/>
        <w:bottom w:val="none" w:sz="0" w:space="0" w:color="auto"/>
        <w:right w:val="none" w:sz="0" w:space="0" w:color="auto"/>
      </w:divBdr>
    </w:div>
    <w:div w:id="1713722773">
      <w:bodyDiv w:val="1"/>
      <w:marLeft w:val="0"/>
      <w:marRight w:val="0"/>
      <w:marTop w:val="0"/>
      <w:marBottom w:val="0"/>
      <w:divBdr>
        <w:top w:val="none" w:sz="0" w:space="0" w:color="auto"/>
        <w:left w:val="none" w:sz="0" w:space="0" w:color="auto"/>
        <w:bottom w:val="none" w:sz="0" w:space="0" w:color="auto"/>
        <w:right w:val="none" w:sz="0" w:space="0" w:color="auto"/>
      </w:divBdr>
    </w:div>
    <w:div w:id="1713915741">
      <w:bodyDiv w:val="1"/>
      <w:marLeft w:val="0"/>
      <w:marRight w:val="0"/>
      <w:marTop w:val="0"/>
      <w:marBottom w:val="0"/>
      <w:divBdr>
        <w:top w:val="none" w:sz="0" w:space="0" w:color="auto"/>
        <w:left w:val="none" w:sz="0" w:space="0" w:color="auto"/>
        <w:bottom w:val="none" w:sz="0" w:space="0" w:color="auto"/>
        <w:right w:val="none" w:sz="0" w:space="0" w:color="auto"/>
      </w:divBdr>
    </w:div>
    <w:div w:id="1713924655">
      <w:bodyDiv w:val="1"/>
      <w:marLeft w:val="0"/>
      <w:marRight w:val="0"/>
      <w:marTop w:val="0"/>
      <w:marBottom w:val="0"/>
      <w:divBdr>
        <w:top w:val="none" w:sz="0" w:space="0" w:color="auto"/>
        <w:left w:val="none" w:sz="0" w:space="0" w:color="auto"/>
        <w:bottom w:val="none" w:sz="0" w:space="0" w:color="auto"/>
        <w:right w:val="none" w:sz="0" w:space="0" w:color="auto"/>
      </w:divBdr>
    </w:div>
    <w:div w:id="1715235187">
      <w:bodyDiv w:val="1"/>
      <w:marLeft w:val="0"/>
      <w:marRight w:val="0"/>
      <w:marTop w:val="0"/>
      <w:marBottom w:val="0"/>
      <w:divBdr>
        <w:top w:val="none" w:sz="0" w:space="0" w:color="auto"/>
        <w:left w:val="none" w:sz="0" w:space="0" w:color="auto"/>
        <w:bottom w:val="none" w:sz="0" w:space="0" w:color="auto"/>
        <w:right w:val="none" w:sz="0" w:space="0" w:color="auto"/>
      </w:divBdr>
    </w:div>
    <w:div w:id="1715276346">
      <w:bodyDiv w:val="1"/>
      <w:marLeft w:val="0"/>
      <w:marRight w:val="0"/>
      <w:marTop w:val="0"/>
      <w:marBottom w:val="0"/>
      <w:divBdr>
        <w:top w:val="none" w:sz="0" w:space="0" w:color="auto"/>
        <w:left w:val="none" w:sz="0" w:space="0" w:color="auto"/>
        <w:bottom w:val="none" w:sz="0" w:space="0" w:color="auto"/>
        <w:right w:val="none" w:sz="0" w:space="0" w:color="auto"/>
      </w:divBdr>
    </w:div>
    <w:div w:id="1715810528">
      <w:bodyDiv w:val="1"/>
      <w:marLeft w:val="0"/>
      <w:marRight w:val="0"/>
      <w:marTop w:val="0"/>
      <w:marBottom w:val="0"/>
      <w:divBdr>
        <w:top w:val="none" w:sz="0" w:space="0" w:color="auto"/>
        <w:left w:val="none" w:sz="0" w:space="0" w:color="auto"/>
        <w:bottom w:val="none" w:sz="0" w:space="0" w:color="auto"/>
        <w:right w:val="none" w:sz="0" w:space="0" w:color="auto"/>
      </w:divBdr>
    </w:div>
    <w:div w:id="1716541094">
      <w:bodyDiv w:val="1"/>
      <w:marLeft w:val="0"/>
      <w:marRight w:val="0"/>
      <w:marTop w:val="0"/>
      <w:marBottom w:val="0"/>
      <w:divBdr>
        <w:top w:val="none" w:sz="0" w:space="0" w:color="auto"/>
        <w:left w:val="none" w:sz="0" w:space="0" w:color="auto"/>
        <w:bottom w:val="none" w:sz="0" w:space="0" w:color="auto"/>
        <w:right w:val="none" w:sz="0" w:space="0" w:color="auto"/>
      </w:divBdr>
    </w:div>
    <w:div w:id="1716661132">
      <w:bodyDiv w:val="1"/>
      <w:marLeft w:val="0"/>
      <w:marRight w:val="0"/>
      <w:marTop w:val="0"/>
      <w:marBottom w:val="0"/>
      <w:divBdr>
        <w:top w:val="none" w:sz="0" w:space="0" w:color="auto"/>
        <w:left w:val="none" w:sz="0" w:space="0" w:color="auto"/>
        <w:bottom w:val="none" w:sz="0" w:space="0" w:color="auto"/>
        <w:right w:val="none" w:sz="0" w:space="0" w:color="auto"/>
      </w:divBdr>
    </w:div>
    <w:div w:id="1717583632">
      <w:bodyDiv w:val="1"/>
      <w:marLeft w:val="0"/>
      <w:marRight w:val="0"/>
      <w:marTop w:val="0"/>
      <w:marBottom w:val="0"/>
      <w:divBdr>
        <w:top w:val="none" w:sz="0" w:space="0" w:color="auto"/>
        <w:left w:val="none" w:sz="0" w:space="0" w:color="auto"/>
        <w:bottom w:val="none" w:sz="0" w:space="0" w:color="auto"/>
        <w:right w:val="none" w:sz="0" w:space="0" w:color="auto"/>
      </w:divBdr>
    </w:div>
    <w:div w:id="1717778912">
      <w:bodyDiv w:val="1"/>
      <w:marLeft w:val="0"/>
      <w:marRight w:val="0"/>
      <w:marTop w:val="0"/>
      <w:marBottom w:val="0"/>
      <w:divBdr>
        <w:top w:val="none" w:sz="0" w:space="0" w:color="auto"/>
        <w:left w:val="none" w:sz="0" w:space="0" w:color="auto"/>
        <w:bottom w:val="none" w:sz="0" w:space="0" w:color="auto"/>
        <w:right w:val="none" w:sz="0" w:space="0" w:color="auto"/>
      </w:divBdr>
    </w:div>
    <w:div w:id="1718121091">
      <w:bodyDiv w:val="1"/>
      <w:marLeft w:val="0"/>
      <w:marRight w:val="0"/>
      <w:marTop w:val="0"/>
      <w:marBottom w:val="0"/>
      <w:divBdr>
        <w:top w:val="none" w:sz="0" w:space="0" w:color="auto"/>
        <w:left w:val="none" w:sz="0" w:space="0" w:color="auto"/>
        <w:bottom w:val="none" w:sz="0" w:space="0" w:color="auto"/>
        <w:right w:val="none" w:sz="0" w:space="0" w:color="auto"/>
      </w:divBdr>
    </w:div>
    <w:div w:id="1718318678">
      <w:bodyDiv w:val="1"/>
      <w:marLeft w:val="0"/>
      <w:marRight w:val="0"/>
      <w:marTop w:val="0"/>
      <w:marBottom w:val="0"/>
      <w:divBdr>
        <w:top w:val="none" w:sz="0" w:space="0" w:color="auto"/>
        <w:left w:val="none" w:sz="0" w:space="0" w:color="auto"/>
        <w:bottom w:val="none" w:sz="0" w:space="0" w:color="auto"/>
        <w:right w:val="none" w:sz="0" w:space="0" w:color="auto"/>
      </w:divBdr>
    </w:div>
    <w:div w:id="1718578526">
      <w:bodyDiv w:val="1"/>
      <w:marLeft w:val="0"/>
      <w:marRight w:val="0"/>
      <w:marTop w:val="0"/>
      <w:marBottom w:val="0"/>
      <w:divBdr>
        <w:top w:val="none" w:sz="0" w:space="0" w:color="auto"/>
        <w:left w:val="none" w:sz="0" w:space="0" w:color="auto"/>
        <w:bottom w:val="none" w:sz="0" w:space="0" w:color="auto"/>
        <w:right w:val="none" w:sz="0" w:space="0" w:color="auto"/>
      </w:divBdr>
    </w:div>
    <w:div w:id="1718626448">
      <w:bodyDiv w:val="1"/>
      <w:marLeft w:val="0"/>
      <w:marRight w:val="0"/>
      <w:marTop w:val="0"/>
      <w:marBottom w:val="0"/>
      <w:divBdr>
        <w:top w:val="none" w:sz="0" w:space="0" w:color="auto"/>
        <w:left w:val="none" w:sz="0" w:space="0" w:color="auto"/>
        <w:bottom w:val="none" w:sz="0" w:space="0" w:color="auto"/>
        <w:right w:val="none" w:sz="0" w:space="0" w:color="auto"/>
      </w:divBdr>
    </w:div>
    <w:div w:id="1718700766">
      <w:bodyDiv w:val="1"/>
      <w:marLeft w:val="0"/>
      <w:marRight w:val="0"/>
      <w:marTop w:val="0"/>
      <w:marBottom w:val="0"/>
      <w:divBdr>
        <w:top w:val="none" w:sz="0" w:space="0" w:color="auto"/>
        <w:left w:val="none" w:sz="0" w:space="0" w:color="auto"/>
        <w:bottom w:val="none" w:sz="0" w:space="0" w:color="auto"/>
        <w:right w:val="none" w:sz="0" w:space="0" w:color="auto"/>
      </w:divBdr>
    </w:div>
    <w:div w:id="1719158824">
      <w:bodyDiv w:val="1"/>
      <w:marLeft w:val="0"/>
      <w:marRight w:val="0"/>
      <w:marTop w:val="0"/>
      <w:marBottom w:val="0"/>
      <w:divBdr>
        <w:top w:val="none" w:sz="0" w:space="0" w:color="auto"/>
        <w:left w:val="none" w:sz="0" w:space="0" w:color="auto"/>
        <w:bottom w:val="none" w:sz="0" w:space="0" w:color="auto"/>
        <w:right w:val="none" w:sz="0" w:space="0" w:color="auto"/>
      </w:divBdr>
    </w:div>
    <w:div w:id="1719278509">
      <w:bodyDiv w:val="1"/>
      <w:marLeft w:val="0"/>
      <w:marRight w:val="0"/>
      <w:marTop w:val="0"/>
      <w:marBottom w:val="0"/>
      <w:divBdr>
        <w:top w:val="none" w:sz="0" w:space="0" w:color="auto"/>
        <w:left w:val="none" w:sz="0" w:space="0" w:color="auto"/>
        <w:bottom w:val="none" w:sz="0" w:space="0" w:color="auto"/>
        <w:right w:val="none" w:sz="0" w:space="0" w:color="auto"/>
      </w:divBdr>
    </w:div>
    <w:div w:id="1719471705">
      <w:bodyDiv w:val="1"/>
      <w:marLeft w:val="0"/>
      <w:marRight w:val="0"/>
      <w:marTop w:val="0"/>
      <w:marBottom w:val="0"/>
      <w:divBdr>
        <w:top w:val="none" w:sz="0" w:space="0" w:color="auto"/>
        <w:left w:val="none" w:sz="0" w:space="0" w:color="auto"/>
        <w:bottom w:val="none" w:sz="0" w:space="0" w:color="auto"/>
        <w:right w:val="none" w:sz="0" w:space="0" w:color="auto"/>
      </w:divBdr>
    </w:div>
    <w:div w:id="1719476308">
      <w:bodyDiv w:val="1"/>
      <w:marLeft w:val="0"/>
      <w:marRight w:val="0"/>
      <w:marTop w:val="0"/>
      <w:marBottom w:val="0"/>
      <w:divBdr>
        <w:top w:val="none" w:sz="0" w:space="0" w:color="auto"/>
        <w:left w:val="none" w:sz="0" w:space="0" w:color="auto"/>
        <w:bottom w:val="none" w:sz="0" w:space="0" w:color="auto"/>
        <w:right w:val="none" w:sz="0" w:space="0" w:color="auto"/>
      </w:divBdr>
    </w:div>
    <w:div w:id="1721248908">
      <w:bodyDiv w:val="1"/>
      <w:marLeft w:val="0"/>
      <w:marRight w:val="0"/>
      <w:marTop w:val="0"/>
      <w:marBottom w:val="0"/>
      <w:divBdr>
        <w:top w:val="none" w:sz="0" w:space="0" w:color="auto"/>
        <w:left w:val="none" w:sz="0" w:space="0" w:color="auto"/>
        <w:bottom w:val="none" w:sz="0" w:space="0" w:color="auto"/>
        <w:right w:val="none" w:sz="0" w:space="0" w:color="auto"/>
      </w:divBdr>
    </w:div>
    <w:div w:id="1721519440">
      <w:bodyDiv w:val="1"/>
      <w:marLeft w:val="0"/>
      <w:marRight w:val="0"/>
      <w:marTop w:val="0"/>
      <w:marBottom w:val="0"/>
      <w:divBdr>
        <w:top w:val="none" w:sz="0" w:space="0" w:color="auto"/>
        <w:left w:val="none" w:sz="0" w:space="0" w:color="auto"/>
        <w:bottom w:val="none" w:sz="0" w:space="0" w:color="auto"/>
        <w:right w:val="none" w:sz="0" w:space="0" w:color="auto"/>
      </w:divBdr>
    </w:div>
    <w:div w:id="1721705249">
      <w:bodyDiv w:val="1"/>
      <w:marLeft w:val="0"/>
      <w:marRight w:val="0"/>
      <w:marTop w:val="0"/>
      <w:marBottom w:val="0"/>
      <w:divBdr>
        <w:top w:val="none" w:sz="0" w:space="0" w:color="auto"/>
        <w:left w:val="none" w:sz="0" w:space="0" w:color="auto"/>
        <w:bottom w:val="none" w:sz="0" w:space="0" w:color="auto"/>
        <w:right w:val="none" w:sz="0" w:space="0" w:color="auto"/>
      </w:divBdr>
    </w:div>
    <w:div w:id="1722170584">
      <w:bodyDiv w:val="1"/>
      <w:marLeft w:val="0"/>
      <w:marRight w:val="0"/>
      <w:marTop w:val="0"/>
      <w:marBottom w:val="0"/>
      <w:divBdr>
        <w:top w:val="none" w:sz="0" w:space="0" w:color="auto"/>
        <w:left w:val="none" w:sz="0" w:space="0" w:color="auto"/>
        <w:bottom w:val="none" w:sz="0" w:space="0" w:color="auto"/>
        <w:right w:val="none" w:sz="0" w:space="0" w:color="auto"/>
      </w:divBdr>
    </w:div>
    <w:div w:id="1722485261">
      <w:bodyDiv w:val="1"/>
      <w:marLeft w:val="0"/>
      <w:marRight w:val="0"/>
      <w:marTop w:val="0"/>
      <w:marBottom w:val="0"/>
      <w:divBdr>
        <w:top w:val="none" w:sz="0" w:space="0" w:color="auto"/>
        <w:left w:val="none" w:sz="0" w:space="0" w:color="auto"/>
        <w:bottom w:val="none" w:sz="0" w:space="0" w:color="auto"/>
        <w:right w:val="none" w:sz="0" w:space="0" w:color="auto"/>
      </w:divBdr>
    </w:div>
    <w:div w:id="1722554799">
      <w:bodyDiv w:val="1"/>
      <w:marLeft w:val="0"/>
      <w:marRight w:val="0"/>
      <w:marTop w:val="0"/>
      <w:marBottom w:val="0"/>
      <w:divBdr>
        <w:top w:val="none" w:sz="0" w:space="0" w:color="auto"/>
        <w:left w:val="none" w:sz="0" w:space="0" w:color="auto"/>
        <w:bottom w:val="none" w:sz="0" w:space="0" w:color="auto"/>
        <w:right w:val="none" w:sz="0" w:space="0" w:color="auto"/>
      </w:divBdr>
    </w:div>
    <w:div w:id="1723019830">
      <w:bodyDiv w:val="1"/>
      <w:marLeft w:val="0"/>
      <w:marRight w:val="0"/>
      <w:marTop w:val="0"/>
      <w:marBottom w:val="0"/>
      <w:divBdr>
        <w:top w:val="none" w:sz="0" w:space="0" w:color="auto"/>
        <w:left w:val="none" w:sz="0" w:space="0" w:color="auto"/>
        <w:bottom w:val="none" w:sz="0" w:space="0" w:color="auto"/>
        <w:right w:val="none" w:sz="0" w:space="0" w:color="auto"/>
      </w:divBdr>
    </w:div>
    <w:div w:id="1723089301">
      <w:bodyDiv w:val="1"/>
      <w:marLeft w:val="0"/>
      <w:marRight w:val="0"/>
      <w:marTop w:val="0"/>
      <w:marBottom w:val="0"/>
      <w:divBdr>
        <w:top w:val="none" w:sz="0" w:space="0" w:color="auto"/>
        <w:left w:val="none" w:sz="0" w:space="0" w:color="auto"/>
        <w:bottom w:val="none" w:sz="0" w:space="0" w:color="auto"/>
        <w:right w:val="none" w:sz="0" w:space="0" w:color="auto"/>
      </w:divBdr>
    </w:div>
    <w:div w:id="1723166115">
      <w:bodyDiv w:val="1"/>
      <w:marLeft w:val="0"/>
      <w:marRight w:val="0"/>
      <w:marTop w:val="0"/>
      <w:marBottom w:val="0"/>
      <w:divBdr>
        <w:top w:val="none" w:sz="0" w:space="0" w:color="auto"/>
        <w:left w:val="none" w:sz="0" w:space="0" w:color="auto"/>
        <w:bottom w:val="none" w:sz="0" w:space="0" w:color="auto"/>
        <w:right w:val="none" w:sz="0" w:space="0" w:color="auto"/>
      </w:divBdr>
    </w:div>
    <w:div w:id="1724284363">
      <w:bodyDiv w:val="1"/>
      <w:marLeft w:val="0"/>
      <w:marRight w:val="0"/>
      <w:marTop w:val="0"/>
      <w:marBottom w:val="0"/>
      <w:divBdr>
        <w:top w:val="none" w:sz="0" w:space="0" w:color="auto"/>
        <w:left w:val="none" w:sz="0" w:space="0" w:color="auto"/>
        <w:bottom w:val="none" w:sz="0" w:space="0" w:color="auto"/>
        <w:right w:val="none" w:sz="0" w:space="0" w:color="auto"/>
      </w:divBdr>
    </w:div>
    <w:div w:id="1724912314">
      <w:bodyDiv w:val="1"/>
      <w:marLeft w:val="0"/>
      <w:marRight w:val="0"/>
      <w:marTop w:val="0"/>
      <w:marBottom w:val="0"/>
      <w:divBdr>
        <w:top w:val="none" w:sz="0" w:space="0" w:color="auto"/>
        <w:left w:val="none" w:sz="0" w:space="0" w:color="auto"/>
        <w:bottom w:val="none" w:sz="0" w:space="0" w:color="auto"/>
        <w:right w:val="none" w:sz="0" w:space="0" w:color="auto"/>
      </w:divBdr>
    </w:div>
    <w:div w:id="1725372114">
      <w:bodyDiv w:val="1"/>
      <w:marLeft w:val="0"/>
      <w:marRight w:val="0"/>
      <w:marTop w:val="0"/>
      <w:marBottom w:val="0"/>
      <w:divBdr>
        <w:top w:val="none" w:sz="0" w:space="0" w:color="auto"/>
        <w:left w:val="none" w:sz="0" w:space="0" w:color="auto"/>
        <w:bottom w:val="none" w:sz="0" w:space="0" w:color="auto"/>
        <w:right w:val="none" w:sz="0" w:space="0" w:color="auto"/>
      </w:divBdr>
    </w:div>
    <w:div w:id="1725714061">
      <w:bodyDiv w:val="1"/>
      <w:marLeft w:val="0"/>
      <w:marRight w:val="0"/>
      <w:marTop w:val="0"/>
      <w:marBottom w:val="0"/>
      <w:divBdr>
        <w:top w:val="none" w:sz="0" w:space="0" w:color="auto"/>
        <w:left w:val="none" w:sz="0" w:space="0" w:color="auto"/>
        <w:bottom w:val="none" w:sz="0" w:space="0" w:color="auto"/>
        <w:right w:val="none" w:sz="0" w:space="0" w:color="auto"/>
      </w:divBdr>
    </w:div>
    <w:div w:id="1726369763">
      <w:bodyDiv w:val="1"/>
      <w:marLeft w:val="0"/>
      <w:marRight w:val="0"/>
      <w:marTop w:val="0"/>
      <w:marBottom w:val="0"/>
      <w:divBdr>
        <w:top w:val="none" w:sz="0" w:space="0" w:color="auto"/>
        <w:left w:val="none" w:sz="0" w:space="0" w:color="auto"/>
        <w:bottom w:val="none" w:sz="0" w:space="0" w:color="auto"/>
        <w:right w:val="none" w:sz="0" w:space="0" w:color="auto"/>
      </w:divBdr>
    </w:div>
    <w:div w:id="1727364923">
      <w:bodyDiv w:val="1"/>
      <w:marLeft w:val="0"/>
      <w:marRight w:val="0"/>
      <w:marTop w:val="0"/>
      <w:marBottom w:val="0"/>
      <w:divBdr>
        <w:top w:val="none" w:sz="0" w:space="0" w:color="auto"/>
        <w:left w:val="none" w:sz="0" w:space="0" w:color="auto"/>
        <w:bottom w:val="none" w:sz="0" w:space="0" w:color="auto"/>
        <w:right w:val="none" w:sz="0" w:space="0" w:color="auto"/>
      </w:divBdr>
    </w:div>
    <w:div w:id="1728845605">
      <w:bodyDiv w:val="1"/>
      <w:marLeft w:val="0"/>
      <w:marRight w:val="0"/>
      <w:marTop w:val="0"/>
      <w:marBottom w:val="0"/>
      <w:divBdr>
        <w:top w:val="none" w:sz="0" w:space="0" w:color="auto"/>
        <w:left w:val="none" w:sz="0" w:space="0" w:color="auto"/>
        <w:bottom w:val="none" w:sz="0" w:space="0" w:color="auto"/>
        <w:right w:val="none" w:sz="0" w:space="0" w:color="auto"/>
      </w:divBdr>
    </w:div>
    <w:div w:id="1728987720">
      <w:bodyDiv w:val="1"/>
      <w:marLeft w:val="0"/>
      <w:marRight w:val="0"/>
      <w:marTop w:val="0"/>
      <w:marBottom w:val="0"/>
      <w:divBdr>
        <w:top w:val="none" w:sz="0" w:space="0" w:color="auto"/>
        <w:left w:val="none" w:sz="0" w:space="0" w:color="auto"/>
        <w:bottom w:val="none" w:sz="0" w:space="0" w:color="auto"/>
        <w:right w:val="none" w:sz="0" w:space="0" w:color="auto"/>
      </w:divBdr>
    </w:div>
    <w:div w:id="1729065661">
      <w:bodyDiv w:val="1"/>
      <w:marLeft w:val="0"/>
      <w:marRight w:val="0"/>
      <w:marTop w:val="0"/>
      <w:marBottom w:val="0"/>
      <w:divBdr>
        <w:top w:val="none" w:sz="0" w:space="0" w:color="auto"/>
        <w:left w:val="none" w:sz="0" w:space="0" w:color="auto"/>
        <w:bottom w:val="none" w:sz="0" w:space="0" w:color="auto"/>
        <w:right w:val="none" w:sz="0" w:space="0" w:color="auto"/>
      </w:divBdr>
    </w:div>
    <w:div w:id="1730180749">
      <w:bodyDiv w:val="1"/>
      <w:marLeft w:val="0"/>
      <w:marRight w:val="0"/>
      <w:marTop w:val="0"/>
      <w:marBottom w:val="0"/>
      <w:divBdr>
        <w:top w:val="none" w:sz="0" w:space="0" w:color="auto"/>
        <w:left w:val="none" w:sz="0" w:space="0" w:color="auto"/>
        <w:bottom w:val="none" w:sz="0" w:space="0" w:color="auto"/>
        <w:right w:val="none" w:sz="0" w:space="0" w:color="auto"/>
      </w:divBdr>
    </w:div>
    <w:div w:id="1730224505">
      <w:bodyDiv w:val="1"/>
      <w:marLeft w:val="0"/>
      <w:marRight w:val="0"/>
      <w:marTop w:val="0"/>
      <w:marBottom w:val="0"/>
      <w:divBdr>
        <w:top w:val="none" w:sz="0" w:space="0" w:color="auto"/>
        <w:left w:val="none" w:sz="0" w:space="0" w:color="auto"/>
        <w:bottom w:val="none" w:sz="0" w:space="0" w:color="auto"/>
        <w:right w:val="none" w:sz="0" w:space="0" w:color="auto"/>
      </w:divBdr>
    </w:div>
    <w:div w:id="1730301974">
      <w:bodyDiv w:val="1"/>
      <w:marLeft w:val="0"/>
      <w:marRight w:val="0"/>
      <w:marTop w:val="0"/>
      <w:marBottom w:val="0"/>
      <w:divBdr>
        <w:top w:val="none" w:sz="0" w:space="0" w:color="auto"/>
        <w:left w:val="none" w:sz="0" w:space="0" w:color="auto"/>
        <w:bottom w:val="none" w:sz="0" w:space="0" w:color="auto"/>
        <w:right w:val="none" w:sz="0" w:space="0" w:color="auto"/>
      </w:divBdr>
    </w:div>
    <w:div w:id="1731876496">
      <w:bodyDiv w:val="1"/>
      <w:marLeft w:val="0"/>
      <w:marRight w:val="0"/>
      <w:marTop w:val="0"/>
      <w:marBottom w:val="0"/>
      <w:divBdr>
        <w:top w:val="none" w:sz="0" w:space="0" w:color="auto"/>
        <w:left w:val="none" w:sz="0" w:space="0" w:color="auto"/>
        <w:bottom w:val="none" w:sz="0" w:space="0" w:color="auto"/>
        <w:right w:val="none" w:sz="0" w:space="0" w:color="auto"/>
      </w:divBdr>
    </w:div>
    <w:div w:id="1731879672">
      <w:bodyDiv w:val="1"/>
      <w:marLeft w:val="0"/>
      <w:marRight w:val="0"/>
      <w:marTop w:val="0"/>
      <w:marBottom w:val="0"/>
      <w:divBdr>
        <w:top w:val="none" w:sz="0" w:space="0" w:color="auto"/>
        <w:left w:val="none" w:sz="0" w:space="0" w:color="auto"/>
        <w:bottom w:val="none" w:sz="0" w:space="0" w:color="auto"/>
        <w:right w:val="none" w:sz="0" w:space="0" w:color="auto"/>
      </w:divBdr>
    </w:div>
    <w:div w:id="1732189286">
      <w:bodyDiv w:val="1"/>
      <w:marLeft w:val="0"/>
      <w:marRight w:val="0"/>
      <w:marTop w:val="0"/>
      <w:marBottom w:val="0"/>
      <w:divBdr>
        <w:top w:val="none" w:sz="0" w:space="0" w:color="auto"/>
        <w:left w:val="none" w:sz="0" w:space="0" w:color="auto"/>
        <w:bottom w:val="none" w:sz="0" w:space="0" w:color="auto"/>
        <w:right w:val="none" w:sz="0" w:space="0" w:color="auto"/>
      </w:divBdr>
    </w:div>
    <w:div w:id="1732192624">
      <w:bodyDiv w:val="1"/>
      <w:marLeft w:val="0"/>
      <w:marRight w:val="0"/>
      <w:marTop w:val="0"/>
      <w:marBottom w:val="0"/>
      <w:divBdr>
        <w:top w:val="none" w:sz="0" w:space="0" w:color="auto"/>
        <w:left w:val="none" w:sz="0" w:space="0" w:color="auto"/>
        <w:bottom w:val="none" w:sz="0" w:space="0" w:color="auto"/>
        <w:right w:val="none" w:sz="0" w:space="0" w:color="auto"/>
      </w:divBdr>
    </w:div>
    <w:div w:id="1732389065">
      <w:bodyDiv w:val="1"/>
      <w:marLeft w:val="0"/>
      <w:marRight w:val="0"/>
      <w:marTop w:val="0"/>
      <w:marBottom w:val="0"/>
      <w:divBdr>
        <w:top w:val="none" w:sz="0" w:space="0" w:color="auto"/>
        <w:left w:val="none" w:sz="0" w:space="0" w:color="auto"/>
        <w:bottom w:val="none" w:sz="0" w:space="0" w:color="auto"/>
        <w:right w:val="none" w:sz="0" w:space="0" w:color="auto"/>
      </w:divBdr>
    </w:div>
    <w:div w:id="1733431945">
      <w:bodyDiv w:val="1"/>
      <w:marLeft w:val="0"/>
      <w:marRight w:val="0"/>
      <w:marTop w:val="0"/>
      <w:marBottom w:val="0"/>
      <w:divBdr>
        <w:top w:val="none" w:sz="0" w:space="0" w:color="auto"/>
        <w:left w:val="none" w:sz="0" w:space="0" w:color="auto"/>
        <w:bottom w:val="none" w:sz="0" w:space="0" w:color="auto"/>
        <w:right w:val="none" w:sz="0" w:space="0" w:color="auto"/>
      </w:divBdr>
    </w:div>
    <w:div w:id="1733692639">
      <w:bodyDiv w:val="1"/>
      <w:marLeft w:val="0"/>
      <w:marRight w:val="0"/>
      <w:marTop w:val="0"/>
      <w:marBottom w:val="0"/>
      <w:divBdr>
        <w:top w:val="none" w:sz="0" w:space="0" w:color="auto"/>
        <w:left w:val="none" w:sz="0" w:space="0" w:color="auto"/>
        <w:bottom w:val="none" w:sz="0" w:space="0" w:color="auto"/>
        <w:right w:val="none" w:sz="0" w:space="0" w:color="auto"/>
      </w:divBdr>
    </w:div>
    <w:div w:id="1734308626">
      <w:bodyDiv w:val="1"/>
      <w:marLeft w:val="0"/>
      <w:marRight w:val="0"/>
      <w:marTop w:val="0"/>
      <w:marBottom w:val="0"/>
      <w:divBdr>
        <w:top w:val="none" w:sz="0" w:space="0" w:color="auto"/>
        <w:left w:val="none" w:sz="0" w:space="0" w:color="auto"/>
        <w:bottom w:val="none" w:sz="0" w:space="0" w:color="auto"/>
        <w:right w:val="none" w:sz="0" w:space="0" w:color="auto"/>
      </w:divBdr>
    </w:div>
    <w:div w:id="1734699150">
      <w:bodyDiv w:val="1"/>
      <w:marLeft w:val="0"/>
      <w:marRight w:val="0"/>
      <w:marTop w:val="0"/>
      <w:marBottom w:val="0"/>
      <w:divBdr>
        <w:top w:val="none" w:sz="0" w:space="0" w:color="auto"/>
        <w:left w:val="none" w:sz="0" w:space="0" w:color="auto"/>
        <w:bottom w:val="none" w:sz="0" w:space="0" w:color="auto"/>
        <w:right w:val="none" w:sz="0" w:space="0" w:color="auto"/>
      </w:divBdr>
    </w:div>
    <w:div w:id="1735155688">
      <w:bodyDiv w:val="1"/>
      <w:marLeft w:val="0"/>
      <w:marRight w:val="0"/>
      <w:marTop w:val="0"/>
      <w:marBottom w:val="0"/>
      <w:divBdr>
        <w:top w:val="none" w:sz="0" w:space="0" w:color="auto"/>
        <w:left w:val="none" w:sz="0" w:space="0" w:color="auto"/>
        <w:bottom w:val="none" w:sz="0" w:space="0" w:color="auto"/>
        <w:right w:val="none" w:sz="0" w:space="0" w:color="auto"/>
      </w:divBdr>
    </w:div>
    <w:div w:id="1735856893">
      <w:bodyDiv w:val="1"/>
      <w:marLeft w:val="0"/>
      <w:marRight w:val="0"/>
      <w:marTop w:val="0"/>
      <w:marBottom w:val="0"/>
      <w:divBdr>
        <w:top w:val="none" w:sz="0" w:space="0" w:color="auto"/>
        <w:left w:val="none" w:sz="0" w:space="0" w:color="auto"/>
        <w:bottom w:val="none" w:sz="0" w:space="0" w:color="auto"/>
        <w:right w:val="none" w:sz="0" w:space="0" w:color="auto"/>
      </w:divBdr>
    </w:div>
    <w:div w:id="1735929689">
      <w:bodyDiv w:val="1"/>
      <w:marLeft w:val="0"/>
      <w:marRight w:val="0"/>
      <w:marTop w:val="0"/>
      <w:marBottom w:val="0"/>
      <w:divBdr>
        <w:top w:val="none" w:sz="0" w:space="0" w:color="auto"/>
        <w:left w:val="none" w:sz="0" w:space="0" w:color="auto"/>
        <w:bottom w:val="none" w:sz="0" w:space="0" w:color="auto"/>
        <w:right w:val="none" w:sz="0" w:space="0" w:color="auto"/>
      </w:divBdr>
    </w:div>
    <w:div w:id="1736583682">
      <w:bodyDiv w:val="1"/>
      <w:marLeft w:val="0"/>
      <w:marRight w:val="0"/>
      <w:marTop w:val="0"/>
      <w:marBottom w:val="0"/>
      <w:divBdr>
        <w:top w:val="none" w:sz="0" w:space="0" w:color="auto"/>
        <w:left w:val="none" w:sz="0" w:space="0" w:color="auto"/>
        <w:bottom w:val="none" w:sz="0" w:space="0" w:color="auto"/>
        <w:right w:val="none" w:sz="0" w:space="0" w:color="auto"/>
      </w:divBdr>
    </w:div>
    <w:div w:id="1737434493">
      <w:bodyDiv w:val="1"/>
      <w:marLeft w:val="0"/>
      <w:marRight w:val="0"/>
      <w:marTop w:val="0"/>
      <w:marBottom w:val="0"/>
      <w:divBdr>
        <w:top w:val="none" w:sz="0" w:space="0" w:color="auto"/>
        <w:left w:val="none" w:sz="0" w:space="0" w:color="auto"/>
        <w:bottom w:val="none" w:sz="0" w:space="0" w:color="auto"/>
        <w:right w:val="none" w:sz="0" w:space="0" w:color="auto"/>
      </w:divBdr>
    </w:div>
    <w:div w:id="1738042984">
      <w:bodyDiv w:val="1"/>
      <w:marLeft w:val="0"/>
      <w:marRight w:val="0"/>
      <w:marTop w:val="0"/>
      <w:marBottom w:val="0"/>
      <w:divBdr>
        <w:top w:val="none" w:sz="0" w:space="0" w:color="auto"/>
        <w:left w:val="none" w:sz="0" w:space="0" w:color="auto"/>
        <w:bottom w:val="none" w:sz="0" w:space="0" w:color="auto"/>
        <w:right w:val="none" w:sz="0" w:space="0" w:color="auto"/>
      </w:divBdr>
    </w:div>
    <w:div w:id="1738047410">
      <w:bodyDiv w:val="1"/>
      <w:marLeft w:val="0"/>
      <w:marRight w:val="0"/>
      <w:marTop w:val="0"/>
      <w:marBottom w:val="0"/>
      <w:divBdr>
        <w:top w:val="none" w:sz="0" w:space="0" w:color="auto"/>
        <w:left w:val="none" w:sz="0" w:space="0" w:color="auto"/>
        <w:bottom w:val="none" w:sz="0" w:space="0" w:color="auto"/>
        <w:right w:val="none" w:sz="0" w:space="0" w:color="auto"/>
      </w:divBdr>
    </w:div>
    <w:div w:id="1738088737">
      <w:bodyDiv w:val="1"/>
      <w:marLeft w:val="0"/>
      <w:marRight w:val="0"/>
      <w:marTop w:val="0"/>
      <w:marBottom w:val="0"/>
      <w:divBdr>
        <w:top w:val="none" w:sz="0" w:space="0" w:color="auto"/>
        <w:left w:val="none" w:sz="0" w:space="0" w:color="auto"/>
        <w:bottom w:val="none" w:sz="0" w:space="0" w:color="auto"/>
        <w:right w:val="none" w:sz="0" w:space="0" w:color="auto"/>
      </w:divBdr>
    </w:div>
    <w:div w:id="1738091620">
      <w:bodyDiv w:val="1"/>
      <w:marLeft w:val="0"/>
      <w:marRight w:val="0"/>
      <w:marTop w:val="0"/>
      <w:marBottom w:val="0"/>
      <w:divBdr>
        <w:top w:val="none" w:sz="0" w:space="0" w:color="auto"/>
        <w:left w:val="none" w:sz="0" w:space="0" w:color="auto"/>
        <w:bottom w:val="none" w:sz="0" w:space="0" w:color="auto"/>
        <w:right w:val="none" w:sz="0" w:space="0" w:color="auto"/>
      </w:divBdr>
    </w:div>
    <w:div w:id="1738169944">
      <w:bodyDiv w:val="1"/>
      <w:marLeft w:val="0"/>
      <w:marRight w:val="0"/>
      <w:marTop w:val="0"/>
      <w:marBottom w:val="0"/>
      <w:divBdr>
        <w:top w:val="none" w:sz="0" w:space="0" w:color="auto"/>
        <w:left w:val="none" w:sz="0" w:space="0" w:color="auto"/>
        <w:bottom w:val="none" w:sz="0" w:space="0" w:color="auto"/>
        <w:right w:val="none" w:sz="0" w:space="0" w:color="auto"/>
      </w:divBdr>
    </w:div>
    <w:div w:id="1738624591">
      <w:bodyDiv w:val="1"/>
      <w:marLeft w:val="0"/>
      <w:marRight w:val="0"/>
      <w:marTop w:val="0"/>
      <w:marBottom w:val="0"/>
      <w:divBdr>
        <w:top w:val="none" w:sz="0" w:space="0" w:color="auto"/>
        <w:left w:val="none" w:sz="0" w:space="0" w:color="auto"/>
        <w:bottom w:val="none" w:sz="0" w:space="0" w:color="auto"/>
        <w:right w:val="none" w:sz="0" w:space="0" w:color="auto"/>
      </w:divBdr>
    </w:div>
    <w:div w:id="1738740828">
      <w:bodyDiv w:val="1"/>
      <w:marLeft w:val="0"/>
      <w:marRight w:val="0"/>
      <w:marTop w:val="0"/>
      <w:marBottom w:val="0"/>
      <w:divBdr>
        <w:top w:val="none" w:sz="0" w:space="0" w:color="auto"/>
        <w:left w:val="none" w:sz="0" w:space="0" w:color="auto"/>
        <w:bottom w:val="none" w:sz="0" w:space="0" w:color="auto"/>
        <w:right w:val="none" w:sz="0" w:space="0" w:color="auto"/>
      </w:divBdr>
    </w:div>
    <w:div w:id="1738896553">
      <w:bodyDiv w:val="1"/>
      <w:marLeft w:val="0"/>
      <w:marRight w:val="0"/>
      <w:marTop w:val="0"/>
      <w:marBottom w:val="0"/>
      <w:divBdr>
        <w:top w:val="none" w:sz="0" w:space="0" w:color="auto"/>
        <w:left w:val="none" w:sz="0" w:space="0" w:color="auto"/>
        <w:bottom w:val="none" w:sz="0" w:space="0" w:color="auto"/>
        <w:right w:val="none" w:sz="0" w:space="0" w:color="auto"/>
      </w:divBdr>
    </w:div>
    <w:div w:id="1739016320">
      <w:bodyDiv w:val="1"/>
      <w:marLeft w:val="0"/>
      <w:marRight w:val="0"/>
      <w:marTop w:val="0"/>
      <w:marBottom w:val="0"/>
      <w:divBdr>
        <w:top w:val="none" w:sz="0" w:space="0" w:color="auto"/>
        <w:left w:val="none" w:sz="0" w:space="0" w:color="auto"/>
        <w:bottom w:val="none" w:sz="0" w:space="0" w:color="auto"/>
        <w:right w:val="none" w:sz="0" w:space="0" w:color="auto"/>
      </w:divBdr>
    </w:div>
    <w:div w:id="1739136712">
      <w:bodyDiv w:val="1"/>
      <w:marLeft w:val="0"/>
      <w:marRight w:val="0"/>
      <w:marTop w:val="0"/>
      <w:marBottom w:val="0"/>
      <w:divBdr>
        <w:top w:val="none" w:sz="0" w:space="0" w:color="auto"/>
        <w:left w:val="none" w:sz="0" w:space="0" w:color="auto"/>
        <w:bottom w:val="none" w:sz="0" w:space="0" w:color="auto"/>
        <w:right w:val="none" w:sz="0" w:space="0" w:color="auto"/>
      </w:divBdr>
    </w:div>
    <w:div w:id="1739205594">
      <w:bodyDiv w:val="1"/>
      <w:marLeft w:val="0"/>
      <w:marRight w:val="0"/>
      <w:marTop w:val="0"/>
      <w:marBottom w:val="0"/>
      <w:divBdr>
        <w:top w:val="none" w:sz="0" w:space="0" w:color="auto"/>
        <w:left w:val="none" w:sz="0" w:space="0" w:color="auto"/>
        <w:bottom w:val="none" w:sz="0" w:space="0" w:color="auto"/>
        <w:right w:val="none" w:sz="0" w:space="0" w:color="auto"/>
      </w:divBdr>
    </w:div>
    <w:div w:id="1739744752">
      <w:bodyDiv w:val="1"/>
      <w:marLeft w:val="0"/>
      <w:marRight w:val="0"/>
      <w:marTop w:val="0"/>
      <w:marBottom w:val="0"/>
      <w:divBdr>
        <w:top w:val="none" w:sz="0" w:space="0" w:color="auto"/>
        <w:left w:val="none" w:sz="0" w:space="0" w:color="auto"/>
        <w:bottom w:val="none" w:sz="0" w:space="0" w:color="auto"/>
        <w:right w:val="none" w:sz="0" w:space="0" w:color="auto"/>
      </w:divBdr>
    </w:div>
    <w:div w:id="1740447028">
      <w:bodyDiv w:val="1"/>
      <w:marLeft w:val="0"/>
      <w:marRight w:val="0"/>
      <w:marTop w:val="0"/>
      <w:marBottom w:val="0"/>
      <w:divBdr>
        <w:top w:val="none" w:sz="0" w:space="0" w:color="auto"/>
        <w:left w:val="none" w:sz="0" w:space="0" w:color="auto"/>
        <w:bottom w:val="none" w:sz="0" w:space="0" w:color="auto"/>
        <w:right w:val="none" w:sz="0" w:space="0" w:color="auto"/>
      </w:divBdr>
    </w:div>
    <w:div w:id="1740636597">
      <w:bodyDiv w:val="1"/>
      <w:marLeft w:val="0"/>
      <w:marRight w:val="0"/>
      <w:marTop w:val="0"/>
      <w:marBottom w:val="0"/>
      <w:divBdr>
        <w:top w:val="none" w:sz="0" w:space="0" w:color="auto"/>
        <w:left w:val="none" w:sz="0" w:space="0" w:color="auto"/>
        <w:bottom w:val="none" w:sz="0" w:space="0" w:color="auto"/>
        <w:right w:val="none" w:sz="0" w:space="0" w:color="auto"/>
      </w:divBdr>
    </w:div>
    <w:div w:id="1740976240">
      <w:bodyDiv w:val="1"/>
      <w:marLeft w:val="0"/>
      <w:marRight w:val="0"/>
      <w:marTop w:val="0"/>
      <w:marBottom w:val="0"/>
      <w:divBdr>
        <w:top w:val="none" w:sz="0" w:space="0" w:color="auto"/>
        <w:left w:val="none" w:sz="0" w:space="0" w:color="auto"/>
        <w:bottom w:val="none" w:sz="0" w:space="0" w:color="auto"/>
        <w:right w:val="none" w:sz="0" w:space="0" w:color="auto"/>
      </w:divBdr>
    </w:div>
    <w:div w:id="1741101267">
      <w:bodyDiv w:val="1"/>
      <w:marLeft w:val="0"/>
      <w:marRight w:val="0"/>
      <w:marTop w:val="0"/>
      <w:marBottom w:val="0"/>
      <w:divBdr>
        <w:top w:val="none" w:sz="0" w:space="0" w:color="auto"/>
        <w:left w:val="none" w:sz="0" w:space="0" w:color="auto"/>
        <w:bottom w:val="none" w:sz="0" w:space="0" w:color="auto"/>
        <w:right w:val="none" w:sz="0" w:space="0" w:color="auto"/>
      </w:divBdr>
    </w:div>
    <w:div w:id="1741707849">
      <w:bodyDiv w:val="1"/>
      <w:marLeft w:val="0"/>
      <w:marRight w:val="0"/>
      <w:marTop w:val="0"/>
      <w:marBottom w:val="0"/>
      <w:divBdr>
        <w:top w:val="none" w:sz="0" w:space="0" w:color="auto"/>
        <w:left w:val="none" w:sz="0" w:space="0" w:color="auto"/>
        <w:bottom w:val="none" w:sz="0" w:space="0" w:color="auto"/>
        <w:right w:val="none" w:sz="0" w:space="0" w:color="auto"/>
      </w:divBdr>
    </w:div>
    <w:div w:id="1741754985">
      <w:bodyDiv w:val="1"/>
      <w:marLeft w:val="0"/>
      <w:marRight w:val="0"/>
      <w:marTop w:val="0"/>
      <w:marBottom w:val="0"/>
      <w:divBdr>
        <w:top w:val="none" w:sz="0" w:space="0" w:color="auto"/>
        <w:left w:val="none" w:sz="0" w:space="0" w:color="auto"/>
        <w:bottom w:val="none" w:sz="0" w:space="0" w:color="auto"/>
        <w:right w:val="none" w:sz="0" w:space="0" w:color="auto"/>
      </w:divBdr>
    </w:div>
    <w:div w:id="1742438204">
      <w:bodyDiv w:val="1"/>
      <w:marLeft w:val="0"/>
      <w:marRight w:val="0"/>
      <w:marTop w:val="0"/>
      <w:marBottom w:val="0"/>
      <w:divBdr>
        <w:top w:val="none" w:sz="0" w:space="0" w:color="auto"/>
        <w:left w:val="none" w:sz="0" w:space="0" w:color="auto"/>
        <w:bottom w:val="none" w:sz="0" w:space="0" w:color="auto"/>
        <w:right w:val="none" w:sz="0" w:space="0" w:color="auto"/>
      </w:divBdr>
    </w:div>
    <w:div w:id="1742629583">
      <w:bodyDiv w:val="1"/>
      <w:marLeft w:val="0"/>
      <w:marRight w:val="0"/>
      <w:marTop w:val="0"/>
      <w:marBottom w:val="0"/>
      <w:divBdr>
        <w:top w:val="none" w:sz="0" w:space="0" w:color="auto"/>
        <w:left w:val="none" w:sz="0" w:space="0" w:color="auto"/>
        <w:bottom w:val="none" w:sz="0" w:space="0" w:color="auto"/>
        <w:right w:val="none" w:sz="0" w:space="0" w:color="auto"/>
      </w:divBdr>
    </w:div>
    <w:div w:id="1743257620">
      <w:bodyDiv w:val="1"/>
      <w:marLeft w:val="0"/>
      <w:marRight w:val="0"/>
      <w:marTop w:val="0"/>
      <w:marBottom w:val="0"/>
      <w:divBdr>
        <w:top w:val="none" w:sz="0" w:space="0" w:color="auto"/>
        <w:left w:val="none" w:sz="0" w:space="0" w:color="auto"/>
        <w:bottom w:val="none" w:sz="0" w:space="0" w:color="auto"/>
        <w:right w:val="none" w:sz="0" w:space="0" w:color="auto"/>
      </w:divBdr>
    </w:div>
    <w:div w:id="1744142311">
      <w:bodyDiv w:val="1"/>
      <w:marLeft w:val="0"/>
      <w:marRight w:val="0"/>
      <w:marTop w:val="0"/>
      <w:marBottom w:val="0"/>
      <w:divBdr>
        <w:top w:val="none" w:sz="0" w:space="0" w:color="auto"/>
        <w:left w:val="none" w:sz="0" w:space="0" w:color="auto"/>
        <w:bottom w:val="none" w:sz="0" w:space="0" w:color="auto"/>
        <w:right w:val="none" w:sz="0" w:space="0" w:color="auto"/>
      </w:divBdr>
    </w:div>
    <w:div w:id="1744333147">
      <w:bodyDiv w:val="1"/>
      <w:marLeft w:val="0"/>
      <w:marRight w:val="0"/>
      <w:marTop w:val="0"/>
      <w:marBottom w:val="0"/>
      <w:divBdr>
        <w:top w:val="none" w:sz="0" w:space="0" w:color="auto"/>
        <w:left w:val="none" w:sz="0" w:space="0" w:color="auto"/>
        <w:bottom w:val="none" w:sz="0" w:space="0" w:color="auto"/>
        <w:right w:val="none" w:sz="0" w:space="0" w:color="auto"/>
      </w:divBdr>
    </w:div>
    <w:div w:id="1744568979">
      <w:bodyDiv w:val="1"/>
      <w:marLeft w:val="0"/>
      <w:marRight w:val="0"/>
      <w:marTop w:val="0"/>
      <w:marBottom w:val="0"/>
      <w:divBdr>
        <w:top w:val="none" w:sz="0" w:space="0" w:color="auto"/>
        <w:left w:val="none" w:sz="0" w:space="0" w:color="auto"/>
        <w:bottom w:val="none" w:sz="0" w:space="0" w:color="auto"/>
        <w:right w:val="none" w:sz="0" w:space="0" w:color="auto"/>
      </w:divBdr>
    </w:div>
    <w:div w:id="1744596349">
      <w:bodyDiv w:val="1"/>
      <w:marLeft w:val="0"/>
      <w:marRight w:val="0"/>
      <w:marTop w:val="0"/>
      <w:marBottom w:val="0"/>
      <w:divBdr>
        <w:top w:val="none" w:sz="0" w:space="0" w:color="auto"/>
        <w:left w:val="none" w:sz="0" w:space="0" w:color="auto"/>
        <w:bottom w:val="none" w:sz="0" w:space="0" w:color="auto"/>
        <w:right w:val="none" w:sz="0" w:space="0" w:color="auto"/>
      </w:divBdr>
    </w:div>
    <w:div w:id="1746301459">
      <w:bodyDiv w:val="1"/>
      <w:marLeft w:val="0"/>
      <w:marRight w:val="0"/>
      <w:marTop w:val="0"/>
      <w:marBottom w:val="0"/>
      <w:divBdr>
        <w:top w:val="none" w:sz="0" w:space="0" w:color="auto"/>
        <w:left w:val="none" w:sz="0" w:space="0" w:color="auto"/>
        <w:bottom w:val="none" w:sz="0" w:space="0" w:color="auto"/>
        <w:right w:val="none" w:sz="0" w:space="0" w:color="auto"/>
      </w:divBdr>
    </w:div>
    <w:div w:id="1746410911">
      <w:bodyDiv w:val="1"/>
      <w:marLeft w:val="0"/>
      <w:marRight w:val="0"/>
      <w:marTop w:val="0"/>
      <w:marBottom w:val="0"/>
      <w:divBdr>
        <w:top w:val="none" w:sz="0" w:space="0" w:color="auto"/>
        <w:left w:val="none" w:sz="0" w:space="0" w:color="auto"/>
        <w:bottom w:val="none" w:sz="0" w:space="0" w:color="auto"/>
        <w:right w:val="none" w:sz="0" w:space="0" w:color="auto"/>
      </w:divBdr>
    </w:div>
    <w:div w:id="1746419024">
      <w:bodyDiv w:val="1"/>
      <w:marLeft w:val="0"/>
      <w:marRight w:val="0"/>
      <w:marTop w:val="0"/>
      <w:marBottom w:val="0"/>
      <w:divBdr>
        <w:top w:val="none" w:sz="0" w:space="0" w:color="auto"/>
        <w:left w:val="none" w:sz="0" w:space="0" w:color="auto"/>
        <w:bottom w:val="none" w:sz="0" w:space="0" w:color="auto"/>
        <w:right w:val="none" w:sz="0" w:space="0" w:color="auto"/>
      </w:divBdr>
    </w:div>
    <w:div w:id="1746535290">
      <w:bodyDiv w:val="1"/>
      <w:marLeft w:val="0"/>
      <w:marRight w:val="0"/>
      <w:marTop w:val="0"/>
      <w:marBottom w:val="0"/>
      <w:divBdr>
        <w:top w:val="none" w:sz="0" w:space="0" w:color="auto"/>
        <w:left w:val="none" w:sz="0" w:space="0" w:color="auto"/>
        <w:bottom w:val="none" w:sz="0" w:space="0" w:color="auto"/>
        <w:right w:val="none" w:sz="0" w:space="0" w:color="auto"/>
      </w:divBdr>
    </w:div>
    <w:div w:id="1746876525">
      <w:bodyDiv w:val="1"/>
      <w:marLeft w:val="0"/>
      <w:marRight w:val="0"/>
      <w:marTop w:val="0"/>
      <w:marBottom w:val="0"/>
      <w:divBdr>
        <w:top w:val="none" w:sz="0" w:space="0" w:color="auto"/>
        <w:left w:val="none" w:sz="0" w:space="0" w:color="auto"/>
        <w:bottom w:val="none" w:sz="0" w:space="0" w:color="auto"/>
        <w:right w:val="none" w:sz="0" w:space="0" w:color="auto"/>
      </w:divBdr>
    </w:div>
    <w:div w:id="1747023259">
      <w:bodyDiv w:val="1"/>
      <w:marLeft w:val="0"/>
      <w:marRight w:val="0"/>
      <w:marTop w:val="0"/>
      <w:marBottom w:val="0"/>
      <w:divBdr>
        <w:top w:val="none" w:sz="0" w:space="0" w:color="auto"/>
        <w:left w:val="none" w:sz="0" w:space="0" w:color="auto"/>
        <w:bottom w:val="none" w:sz="0" w:space="0" w:color="auto"/>
        <w:right w:val="none" w:sz="0" w:space="0" w:color="auto"/>
      </w:divBdr>
    </w:div>
    <w:div w:id="1747260522">
      <w:bodyDiv w:val="1"/>
      <w:marLeft w:val="0"/>
      <w:marRight w:val="0"/>
      <w:marTop w:val="0"/>
      <w:marBottom w:val="0"/>
      <w:divBdr>
        <w:top w:val="none" w:sz="0" w:space="0" w:color="auto"/>
        <w:left w:val="none" w:sz="0" w:space="0" w:color="auto"/>
        <w:bottom w:val="none" w:sz="0" w:space="0" w:color="auto"/>
        <w:right w:val="none" w:sz="0" w:space="0" w:color="auto"/>
      </w:divBdr>
    </w:div>
    <w:div w:id="1747456986">
      <w:bodyDiv w:val="1"/>
      <w:marLeft w:val="0"/>
      <w:marRight w:val="0"/>
      <w:marTop w:val="0"/>
      <w:marBottom w:val="0"/>
      <w:divBdr>
        <w:top w:val="none" w:sz="0" w:space="0" w:color="auto"/>
        <w:left w:val="none" w:sz="0" w:space="0" w:color="auto"/>
        <w:bottom w:val="none" w:sz="0" w:space="0" w:color="auto"/>
        <w:right w:val="none" w:sz="0" w:space="0" w:color="auto"/>
      </w:divBdr>
    </w:div>
    <w:div w:id="1747876358">
      <w:bodyDiv w:val="1"/>
      <w:marLeft w:val="0"/>
      <w:marRight w:val="0"/>
      <w:marTop w:val="0"/>
      <w:marBottom w:val="0"/>
      <w:divBdr>
        <w:top w:val="none" w:sz="0" w:space="0" w:color="auto"/>
        <w:left w:val="none" w:sz="0" w:space="0" w:color="auto"/>
        <w:bottom w:val="none" w:sz="0" w:space="0" w:color="auto"/>
        <w:right w:val="none" w:sz="0" w:space="0" w:color="auto"/>
      </w:divBdr>
    </w:div>
    <w:div w:id="1748959680">
      <w:bodyDiv w:val="1"/>
      <w:marLeft w:val="0"/>
      <w:marRight w:val="0"/>
      <w:marTop w:val="0"/>
      <w:marBottom w:val="0"/>
      <w:divBdr>
        <w:top w:val="none" w:sz="0" w:space="0" w:color="auto"/>
        <w:left w:val="none" w:sz="0" w:space="0" w:color="auto"/>
        <w:bottom w:val="none" w:sz="0" w:space="0" w:color="auto"/>
        <w:right w:val="none" w:sz="0" w:space="0" w:color="auto"/>
      </w:divBdr>
    </w:div>
    <w:div w:id="1749156900">
      <w:bodyDiv w:val="1"/>
      <w:marLeft w:val="0"/>
      <w:marRight w:val="0"/>
      <w:marTop w:val="0"/>
      <w:marBottom w:val="0"/>
      <w:divBdr>
        <w:top w:val="none" w:sz="0" w:space="0" w:color="auto"/>
        <w:left w:val="none" w:sz="0" w:space="0" w:color="auto"/>
        <w:bottom w:val="none" w:sz="0" w:space="0" w:color="auto"/>
        <w:right w:val="none" w:sz="0" w:space="0" w:color="auto"/>
      </w:divBdr>
    </w:div>
    <w:div w:id="1749644195">
      <w:bodyDiv w:val="1"/>
      <w:marLeft w:val="0"/>
      <w:marRight w:val="0"/>
      <w:marTop w:val="0"/>
      <w:marBottom w:val="0"/>
      <w:divBdr>
        <w:top w:val="none" w:sz="0" w:space="0" w:color="auto"/>
        <w:left w:val="none" w:sz="0" w:space="0" w:color="auto"/>
        <w:bottom w:val="none" w:sz="0" w:space="0" w:color="auto"/>
        <w:right w:val="none" w:sz="0" w:space="0" w:color="auto"/>
      </w:divBdr>
    </w:div>
    <w:div w:id="1749958049">
      <w:bodyDiv w:val="1"/>
      <w:marLeft w:val="0"/>
      <w:marRight w:val="0"/>
      <w:marTop w:val="0"/>
      <w:marBottom w:val="0"/>
      <w:divBdr>
        <w:top w:val="none" w:sz="0" w:space="0" w:color="auto"/>
        <w:left w:val="none" w:sz="0" w:space="0" w:color="auto"/>
        <w:bottom w:val="none" w:sz="0" w:space="0" w:color="auto"/>
        <w:right w:val="none" w:sz="0" w:space="0" w:color="auto"/>
      </w:divBdr>
    </w:div>
    <w:div w:id="1750424433">
      <w:bodyDiv w:val="1"/>
      <w:marLeft w:val="0"/>
      <w:marRight w:val="0"/>
      <w:marTop w:val="0"/>
      <w:marBottom w:val="0"/>
      <w:divBdr>
        <w:top w:val="none" w:sz="0" w:space="0" w:color="auto"/>
        <w:left w:val="none" w:sz="0" w:space="0" w:color="auto"/>
        <w:bottom w:val="none" w:sz="0" w:space="0" w:color="auto"/>
        <w:right w:val="none" w:sz="0" w:space="0" w:color="auto"/>
      </w:divBdr>
    </w:div>
    <w:div w:id="1750691745">
      <w:bodyDiv w:val="1"/>
      <w:marLeft w:val="0"/>
      <w:marRight w:val="0"/>
      <w:marTop w:val="0"/>
      <w:marBottom w:val="0"/>
      <w:divBdr>
        <w:top w:val="none" w:sz="0" w:space="0" w:color="auto"/>
        <w:left w:val="none" w:sz="0" w:space="0" w:color="auto"/>
        <w:bottom w:val="none" w:sz="0" w:space="0" w:color="auto"/>
        <w:right w:val="none" w:sz="0" w:space="0" w:color="auto"/>
      </w:divBdr>
    </w:div>
    <w:div w:id="1750886709">
      <w:bodyDiv w:val="1"/>
      <w:marLeft w:val="0"/>
      <w:marRight w:val="0"/>
      <w:marTop w:val="0"/>
      <w:marBottom w:val="0"/>
      <w:divBdr>
        <w:top w:val="none" w:sz="0" w:space="0" w:color="auto"/>
        <w:left w:val="none" w:sz="0" w:space="0" w:color="auto"/>
        <w:bottom w:val="none" w:sz="0" w:space="0" w:color="auto"/>
        <w:right w:val="none" w:sz="0" w:space="0" w:color="auto"/>
      </w:divBdr>
    </w:div>
    <w:div w:id="1751610202">
      <w:bodyDiv w:val="1"/>
      <w:marLeft w:val="0"/>
      <w:marRight w:val="0"/>
      <w:marTop w:val="0"/>
      <w:marBottom w:val="0"/>
      <w:divBdr>
        <w:top w:val="none" w:sz="0" w:space="0" w:color="auto"/>
        <w:left w:val="none" w:sz="0" w:space="0" w:color="auto"/>
        <w:bottom w:val="none" w:sz="0" w:space="0" w:color="auto"/>
        <w:right w:val="none" w:sz="0" w:space="0" w:color="auto"/>
      </w:divBdr>
    </w:div>
    <w:div w:id="1752266502">
      <w:bodyDiv w:val="1"/>
      <w:marLeft w:val="0"/>
      <w:marRight w:val="0"/>
      <w:marTop w:val="0"/>
      <w:marBottom w:val="0"/>
      <w:divBdr>
        <w:top w:val="none" w:sz="0" w:space="0" w:color="auto"/>
        <w:left w:val="none" w:sz="0" w:space="0" w:color="auto"/>
        <w:bottom w:val="none" w:sz="0" w:space="0" w:color="auto"/>
        <w:right w:val="none" w:sz="0" w:space="0" w:color="auto"/>
      </w:divBdr>
    </w:div>
    <w:div w:id="1752581364">
      <w:bodyDiv w:val="1"/>
      <w:marLeft w:val="0"/>
      <w:marRight w:val="0"/>
      <w:marTop w:val="0"/>
      <w:marBottom w:val="0"/>
      <w:divBdr>
        <w:top w:val="none" w:sz="0" w:space="0" w:color="auto"/>
        <w:left w:val="none" w:sz="0" w:space="0" w:color="auto"/>
        <w:bottom w:val="none" w:sz="0" w:space="0" w:color="auto"/>
        <w:right w:val="none" w:sz="0" w:space="0" w:color="auto"/>
      </w:divBdr>
    </w:div>
    <w:div w:id="1753040030">
      <w:bodyDiv w:val="1"/>
      <w:marLeft w:val="0"/>
      <w:marRight w:val="0"/>
      <w:marTop w:val="0"/>
      <w:marBottom w:val="0"/>
      <w:divBdr>
        <w:top w:val="none" w:sz="0" w:space="0" w:color="auto"/>
        <w:left w:val="none" w:sz="0" w:space="0" w:color="auto"/>
        <w:bottom w:val="none" w:sz="0" w:space="0" w:color="auto"/>
        <w:right w:val="none" w:sz="0" w:space="0" w:color="auto"/>
      </w:divBdr>
    </w:div>
    <w:div w:id="1753089084">
      <w:bodyDiv w:val="1"/>
      <w:marLeft w:val="0"/>
      <w:marRight w:val="0"/>
      <w:marTop w:val="0"/>
      <w:marBottom w:val="0"/>
      <w:divBdr>
        <w:top w:val="none" w:sz="0" w:space="0" w:color="auto"/>
        <w:left w:val="none" w:sz="0" w:space="0" w:color="auto"/>
        <w:bottom w:val="none" w:sz="0" w:space="0" w:color="auto"/>
        <w:right w:val="none" w:sz="0" w:space="0" w:color="auto"/>
      </w:divBdr>
    </w:div>
    <w:div w:id="1753433264">
      <w:bodyDiv w:val="1"/>
      <w:marLeft w:val="0"/>
      <w:marRight w:val="0"/>
      <w:marTop w:val="0"/>
      <w:marBottom w:val="0"/>
      <w:divBdr>
        <w:top w:val="none" w:sz="0" w:space="0" w:color="auto"/>
        <w:left w:val="none" w:sz="0" w:space="0" w:color="auto"/>
        <w:bottom w:val="none" w:sz="0" w:space="0" w:color="auto"/>
        <w:right w:val="none" w:sz="0" w:space="0" w:color="auto"/>
      </w:divBdr>
    </w:div>
    <w:div w:id="1753813436">
      <w:bodyDiv w:val="1"/>
      <w:marLeft w:val="0"/>
      <w:marRight w:val="0"/>
      <w:marTop w:val="0"/>
      <w:marBottom w:val="0"/>
      <w:divBdr>
        <w:top w:val="none" w:sz="0" w:space="0" w:color="auto"/>
        <w:left w:val="none" w:sz="0" w:space="0" w:color="auto"/>
        <w:bottom w:val="none" w:sz="0" w:space="0" w:color="auto"/>
        <w:right w:val="none" w:sz="0" w:space="0" w:color="auto"/>
      </w:divBdr>
    </w:div>
    <w:div w:id="1753969997">
      <w:bodyDiv w:val="1"/>
      <w:marLeft w:val="0"/>
      <w:marRight w:val="0"/>
      <w:marTop w:val="0"/>
      <w:marBottom w:val="0"/>
      <w:divBdr>
        <w:top w:val="none" w:sz="0" w:space="0" w:color="auto"/>
        <w:left w:val="none" w:sz="0" w:space="0" w:color="auto"/>
        <w:bottom w:val="none" w:sz="0" w:space="0" w:color="auto"/>
        <w:right w:val="none" w:sz="0" w:space="0" w:color="auto"/>
      </w:divBdr>
    </w:div>
    <w:div w:id="1753971009">
      <w:bodyDiv w:val="1"/>
      <w:marLeft w:val="0"/>
      <w:marRight w:val="0"/>
      <w:marTop w:val="0"/>
      <w:marBottom w:val="0"/>
      <w:divBdr>
        <w:top w:val="none" w:sz="0" w:space="0" w:color="auto"/>
        <w:left w:val="none" w:sz="0" w:space="0" w:color="auto"/>
        <w:bottom w:val="none" w:sz="0" w:space="0" w:color="auto"/>
        <w:right w:val="none" w:sz="0" w:space="0" w:color="auto"/>
      </w:divBdr>
    </w:div>
    <w:div w:id="1755010795">
      <w:bodyDiv w:val="1"/>
      <w:marLeft w:val="0"/>
      <w:marRight w:val="0"/>
      <w:marTop w:val="0"/>
      <w:marBottom w:val="0"/>
      <w:divBdr>
        <w:top w:val="none" w:sz="0" w:space="0" w:color="auto"/>
        <w:left w:val="none" w:sz="0" w:space="0" w:color="auto"/>
        <w:bottom w:val="none" w:sz="0" w:space="0" w:color="auto"/>
        <w:right w:val="none" w:sz="0" w:space="0" w:color="auto"/>
      </w:divBdr>
    </w:div>
    <w:div w:id="1755127089">
      <w:bodyDiv w:val="1"/>
      <w:marLeft w:val="0"/>
      <w:marRight w:val="0"/>
      <w:marTop w:val="0"/>
      <w:marBottom w:val="0"/>
      <w:divBdr>
        <w:top w:val="none" w:sz="0" w:space="0" w:color="auto"/>
        <w:left w:val="none" w:sz="0" w:space="0" w:color="auto"/>
        <w:bottom w:val="none" w:sz="0" w:space="0" w:color="auto"/>
        <w:right w:val="none" w:sz="0" w:space="0" w:color="auto"/>
      </w:divBdr>
    </w:div>
    <w:div w:id="1757508118">
      <w:bodyDiv w:val="1"/>
      <w:marLeft w:val="0"/>
      <w:marRight w:val="0"/>
      <w:marTop w:val="0"/>
      <w:marBottom w:val="0"/>
      <w:divBdr>
        <w:top w:val="none" w:sz="0" w:space="0" w:color="auto"/>
        <w:left w:val="none" w:sz="0" w:space="0" w:color="auto"/>
        <w:bottom w:val="none" w:sz="0" w:space="0" w:color="auto"/>
        <w:right w:val="none" w:sz="0" w:space="0" w:color="auto"/>
      </w:divBdr>
    </w:div>
    <w:div w:id="1757944706">
      <w:bodyDiv w:val="1"/>
      <w:marLeft w:val="0"/>
      <w:marRight w:val="0"/>
      <w:marTop w:val="0"/>
      <w:marBottom w:val="0"/>
      <w:divBdr>
        <w:top w:val="none" w:sz="0" w:space="0" w:color="auto"/>
        <w:left w:val="none" w:sz="0" w:space="0" w:color="auto"/>
        <w:bottom w:val="none" w:sz="0" w:space="0" w:color="auto"/>
        <w:right w:val="none" w:sz="0" w:space="0" w:color="auto"/>
      </w:divBdr>
    </w:div>
    <w:div w:id="1758093286">
      <w:bodyDiv w:val="1"/>
      <w:marLeft w:val="0"/>
      <w:marRight w:val="0"/>
      <w:marTop w:val="0"/>
      <w:marBottom w:val="0"/>
      <w:divBdr>
        <w:top w:val="none" w:sz="0" w:space="0" w:color="auto"/>
        <w:left w:val="none" w:sz="0" w:space="0" w:color="auto"/>
        <w:bottom w:val="none" w:sz="0" w:space="0" w:color="auto"/>
        <w:right w:val="none" w:sz="0" w:space="0" w:color="auto"/>
      </w:divBdr>
    </w:div>
    <w:div w:id="1758594382">
      <w:bodyDiv w:val="1"/>
      <w:marLeft w:val="0"/>
      <w:marRight w:val="0"/>
      <w:marTop w:val="0"/>
      <w:marBottom w:val="0"/>
      <w:divBdr>
        <w:top w:val="none" w:sz="0" w:space="0" w:color="auto"/>
        <w:left w:val="none" w:sz="0" w:space="0" w:color="auto"/>
        <w:bottom w:val="none" w:sz="0" w:space="0" w:color="auto"/>
        <w:right w:val="none" w:sz="0" w:space="0" w:color="auto"/>
      </w:divBdr>
    </w:div>
    <w:div w:id="1758791377">
      <w:bodyDiv w:val="1"/>
      <w:marLeft w:val="0"/>
      <w:marRight w:val="0"/>
      <w:marTop w:val="0"/>
      <w:marBottom w:val="0"/>
      <w:divBdr>
        <w:top w:val="none" w:sz="0" w:space="0" w:color="auto"/>
        <w:left w:val="none" w:sz="0" w:space="0" w:color="auto"/>
        <w:bottom w:val="none" w:sz="0" w:space="0" w:color="auto"/>
        <w:right w:val="none" w:sz="0" w:space="0" w:color="auto"/>
      </w:divBdr>
    </w:div>
    <w:div w:id="1758818290">
      <w:bodyDiv w:val="1"/>
      <w:marLeft w:val="0"/>
      <w:marRight w:val="0"/>
      <w:marTop w:val="0"/>
      <w:marBottom w:val="0"/>
      <w:divBdr>
        <w:top w:val="none" w:sz="0" w:space="0" w:color="auto"/>
        <w:left w:val="none" w:sz="0" w:space="0" w:color="auto"/>
        <w:bottom w:val="none" w:sz="0" w:space="0" w:color="auto"/>
        <w:right w:val="none" w:sz="0" w:space="0" w:color="auto"/>
      </w:divBdr>
    </w:div>
    <w:div w:id="1759015728">
      <w:bodyDiv w:val="1"/>
      <w:marLeft w:val="0"/>
      <w:marRight w:val="0"/>
      <w:marTop w:val="0"/>
      <w:marBottom w:val="0"/>
      <w:divBdr>
        <w:top w:val="none" w:sz="0" w:space="0" w:color="auto"/>
        <w:left w:val="none" w:sz="0" w:space="0" w:color="auto"/>
        <w:bottom w:val="none" w:sz="0" w:space="0" w:color="auto"/>
        <w:right w:val="none" w:sz="0" w:space="0" w:color="auto"/>
      </w:divBdr>
    </w:div>
    <w:div w:id="1759058474">
      <w:bodyDiv w:val="1"/>
      <w:marLeft w:val="0"/>
      <w:marRight w:val="0"/>
      <w:marTop w:val="0"/>
      <w:marBottom w:val="0"/>
      <w:divBdr>
        <w:top w:val="none" w:sz="0" w:space="0" w:color="auto"/>
        <w:left w:val="none" w:sz="0" w:space="0" w:color="auto"/>
        <w:bottom w:val="none" w:sz="0" w:space="0" w:color="auto"/>
        <w:right w:val="none" w:sz="0" w:space="0" w:color="auto"/>
      </w:divBdr>
    </w:div>
    <w:div w:id="1759790632">
      <w:bodyDiv w:val="1"/>
      <w:marLeft w:val="0"/>
      <w:marRight w:val="0"/>
      <w:marTop w:val="0"/>
      <w:marBottom w:val="0"/>
      <w:divBdr>
        <w:top w:val="none" w:sz="0" w:space="0" w:color="auto"/>
        <w:left w:val="none" w:sz="0" w:space="0" w:color="auto"/>
        <w:bottom w:val="none" w:sz="0" w:space="0" w:color="auto"/>
        <w:right w:val="none" w:sz="0" w:space="0" w:color="auto"/>
      </w:divBdr>
    </w:div>
    <w:div w:id="1759903778">
      <w:bodyDiv w:val="1"/>
      <w:marLeft w:val="0"/>
      <w:marRight w:val="0"/>
      <w:marTop w:val="0"/>
      <w:marBottom w:val="0"/>
      <w:divBdr>
        <w:top w:val="none" w:sz="0" w:space="0" w:color="auto"/>
        <w:left w:val="none" w:sz="0" w:space="0" w:color="auto"/>
        <w:bottom w:val="none" w:sz="0" w:space="0" w:color="auto"/>
        <w:right w:val="none" w:sz="0" w:space="0" w:color="auto"/>
      </w:divBdr>
    </w:div>
    <w:div w:id="1760173004">
      <w:bodyDiv w:val="1"/>
      <w:marLeft w:val="0"/>
      <w:marRight w:val="0"/>
      <w:marTop w:val="0"/>
      <w:marBottom w:val="0"/>
      <w:divBdr>
        <w:top w:val="none" w:sz="0" w:space="0" w:color="auto"/>
        <w:left w:val="none" w:sz="0" w:space="0" w:color="auto"/>
        <w:bottom w:val="none" w:sz="0" w:space="0" w:color="auto"/>
        <w:right w:val="none" w:sz="0" w:space="0" w:color="auto"/>
      </w:divBdr>
    </w:div>
    <w:div w:id="1760173773">
      <w:bodyDiv w:val="1"/>
      <w:marLeft w:val="0"/>
      <w:marRight w:val="0"/>
      <w:marTop w:val="0"/>
      <w:marBottom w:val="0"/>
      <w:divBdr>
        <w:top w:val="none" w:sz="0" w:space="0" w:color="auto"/>
        <w:left w:val="none" w:sz="0" w:space="0" w:color="auto"/>
        <w:bottom w:val="none" w:sz="0" w:space="0" w:color="auto"/>
        <w:right w:val="none" w:sz="0" w:space="0" w:color="auto"/>
      </w:divBdr>
    </w:div>
    <w:div w:id="1760371467">
      <w:bodyDiv w:val="1"/>
      <w:marLeft w:val="0"/>
      <w:marRight w:val="0"/>
      <w:marTop w:val="0"/>
      <w:marBottom w:val="0"/>
      <w:divBdr>
        <w:top w:val="none" w:sz="0" w:space="0" w:color="auto"/>
        <w:left w:val="none" w:sz="0" w:space="0" w:color="auto"/>
        <w:bottom w:val="none" w:sz="0" w:space="0" w:color="auto"/>
        <w:right w:val="none" w:sz="0" w:space="0" w:color="auto"/>
      </w:divBdr>
    </w:div>
    <w:div w:id="1760711776">
      <w:bodyDiv w:val="1"/>
      <w:marLeft w:val="0"/>
      <w:marRight w:val="0"/>
      <w:marTop w:val="0"/>
      <w:marBottom w:val="0"/>
      <w:divBdr>
        <w:top w:val="none" w:sz="0" w:space="0" w:color="auto"/>
        <w:left w:val="none" w:sz="0" w:space="0" w:color="auto"/>
        <w:bottom w:val="none" w:sz="0" w:space="0" w:color="auto"/>
        <w:right w:val="none" w:sz="0" w:space="0" w:color="auto"/>
      </w:divBdr>
    </w:div>
    <w:div w:id="1760910174">
      <w:bodyDiv w:val="1"/>
      <w:marLeft w:val="0"/>
      <w:marRight w:val="0"/>
      <w:marTop w:val="0"/>
      <w:marBottom w:val="0"/>
      <w:divBdr>
        <w:top w:val="none" w:sz="0" w:space="0" w:color="auto"/>
        <w:left w:val="none" w:sz="0" w:space="0" w:color="auto"/>
        <w:bottom w:val="none" w:sz="0" w:space="0" w:color="auto"/>
        <w:right w:val="none" w:sz="0" w:space="0" w:color="auto"/>
      </w:divBdr>
    </w:div>
    <w:div w:id="1760978792">
      <w:bodyDiv w:val="1"/>
      <w:marLeft w:val="0"/>
      <w:marRight w:val="0"/>
      <w:marTop w:val="0"/>
      <w:marBottom w:val="0"/>
      <w:divBdr>
        <w:top w:val="none" w:sz="0" w:space="0" w:color="auto"/>
        <w:left w:val="none" w:sz="0" w:space="0" w:color="auto"/>
        <w:bottom w:val="none" w:sz="0" w:space="0" w:color="auto"/>
        <w:right w:val="none" w:sz="0" w:space="0" w:color="auto"/>
      </w:divBdr>
    </w:div>
    <w:div w:id="1761096897">
      <w:bodyDiv w:val="1"/>
      <w:marLeft w:val="0"/>
      <w:marRight w:val="0"/>
      <w:marTop w:val="0"/>
      <w:marBottom w:val="0"/>
      <w:divBdr>
        <w:top w:val="none" w:sz="0" w:space="0" w:color="auto"/>
        <w:left w:val="none" w:sz="0" w:space="0" w:color="auto"/>
        <w:bottom w:val="none" w:sz="0" w:space="0" w:color="auto"/>
        <w:right w:val="none" w:sz="0" w:space="0" w:color="auto"/>
      </w:divBdr>
    </w:div>
    <w:div w:id="1762487208">
      <w:bodyDiv w:val="1"/>
      <w:marLeft w:val="0"/>
      <w:marRight w:val="0"/>
      <w:marTop w:val="0"/>
      <w:marBottom w:val="0"/>
      <w:divBdr>
        <w:top w:val="none" w:sz="0" w:space="0" w:color="auto"/>
        <w:left w:val="none" w:sz="0" w:space="0" w:color="auto"/>
        <w:bottom w:val="none" w:sz="0" w:space="0" w:color="auto"/>
        <w:right w:val="none" w:sz="0" w:space="0" w:color="auto"/>
      </w:divBdr>
    </w:div>
    <w:div w:id="1762525972">
      <w:bodyDiv w:val="1"/>
      <w:marLeft w:val="0"/>
      <w:marRight w:val="0"/>
      <w:marTop w:val="0"/>
      <w:marBottom w:val="0"/>
      <w:divBdr>
        <w:top w:val="none" w:sz="0" w:space="0" w:color="auto"/>
        <w:left w:val="none" w:sz="0" w:space="0" w:color="auto"/>
        <w:bottom w:val="none" w:sz="0" w:space="0" w:color="auto"/>
        <w:right w:val="none" w:sz="0" w:space="0" w:color="auto"/>
      </w:divBdr>
    </w:div>
    <w:div w:id="1763531326">
      <w:bodyDiv w:val="1"/>
      <w:marLeft w:val="0"/>
      <w:marRight w:val="0"/>
      <w:marTop w:val="0"/>
      <w:marBottom w:val="0"/>
      <w:divBdr>
        <w:top w:val="none" w:sz="0" w:space="0" w:color="auto"/>
        <w:left w:val="none" w:sz="0" w:space="0" w:color="auto"/>
        <w:bottom w:val="none" w:sz="0" w:space="0" w:color="auto"/>
        <w:right w:val="none" w:sz="0" w:space="0" w:color="auto"/>
      </w:divBdr>
    </w:div>
    <w:div w:id="1764107734">
      <w:bodyDiv w:val="1"/>
      <w:marLeft w:val="0"/>
      <w:marRight w:val="0"/>
      <w:marTop w:val="0"/>
      <w:marBottom w:val="0"/>
      <w:divBdr>
        <w:top w:val="none" w:sz="0" w:space="0" w:color="auto"/>
        <w:left w:val="none" w:sz="0" w:space="0" w:color="auto"/>
        <w:bottom w:val="none" w:sz="0" w:space="0" w:color="auto"/>
        <w:right w:val="none" w:sz="0" w:space="0" w:color="auto"/>
      </w:divBdr>
    </w:div>
    <w:div w:id="1764835511">
      <w:bodyDiv w:val="1"/>
      <w:marLeft w:val="0"/>
      <w:marRight w:val="0"/>
      <w:marTop w:val="0"/>
      <w:marBottom w:val="0"/>
      <w:divBdr>
        <w:top w:val="none" w:sz="0" w:space="0" w:color="auto"/>
        <w:left w:val="none" w:sz="0" w:space="0" w:color="auto"/>
        <w:bottom w:val="none" w:sz="0" w:space="0" w:color="auto"/>
        <w:right w:val="none" w:sz="0" w:space="0" w:color="auto"/>
      </w:divBdr>
    </w:div>
    <w:div w:id="1764838464">
      <w:bodyDiv w:val="1"/>
      <w:marLeft w:val="0"/>
      <w:marRight w:val="0"/>
      <w:marTop w:val="0"/>
      <w:marBottom w:val="0"/>
      <w:divBdr>
        <w:top w:val="none" w:sz="0" w:space="0" w:color="auto"/>
        <w:left w:val="none" w:sz="0" w:space="0" w:color="auto"/>
        <w:bottom w:val="none" w:sz="0" w:space="0" w:color="auto"/>
        <w:right w:val="none" w:sz="0" w:space="0" w:color="auto"/>
      </w:divBdr>
    </w:div>
    <w:div w:id="1766418242">
      <w:bodyDiv w:val="1"/>
      <w:marLeft w:val="0"/>
      <w:marRight w:val="0"/>
      <w:marTop w:val="0"/>
      <w:marBottom w:val="0"/>
      <w:divBdr>
        <w:top w:val="none" w:sz="0" w:space="0" w:color="auto"/>
        <w:left w:val="none" w:sz="0" w:space="0" w:color="auto"/>
        <w:bottom w:val="none" w:sz="0" w:space="0" w:color="auto"/>
        <w:right w:val="none" w:sz="0" w:space="0" w:color="auto"/>
      </w:divBdr>
    </w:div>
    <w:div w:id="1766994449">
      <w:bodyDiv w:val="1"/>
      <w:marLeft w:val="0"/>
      <w:marRight w:val="0"/>
      <w:marTop w:val="0"/>
      <w:marBottom w:val="0"/>
      <w:divBdr>
        <w:top w:val="none" w:sz="0" w:space="0" w:color="auto"/>
        <w:left w:val="none" w:sz="0" w:space="0" w:color="auto"/>
        <w:bottom w:val="none" w:sz="0" w:space="0" w:color="auto"/>
        <w:right w:val="none" w:sz="0" w:space="0" w:color="auto"/>
      </w:divBdr>
    </w:div>
    <w:div w:id="1767114739">
      <w:bodyDiv w:val="1"/>
      <w:marLeft w:val="0"/>
      <w:marRight w:val="0"/>
      <w:marTop w:val="0"/>
      <w:marBottom w:val="0"/>
      <w:divBdr>
        <w:top w:val="none" w:sz="0" w:space="0" w:color="auto"/>
        <w:left w:val="none" w:sz="0" w:space="0" w:color="auto"/>
        <w:bottom w:val="none" w:sz="0" w:space="0" w:color="auto"/>
        <w:right w:val="none" w:sz="0" w:space="0" w:color="auto"/>
      </w:divBdr>
    </w:div>
    <w:div w:id="1767538662">
      <w:bodyDiv w:val="1"/>
      <w:marLeft w:val="0"/>
      <w:marRight w:val="0"/>
      <w:marTop w:val="0"/>
      <w:marBottom w:val="0"/>
      <w:divBdr>
        <w:top w:val="none" w:sz="0" w:space="0" w:color="auto"/>
        <w:left w:val="none" w:sz="0" w:space="0" w:color="auto"/>
        <w:bottom w:val="none" w:sz="0" w:space="0" w:color="auto"/>
        <w:right w:val="none" w:sz="0" w:space="0" w:color="auto"/>
      </w:divBdr>
    </w:div>
    <w:div w:id="1767656502">
      <w:bodyDiv w:val="1"/>
      <w:marLeft w:val="0"/>
      <w:marRight w:val="0"/>
      <w:marTop w:val="0"/>
      <w:marBottom w:val="0"/>
      <w:divBdr>
        <w:top w:val="none" w:sz="0" w:space="0" w:color="auto"/>
        <w:left w:val="none" w:sz="0" w:space="0" w:color="auto"/>
        <w:bottom w:val="none" w:sz="0" w:space="0" w:color="auto"/>
        <w:right w:val="none" w:sz="0" w:space="0" w:color="auto"/>
      </w:divBdr>
    </w:div>
    <w:div w:id="1767921840">
      <w:bodyDiv w:val="1"/>
      <w:marLeft w:val="0"/>
      <w:marRight w:val="0"/>
      <w:marTop w:val="0"/>
      <w:marBottom w:val="0"/>
      <w:divBdr>
        <w:top w:val="none" w:sz="0" w:space="0" w:color="auto"/>
        <w:left w:val="none" w:sz="0" w:space="0" w:color="auto"/>
        <w:bottom w:val="none" w:sz="0" w:space="0" w:color="auto"/>
        <w:right w:val="none" w:sz="0" w:space="0" w:color="auto"/>
      </w:divBdr>
    </w:div>
    <w:div w:id="1768426234">
      <w:bodyDiv w:val="1"/>
      <w:marLeft w:val="0"/>
      <w:marRight w:val="0"/>
      <w:marTop w:val="0"/>
      <w:marBottom w:val="0"/>
      <w:divBdr>
        <w:top w:val="none" w:sz="0" w:space="0" w:color="auto"/>
        <w:left w:val="none" w:sz="0" w:space="0" w:color="auto"/>
        <w:bottom w:val="none" w:sz="0" w:space="0" w:color="auto"/>
        <w:right w:val="none" w:sz="0" w:space="0" w:color="auto"/>
      </w:divBdr>
    </w:div>
    <w:div w:id="1768773465">
      <w:bodyDiv w:val="1"/>
      <w:marLeft w:val="0"/>
      <w:marRight w:val="0"/>
      <w:marTop w:val="0"/>
      <w:marBottom w:val="0"/>
      <w:divBdr>
        <w:top w:val="none" w:sz="0" w:space="0" w:color="auto"/>
        <w:left w:val="none" w:sz="0" w:space="0" w:color="auto"/>
        <w:bottom w:val="none" w:sz="0" w:space="0" w:color="auto"/>
        <w:right w:val="none" w:sz="0" w:space="0" w:color="auto"/>
      </w:divBdr>
    </w:div>
    <w:div w:id="1769423932">
      <w:bodyDiv w:val="1"/>
      <w:marLeft w:val="0"/>
      <w:marRight w:val="0"/>
      <w:marTop w:val="0"/>
      <w:marBottom w:val="0"/>
      <w:divBdr>
        <w:top w:val="none" w:sz="0" w:space="0" w:color="auto"/>
        <w:left w:val="none" w:sz="0" w:space="0" w:color="auto"/>
        <w:bottom w:val="none" w:sz="0" w:space="0" w:color="auto"/>
        <w:right w:val="none" w:sz="0" w:space="0" w:color="auto"/>
      </w:divBdr>
    </w:div>
    <w:div w:id="1769888828">
      <w:bodyDiv w:val="1"/>
      <w:marLeft w:val="0"/>
      <w:marRight w:val="0"/>
      <w:marTop w:val="0"/>
      <w:marBottom w:val="0"/>
      <w:divBdr>
        <w:top w:val="none" w:sz="0" w:space="0" w:color="auto"/>
        <w:left w:val="none" w:sz="0" w:space="0" w:color="auto"/>
        <w:bottom w:val="none" w:sz="0" w:space="0" w:color="auto"/>
        <w:right w:val="none" w:sz="0" w:space="0" w:color="auto"/>
      </w:divBdr>
    </w:div>
    <w:div w:id="1770154764">
      <w:bodyDiv w:val="1"/>
      <w:marLeft w:val="0"/>
      <w:marRight w:val="0"/>
      <w:marTop w:val="0"/>
      <w:marBottom w:val="0"/>
      <w:divBdr>
        <w:top w:val="none" w:sz="0" w:space="0" w:color="auto"/>
        <w:left w:val="none" w:sz="0" w:space="0" w:color="auto"/>
        <w:bottom w:val="none" w:sz="0" w:space="0" w:color="auto"/>
        <w:right w:val="none" w:sz="0" w:space="0" w:color="auto"/>
      </w:divBdr>
    </w:div>
    <w:div w:id="1770930659">
      <w:bodyDiv w:val="1"/>
      <w:marLeft w:val="0"/>
      <w:marRight w:val="0"/>
      <w:marTop w:val="0"/>
      <w:marBottom w:val="0"/>
      <w:divBdr>
        <w:top w:val="none" w:sz="0" w:space="0" w:color="auto"/>
        <w:left w:val="none" w:sz="0" w:space="0" w:color="auto"/>
        <w:bottom w:val="none" w:sz="0" w:space="0" w:color="auto"/>
        <w:right w:val="none" w:sz="0" w:space="0" w:color="auto"/>
      </w:divBdr>
    </w:div>
    <w:div w:id="1771774823">
      <w:bodyDiv w:val="1"/>
      <w:marLeft w:val="0"/>
      <w:marRight w:val="0"/>
      <w:marTop w:val="0"/>
      <w:marBottom w:val="0"/>
      <w:divBdr>
        <w:top w:val="none" w:sz="0" w:space="0" w:color="auto"/>
        <w:left w:val="none" w:sz="0" w:space="0" w:color="auto"/>
        <w:bottom w:val="none" w:sz="0" w:space="0" w:color="auto"/>
        <w:right w:val="none" w:sz="0" w:space="0" w:color="auto"/>
      </w:divBdr>
    </w:div>
    <w:div w:id="1772625611">
      <w:bodyDiv w:val="1"/>
      <w:marLeft w:val="0"/>
      <w:marRight w:val="0"/>
      <w:marTop w:val="0"/>
      <w:marBottom w:val="0"/>
      <w:divBdr>
        <w:top w:val="none" w:sz="0" w:space="0" w:color="auto"/>
        <w:left w:val="none" w:sz="0" w:space="0" w:color="auto"/>
        <w:bottom w:val="none" w:sz="0" w:space="0" w:color="auto"/>
        <w:right w:val="none" w:sz="0" w:space="0" w:color="auto"/>
      </w:divBdr>
    </w:div>
    <w:div w:id="1772779549">
      <w:bodyDiv w:val="1"/>
      <w:marLeft w:val="0"/>
      <w:marRight w:val="0"/>
      <w:marTop w:val="0"/>
      <w:marBottom w:val="0"/>
      <w:divBdr>
        <w:top w:val="none" w:sz="0" w:space="0" w:color="auto"/>
        <w:left w:val="none" w:sz="0" w:space="0" w:color="auto"/>
        <w:bottom w:val="none" w:sz="0" w:space="0" w:color="auto"/>
        <w:right w:val="none" w:sz="0" w:space="0" w:color="auto"/>
      </w:divBdr>
    </w:div>
    <w:div w:id="1774939767">
      <w:bodyDiv w:val="1"/>
      <w:marLeft w:val="0"/>
      <w:marRight w:val="0"/>
      <w:marTop w:val="0"/>
      <w:marBottom w:val="0"/>
      <w:divBdr>
        <w:top w:val="none" w:sz="0" w:space="0" w:color="auto"/>
        <w:left w:val="none" w:sz="0" w:space="0" w:color="auto"/>
        <w:bottom w:val="none" w:sz="0" w:space="0" w:color="auto"/>
        <w:right w:val="none" w:sz="0" w:space="0" w:color="auto"/>
      </w:divBdr>
    </w:div>
    <w:div w:id="1775052609">
      <w:bodyDiv w:val="1"/>
      <w:marLeft w:val="0"/>
      <w:marRight w:val="0"/>
      <w:marTop w:val="0"/>
      <w:marBottom w:val="0"/>
      <w:divBdr>
        <w:top w:val="none" w:sz="0" w:space="0" w:color="auto"/>
        <w:left w:val="none" w:sz="0" w:space="0" w:color="auto"/>
        <w:bottom w:val="none" w:sz="0" w:space="0" w:color="auto"/>
        <w:right w:val="none" w:sz="0" w:space="0" w:color="auto"/>
      </w:divBdr>
    </w:div>
    <w:div w:id="1775128657">
      <w:bodyDiv w:val="1"/>
      <w:marLeft w:val="0"/>
      <w:marRight w:val="0"/>
      <w:marTop w:val="0"/>
      <w:marBottom w:val="0"/>
      <w:divBdr>
        <w:top w:val="none" w:sz="0" w:space="0" w:color="auto"/>
        <w:left w:val="none" w:sz="0" w:space="0" w:color="auto"/>
        <w:bottom w:val="none" w:sz="0" w:space="0" w:color="auto"/>
        <w:right w:val="none" w:sz="0" w:space="0" w:color="auto"/>
      </w:divBdr>
    </w:div>
    <w:div w:id="1775705064">
      <w:bodyDiv w:val="1"/>
      <w:marLeft w:val="0"/>
      <w:marRight w:val="0"/>
      <w:marTop w:val="0"/>
      <w:marBottom w:val="0"/>
      <w:divBdr>
        <w:top w:val="none" w:sz="0" w:space="0" w:color="auto"/>
        <w:left w:val="none" w:sz="0" w:space="0" w:color="auto"/>
        <w:bottom w:val="none" w:sz="0" w:space="0" w:color="auto"/>
        <w:right w:val="none" w:sz="0" w:space="0" w:color="auto"/>
      </w:divBdr>
    </w:div>
    <w:div w:id="1775857441">
      <w:bodyDiv w:val="1"/>
      <w:marLeft w:val="0"/>
      <w:marRight w:val="0"/>
      <w:marTop w:val="0"/>
      <w:marBottom w:val="0"/>
      <w:divBdr>
        <w:top w:val="none" w:sz="0" w:space="0" w:color="auto"/>
        <w:left w:val="none" w:sz="0" w:space="0" w:color="auto"/>
        <w:bottom w:val="none" w:sz="0" w:space="0" w:color="auto"/>
        <w:right w:val="none" w:sz="0" w:space="0" w:color="auto"/>
      </w:divBdr>
    </w:div>
    <w:div w:id="1776250941">
      <w:bodyDiv w:val="1"/>
      <w:marLeft w:val="0"/>
      <w:marRight w:val="0"/>
      <w:marTop w:val="0"/>
      <w:marBottom w:val="0"/>
      <w:divBdr>
        <w:top w:val="none" w:sz="0" w:space="0" w:color="auto"/>
        <w:left w:val="none" w:sz="0" w:space="0" w:color="auto"/>
        <w:bottom w:val="none" w:sz="0" w:space="0" w:color="auto"/>
        <w:right w:val="none" w:sz="0" w:space="0" w:color="auto"/>
      </w:divBdr>
    </w:div>
    <w:div w:id="1776438417">
      <w:bodyDiv w:val="1"/>
      <w:marLeft w:val="0"/>
      <w:marRight w:val="0"/>
      <w:marTop w:val="0"/>
      <w:marBottom w:val="0"/>
      <w:divBdr>
        <w:top w:val="none" w:sz="0" w:space="0" w:color="auto"/>
        <w:left w:val="none" w:sz="0" w:space="0" w:color="auto"/>
        <w:bottom w:val="none" w:sz="0" w:space="0" w:color="auto"/>
        <w:right w:val="none" w:sz="0" w:space="0" w:color="auto"/>
      </w:divBdr>
    </w:div>
    <w:div w:id="1776751206">
      <w:bodyDiv w:val="1"/>
      <w:marLeft w:val="0"/>
      <w:marRight w:val="0"/>
      <w:marTop w:val="0"/>
      <w:marBottom w:val="0"/>
      <w:divBdr>
        <w:top w:val="none" w:sz="0" w:space="0" w:color="auto"/>
        <w:left w:val="none" w:sz="0" w:space="0" w:color="auto"/>
        <w:bottom w:val="none" w:sz="0" w:space="0" w:color="auto"/>
        <w:right w:val="none" w:sz="0" w:space="0" w:color="auto"/>
      </w:divBdr>
    </w:div>
    <w:div w:id="1776753208">
      <w:bodyDiv w:val="1"/>
      <w:marLeft w:val="0"/>
      <w:marRight w:val="0"/>
      <w:marTop w:val="0"/>
      <w:marBottom w:val="0"/>
      <w:divBdr>
        <w:top w:val="none" w:sz="0" w:space="0" w:color="auto"/>
        <w:left w:val="none" w:sz="0" w:space="0" w:color="auto"/>
        <w:bottom w:val="none" w:sz="0" w:space="0" w:color="auto"/>
        <w:right w:val="none" w:sz="0" w:space="0" w:color="auto"/>
      </w:divBdr>
    </w:div>
    <w:div w:id="1777093789">
      <w:bodyDiv w:val="1"/>
      <w:marLeft w:val="0"/>
      <w:marRight w:val="0"/>
      <w:marTop w:val="0"/>
      <w:marBottom w:val="0"/>
      <w:divBdr>
        <w:top w:val="none" w:sz="0" w:space="0" w:color="auto"/>
        <w:left w:val="none" w:sz="0" w:space="0" w:color="auto"/>
        <w:bottom w:val="none" w:sz="0" w:space="0" w:color="auto"/>
        <w:right w:val="none" w:sz="0" w:space="0" w:color="auto"/>
      </w:divBdr>
    </w:div>
    <w:div w:id="1777171503">
      <w:bodyDiv w:val="1"/>
      <w:marLeft w:val="0"/>
      <w:marRight w:val="0"/>
      <w:marTop w:val="0"/>
      <w:marBottom w:val="0"/>
      <w:divBdr>
        <w:top w:val="none" w:sz="0" w:space="0" w:color="auto"/>
        <w:left w:val="none" w:sz="0" w:space="0" w:color="auto"/>
        <w:bottom w:val="none" w:sz="0" w:space="0" w:color="auto"/>
        <w:right w:val="none" w:sz="0" w:space="0" w:color="auto"/>
      </w:divBdr>
    </w:div>
    <w:div w:id="1777367504">
      <w:bodyDiv w:val="1"/>
      <w:marLeft w:val="0"/>
      <w:marRight w:val="0"/>
      <w:marTop w:val="0"/>
      <w:marBottom w:val="0"/>
      <w:divBdr>
        <w:top w:val="none" w:sz="0" w:space="0" w:color="auto"/>
        <w:left w:val="none" w:sz="0" w:space="0" w:color="auto"/>
        <w:bottom w:val="none" w:sz="0" w:space="0" w:color="auto"/>
        <w:right w:val="none" w:sz="0" w:space="0" w:color="auto"/>
      </w:divBdr>
    </w:div>
    <w:div w:id="1777482359">
      <w:bodyDiv w:val="1"/>
      <w:marLeft w:val="0"/>
      <w:marRight w:val="0"/>
      <w:marTop w:val="0"/>
      <w:marBottom w:val="0"/>
      <w:divBdr>
        <w:top w:val="none" w:sz="0" w:space="0" w:color="auto"/>
        <w:left w:val="none" w:sz="0" w:space="0" w:color="auto"/>
        <w:bottom w:val="none" w:sz="0" w:space="0" w:color="auto"/>
        <w:right w:val="none" w:sz="0" w:space="0" w:color="auto"/>
      </w:divBdr>
    </w:div>
    <w:div w:id="1777598976">
      <w:bodyDiv w:val="1"/>
      <w:marLeft w:val="0"/>
      <w:marRight w:val="0"/>
      <w:marTop w:val="0"/>
      <w:marBottom w:val="0"/>
      <w:divBdr>
        <w:top w:val="none" w:sz="0" w:space="0" w:color="auto"/>
        <w:left w:val="none" w:sz="0" w:space="0" w:color="auto"/>
        <w:bottom w:val="none" w:sz="0" w:space="0" w:color="auto"/>
        <w:right w:val="none" w:sz="0" w:space="0" w:color="auto"/>
      </w:divBdr>
    </w:div>
    <w:div w:id="1777940772">
      <w:bodyDiv w:val="1"/>
      <w:marLeft w:val="0"/>
      <w:marRight w:val="0"/>
      <w:marTop w:val="0"/>
      <w:marBottom w:val="0"/>
      <w:divBdr>
        <w:top w:val="none" w:sz="0" w:space="0" w:color="auto"/>
        <w:left w:val="none" w:sz="0" w:space="0" w:color="auto"/>
        <w:bottom w:val="none" w:sz="0" w:space="0" w:color="auto"/>
        <w:right w:val="none" w:sz="0" w:space="0" w:color="auto"/>
      </w:divBdr>
    </w:div>
    <w:div w:id="1779834104">
      <w:bodyDiv w:val="1"/>
      <w:marLeft w:val="0"/>
      <w:marRight w:val="0"/>
      <w:marTop w:val="0"/>
      <w:marBottom w:val="0"/>
      <w:divBdr>
        <w:top w:val="none" w:sz="0" w:space="0" w:color="auto"/>
        <w:left w:val="none" w:sz="0" w:space="0" w:color="auto"/>
        <w:bottom w:val="none" w:sz="0" w:space="0" w:color="auto"/>
        <w:right w:val="none" w:sz="0" w:space="0" w:color="auto"/>
      </w:divBdr>
    </w:div>
    <w:div w:id="1780252420">
      <w:bodyDiv w:val="1"/>
      <w:marLeft w:val="0"/>
      <w:marRight w:val="0"/>
      <w:marTop w:val="0"/>
      <w:marBottom w:val="0"/>
      <w:divBdr>
        <w:top w:val="none" w:sz="0" w:space="0" w:color="auto"/>
        <w:left w:val="none" w:sz="0" w:space="0" w:color="auto"/>
        <w:bottom w:val="none" w:sz="0" w:space="0" w:color="auto"/>
        <w:right w:val="none" w:sz="0" w:space="0" w:color="auto"/>
      </w:divBdr>
    </w:div>
    <w:div w:id="1780682659">
      <w:bodyDiv w:val="1"/>
      <w:marLeft w:val="0"/>
      <w:marRight w:val="0"/>
      <w:marTop w:val="0"/>
      <w:marBottom w:val="0"/>
      <w:divBdr>
        <w:top w:val="none" w:sz="0" w:space="0" w:color="auto"/>
        <w:left w:val="none" w:sz="0" w:space="0" w:color="auto"/>
        <w:bottom w:val="none" w:sz="0" w:space="0" w:color="auto"/>
        <w:right w:val="none" w:sz="0" w:space="0" w:color="auto"/>
      </w:divBdr>
    </w:div>
    <w:div w:id="1780947174">
      <w:bodyDiv w:val="1"/>
      <w:marLeft w:val="0"/>
      <w:marRight w:val="0"/>
      <w:marTop w:val="0"/>
      <w:marBottom w:val="0"/>
      <w:divBdr>
        <w:top w:val="none" w:sz="0" w:space="0" w:color="auto"/>
        <w:left w:val="none" w:sz="0" w:space="0" w:color="auto"/>
        <w:bottom w:val="none" w:sz="0" w:space="0" w:color="auto"/>
        <w:right w:val="none" w:sz="0" w:space="0" w:color="auto"/>
      </w:divBdr>
    </w:div>
    <w:div w:id="1781296581">
      <w:bodyDiv w:val="1"/>
      <w:marLeft w:val="0"/>
      <w:marRight w:val="0"/>
      <w:marTop w:val="0"/>
      <w:marBottom w:val="0"/>
      <w:divBdr>
        <w:top w:val="none" w:sz="0" w:space="0" w:color="auto"/>
        <w:left w:val="none" w:sz="0" w:space="0" w:color="auto"/>
        <w:bottom w:val="none" w:sz="0" w:space="0" w:color="auto"/>
        <w:right w:val="none" w:sz="0" w:space="0" w:color="auto"/>
      </w:divBdr>
    </w:div>
    <w:div w:id="1781681368">
      <w:bodyDiv w:val="1"/>
      <w:marLeft w:val="0"/>
      <w:marRight w:val="0"/>
      <w:marTop w:val="0"/>
      <w:marBottom w:val="0"/>
      <w:divBdr>
        <w:top w:val="none" w:sz="0" w:space="0" w:color="auto"/>
        <w:left w:val="none" w:sz="0" w:space="0" w:color="auto"/>
        <w:bottom w:val="none" w:sz="0" w:space="0" w:color="auto"/>
        <w:right w:val="none" w:sz="0" w:space="0" w:color="auto"/>
      </w:divBdr>
    </w:div>
    <w:div w:id="1781684843">
      <w:bodyDiv w:val="1"/>
      <w:marLeft w:val="0"/>
      <w:marRight w:val="0"/>
      <w:marTop w:val="0"/>
      <w:marBottom w:val="0"/>
      <w:divBdr>
        <w:top w:val="none" w:sz="0" w:space="0" w:color="auto"/>
        <w:left w:val="none" w:sz="0" w:space="0" w:color="auto"/>
        <w:bottom w:val="none" w:sz="0" w:space="0" w:color="auto"/>
        <w:right w:val="none" w:sz="0" w:space="0" w:color="auto"/>
      </w:divBdr>
    </w:div>
    <w:div w:id="1781802159">
      <w:bodyDiv w:val="1"/>
      <w:marLeft w:val="0"/>
      <w:marRight w:val="0"/>
      <w:marTop w:val="0"/>
      <w:marBottom w:val="0"/>
      <w:divBdr>
        <w:top w:val="none" w:sz="0" w:space="0" w:color="auto"/>
        <w:left w:val="none" w:sz="0" w:space="0" w:color="auto"/>
        <w:bottom w:val="none" w:sz="0" w:space="0" w:color="auto"/>
        <w:right w:val="none" w:sz="0" w:space="0" w:color="auto"/>
      </w:divBdr>
    </w:div>
    <w:div w:id="1781990431">
      <w:bodyDiv w:val="1"/>
      <w:marLeft w:val="0"/>
      <w:marRight w:val="0"/>
      <w:marTop w:val="0"/>
      <w:marBottom w:val="0"/>
      <w:divBdr>
        <w:top w:val="none" w:sz="0" w:space="0" w:color="auto"/>
        <w:left w:val="none" w:sz="0" w:space="0" w:color="auto"/>
        <w:bottom w:val="none" w:sz="0" w:space="0" w:color="auto"/>
        <w:right w:val="none" w:sz="0" w:space="0" w:color="auto"/>
      </w:divBdr>
    </w:div>
    <w:div w:id="1781994508">
      <w:bodyDiv w:val="1"/>
      <w:marLeft w:val="0"/>
      <w:marRight w:val="0"/>
      <w:marTop w:val="0"/>
      <w:marBottom w:val="0"/>
      <w:divBdr>
        <w:top w:val="none" w:sz="0" w:space="0" w:color="auto"/>
        <w:left w:val="none" w:sz="0" w:space="0" w:color="auto"/>
        <w:bottom w:val="none" w:sz="0" w:space="0" w:color="auto"/>
        <w:right w:val="none" w:sz="0" w:space="0" w:color="auto"/>
      </w:divBdr>
    </w:div>
    <w:div w:id="1782646258">
      <w:bodyDiv w:val="1"/>
      <w:marLeft w:val="0"/>
      <w:marRight w:val="0"/>
      <w:marTop w:val="0"/>
      <w:marBottom w:val="0"/>
      <w:divBdr>
        <w:top w:val="none" w:sz="0" w:space="0" w:color="auto"/>
        <w:left w:val="none" w:sz="0" w:space="0" w:color="auto"/>
        <w:bottom w:val="none" w:sz="0" w:space="0" w:color="auto"/>
        <w:right w:val="none" w:sz="0" w:space="0" w:color="auto"/>
      </w:divBdr>
    </w:div>
    <w:div w:id="1782803575">
      <w:bodyDiv w:val="1"/>
      <w:marLeft w:val="0"/>
      <w:marRight w:val="0"/>
      <w:marTop w:val="0"/>
      <w:marBottom w:val="0"/>
      <w:divBdr>
        <w:top w:val="none" w:sz="0" w:space="0" w:color="auto"/>
        <w:left w:val="none" w:sz="0" w:space="0" w:color="auto"/>
        <w:bottom w:val="none" w:sz="0" w:space="0" w:color="auto"/>
        <w:right w:val="none" w:sz="0" w:space="0" w:color="auto"/>
      </w:divBdr>
    </w:div>
    <w:div w:id="1782869651">
      <w:bodyDiv w:val="1"/>
      <w:marLeft w:val="0"/>
      <w:marRight w:val="0"/>
      <w:marTop w:val="0"/>
      <w:marBottom w:val="0"/>
      <w:divBdr>
        <w:top w:val="none" w:sz="0" w:space="0" w:color="auto"/>
        <w:left w:val="none" w:sz="0" w:space="0" w:color="auto"/>
        <w:bottom w:val="none" w:sz="0" w:space="0" w:color="auto"/>
        <w:right w:val="none" w:sz="0" w:space="0" w:color="auto"/>
      </w:divBdr>
    </w:div>
    <w:div w:id="1782990902">
      <w:bodyDiv w:val="1"/>
      <w:marLeft w:val="0"/>
      <w:marRight w:val="0"/>
      <w:marTop w:val="0"/>
      <w:marBottom w:val="0"/>
      <w:divBdr>
        <w:top w:val="none" w:sz="0" w:space="0" w:color="auto"/>
        <w:left w:val="none" w:sz="0" w:space="0" w:color="auto"/>
        <w:bottom w:val="none" w:sz="0" w:space="0" w:color="auto"/>
        <w:right w:val="none" w:sz="0" w:space="0" w:color="auto"/>
      </w:divBdr>
    </w:div>
    <w:div w:id="1783308357">
      <w:bodyDiv w:val="1"/>
      <w:marLeft w:val="0"/>
      <w:marRight w:val="0"/>
      <w:marTop w:val="0"/>
      <w:marBottom w:val="0"/>
      <w:divBdr>
        <w:top w:val="none" w:sz="0" w:space="0" w:color="auto"/>
        <w:left w:val="none" w:sz="0" w:space="0" w:color="auto"/>
        <w:bottom w:val="none" w:sz="0" w:space="0" w:color="auto"/>
        <w:right w:val="none" w:sz="0" w:space="0" w:color="auto"/>
      </w:divBdr>
    </w:div>
    <w:div w:id="1783645227">
      <w:bodyDiv w:val="1"/>
      <w:marLeft w:val="0"/>
      <w:marRight w:val="0"/>
      <w:marTop w:val="0"/>
      <w:marBottom w:val="0"/>
      <w:divBdr>
        <w:top w:val="none" w:sz="0" w:space="0" w:color="auto"/>
        <w:left w:val="none" w:sz="0" w:space="0" w:color="auto"/>
        <w:bottom w:val="none" w:sz="0" w:space="0" w:color="auto"/>
        <w:right w:val="none" w:sz="0" w:space="0" w:color="auto"/>
      </w:divBdr>
    </w:div>
    <w:div w:id="1783955654">
      <w:bodyDiv w:val="1"/>
      <w:marLeft w:val="0"/>
      <w:marRight w:val="0"/>
      <w:marTop w:val="0"/>
      <w:marBottom w:val="0"/>
      <w:divBdr>
        <w:top w:val="none" w:sz="0" w:space="0" w:color="auto"/>
        <w:left w:val="none" w:sz="0" w:space="0" w:color="auto"/>
        <w:bottom w:val="none" w:sz="0" w:space="0" w:color="auto"/>
        <w:right w:val="none" w:sz="0" w:space="0" w:color="auto"/>
      </w:divBdr>
    </w:div>
    <w:div w:id="1783958790">
      <w:bodyDiv w:val="1"/>
      <w:marLeft w:val="0"/>
      <w:marRight w:val="0"/>
      <w:marTop w:val="0"/>
      <w:marBottom w:val="0"/>
      <w:divBdr>
        <w:top w:val="none" w:sz="0" w:space="0" w:color="auto"/>
        <w:left w:val="none" w:sz="0" w:space="0" w:color="auto"/>
        <w:bottom w:val="none" w:sz="0" w:space="0" w:color="auto"/>
        <w:right w:val="none" w:sz="0" w:space="0" w:color="auto"/>
      </w:divBdr>
    </w:div>
    <w:div w:id="1784573166">
      <w:bodyDiv w:val="1"/>
      <w:marLeft w:val="0"/>
      <w:marRight w:val="0"/>
      <w:marTop w:val="0"/>
      <w:marBottom w:val="0"/>
      <w:divBdr>
        <w:top w:val="none" w:sz="0" w:space="0" w:color="auto"/>
        <w:left w:val="none" w:sz="0" w:space="0" w:color="auto"/>
        <w:bottom w:val="none" w:sz="0" w:space="0" w:color="auto"/>
        <w:right w:val="none" w:sz="0" w:space="0" w:color="auto"/>
      </w:divBdr>
    </w:div>
    <w:div w:id="1784610969">
      <w:bodyDiv w:val="1"/>
      <w:marLeft w:val="0"/>
      <w:marRight w:val="0"/>
      <w:marTop w:val="0"/>
      <w:marBottom w:val="0"/>
      <w:divBdr>
        <w:top w:val="none" w:sz="0" w:space="0" w:color="auto"/>
        <w:left w:val="none" w:sz="0" w:space="0" w:color="auto"/>
        <w:bottom w:val="none" w:sz="0" w:space="0" w:color="auto"/>
        <w:right w:val="none" w:sz="0" w:space="0" w:color="auto"/>
      </w:divBdr>
    </w:div>
    <w:div w:id="1784763434">
      <w:bodyDiv w:val="1"/>
      <w:marLeft w:val="0"/>
      <w:marRight w:val="0"/>
      <w:marTop w:val="0"/>
      <w:marBottom w:val="0"/>
      <w:divBdr>
        <w:top w:val="none" w:sz="0" w:space="0" w:color="auto"/>
        <w:left w:val="none" w:sz="0" w:space="0" w:color="auto"/>
        <w:bottom w:val="none" w:sz="0" w:space="0" w:color="auto"/>
        <w:right w:val="none" w:sz="0" w:space="0" w:color="auto"/>
      </w:divBdr>
    </w:div>
    <w:div w:id="1785421027">
      <w:bodyDiv w:val="1"/>
      <w:marLeft w:val="0"/>
      <w:marRight w:val="0"/>
      <w:marTop w:val="0"/>
      <w:marBottom w:val="0"/>
      <w:divBdr>
        <w:top w:val="none" w:sz="0" w:space="0" w:color="auto"/>
        <w:left w:val="none" w:sz="0" w:space="0" w:color="auto"/>
        <w:bottom w:val="none" w:sz="0" w:space="0" w:color="auto"/>
        <w:right w:val="none" w:sz="0" w:space="0" w:color="auto"/>
      </w:divBdr>
    </w:div>
    <w:div w:id="1785616551">
      <w:bodyDiv w:val="1"/>
      <w:marLeft w:val="0"/>
      <w:marRight w:val="0"/>
      <w:marTop w:val="0"/>
      <w:marBottom w:val="0"/>
      <w:divBdr>
        <w:top w:val="none" w:sz="0" w:space="0" w:color="auto"/>
        <w:left w:val="none" w:sz="0" w:space="0" w:color="auto"/>
        <w:bottom w:val="none" w:sz="0" w:space="0" w:color="auto"/>
        <w:right w:val="none" w:sz="0" w:space="0" w:color="auto"/>
      </w:divBdr>
    </w:div>
    <w:div w:id="1785688355">
      <w:bodyDiv w:val="1"/>
      <w:marLeft w:val="0"/>
      <w:marRight w:val="0"/>
      <w:marTop w:val="0"/>
      <w:marBottom w:val="0"/>
      <w:divBdr>
        <w:top w:val="none" w:sz="0" w:space="0" w:color="auto"/>
        <w:left w:val="none" w:sz="0" w:space="0" w:color="auto"/>
        <w:bottom w:val="none" w:sz="0" w:space="0" w:color="auto"/>
        <w:right w:val="none" w:sz="0" w:space="0" w:color="auto"/>
      </w:divBdr>
    </w:div>
    <w:div w:id="1785811189">
      <w:bodyDiv w:val="1"/>
      <w:marLeft w:val="0"/>
      <w:marRight w:val="0"/>
      <w:marTop w:val="0"/>
      <w:marBottom w:val="0"/>
      <w:divBdr>
        <w:top w:val="none" w:sz="0" w:space="0" w:color="auto"/>
        <w:left w:val="none" w:sz="0" w:space="0" w:color="auto"/>
        <w:bottom w:val="none" w:sz="0" w:space="0" w:color="auto"/>
        <w:right w:val="none" w:sz="0" w:space="0" w:color="auto"/>
      </w:divBdr>
    </w:div>
    <w:div w:id="1786148703">
      <w:bodyDiv w:val="1"/>
      <w:marLeft w:val="0"/>
      <w:marRight w:val="0"/>
      <w:marTop w:val="0"/>
      <w:marBottom w:val="0"/>
      <w:divBdr>
        <w:top w:val="none" w:sz="0" w:space="0" w:color="auto"/>
        <w:left w:val="none" w:sz="0" w:space="0" w:color="auto"/>
        <w:bottom w:val="none" w:sz="0" w:space="0" w:color="auto"/>
        <w:right w:val="none" w:sz="0" w:space="0" w:color="auto"/>
      </w:divBdr>
    </w:div>
    <w:div w:id="1786461784">
      <w:bodyDiv w:val="1"/>
      <w:marLeft w:val="0"/>
      <w:marRight w:val="0"/>
      <w:marTop w:val="0"/>
      <w:marBottom w:val="0"/>
      <w:divBdr>
        <w:top w:val="none" w:sz="0" w:space="0" w:color="auto"/>
        <w:left w:val="none" w:sz="0" w:space="0" w:color="auto"/>
        <w:bottom w:val="none" w:sz="0" w:space="0" w:color="auto"/>
        <w:right w:val="none" w:sz="0" w:space="0" w:color="auto"/>
      </w:divBdr>
    </w:div>
    <w:div w:id="1787701065">
      <w:bodyDiv w:val="1"/>
      <w:marLeft w:val="0"/>
      <w:marRight w:val="0"/>
      <w:marTop w:val="0"/>
      <w:marBottom w:val="0"/>
      <w:divBdr>
        <w:top w:val="none" w:sz="0" w:space="0" w:color="auto"/>
        <w:left w:val="none" w:sz="0" w:space="0" w:color="auto"/>
        <w:bottom w:val="none" w:sz="0" w:space="0" w:color="auto"/>
        <w:right w:val="none" w:sz="0" w:space="0" w:color="auto"/>
      </w:divBdr>
    </w:div>
    <w:div w:id="1787851076">
      <w:bodyDiv w:val="1"/>
      <w:marLeft w:val="0"/>
      <w:marRight w:val="0"/>
      <w:marTop w:val="0"/>
      <w:marBottom w:val="0"/>
      <w:divBdr>
        <w:top w:val="none" w:sz="0" w:space="0" w:color="auto"/>
        <w:left w:val="none" w:sz="0" w:space="0" w:color="auto"/>
        <w:bottom w:val="none" w:sz="0" w:space="0" w:color="auto"/>
        <w:right w:val="none" w:sz="0" w:space="0" w:color="auto"/>
      </w:divBdr>
    </w:div>
    <w:div w:id="1788234050">
      <w:bodyDiv w:val="1"/>
      <w:marLeft w:val="0"/>
      <w:marRight w:val="0"/>
      <w:marTop w:val="0"/>
      <w:marBottom w:val="0"/>
      <w:divBdr>
        <w:top w:val="none" w:sz="0" w:space="0" w:color="auto"/>
        <w:left w:val="none" w:sz="0" w:space="0" w:color="auto"/>
        <w:bottom w:val="none" w:sz="0" w:space="0" w:color="auto"/>
        <w:right w:val="none" w:sz="0" w:space="0" w:color="auto"/>
      </w:divBdr>
    </w:div>
    <w:div w:id="1788347659">
      <w:bodyDiv w:val="1"/>
      <w:marLeft w:val="0"/>
      <w:marRight w:val="0"/>
      <w:marTop w:val="0"/>
      <w:marBottom w:val="0"/>
      <w:divBdr>
        <w:top w:val="none" w:sz="0" w:space="0" w:color="auto"/>
        <w:left w:val="none" w:sz="0" w:space="0" w:color="auto"/>
        <w:bottom w:val="none" w:sz="0" w:space="0" w:color="auto"/>
        <w:right w:val="none" w:sz="0" w:space="0" w:color="auto"/>
      </w:divBdr>
    </w:div>
    <w:div w:id="1788695204">
      <w:bodyDiv w:val="1"/>
      <w:marLeft w:val="0"/>
      <w:marRight w:val="0"/>
      <w:marTop w:val="0"/>
      <w:marBottom w:val="0"/>
      <w:divBdr>
        <w:top w:val="none" w:sz="0" w:space="0" w:color="auto"/>
        <w:left w:val="none" w:sz="0" w:space="0" w:color="auto"/>
        <w:bottom w:val="none" w:sz="0" w:space="0" w:color="auto"/>
        <w:right w:val="none" w:sz="0" w:space="0" w:color="auto"/>
      </w:divBdr>
    </w:div>
    <w:div w:id="1788741446">
      <w:bodyDiv w:val="1"/>
      <w:marLeft w:val="0"/>
      <w:marRight w:val="0"/>
      <w:marTop w:val="0"/>
      <w:marBottom w:val="0"/>
      <w:divBdr>
        <w:top w:val="none" w:sz="0" w:space="0" w:color="auto"/>
        <w:left w:val="none" w:sz="0" w:space="0" w:color="auto"/>
        <w:bottom w:val="none" w:sz="0" w:space="0" w:color="auto"/>
        <w:right w:val="none" w:sz="0" w:space="0" w:color="auto"/>
      </w:divBdr>
    </w:div>
    <w:div w:id="1788816467">
      <w:bodyDiv w:val="1"/>
      <w:marLeft w:val="0"/>
      <w:marRight w:val="0"/>
      <w:marTop w:val="0"/>
      <w:marBottom w:val="0"/>
      <w:divBdr>
        <w:top w:val="none" w:sz="0" w:space="0" w:color="auto"/>
        <w:left w:val="none" w:sz="0" w:space="0" w:color="auto"/>
        <w:bottom w:val="none" w:sz="0" w:space="0" w:color="auto"/>
        <w:right w:val="none" w:sz="0" w:space="0" w:color="auto"/>
      </w:divBdr>
    </w:div>
    <w:div w:id="1789162701">
      <w:bodyDiv w:val="1"/>
      <w:marLeft w:val="0"/>
      <w:marRight w:val="0"/>
      <w:marTop w:val="0"/>
      <w:marBottom w:val="0"/>
      <w:divBdr>
        <w:top w:val="none" w:sz="0" w:space="0" w:color="auto"/>
        <w:left w:val="none" w:sz="0" w:space="0" w:color="auto"/>
        <w:bottom w:val="none" w:sz="0" w:space="0" w:color="auto"/>
        <w:right w:val="none" w:sz="0" w:space="0" w:color="auto"/>
      </w:divBdr>
    </w:div>
    <w:div w:id="1789621569">
      <w:bodyDiv w:val="1"/>
      <w:marLeft w:val="0"/>
      <w:marRight w:val="0"/>
      <w:marTop w:val="0"/>
      <w:marBottom w:val="0"/>
      <w:divBdr>
        <w:top w:val="none" w:sz="0" w:space="0" w:color="auto"/>
        <w:left w:val="none" w:sz="0" w:space="0" w:color="auto"/>
        <w:bottom w:val="none" w:sz="0" w:space="0" w:color="auto"/>
        <w:right w:val="none" w:sz="0" w:space="0" w:color="auto"/>
      </w:divBdr>
    </w:div>
    <w:div w:id="1789736064">
      <w:bodyDiv w:val="1"/>
      <w:marLeft w:val="0"/>
      <w:marRight w:val="0"/>
      <w:marTop w:val="0"/>
      <w:marBottom w:val="0"/>
      <w:divBdr>
        <w:top w:val="none" w:sz="0" w:space="0" w:color="auto"/>
        <w:left w:val="none" w:sz="0" w:space="0" w:color="auto"/>
        <w:bottom w:val="none" w:sz="0" w:space="0" w:color="auto"/>
        <w:right w:val="none" w:sz="0" w:space="0" w:color="auto"/>
      </w:divBdr>
    </w:div>
    <w:div w:id="1789741626">
      <w:bodyDiv w:val="1"/>
      <w:marLeft w:val="0"/>
      <w:marRight w:val="0"/>
      <w:marTop w:val="0"/>
      <w:marBottom w:val="0"/>
      <w:divBdr>
        <w:top w:val="none" w:sz="0" w:space="0" w:color="auto"/>
        <w:left w:val="none" w:sz="0" w:space="0" w:color="auto"/>
        <w:bottom w:val="none" w:sz="0" w:space="0" w:color="auto"/>
        <w:right w:val="none" w:sz="0" w:space="0" w:color="auto"/>
      </w:divBdr>
    </w:div>
    <w:div w:id="1790321293">
      <w:bodyDiv w:val="1"/>
      <w:marLeft w:val="0"/>
      <w:marRight w:val="0"/>
      <w:marTop w:val="0"/>
      <w:marBottom w:val="0"/>
      <w:divBdr>
        <w:top w:val="none" w:sz="0" w:space="0" w:color="auto"/>
        <w:left w:val="none" w:sz="0" w:space="0" w:color="auto"/>
        <w:bottom w:val="none" w:sz="0" w:space="0" w:color="auto"/>
        <w:right w:val="none" w:sz="0" w:space="0" w:color="auto"/>
      </w:divBdr>
    </w:div>
    <w:div w:id="1790389679">
      <w:bodyDiv w:val="1"/>
      <w:marLeft w:val="0"/>
      <w:marRight w:val="0"/>
      <w:marTop w:val="0"/>
      <w:marBottom w:val="0"/>
      <w:divBdr>
        <w:top w:val="none" w:sz="0" w:space="0" w:color="auto"/>
        <w:left w:val="none" w:sz="0" w:space="0" w:color="auto"/>
        <w:bottom w:val="none" w:sz="0" w:space="0" w:color="auto"/>
        <w:right w:val="none" w:sz="0" w:space="0" w:color="auto"/>
      </w:divBdr>
    </w:div>
    <w:div w:id="1790513069">
      <w:bodyDiv w:val="1"/>
      <w:marLeft w:val="0"/>
      <w:marRight w:val="0"/>
      <w:marTop w:val="0"/>
      <w:marBottom w:val="0"/>
      <w:divBdr>
        <w:top w:val="none" w:sz="0" w:space="0" w:color="auto"/>
        <w:left w:val="none" w:sz="0" w:space="0" w:color="auto"/>
        <w:bottom w:val="none" w:sz="0" w:space="0" w:color="auto"/>
        <w:right w:val="none" w:sz="0" w:space="0" w:color="auto"/>
      </w:divBdr>
    </w:div>
    <w:div w:id="1791318476">
      <w:bodyDiv w:val="1"/>
      <w:marLeft w:val="0"/>
      <w:marRight w:val="0"/>
      <w:marTop w:val="0"/>
      <w:marBottom w:val="0"/>
      <w:divBdr>
        <w:top w:val="none" w:sz="0" w:space="0" w:color="auto"/>
        <w:left w:val="none" w:sz="0" w:space="0" w:color="auto"/>
        <w:bottom w:val="none" w:sz="0" w:space="0" w:color="auto"/>
        <w:right w:val="none" w:sz="0" w:space="0" w:color="auto"/>
      </w:divBdr>
    </w:div>
    <w:div w:id="1791515649">
      <w:bodyDiv w:val="1"/>
      <w:marLeft w:val="0"/>
      <w:marRight w:val="0"/>
      <w:marTop w:val="0"/>
      <w:marBottom w:val="0"/>
      <w:divBdr>
        <w:top w:val="none" w:sz="0" w:space="0" w:color="auto"/>
        <w:left w:val="none" w:sz="0" w:space="0" w:color="auto"/>
        <w:bottom w:val="none" w:sz="0" w:space="0" w:color="auto"/>
        <w:right w:val="none" w:sz="0" w:space="0" w:color="auto"/>
      </w:divBdr>
    </w:div>
    <w:div w:id="1792750186">
      <w:bodyDiv w:val="1"/>
      <w:marLeft w:val="0"/>
      <w:marRight w:val="0"/>
      <w:marTop w:val="0"/>
      <w:marBottom w:val="0"/>
      <w:divBdr>
        <w:top w:val="none" w:sz="0" w:space="0" w:color="auto"/>
        <w:left w:val="none" w:sz="0" w:space="0" w:color="auto"/>
        <w:bottom w:val="none" w:sz="0" w:space="0" w:color="auto"/>
        <w:right w:val="none" w:sz="0" w:space="0" w:color="auto"/>
      </w:divBdr>
    </w:div>
    <w:div w:id="1793132231">
      <w:bodyDiv w:val="1"/>
      <w:marLeft w:val="0"/>
      <w:marRight w:val="0"/>
      <w:marTop w:val="0"/>
      <w:marBottom w:val="0"/>
      <w:divBdr>
        <w:top w:val="none" w:sz="0" w:space="0" w:color="auto"/>
        <w:left w:val="none" w:sz="0" w:space="0" w:color="auto"/>
        <w:bottom w:val="none" w:sz="0" w:space="0" w:color="auto"/>
        <w:right w:val="none" w:sz="0" w:space="0" w:color="auto"/>
      </w:divBdr>
    </w:div>
    <w:div w:id="1793210160">
      <w:bodyDiv w:val="1"/>
      <w:marLeft w:val="0"/>
      <w:marRight w:val="0"/>
      <w:marTop w:val="0"/>
      <w:marBottom w:val="0"/>
      <w:divBdr>
        <w:top w:val="none" w:sz="0" w:space="0" w:color="auto"/>
        <w:left w:val="none" w:sz="0" w:space="0" w:color="auto"/>
        <w:bottom w:val="none" w:sz="0" w:space="0" w:color="auto"/>
        <w:right w:val="none" w:sz="0" w:space="0" w:color="auto"/>
      </w:divBdr>
    </w:div>
    <w:div w:id="1793396794">
      <w:bodyDiv w:val="1"/>
      <w:marLeft w:val="0"/>
      <w:marRight w:val="0"/>
      <w:marTop w:val="0"/>
      <w:marBottom w:val="0"/>
      <w:divBdr>
        <w:top w:val="none" w:sz="0" w:space="0" w:color="auto"/>
        <w:left w:val="none" w:sz="0" w:space="0" w:color="auto"/>
        <w:bottom w:val="none" w:sz="0" w:space="0" w:color="auto"/>
        <w:right w:val="none" w:sz="0" w:space="0" w:color="auto"/>
      </w:divBdr>
    </w:div>
    <w:div w:id="1793397481">
      <w:bodyDiv w:val="1"/>
      <w:marLeft w:val="0"/>
      <w:marRight w:val="0"/>
      <w:marTop w:val="0"/>
      <w:marBottom w:val="0"/>
      <w:divBdr>
        <w:top w:val="none" w:sz="0" w:space="0" w:color="auto"/>
        <w:left w:val="none" w:sz="0" w:space="0" w:color="auto"/>
        <w:bottom w:val="none" w:sz="0" w:space="0" w:color="auto"/>
        <w:right w:val="none" w:sz="0" w:space="0" w:color="auto"/>
      </w:divBdr>
    </w:div>
    <w:div w:id="1793549065">
      <w:bodyDiv w:val="1"/>
      <w:marLeft w:val="0"/>
      <w:marRight w:val="0"/>
      <w:marTop w:val="0"/>
      <w:marBottom w:val="0"/>
      <w:divBdr>
        <w:top w:val="none" w:sz="0" w:space="0" w:color="auto"/>
        <w:left w:val="none" w:sz="0" w:space="0" w:color="auto"/>
        <w:bottom w:val="none" w:sz="0" w:space="0" w:color="auto"/>
        <w:right w:val="none" w:sz="0" w:space="0" w:color="auto"/>
      </w:divBdr>
    </w:div>
    <w:div w:id="1793937256">
      <w:bodyDiv w:val="1"/>
      <w:marLeft w:val="0"/>
      <w:marRight w:val="0"/>
      <w:marTop w:val="0"/>
      <w:marBottom w:val="0"/>
      <w:divBdr>
        <w:top w:val="none" w:sz="0" w:space="0" w:color="auto"/>
        <w:left w:val="none" w:sz="0" w:space="0" w:color="auto"/>
        <w:bottom w:val="none" w:sz="0" w:space="0" w:color="auto"/>
        <w:right w:val="none" w:sz="0" w:space="0" w:color="auto"/>
      </w:divBdr>
    </w:div>
    <w:div w:id="1794053168">
      <w:bodyDiv w:val="1"/>
      <w:marLeft w:val="0"/>
      <w:marRight w:val="0"/>
      <w:marTop w:val="0"/>
      <w:marBottom w:val="0"/>
      <w:divBdr>
        <w:top w:val="none" w:sz="0" w:space="0" w:color="auto"/>
        <w:left w:val="none" w:sz="0" w:space="0" w:color="auto"/>
        <w:bottom w:val="none" w:sz="0" w:space="0" w:color="auto"/>
        <w:right w:val="none" w:sz="0" w:space="0" w:color="auto"/>
      </w:divBdr>
    </w:div>
    <w:div w:id="1795367535">
      <w:bodyDiv w:val="1"/>
      <w:marLeft w:val="0"/>
      <w:marRight w:val="0"/>
      <w:marTop w:val="0"/>
      <w:marBottom w:val="0"/>
      <w:divBdr>
        <w:top w:val="none" w:sz="0" w:space="0" w:color="auto"/>
        <w:left w:val="none" w:sz="0" w:space="0" w:color="auto"/>
        <w:bottom w:val="none" w:sz="0" w:space="0" w:color="auto"/>
        <w:right w:val="none" w:sz="0" w:space="0" w:color="auto"/>
      </w:divBdr>
    </w:div>
    <w:div w:id="1795439033">
      <w:bodyDiv w:val="1"/>
      <w:marLeft w:val="0"/>
      <w:marRight w:val="0"/>
      <w:marTop w:val="0"/>
      <w:marBottom w:val="0"/>
      <w:divBdr>
        <w:top w:val="none" w:sz="0" w:space="0" w:color="auto"/>
        <w:left w:val="none" w:sz="0" w:space="0" w:color="auto"/>
        <w:bottom w:val="none" w:sz="0" w:space="0" w:color="auto"/>
        <w:right w:val="none" w:sz="0" w:space="0" w:color="auto"/>
      </w:divBdr>
    </w:div>
    <w:div w:id="1795637791">
      <w:bodyDiv w:val="1"/>
      <w:marLeft w:val="0"/>
      <w:marRight w:val="0"/>
      <w:marTop w:val="0"/>
      <w:marBottom w:val="0"/>
      <w:divBdr>
        <w:top w:val="none" w:sz="0" w:space="0" w:color="auto"/>
        <w:left w:val="none" w:sz="0" w:space="0" w:color="auto"/>
        <w:bottom w:val="none" w:sz="0" w:space="0" w:color="auto"/>
        <w:right w:val="none" w:sz="0" w:space="0" w:color="auto"/>
      </w:divBdr>
    </w:div>
    <w:div w:id="1795906095">
      <w:bodyDiv w:val="1"/>
      <w:marLeft w:val="0"/>
      <w:marRight w:val="0"/>
      <w:marTop w:val="0"/>
      <w:marBottom w:val="0"/>
      <w:divBdr>
        <w:top w:val="none" w:sz="0" w:space="0" w:color="auto"/>
        <w:left w:val="none" w:sz="0" w:space="0" w:color="auto"/>
        <w:bottom w:val="none" w:sz="0" w:space="0" w:color="auto"/>
        <w:right w:val="none" w:sz="0" w:space="0" w:color="auto"/>
      </w:divBdr>
    </w:div>
    <w:div w:id="1796294446">
      <w:bodyDiv w:val="1"/>
      <w:marLeft w:val="0"/>
      <w:marRight w:val="0"/>
      <w:marTop w:val="0"/>
      <w:marBottom w:val="0"/>
      <w:divBdr>
        <w:top w:val="none" w:sz="0" w:space="0" w:color="auto"/>
        <w:left w:val="none" w:sz="0" w:space="0" w:color="auto"/>
        <w:bottom w:val="none" w:sz="0" w:space="0" w:color="auto"/>
        <w:right w:val="none" w:sz="0" w:space="0" w:color="auto"/>
      </w:divBdr>
    </w:div>
    <w:div w:id="1796487404">
      <w:bodyDiv w:val="1"/>
      <w:marLeft w:val="0"/>
      <w:marRight w:val="0"/>
      <w:marTop w:val="0"/>
      <w:marBottom w:val="0"/>
      <w:divBdr>
        <w:top w:val="none" w:sz="0" w:space="0" w:color="auto"/>
        <w:left w:val="none" w:sz="0" w:space="0" w:color="auto"/>
        <w:bottom w:val="none" w:sz="0" w:space="0" w:color="auto"/>
        <w:right w:val="none" w:sz="0" w:space="0" w:color="auto"/>
      </w:divBdr>
    </w:div>
    <w:div w:id="1796674403">
      <w:bodyDiv w:val="1"/>
      <w:marLeft w:val="0"/>
      <w:marRight w:val="0"/>
      <w:marTop w:val="0"/>
      <w:marBottom w:val="0"/>
      <w:divBdr>
        <w:top w:val="none" w:sz="0" w:space="0" w:color="auto"/>
        <w:left w:val="none" w:sz="0" w:space="0" w:color="auto"/>
        <w:bottom w:val="none" w:sz="0" w:space="0" w:color="auto"/>
        <w:right w:val="none" w:sz="0" w:space="0" w:color="auto"/>
      </w:divBdr>
    </w:div>
    <w:div w:id="1796749158">
      <w:bodyDiv w:val="1"/>
      <w:marLeft w:val="0"/>
      <w:marRight w:val="0"/>
      <w:marTop w:val="0"/>
      <w:marBottom w:val="0"/>
      <w:divBdr>
        <w:top w:val="none" w:sz="0" w:space="0" w:color="auto"/>
        <w:left w:val="none" w:sz="0" w:space="0" w:color="auto"/>
        <w:bottom w:val="none" w:sz="0" w:space="0" w:color="auto"/>
        <w:right w:val="none" w:sz="0" w:space="0" w:color="auto"/>
      </w:divBdr>
    </w:div>
    <w:div w:id="1796867049">
      <w:bodyDiv w:val="1"/>
      <w:marLeft w:val="0"/>
      <w:marRight w:val="0"/>
      <w:marTop w:val="0"/>
      <w:marBottom w:val="0"/>
      <w:divBdr>
        <w:top w:val="none" w:sz="0" w:space="0" w:color="auto"/>
        <w:left w:val="none" w:sz="0" w:space="0" w:color="auto"/>
        <w:bottom w:val="none" w:sz="0" w:space="0" w:color="auto"/>
        <w:right w:val="none" w:sz="0" w:space="0" w:color="auto"/>
      </w:divBdr>
    </w:div>
    <w:div w:id="1797024902">
      <w:bodyDiv w:val="1"/>
      <w:marLeft w:val="0"/>
      <w:marRight w:val="0"/>
      <w:marTop w:val="0"/>
      <w:marBottom w:val="0"/>
      <w:divBdr>
        <w:top w:val="none" w:sz="0" w:space="0" w:color="auto"/>
        <w:left w:val="none" w:sz="0" w:space="0" w:color="auto"/>
        <w:bottom w:val="none" w:sz="0" w:space="0" w:color="auto"/>
        <w:right w:val="none" w:sz="0" w:space="0" w:color="auto"/>
      </w:divBdr>
    </w:div>
    <w:div w:id="1798638892">
      <w:bodyDiv w:val="1"/>
      <w:marLeft w:val="0"/>
      <w:marRight w:val="0"/>
      <w:marTop w:val="0"/>
      <w:marBottom w:val="0"/>
      <w:divBdr>
        <w:top w:val="none" w:sz="0" w:space="0" w:color="auto"/>
        <w:left w:val="none" w:sz="0" w:space="0" w:color="auto"/>
        <w:bottom w:val="none" w:sz="0" w:space="0" w:color="auto"/>
        <w:right w:val="none" w:sz="0" w:space="0" w:color="auto"/>
      </w:divBdr>
    </w:div>
    <w:div w:id="1798837523">
      <w:bodyDiv w:val="1"/>
      <w:marLeft w:val="0"/>
      <w:marRight w:val="0"/>
      <w:marTop w:val="0"/>
      <w:marBottom w:val="0"/>
      <w:divBdr>
        <w:top w:val="none" w:sz="0" w:space="0" w:color="auto"/>
        <w:left w:val="none" w:sz="0" w:space="0" w:color="auto"/>
        <w:bottom w:val="none" w:sz="0" w:space="0" w:color="auto"/>
        <w:right w:val="none" w:sz="0" w:space="0" w:color="auto"/>
      </w:divBdr>
    </w:div>
    <w:div w:id="1799641670">
      <w:bodyDiv w:val="1"/>
      <w:marLeft w:val="0"/>
      <w:marRight w:val="0"/>
      <w:marTop w:val="0"/>
      <w:marBottom w:val="0"/>
      <w:divBdr>
        <w:top w:val="none" w:sz="0" w:space="0" w:color="auto"/>
        <w:left w:val="none" w:sz="0" w:space="0" w:color="auto"/>
        <w:bottom w:val="none" w:sz="0" w:space="0" w:color="auto"/>
        <w:right w:val="none" w:sz="0" w:space="0" w:color="auto"/>
      </w:divBdr>
    </w:div>
    <w:div w:id="1800032365">
      <w:bodyDiv w:val="1"/>
      <w:marLeft w:val="0"/>
      <w:marRight w:val="0"/>
      <w:marTop w:val="0"/>
      <w:marBottom w:val="0"/>
      <w:divBdr>
        <w:top w:val="none" w:sz="0" w:space="0" w:color="auto"/>
        <w:left w:val="none" w:sz="0" w:space="0" w:color="auto"/>
        <w:bottom w:val="none" w:sz="0" w:space="0" w:color="auto"/>
        <w:right w:val="none" w:sz="0" w:space="0" w:color="auto"/>
      </w:divBdr>
    </w:div>
    <w:div w:id="1800300821">
      <w:bodyDiv w:val="1"/>
      <w:marLeft w:val="0"/>
      <w:marRight w:val="0"/>
      <w:marTop w:val="0"/>
      <w:marBottom w:val="0"/>
      <w:divBdr>
        <w:top w:val="none" w:sz="0" w:space="0" w:color="auto"/>
        <w:left w:val="none" w:sz="0" w:space="0" w:color="auto"/>
        <w:bottom w:val="none" w:sz="0" w:space="0" w:color="auto"/>
        <w:right w:val="none" w:sz="0" w:space="0" w:color="auto"/>
      </w:divBdr>
    </w:div>
    <w:div w:id="1800342383">
      <w:bodyDiv w:val="1"/>
      <w:marLeft w:val="0"/>
      <w:marRight w:val="0"/>
      <w:marTop w:val="0"/>
      <w:marBottom w:val="0"/>
      <w:divBdr>
        <w:top w:val="none" w:sz="0" w:space="0" w:color="auto"/>
        <w:left w:val="none" w:sz="0" w:space="0" w:color="auto"/>
        <w:bottom w:val="none" w:sz="0" w:space="0" w:color="auto"/>
        <w:right w:val="none" w:sz="0" w:space="0" w:color="auto"/>
      </w:divBdr>
    </w:div>
    <w:div w:id="1801728780">
      <w:bodyDiv w:val="1"/>
      <w:marLeft w:val="0"/>
      <w:marRight w:val="0"/>
      <w:marTop w:val="0"/>
      <w:marBottom w:val="0"/>
      <w:divBdr>
        <w:top w:val="none" w:sz="0" w:space="0" w:color="auto"/>
        <w:left w:val="none" w:sz="0" w:space="0" w:color="auto"/>
        <w:bottom w:val="none" w:sz="0" w:space="0" w:color="auto"/>
        <w:right w:val="none" w:sz="0" w:space="0" w:color="auto"/>
      </w:divBdr>
    </w:div>
    <w:div w:id="1801875300">
      <w:bodyDiv w:val="1"/>
      <w:marLeft w:val="0"/>
      <w:marRight w:val="0"/>
      <w:marTop w:val="0"/>
      <w:marBottom w:val="0"/>
      <w:divBdr>
        <w:top w:val="none" w:sz="0" w:space="0" w:color="auto"/>
        <w:left w:val="none" w:sz="0" w:space="0" w:color="auto"/>
        <w:bottom w:val="none" w:sz="0" w:space="0" w:color="auto"/>
        <w:right w:val="none" w:sz="0" w:space="0" w:color="auto"/>
      </w:divBdr>
    </w:div>
    <w:div w:id="1802069051">
      <w:bodyDiv w:val="1"/>
      <w:marLeft w:val="0"/>
      <w:marRight w:val="0"/>
      <w:marTop w:val="0"/>
      <w:marBottom w:val="0"/>
      <w:divBdr>
        <w:top w:val="none" w:sz="0" w:space="0" w:color="auto"/>
        <w:left w:val="none" w:sz="0" w:space="0" w:color="auto"/>
        <w:bottom w:val="none" w:sz="0" w:space="0" w:color="auto"/>
        <w:right w:val="none" w:sz="0" w:space="0" w:color="auto"/>
      </w:divBdr>
    </w:div>
    <w:div w:id="1802841033">
      <w:bodyDiv w:val="1"/>
      <w:marLeft w:val="0"/>
      <w:marRight w:val="0"/>
      <w:marTop w:val="0"/>
      <w:marBottom w:val="0"/>
      <w:divBdr>
        <w:top w:val="none" w:sz="0" w:space="0" w:color="auto"/>
        <w:left w:val="none" w:sz="0" w:space="0" w:color="auto"/>
        <w:bottom w:val="none" w:sz="0" w:space="0" w:color="auto"/>
        <w:right w:val="none" w:sz="0" w:space="0" w:color="auto"/>
      </w:divBdr>
    </w:div>
    <w:div w:id="1803116119">
      <w:bodyDiv w:val="1"/>
      <w:marLeft w:val="0"/>
      <w:marRight w:val="0"/>
      <w:marTop w:val="0"/>
      <w:marBottom w:val="0"/>
      <w:divBdr>
        <w:top w:val="none" w:sz="0" w:space="0" w:color="auto"/>
        <w:left w:val="none" w:sz="0" w:space="0" w:color="auto"/>
        <w:bottom w:val="none" w:sz="0" w:space="0" w:color="auto"/>
        <w:right w:val="none" w:sz="0" w:space="0" w:color="auto"/>
      </w:divBdr>
    </w:div>
    <w:div w:id="1803496549">
      <w:bodyDiv w:val="1"/>
      <w:marLeft w:val="0"/>
      <w:marRight w:val="0"/>
      <w:marTop w:val="0"/>
      <w:marBottom w:val="0"/>
      <w:divBdr>
        <w:top w:val="none" w:sz="0" w:space="0" w:color="auto"/>
        <w:left w:val="none" w:sz="0" w:space="0" w:color="auto"/>
        <w:bottom w:val="none" w:sz="0" w:space="0" w:color="auto"/>
        <w:right w:val="none" w:sz="0" w:space="0" w:color="auto"/>
      </w:divBdr>
    </w:div>
    <w:div w:id="1803889664">
      <w:bodyDiv w:val="1"/>
      <w:marLeft w:val="0"/>
      <w:marRight w:val="0"/>
      <w:marTop w:val="0"/>
      <w:marBottom w:val="0"/>
      <w:divBdr>
        <w:top w:val="none" w:sz="0" w:space="0" w:color="auto"/>
        <w:left w:val="none" w:sz="0" w:space="0" w:color="auto"/>
        <w:bottom w:val="none" w:sz="0" w:space="0" w:color="auto"/>
        <w:right w:val="none" w:sz="0" w:space="0" w:color="auto"/>
      </w:divBdr>
    </w:div>
    <w:div w:id="1804038741">
      <w:bodyDiv w:val="1"/>
      <w:marLeft w:val="0"/>
      <w:marRight w:val="0"/>
      <w:marTop w:val="0"/>
      <w:marBottom w:val="0"/>
      <w:divBdr>
        <w:top w:val="none" w:sz="0" w:space="0" w:color="auto"/>
        <w:left w:val="none" w:sz="0" w:space="0" w:color="auto"/>
        <w:bottom w:val="none" w:sz="0" w:space="0" w:color="auto"/>
        <w:right w:val="none" w:sz="0" w:space="0" w:color="auto"/>
      </w:divBdr>
    </w:div>
    <w:div w:id="1804233285">
      <w:bodyDiv w:val="1"/>
      <w:marLeft w:val="0"/>
      <w:marRight w:val="0"/>
      <w:marTop w:val="0"/>
      <w:marBottom w:val="0"/>
      <w:divBdr>
        <w:top w:val="none" w:sz="0" w:space="0" w:color="auto"/>
        <w:left w:val="none" w:sz="0" w:space="0" w:color="auto"/>
        <w:bottom w:val="none" w:sz="0" w:space="0" w:color="auto"/>
        <w:right w:val="none" w:sz="0" w:space="0" w:color="auto"/>
      </w:divBdr>
    </w:div>
    <w:div w:id="1804814017">
      <w:bodyDiv w:val="1"/>
      <w:marLeft w:val="0"/>
      <w:marRight w:val="0"/>
      <w:marTop w:val="0"/>
      <w:marBottom w:val="0"/>
      <w:divBdr>
        <w:top w:val="none" w:sz="0" w:space="0" w:color="auto"/>
        <w:left w:val="none" w:sz="0" w:space="0" w:color="auto"/>
        <w:bottom w:val="none" w:sz="0" w:space="0" w:color="auto"/>
        <w:right w:val="none" w:sz="0" w:space="0" w:color="auto"/>
      </w:divBdr>
    </w:div>
    <w:div w:id="1804887216">
      <w:bodyDiv w:val="1"/>
      <w:marLeft w:val="0"/>
      <w:marRight w:val="0"/>
      <w:marTop w:val="0"/>
      <w:marBottom w:val="0"/>
      <w:divBdr>
        <w:top w:val="none" w:sz="0" w:space="0" w:color="auto"/>
        <w:left w:val="none" w:sz="0" w:space="0" w:color="auto"/>
        <w:bottom w:val="none" w:sz="0" w:space="0" w:color="auto"/>
        <w:right w:val="none" w:sz="0" w:space="0" w:color="auto"/>
      </w:divBdr>
    </w:div>
    <w:div w:id="1804957120">
      <w:bodyDiv w:val="1"/>
      <w:marLeft w:val="0"/>
      <w:marRight w:val="0"/>
      <w:marTop w:val="0"/>
      <w:marBottom w:val="0"/>
      <w:divBdr>
        <w:top w:val="none" w:sz="0" w:space="0" w:color="auto"/>
        <w:left w:val="none" w:sz="0" w:space="0" w:color="auto"/>
        <w:bottom w:val="none" w:sz="0" w:space="0" w:color="auto"/>
        <w:right w:val="none" w:sz="0" w:space="0" w:color="auto"/>
      </w:divBdr>
    </w:div>
    <w:div w:id="1805007237">
      <w:bodyDiv w:val="1"/>
      <w:marLeft w:val="0"/>
      <w:marRight w:val="0"/>
      <w:marTop w:val="0"/>
      <w:marBottom w:val="0"/>
      <w:divBdr>
        <w:top w:val="none" w:sz="0" w:space="0" w:color="auto"/>
        <w:left w:val="none" w:sz="0" w:space="0" w:color="auto"/>
        <w:bottom w:val="none" w:sz="0" w:space="0" w:color="auto"/>
        <w:right w:val="none" w:sz="0" w:space="0" w:color="auto"/>
      </w:divBdr>
    </w:div>
    <w:div w:id="1805538890">
      <w:bodyDiv w:val="1"/>
      <w:marLeft w:val="0"/>
      <w:marRight w:val="0"/>
      <w:marTop w:val="0"/>
      <w:marBottom w:val="0"/>
      <w:divBdr>
        <w:top w:val="none" w:sz="0" w:space="0" w:color="auto"/>
        <w:left w:val="none" w:sz="0" w:space="0" w:color="auto"/>
        <w:bottom w:val="none" w:sz="0" w:space="0" w:color="auto"/>
        <w:right w:val="none" w:sz="0" w:space="0" w:color="auto"/>
      </w:divBdr>
    </w:div>
    <w:div w:id="1805927108">
      <w:bodyDiv w:val="1"/>
      <w:marLeft w:val="0"/>
      <w:marRight w:val="0"/>
      <w:marTop w:val="0"/>
      <w:marBottom w:val="0"/>
      <w:divBdr>
        <w:top w:val="none" w:sz="0" w:space="0" w:color="auto"/>
        <w:left w:val="none" w:sz="0" w:space="0" w:color="auto"/>
        <w:bottom w:val="none" w:sz="0" w:space="0" w:color="auto"/>
        <w:right w:val="none" w:sz="0" w:space="0" w:color="auto"/>
      </w:divBdr>
    </w:div>
    <w:div w:id="1806192658">
      <w:bodyDiv w:val="1"/>
      <w:marLeft w:val="0"/>
      <w:marRight w:val="0"/>
      <w:marTop w:val="0"/>
      <w:marBottom w:val="0"/>
      <w:divBdr>
        <w:top w:val="none" w:sz="0" w:space="0" w:color="auto"/>
        <w:left w:val="none" w:sz="0" w:space="0" w:color="auto"/>
        <w:bottom w:val="none" w:sz="0" w:space="0" w:color="auto"/>
        <w:right w:val="none" w:sz="0" w:space="0" w:color="auto"/>
      </w:divBdr>
    </w:div>
    <w:div w:id="1806308448">
      <w:bodyDiv w:val="1"/>
      <w:marLeft w:val="0"/>
      <w:marRight w:val="0"/>
      <w:marTop w:val="0"/>
      <w:marBottom w:val="0"/>
      <w:divBdr>
        <w:top w:val="none" w:sz="0" w:space="0" w:color="auto"/>
        <w:left w:val="none" w:sz="0" w:space="0" w:color="auto"/>
        <w:bottom w:val="none" w:sz="0" w:space="0" w:color="auto"/>
        <w:right w:val="none" w:sz="0" w:space="0" w:color="auto"/>
      </w:divBdr>
    </w:div>
    <w:div w:id="1806773010">
      <w:bodyDiv w:val="1"/>
      <w:marLeft w:val="0"/>
      <w:marRight w:val="0"/>
      <w:marTop w:val="0"/>
      <w:marBottom w:val="0"/>
      <w:divBdr>
        <w:top w:val="none" w:sz="0" w:space="0" w:color="auto"/>
        <w:left w:val="none" w:sz="0" w:space="0" w:color="auto"/>
        <w:bottom w:val="none" w:sz="0" w:space="0" w:color="auto"/>
        <w:right w:val="none" w:sz="0" w:space="0" w:color="auto"/>
      </w:divBdr>
    </w:div>
    <w:div w:id="1806853710">
      <w:bodyDiv w:val="1"/>
      <w:marLeft w:val="0"/>
      <w:marRight w:val="0"/>
      <w:marTop w:val="0"/>
      <w:marBottom w:val="0"/>
      <w:divBdr>
        <w:top w:val="none" w:sz="0" w:space="0" w:color="auto"/>
        <w:left w:val="none" w:sz="0" w:space="0" w:color="auto"/>
        <w:bottom w:val="none" w:sz="0" w:space="0" w:color="auto"/>
        <w:right w:val="none" w:sz="0" w:space="0" w:color="auto"/>
      </w:divBdr>
    </w:div>
    <w:div w:id="1806897649">
      <w:bodyDiv w:val="1"/>
      <w:marLeft w:val="0"/>
      <w:marRight w:val="0"/>
      <w:marTop w:val="0"/>
      <w:marBottom w:val="0"/>
      <w:divBdr>
        <w:top w:val="none" w:sz="0" w:space="0" w:color="auto"/>
        <w:left w:val="none" w:sz="0" w:space="0" w:color="auto"/>
        <w:bottom w:val="none" w:sz="0" w:space="0" w:color="auto"/>
        <w:right w:val="none" w:sz="0" w:space="0" w:color="auto"/>
      </w:divBdr>
    </w:div>
    <w:div w:id="1807508519">
      <w:bodyDiv w:val="1"/>
      <w:marLeft w:val="0"/>
      <w:marRight w:val="0"/>
      <w:marTop w:val="0"/>
      <w:marBottom w:val="0"/>
      <w:divBdr>
        <w:top w:val="none" w:sz="0" w:space="0" w:color="auto"/>
        <w:left w:val="none" w:sz="0" w:space="0" w:color="auto"/>
        <w:bottom w:val="none" w:sz="0" w:space="0" w:color="auto"/>
        <w:right w:val="none" w:sz="0" w:space="0" w:color="auto"/>
      </w:divBdr>
    </w:div>
    <w:div w:id="1807746252">
      <w:bodyDiv w:val="1"/>
      <w:marLeft w:val="0"/>
      <w:marRight w:val="0"/>
      <w:marTop w:val="0"/>
      <w:marBottom w:val="0"/>
      <w:divBdr>
        <w:top w:val="none" w:sz="0" w:space="0" w:color="auto"/>
        <w:left w:val="none" w:sz="0" w:space="0" w:color="auto"/>
        <w:bottom w:val="none" w:sz="0" w:space="0" w:color="auto"/>
        <w:right w:val="none" w:sz="0" w:space="0" w:color="auto"/>
      </w:divBdr>
    </w:div>
    <w:div w:id="1808159213">
      <w:bodyDiv w:val="1"/>
      <w:marLeft w:val="0"/>
      <w:marRight w:val="0"/>
      <w:marTop w:val="0"/>
      <w:marBottom w:val="0"/>
      <w:divBdr>
        <w:top w:val="none" w:sz="0" w:space="0" w:color="auto"/>
        <w:left w:val="none" w:sz="0" w:space="0" w:color="auto"/>
        <w:bottom w:val="none" w:sz="0" w:space="0" w:color="auto"/>
        <w:right w:val="none" w:sz="0" w:space="0" w:color="auto"/>
      </w:divBdr>
    </w:div>
    <w:div w:id="1808475596">
      <w:bodyDiv w:val="1"/>
      <w:marLeft w:val="0"/>
      <w:marRight w:val="0"/>
      <w:marTop w:val="0"/>
      <w:marBottom w:val="0"/>
      <w:divBdr>
        <w:top w:val="none" w:sz="0" w:space="0" w:color="auto"/>
        <w:left w:val="none" w:sz="0" w:space="0" w:color="auto"/>
        <w:bottom w:val="none" w:sz="0" w:space="0" w:color="auto"/>
        <w:right w:val="none" w:sz="0" w:space="0" w:color="auto"/>
      </w:divBdr>
    </w:div>
    <w:div w:id="1808550686">
      <w:bodyDiv w:val="1"/>
      <w:marLeft w:val="0"/>
      <w:marRight w:val="0"/>
      <w:marTop w:val="0"/>
      <w:marBottom w:val="0"/>
      <w:divBdr>
        <w:top w:val="none" w:sz="0" w:space="0" w:color="auto"/>
        <w:left w:val="none" w:sz="0" w:space="0" w:color="auto"/>
        <w:bottom w:val="none" w:sz="0" w:space="0" w:color="auto"/>
        <w:right w:val="none" w:sz="0" w:space="0" w:color="auto"/>
      </w:divBdr>
    </w:div>
    <w:div w:id="1808887778">
      <w:bodyDiv w:val="1"/>
      <w:marLeft w:val="0"/>
      <w:marRight w:val="0"/>
      <w:marTop w:val="0"/>
      <w:marBottom w:val="0"/>
      <w:divBdr>
        <w:top w:val="none" w:sz="0" w:space="0" w:color="auto"/>
        <w:left w:val="none" w:sz="0" w:space="0" w:color="auto"/>
        <w:bottom w:val="none" w:sz="0" w:space="0" w:color="auto"/>
        <w:right w:val="none" w:sz="0" w:space="0" w:color="auto"/>
      </w:divBdr>
    </w:div>
    <w:div w:id="1809005196">
      <w:bodyDiv w:val="1"/>
      <w:marLeft w:val="0"/>
      <w:marRight w:val="0"/>
      <w:marTop w:val="0"/>
      <w:marBottom w:val="0"/>
      <w:divBdr>
        <w:top w:val="none" w:sz="0" w:space="0" w:color="auto"/>
        <w:left w:val="none" w:sz="0" w:space="0" w:color="auto"/>
        <w:bottom w:val="none" w:sz="0" w:space="0" w:color="auto"/>
        <w:right w:val="none" w:sz="0" w:space="0" w:color="auto"/>
      </w:divBdr>
    </w:div>
    <w:div w:id="1809006238">
      <w:bodyDiv w:val="1"/>
      <w:marLeft w:val="0"/>
      <w:marRight w:val="0"/>
      <w:marTop w:val="0"/>
      <w:marBottom w:val="0"/>
      <w:divBdr>
        <w:top w:val="none" w:sz="0" w:space="0" w:color="auto"/>
        <w:left w:val="none" w:sz="0" w:space="0" w:color="auto"/>
        <w:bottom w:val="none" w:sz="0" w:space="0" w:color="auto"/>
        <w:right w:val="none" w:sz="0" w:space="0" w:color="auto"/>
      </w:divBdr>
    </w:div>
    <w:div w:id="1809009375">
      <w:bodyDiv w:val="1"/>
      <w:marLeft w:val="0"/>
      <w:marRight w:val="0"/>
      <w:marTop w:val="0"/>
      <w:marBottom w:val="0"/>
      <w:divBdr>
        <w:top w:val="none" w:sz="0" w:space="0" w:color="auto"/>
        <w:left w:val="none" w:sz="0" w:space="0" w:color="auto"/>
        <w:bottom w:val="none" w:sz="0" w:space="0" w:color="auto"/>
        <w:right w:val="none" w:sz="0" w:space="0" w:color="auto"/>
      </w:divBdr>
    </w:div>
    <w:div w:id="1809515866">
      <w:bodyDiv w:val="1"/>
      <w:marLeft w:val="0"/>
      <w:marRight w:val="0"/>
      <w:marTop w:val="0"/>
      <w:marBottom w:val="0"/>
      <w:divBdr>
        <w:top w:val="none" w:sz="0" w:space="0" w:color="auto"/>
        <w:left w:val="none" w:sz="0" w:space="0" w:color="auto"/>
        <w:bottom w:val="none" w:sz="0" w:space="0" w:color="auto"/>
        <w:right w:val="none" w:sz="0" w:space="0" w:color="auto"/>
      </w:divBdr>
    </w:div>
    <w:div w:id="1809544035">
      <w:bodyDiv w:val="1"/>
      <w:marLeft w:val="0"/>
      <w:marRight w:val="0"/>
      <w:marTop w:val="0"/>
      <w:marBottom w:val="0"/>
      <w:divBdr>
        <w:top w:val="none" w:sz="0" w:space="0" w:color="auto"/>
        <w:left w:val="none" w:sz="0" w:space="0" w:color="auto"/>
        <w:bottom w:val="none" w:sz="0" w:space="0" w:color="auto"/>
        <w:right w:val="none" w:sz="0" w:space="0" w:color="auto"/>
      </w:divBdr>
    </w:div>
    <w:div w:id="1809857336">
      <w:bodyDiv w:val="1"/>
      <w:marLeft w:val="0"/>
      <w:marRight w:val="0"/>
      <w:marTop w:val="0"/>
      <w:marBottom w:val="0"/>
      <w:divBdr>
        <w:top w:val="none" w:sz="0" w:space="0" w:color="auto"/>
        <w:left w:val="none" w:sz="0" w:space="0" w:color="auto"/>
        <w:bottom w:val="none" w:sz="0" w:space="0" w:color="auto"/>
        <w:right w:val="none" w:sz="0" w:space="0" w:color="auto"/>
      </w:divBdr>
    </w:div>
    <w:div w:id="1809975248">
      <w:bodyDiv w:val="1"/>
      <w:marLeft w:val="0"/>
      <w:marRight w:val="0"/>
      <w:marTop w:val="0"/>
      <w:marBottom w:val="0"/>
      <w:divBdr>
        <w:top w:val="none" w:sz="0" w:space="0" w:color="auto"/>
        <w:left w:val="none" w:sz="0" w:space="0" w:color="auto"/>
        <w:bottom w:val="none" w:sz="0" w:space="0" w:color="auto"/>
        <w:right w:val="none" w:sz="0" w:space="0" w:color="auto"/>
      </w:divBdr>
    </w:div>
    <w:div w:id="1810005362">
      <w:bodyDiv w:val="1"/>
      <w:marLeft w:val="0"/>
      <w:marRight w:val="0"/>
      <w:marTop w:val="0"/>
      <w:marBottom w:val="0"/>
      <w:divBdr>
        <w:top w:val="none" w:sz="0" w:space="0" w:color="auto"/>
        <w:left w:val="none" w:sz="0" w:space="0" w:color="auto"/>
        <w:bottom w:val="none" w:sz="0" w:space="0" w:color="auto"/>
        <w:right w:val="none" w:sz="0" w:space="0" w:color="auto"/>
      </w:divBdr>
    </w:div>
    <w:div w:id="1810128964">
      <w:bodyDiv w:val="1"/>
      <w:marLeft w:val="0"/>
      <w:marRight w:val="0"/>
      <w:marTop w:val="0"/>
      <w:marBottom w:val="0"/>
      <w:divBdr>
        <w:top w:val="none" w:sz="0" w:space="0" w:color="auto"/>
        <w:left w:val="none" w:sz="0" w:space="0" w:color="auto"/>
        <w:bottom w:val="none" w:sz="0" w:space="0" w:color="auto"/>
        <w:right w:val="none" w:sz="0" w:space="0" w:color="auto"/>
      </w:divBdr>
    </w:div>
    <w:div w:id="1810172364">
      <w:bodyDiv w:val="1"/>
      <w:marLeft w:val="0"/>
      <w:marRight w:val="0"/>
      <w:marTop w:val="0"/>
      <w:marBottom w:val="0"/>
      <w:divBdr>
        <w:top w:val="none" w:sz="0" w:space="0" w:color="auto"/>
        <w:left w:val="none" w:sz="0" w:space="0" w:color="auto"/>
        <w:bottom w:val="none" w:sz="0" w:space="0" w:color="auto"/>
        <w:right w:val="none" w:sz="0" w:space="0" w:color="auto"/>
      </w:divBdr>
    </w:div>
    <w:div w:id="1811510878">
      <w:bodyDiv w:val="1"/>
      <w:marLeft w:val="0"/>
      <w:marRight w:val="0"/>
      <w:marTop w:val="0"/>
      <w:marBottom w:val="0"/>
      <w:divBdr>
        <w:top w:val="none" w:sz="0" w:space="0" w:color="auto"/>
        <w:left w:val="none" w:sz="0" w:space="0" w:color="auto"/>
        <w:bottom w:val="none" w:sz="0" w:space="0" w:color="auto"/>
        <w:right w:val="none" w:sz="0" w:space="0" w:color="auto"/>
      </w:divBdr>
    </w:div>
    <w:div w:id="1812095522">
      <w:bodyDiv w:val="1"/>
      <w:marLeft w:val="0"/>
      <w:marRight w:val="0"/>
      <w:marTop w:val="0"/>
      <w:marBottom w:val="0"/>
      <w:divBdr>
        <w:top w:val="none" w:sz="0" w:space="0" w:color="auto"/>
        <w:left w:val="none" w:sz="0" w:space="0" w:color="auto"/>
        <w:bottom w:val="none" w:sz="0" w:space="0" w:color="auto"/>
        <w:right w:val="none" w:sz="0" w:space="0" w:color="auto"/>
      </w:divBdr>
    </w:div>
    <w:div w:id="1812400614">
      <w:bodyDiv w:val="1"/>
      <w:marLeft w:val="0"/>
      <w:marRight w:val="0"/>
      <w:marTop w:val="0"/>
      <w:marBottom w:val="0"/>
      <w:divBdr>
        <w:top w:val="none" w:sz="0" w:space="0" w:color="auto"/>
        <w:left w:val="none" w:sz="0" w:space="0" w:color="auto"/>
        <w:bottom w:val="none" w:sz="0" w:space="0" w:color="auto"/>
        <w:right w:val="none" w:sz="0" w:space="0" w:color="auto"/>
      </w:divBdr>
    </w:div>
    <w:div w:id="1812552560">
      <w:bodyDiv w:val="1"/>
      <w:marLeft w:val="0"/>
      <w:marRight w:val="0"/>
      <w:marTop w:val="0"/>
      <w:marBottom w:val="0"/>
      <w:divBdr>
        <w:top w:val="none" w:sz="0" w:space="0" w:color="auto"/>
        <w:left w:val="none" w:sz="0" w:space="0" w:color="auto"/>
        <w:bottom w:val="none" w:sz="0" w:space="0" w:color="auto"/>
        <w:right w:val="none" w:sz="0" w:space="0" w:color="auto"/>
      </w:divBdr>
    </w:div>
    <w:div w:id="1812673424">
      <w:bodyDiv w:val="1"/>
      <w:marLeft w:val="0"/>
      <w:marRight w:val="0"/>
      <w:marTop w:val="0"/>
      <w:marBottom w:val="0"/>
      <w:divBdr>
        <w:top w:val="none" w:sz="0" w:space="0" w:color="auto"/>
        <w:left w:val="none" w:sz="0" w:space="0" w:color="auto"/>
        <w:bottom w:val="none" w:sz="0" w:space="0" w:color="auto"/>
        <w:right w:val="none" w:sz="0" w:space="0" w:color="auto"/>
      </w:divBdr>
    </w:div>
    <w:div w:id="1813019342">
      <w:bodyDiv w:val="1"/>
      <w:marLeft w:val="0"/>
      <w:marRight w:val="0"/>
      <w:marTop w:val="0"/>
      <w:marBottom w:val="0"/>
      <w:divBdr>
        <w:top w:val="none" w:sz="0" w:space="0" w:color="auto"/>
        <w:left w:val="none" w:sz="0" w:space="0" w:color="auto"/>
        <w:bottom w:val="none" w:sz="0" w:space="0" w:color="auto"/>
        <w:right w:val="none" w:sz="0" w:space="0" w:color="auto"/>
      </w:divBdr>
    </w:div>
    <w:div w:id="1813450741">
      <w:bodyDiv w:val="1"/>
      <w:marLeft w:val="0"/>
      <w:marRight w:val="0"/>
      <w:marTop w:val="0"/>
      <w:marBottom w:val="0"/>
      <w:divBdr>
        <w:top w:val="none" w:sz="0" w:space="0" w:color="auto"/>
        <w:left w:val="none" w:sz="0" w:space="0" w:color="auto"/>
        <w:bottom w:val="none" w:sz="0" w:space="0" w:color="auto"/>
        <w:right w:val="none" w:sz="0" w:space="0" w:color="auto"/>
      </w:divBdr>
    </w:div>
    <w:div w:id="1813909215">
      <w:bodyDiv w:val="1"/>
      <w:marLeft w:val="0"/>
      <w:marRight w:val="0"/>
      <w:marTop w:val="0"/>
      <w:marBottom w:val="0"/>
      <w:divBdr>
        <w:top w:val="none" w:sz="0" w:space="0" w:color="auto"/>
        <w:left w:val="none" w:sz="0" w:space="0" w:color="auto"/>
        <w:bottom w:val="none" w:sz="0" w:space="0" w:color="auto"/>
        <w:right w:val="none" w:sz="0" w:space="0" w:color="auto"/>
      </w:divBdr>
    </w:div>
    <w:div w:id="1813979311">
      <w:bodyDiv w:val="1"/>
      <w:marLeft w:val="0"/>
      <w:marRight w:val="0"/>
      <w:marTop w:val="0"/>
      <w:marBottom w:val="0"/>
      <w:divBdr>
        <w:top w:val="none" w:sz="0" w:space="0" w:color="auto"/>
        <w:left w:val="none" w:sz="0" w:space="0" w:color="auto"/>
        <w:bottom w:val="none" w:sz="0" w:space="0" w:color="auto"/>
        <w:right w:val="none" w:sz="0" w:space="0" w:color="auto"/>
      </w:divBdr>
    </w:div>
    <w:div w:id="1815291356">
      <w:bodyDiv w:val="1"/>
      <w:marLeft w:val="0"/>
      <w:marRight w:val="0"/>
      <w:marTop w:val="0"/>
      <w:marBottom w:val="0"/>
      <w:divBdr>
        <w:top w:val="none" w:sz="0" w:space="0" w:color="auto"/>
        <w:left w:val="none" w:sz="0" w:space="0" w:color="auto"/>
        <w:bottom w:val="none" w:sz="0" w:space="0" w:color="auto"/>
        <w:right w:val="none" w:sz="0" w:space="0" w:color="auto"/>
      </w:divBdr>
    </w:div>
    <w:div w:id="1815483082">
      <w:bodyDiv w:val="1"/>
      <w:marLeft w:val="0"/>
      <w:marRight w:val="0"/>
      <w:marTop w:val="0"/>
      <w:marBottom w:val="0"/>
      <w:divBdr>
        <w:top w:val="none" w:sz="0" w:space="0" w:color="auto"/>
        <w:left w:val="none" w:sz="0" w:space="0" w:color="auto"/>
        <w:bottom w:val="none" w:sz="0" w:space="0" w:color="auto"/>
        <w:right w:val="none" w:sz="0" w:space="0" w:color="auto"/>
      </w:divBdr>
    </w:div>
    <w:div w:id="1816140355">
      <w:bodyDiv w:val="1"/>
      <w:marLeft w:val="0"/>
      <w:marRight w:val="0"/>
      <w:marTop w:val="0"/>
      <w:marBottom w:val="0"/>
      <w:divBdr>
        <w:top w:val="none" w:sz="0" w:space="0" w:color="auto"/>
        <w:left w:val="none" w:sz="0" w:space="0" w:color="auto"/>
        <w:bottom w:val="none" w:sz="0" w:space="0" w:color="auto"/>
        <w:right w:val="none" w:sz="0" w:space="0" w:color="auto"/>
      </w:divBdr>
    </w:div>
    <w:div w:id="1816142902">
      <w:bodyDiv w:val="1"/>
      <w:marLeft w:val="0"/>
      <w:marRight w:val="0"/>
      <w:marTop w:val="0"/>
      <w:marBottom w:val="0"/>
      <w:divBdr>
        <w:top w:val="none" w:sz="0" w:space="0" w:color="auto"/>
        <w:left w:val="none" w:sz="0" w:space="0" w:color="auto"/>
        <w:bottom w:val="none" w:sz="0" w:space="0" w:color="auto"/>
        <w:right w:val="none" w:sz="0" w:space="0" w:color="auto"/>
      </w:divBdr>
    </w:div>
    <w:div w:id="1816485971">
      <w:bodyDiv w:val="1"/>
      <w:marLeft w:val="0"/>
      <w:marRight w:val="0"/>
      <w:marTop w:val="0"/>
      <w:marBottom w:val="0"/>
      <w:divBdr>
        <w:top w:val="none" w:sz="0" w:space="0" w:color="auto"/>
        <w:left w:val="none" w:sz="0" w:space="0" w:color="auto"/>
        <w:bottom w:val="none" w:sz="0" w:space="0" w:color="auto"/>
        <w:right w:val="none" w:sz="0" w:space="0" w:color="auto"/>
      </w:divBdr>
    </w:div>
    <w:div w:id="1816675019">
      <w:bodyDiv w:val="1"/>
      <w:marLeft w:val="0"/>
      <w:marRight w:val="0"/>
      <w:marTop w:val="0"/>
      <w:marBottom w:val="0"/>
      <w:divBdr>
        <w:top w:val="none" w:sz="0" w:space="0" w:color="auto"/>
        <w:left w:val="none" w:sz="0" w:space="0" w:color="auto"/>
        <w:bottom w:val="none" w:sz="0" w:space="0" w:color="auto"/>
        <w:right w:val="none" w:sz="0" w:space="0" w:color="auto"/>
      </w:divBdr>
    </w:div>
    <w:div w:id="1816870041">
      <w:bodyDiv w:val="1"/>
      <w:marLeft w:val="0"/>
      <w:marRight w:val="0"/>
      <w:marTop w:val="0"/>
      <w:marBottom w:val="0"/>
      <w:divBdr>
        <w:top w:val="none" w:sz="0" w:space="0" w:color="auto"/>
        <w:left w:val="none" w:sz="0" w:space="0" w:color="auto"/>
        <w:bottom w:val="none" w:sz="0" w:space="0" w:color="auto"/>
        <w:right w:val="none" w:sz="0" w:space="0" w:color="auto"/>
      </w:divBdr>
    </w:div>
    <w:div w:id="1817338596">
      <w:bodyDiv w:val="1"/>
      <w:marLeft w:val="0"/>
      <w:marRight w:val="0"/>
      <w:marTop w:val="0"/>
      <w:marBottom w:val="0"/>
      <w:divBdr>
        <w:top w:val="none" w:sz="0" w:space="0" w:color="auto"/>
        <w:left w:val="none" w:sz="0" w:space="0" w:color="auto"/>
        <w:bottom w:val="none" w:sz="0" w:space="0" w:color="auto"/>
        <w:right w:val="none" w:sz="0" w:space="0" w:color="auto"/>
      </w:divBdr>
    </w:div>
    <w:div w:id="1817607863">
      <w:bodyDiv w:val="1"/>
      <w:marLeft w:val="0"/>
      <w:marRight w:val="0"/>
      <w:marTop w:val="0"/>
      <w:marBottom w:val="0"/>
      <w:divBdr>
        <w:top w:val="none" w:sz="0" w:space="0" w:color="auto"/>
        <w:left w:val="none" w:sz="0" w:space="0" w:color="auto"/>
        <w:bottom w:val="none" w:sz="0" w:space="0" w:color="auto"/>
        <w:right w:val="none" w:sz="0" w:space="0" w:color="auto"/>
      </w:divBdr>
    </w:div>
    <w:div w:id="1817642313">
      <w:bodyDiv w:val="1"/>
      <w:marLeft w:val="0"/>
      <w:marRight w:val="0"/>
      <w:marTop w:val="0"/>
      <w:marBottom w:val="0"/>
      <w:divBdr>
        <w:top w:val="none" w:sz="0" w:space="0" w:color="auto"/>
        <w:left w:val="none" w:sz="0" w:space="0" w:color="auto"/>
        <w:bottom w:val="none" w:sz="0" w:space="0" w:color="auto"/>
        <w:right w:val="none" w:sz="0" w:space="0" w:color="auto"/>
      </w:divBdr>
    </w:div>
    <w:div w:id="1818109168">
      <w:bodyDiv w:val="1"/>
      <w:marLeft w:val="0"/>
      <w:marRight w:val="0"/>
      <w:marTop w:val="0"/>
      <w:marBottom w:val="0"/>
      <w:divBdr>
        <w:top w:val="none" w:sz="0" w:space="0" w:color="auto"/>
        <w:left w:val="none" w:sz="0" w:space="0" w:color="auto"/>
        <w:bottom w:val="none" w:sz="0" w:space="0" w:color="auto"/>
        <w:right w:val="none" w:sz="0" w:space="0" w:color="auto"/>
      </w:divBdr>
    </w:div>
    <w:div w:id="1818187238">
      <w:bodyDiv w:val="1"/>
      <w:marLeft w:val="0"/>
      <w:marRight w:val="0"/>
      <w:marTop w:val="0"/>
      <w:marBottom w:val="0"/>
      <w:divBdr>
        <w:top w:val="none" w:sz="0" w:space="0" w:color="auto"/>
        <w:left w:val="none" w:sz="0" w:space="0" w:color="auto"/>
        <w:bottom w:val="none" w:sz="0" w:space="0" w:color="auto"/>
        <w:right w:val="none" w:sz="0" w:space="0" w:color="auto"/>
      </w:divBdr>
    </w:div>
    <w:div w:id="1818841434">
      <w:bodyDiv w:val="1"/>
      <w:marLeft w:val="0"/>
      <w:marRight w:val="0"/>
      <w:marTop w:val="0"/>
      <w:marBottom w:val="0"/>
      <w:divBdr>
        <w:top w:val="none" w:sz="0" w:space="0" w:color="auto"/>
        <w:left w:val="none" w:sz="0" w:space="0" w:color="auto"/>
        <w:bottom w:val="none" w:sz="0" w:space="0" w:color="auto"/>
        <w:right w:val="none" w:sz="0" w:space="0" w:color="auto"/>
      </w:divBdr>
    </w:div>
    <w:div w:id="1820612080">
      <w:bodyDiv w:val="1"/>
      <w:marLeft w:val="0"/>
      <w:marRight w:val="0"/>
      <w:marTop w:val="0"/>
      <w:marBottom w:val="0"/>
      <w:divBdr>
        <w:top w:val="none" w:sz="0" w:space="0" w:color="auto"/>
        <w:left w:val="none" w:sz="0" w:space="0" w:color="auto"/>
        <w:bottom w:val="none" w:sz="0" w:space="0" w:color="auto"/>
        <w:right w:val="none" w:sz="0" w:space="0" w:color="auto"/>
      </w:divBdr>
    </w:div>
    <w:div w:id="1821267118">
      <w:bodyDiv w:val="1"/>
      <w:marLeft w:val="0"/>
      <w:marRight w:val="0"/>
      <w:marTop w:val="0"/>
      <w:marBottom w:val="0"/>
      <w:divBdr>
        <w:top w:val="none" w:sz="0" w:space="0" w:color="auto"/>
        <w:left w:val="none" w:sz="0" w:space="0" w:color="auto"/>
        <w:bottom w:val="none" w:sz="0" w:space="0" w:color="auto"/>
        <w:right w:val="none" w:sz="0" w:space="0" w:color="auto"/>
      </w:divBdr>
    </w:div>
    <w:div w:id="1822307398">
      <w:bodyDiv w:val="1"/>
      <w:marLeft w:val="0"/>
      <w:marRight w:val="0"/>
      <w:marTop w:val="0"/>
      <w:marBottom w:val="0"/>
      <w:divBdr>
        <w:top w:val="none" w:sz="0" w:space="0" w:color="auto"/>
        <w:left w:val="none" w:sz="0" w:space="0" w:color="auto"/>
        <w:bottom w:val="none" w:sz="0" w:space="0" w:color="auto"/>
        <w:right w:val="none" w:sz="0" w:space="0" w:color="auto"/>
      </w:divBdr>
    </w:div>
    <w:div w:id="1822312936">
      <w:bodyDiv w:val="1"/>
      <w:marLeft w:val="0"/>
      <w:marRight w:val="0"/>
      <w:marTop w:val="0"/>
      <w:marBottom w:val="0"/>
      <w:divBdr>
        <w:top w:val="none" w:sz="0" w:space="0" w:color="auto"/>
        <w:left w:val="none" w:sz="0" w:space="0" w:color="auto"/>
        <w:bottom w:val="none" w:sz="0" w:space="0" w:color="auto"/>
        <w:right w:val="none" w:sz="0" w:space="0" w:color="auto"/>
      </w:divBdr>
    </w:div>
    <w:div w:id="1822579653">
      <w:bodyDiv w:val="1"/>
      <w:marLeft w:val="0"/>
      <w:marRight w:val="0"/>
      <w:marTop w:val="0"/>
      <w:marBottom w:val="0"/>
      <w:divBdr>
        <w:top w:val="none" w:sz="0" w:space="0" w:color="auto"/>
        <w:left w:val="none" w:sz="0" w:space="0" w:color="auto"/>
        <w:bottom w:val="none" w:sz="0" w:space="0" w:color="auto"/>
        <w:right w:val="none" w:sz="0" w:space="0" w:color="auto"/>
      </w:divBdr>
    </w:div>
    <w:div w:id="1822650339">
      <w:bodyDiv w:val="1"/>
      <w:marLeft w:val="0"/>
      <w:marRight w:val="0"/>
      <w:marTop w:val="0"/>
      <w:marBottom w:val="0"/>
      <w:divBdr>
        <w:top w:val="none" w:sz="0" w:space="0" w:color="auto"/>
        <w:left w:val="none" w:sz="0" w:space="0" w:color="auto"/>
        <w:bottom w:val="none" w:sz="0" w:space="0" w:color="auto"/>
        <w:right w:val="none" w:sz="0" w:space="0" w:color="auto"/>
      </w:divBdr>
    </w:div>
    <w:div w:id="1822694030">
      <w:bodyDiv w:val="1"/>
      <w:marLeft w:val="0"/>
      <w:marRight w:val="0"/>
      <w:marTop w:val="0"/>
      <w:marBottom w:val="0"/>
      <w:divBdr>
        <w:top w:val="none" w:sz="0" w:space="0" w:color="auto"/>
        <w:left w:val="none" w:sz="0" w:space="0" w:color="auto"/>
        <w:bottom w:val="none" w:sz="0" w:space="0" w:color="auto"/>
        <w:right w:val="none" w:sz="0" w:space="0" w:color="auto"/>
      </w:divBdr>
    </w:div>
    <w:div w:id="1822697642">
      <w:bodyDiv w:val="1"/>
      <w:marLeft w:val="0"/>
      <w:marRight w:val="0"/>
      <w:marTop w:val="0"/>
      <w:marBottom w:val="0"/>
      <w:divBdr>
        <w:top w:val="none" w:sz="0" w:space="0" w:color="auto"/>
        <w:left w:val="none" w:sz="0" w:space="0" w:color="auto"/>
        <w:bottom w:val="none" w:sz="0" w:space="0" w:color="auto"/>
        <w:right w:val="none" w:sz="0" w:space="0" w:color="auto"/>
      </w:divBdr>
    </w:div>
    <w:div w:id="1823086485">
      <w:bodyDiv w:val="1"/>
      <w:marLeft w:val="0"/>
      <w:marRight w:val="0"/>
      <w:marTop w:val="0"/>
      <w:marBottom w:val="0"/>
      <w:divBdr>
        <w:top w:val="none" w:sz="0" w:space="0" w:color="auto"/>
        <w:left w:val="none" w:sz="0" w:space="0" w:color="auto"/>
        <w:bottom w:val="none" w:sz="0" w:space="0" w:color="auto"/>
        <w:right w:val="none" w:sz="0" w:space="0" w:color="auto"/>
      </w:divBdr>
    </w:div>
    <w:div w:id="1823614464">
      <w:bodyDiv w:val="1"/>
      <w:marLeft w:val="0"/>
      <w:marRight w:val="0"/>
      <w:marTop w:val="0"/>
      <w:marBottom w:val="0"/>
      <w:divBdr>
        <w:top w:val="none" w:sz="0" w:space="0" w:color="auto"/>
        <w:left w:val="none" w:sz="0" w:space="0" w:color="auto"/>
        <w:bottom w:val="none" w:sz="0" w:space="0" w:color="auto"/>
        <w:right w:val="none" w:sz="0" w:space="0" w:color="auto"/>
      </w:divBdr>
    </w:div>
    <w:div w:id="1823891647">
      <w:bodyDiv w:val="1"/>
      <w:marLeft w:val="0"/>
      <w:marRight w:val="0"/>
      <w:marTop w:val="0"/>
      <w:marBottom w:val="0"/>
      <w:divBdr>
        <w:top w:val="none" w:sz="0" w:space="0" w:color="auto"/>
        <w:left w:val="none" w:sz="0" w:space="0" w:color="auto"/>
        <w:bottom w:val="none" w:sz="0" w:space="0" w:color="auto"/>
        <w:right w:val="none" w:sz="0" w:space="0" w:color="auto"/>
      </w:divBdr>
    </w:div>
    <w:div w:id="1824003805">
      <w:bodyDiv w:val="1"/>
      <w:marLeft w:val="0"/>
      <w:marRight w:val="0"/>
      <w:marTop w:val="0"/>
      <w:marBottom w:val="0"/>
      <w:divBdr>
        <w:top w:val="none" w:sz="0" w:space="0" w:color="auto"/>
        <w:left w:val="none" w:sz="0" w:space="0" w:color="auto"/>
        <w:bottom w:val="none" w:sz="0" w:space="0" w:color="auto"/>
        <w:right w:val="none" w:sz="0" w:space="0" w:color="auto"/>
      </w:divBdr>
    </w:div>
    <w:div w:id="1825050850">
      <w:bodyDiv w:val="1"/>
      <w:marLeft w:val="0"/>
      <w:marRight w:val="0"/>
      <w:marTop w:val="0"/>
      <w:marBottom w:val="0"/>
      <w:divBdr>
        <w:top w:val="none" w:sz="0" w:space="0" w:color="auto"/>
        <w:left w:val="none" w:sz="0" w:space="0" w:color="auto"/>
        <w:bottom w:val="none" w:sz="0" w:space="0" w:color="auto"/>
        <w:right w:val="none" w:sz="0" w:space="0" w:color="auto"/>
      </w:divBdr>
    </w:div>
    <w:div w:id="1825390093">
      <w:bodyDiv w:val="1"/>
      <w:marLeft w:val="0"/>
      <w:marRight w:val="0"/>
      <w:marTop w:val="0"/>
      <w:marBottom w:val="0"/>
      <w:divBdr>
        <w:top w:val="none" w:sz="0" w:space="0" w:color="auto"/>
        <w:left w:val="none" w:sz="0" w:space="0" w:color="auto"/>
        <w:bottom w:val="none" w:sz="0" w:space="0" w:color="auto"/>
        <w:right w:val="none" w:sz="0" w:space="0" w:color="auto"/>
      </w:divBdr>
    </w:div>
    <w:div w:id="1826509979">
      <w:bodyDiv w:val="1"/>
      <w:marLeft w:val="0"/>
      <w:marRight w:val="0"/>
      <w:marTop w:val="0"/>
      <w:marBottom w:val="0"/>
      <w:divBdr>
        <w:top w:val="none" w:sz="0" w:space="0" w:color="auto"/>
        <w:left w:val="none" w:sz="0" w:space="0" w:color="auto"/>
        <w:bottom w:val="none" w:sz="0" w:space="0" w:color="auto"/>
        <w:right w:val="none" w:sz="0" w:space="0" w:color="auto"/>
      </w:divBdr>
    </w:div>
    <w:div w:id="1826972087">
      <w:bodyDiv w:val="1"/>
      <w:marLeft w:val="0"/>
      <w:marRight w:val="0"/>
      <w:marTop w:val="0"/>
      <w:marBottom w:val="0"/>
      <w:divBdr>
        <w:top w:val="none" w:sz="0" w:space="0" w:color="auto"/>
        <w:left w:val="none" w:sz="0" w:space="0" w:color="auto"/>
        <w:bottom w:val="none" w:sz="0" w:space="0" w:color="auto"/>
        <w:right w:val="none" w:sz="0" w:space="0" w:color="auto"/>
      </w:divBdr>
    </w:div>
    <w:div w:id="1827284105">
      <w:bodyDiv w:val="1"/>
      <w:marLeft w:val="0"/>
      <w:marRight w:val="0"/>
      <w:marTop w:val="0"/>
      <w:marBottom w:val="0"/>
      <w:divBdr>
        <w:top w:val="none" w:sz="0" w:space="0" w:color="auto"/>
        <w:left w:val="none" w:sz="0" w:space="0" w:color="auto"/>
        <w:bottom w:val="none" w:sz="0" w:space="0" w:color="auto"/>
        <w:right w:val="none" w:sz="0" w:space="0" w:color="auto"/>
      </w:divBdr>
    </w:div>
    <w:div w:id="1828742655">
      <w:bodyDiv w:val="1"/>
      <w:marLeft w:val="0"/>
      <w:marRight w:val="0"/>
      <w:marTop w:val="0"/>
      <w:marBottom w:val="0"/>
      <w:divBdr>
        <w:top w:val="none" w:sz="0" w:space="0" w:color="auto"/>
        <w:left w:val="none" w:sz="0" w:space="0" w:color="auto"/>
        <w:bottom w:val="none" w:sz="0" w:space="0" w:color="auto"/>
        <w:right w:val="none" w:sz="0" w:space="0" w:color="auto"/>
      </w:divBdr>
    </w:div>
    <w:div w:id="1829635629">
      <w:bodyDiv w:val="1"/>
      <w:marLeft w:val="0"/>
      <w:marRight w:val="0"/>
      <w:marTop w:val="0"/>
      <w:marBottom w:val="0"/>
      <w:divBdr>
        <w:top w:val="none" w:sz="0" w:space="0" w:color="auto"/>
        <w:left w:val="none" w:sz="0" w:space="0" w:color="auto"/>
        <w:bottom w:val="none" w:sz="0" w:space="0" w:color="auto"/>
        <w:right w:val="none" w:sz="0" w:space="0" w:color="auto"/>
      </w:divBdr>
    </w:div>
    <w:div w:id="1830364691">
      <w:bodyDiv w:val="1"/>
      <w:marLeft w:val="0"/>
      <w:marRight w:val="0"/>
      <w:marTop w:val="0"/>
      <w:marBottom w:val="0"/>
      <w:divBdr>
        <w:top w:val="none" w:sz="0" w:space="0" w:color="auto"/>
        <w:left w:val="none" w:sz="0" w:space="0" w:color="auto"/>
        <w:bottom w:val="none" w:sz="0" w:space="0" w:color="auto"/>
        <w:right w:val="none" w:sz="0" w:space="0" w:color="auto"/>
      </w:divBdr>
    </w:div>
    <w:div w:id="1831171061">
      <w:bodyDiv w:val="1"/>
      <w:marLeft w:val="0"/>
      <w:marRight w:val="0"/>
      <w:marTop w:val="0"/>
      <w:marBottom w:val="0"/>
      <w:divBdr>
        <w:top w:val="none" w:sz="0" w:space="0" w:color="auto"/>
        <w:left w:val="none" w:sz="0" w:space="0" w:color="auto"/>
        <w:bottom w:val="none" w:sz="0" w:space="0" w:color="auto"/>
        <w:right w:val="none" w:sz="0" w:space="0" w:color="auto"/>
      </w:divBdr>
    </w:div>
    <w:div w:id="1831558585">
      <w:bodyDiv w:val="1"/>
      <w:marLeft w:val="0"/>
      <w:marRight w:val="0"/>
      <w:marTop w:val="0"/>
      <w:marBottom w:val="0"/>
      <w:divBdr>
        <w:top w:val="none" w:sz="0" w:space="0" w:color="auto"/>
        <w:left w:val="none" w:sz="0" w:space="0" w:color="auto"/>
        <w:bottom w:val="none" w:sz="0" w:space="0" w:color="auto"/>
        <w:right w:val="none" w:sz="0" w:space="0" w:color="auto"/>
      </w:divBdr>
    </w:div>
    <w:div w:id="1832401861">
      <w:bodyDiv w:val="1"/>
      <w:marLeft w:val="0"/>
      <w:marRight w:val="0"/>
      <w:marTop w:val="0"/>
      <w:marBottom w:val="0"/>
      <w:divBdr>
        <w:top w:val="none" w:sz="0" w:space="0" w:color="auto"/>
        <w:left w:val="none" w:sz="0" w:space="0" w:color="auto"/>
        <w:bottom w:val="none" w:sz="0" w:space="0" w:color="auto"/>
        <w:right w:val="none" w:sz="0" w:space="0" w:color="auto"/>
      </w:divBdr>
    </w:div>
    <w:div w:id="1832407549">
      <w:bodyDiv w:val="1"/>
      <w:marLeft w:val="0"/>
      <w:marRight w:val="0"/>
      <w:marTop w:val="0"/>
      <w:marBottom w:val="0"/>
      <w:divBdr>
        <w:top w:val="none" w:sz="0" w:space="0" w:color="auto"/>
        <w:left w:val="none" w:sz="0" w:space="0" w:color="auto"/>
        <w:bottom w:val="none" w:sz="0" w:space="0" w:color="auto"/>
        <w:right w:val="none" w:sz="0" w:space="0" w:color="auto"/>
      </w:divBdr>
    </w:div>
    <w:div w:id="1832484532">
      <w:bodyDiv w:val="1"/>
      <w:marLeft w:val="0"/>
      <w:marRight w:val="0"/>
      <w:marTop w:val="0"/>
      <w:marBottom w:val="0"/>
      <w:divBdr>
        <w:top w:val="none" w:sz="0" w:space="0" w:color="auto"/>
        <w:left w:val="none" w:sz="0" w:space="0" w:color="auto"/>
        <w:bottom w:val="none" w:sz="0" w:space="0" w:color="auto"/>
        <w:right w:val="none" w:sz="0" w:space="0" w:color="auto"/>
      </w:divBdr>
    </w:div>
    <w:div w:id="1833905424">
      <w:bodyDiv w:val="1"/>
      <w:marLeft w:val="0"/>
      <w:marRight w:val="0"/>
      <w:marTop w:val="0"/>
      <w:marBottom w:val="0"/>
      <w:divBdr>
        <w:top w:val="none" w:sz="0" w:space="0" w:color="auto"/>
        <w:left w:val="none" w:sz="0" w:space="0" w:color="auto"/>
        <w:bottom w:val="none" w:sz="0" w:space="0" w:color="auto"/>
        <w:right w:val="none" w:sz="0" w:space="0" w:color="auto"/>
      </w:divBdr>
    </w:div>
    <w:div w:id="1834564886">
      <w:bodyDiv w:val="1"/>
      <w:marLeft w:val="0"/>
      <w:marRight w:val="0"/>
      <w:marTop w:val="0"/>
      <w:marBottom w:val="0"/>
      <w:divBdr>
        <w:top w:val="none" w:sz="0" w:space="0" w:color="auto"/>
        <w:left w:val="none" w:sz="0" w:space="0" w:color="auto"/>
        <w:bottom w:val="none" w:sz="0" w:space="0" w:color="auto"/>
        <w:right w:val="none" w:sz="0" w:space="0" w:color="auto"/>
      </w:divBdr>
    </w:div>
    <w:div w:id="1834759809">
      <w:bodyDiv w:val="1"/>
      <w:marLeft w:val="0"/>
      <w:marRight w:val="0"/>
      <w:marTop w:val="0"/>
      <w:marBottom w:val="0"/>
      <w:divBdr>
        <w:top w:val="none" w:sz="0" w:space="0" w:color="auto"/>
        <w:left w:val="none" w:sz="0" w:space="0" w:color="auto"/>
        <w:bottom w:val="none" w:sz="0" w:space="0" w:color="auto"/>
        <w:right w:val="none" w:sz="0" w:space="0" w:color="auto"/>
      </w:divBdr>
    </w:div>
    <w:div w:id="1834948619">
      <w:bodyDiv w:val="1"/>
      <w:marLeft w:val="0"/>
      <w:marRight w:val="0"/>
      <w:marTop w:val="0"/>
      <w:marBottom w:val="0"/>
      <w:divBdr>
        <w:top w:val="none" w:sz="0" w:space="0" w:color="auto"/>
        <w:left w:val="none" w:sz="0" w:space="0" w:color="auto"/>
        <w:bottom w:val="none" w:sz="0" w:space="0" w:color="auto"/>
        <w:right w:val="none" w:sz="0" w:space="0" w:color="auto"/>
      </w:divBdr>
    </w:div>
    <w:div w:id="1834951017">
      <w:bodyDiv w:val="1"/>
      <w:marLeft w:val="0"/>
      <w:marRight w:val="0"/>
      <w:marTop w:val="0"/>
      <w:marBottom w:val="0"/>
      <w:divBdr>
        <w:top w:val="none" w:sz="0" w:space="0" w:color="auto"/>
        <w:left w:val="none" w:sz="0" w:space="0" w:color="auto"/>
        <w:bottom w:val="none" w:sz="0" w:space="0" w:color="auto"/>
        <w:right w:val="none" w:sz="0" w:space="0" w:color="auto"/>
      </w:divBdr>
    </w:div>
    <w:div w:id="1835148243">
      <w:bodyDiv w:val="1"/>
      <w:marLeft w:val="0"/>
      <w:marRight w:val="0"/>
      <w:marTop w:val="0"/>
      <w:marBottom w:val="0"/>
      <w:divBdr>
        <w:top w:val="none" w:sz="0" w:space="0" w:color="auto"/>
        <w:left w:val="none" w:sz="0" w:space="0" w:color="auto"/>
        <w:bottom w:val="none" w:sz="0" w:space="0" w:color="auto"/>
        <w:right w:val="none" w:sz="0" w:space="0" w:color="auto"/>
      </w:divBdr>
    </w:div>
    <w:div w:id="1835411666">
      <w:bodyDiv w:val="1"/>
      <w:marLeft w:val="0"/>
      <w:marRight w:val="0"/>
      <w:marTop w:val="0"/>
      <w:marBottom w:val="0"/>
      <w:divBdr>
        <w:top w:val="none" w:sz="0" w:space="0" w:color="auto"/>
        <w:left w:val="none" w:sz="0" w:space="0" w:color="auto"/>
        <w:bottom w:val="none" w:sz="0" w:space="0" w:color="auto"/>
        <w:right w:val="none" w:sz="0" w:space="0" w:color="auto"/>
      </w:divBdr>
    </w:div>
    <w:div w:id="1835412672">
      <w:bodyDiv w:val="1"/>
      <w:marLeft w:val="0"/>
      <w:marRight w:val="0"/>
      <w:marTop w:val="0"/>
      <w:marBottom w:val="0"/>
      <w:divBdr>
        <w:top w:val="none" w:sz="0" w:space="0" w:color="auto"/>
        <w:left w:val="none" w:sz="0" w:space="0" w:color="auto"/>
        <w:bottom w:val="none" w:sz="0" w:space="0" w:color="auto"/>
        <w:right w:val="none" w:sz="0" w:space="0" w:color="auto"/>
      </w:divBdr>
    </w:div>
    <w:div w:id="1835560704">
      <w:bodyDiv w:val="1"/>
      <w:marLeft w:val="0"/>
      <w:marRight w:val="0"/>
      <w:marTop w:val="0"/>
      <w:marBottom w:val="0"/>
      <w:divBdr>
        <w:top w:val="none" w:sz="0" w:space="0" w:color="auto"/>
        <w:left w:val="none" w:sz="0" w:space="0" w:color="auto"/>
        <w:bottom w:val="none" w:sz="0" w:space="0" w:color="auto"/>
        <w:right w:val="none" w:sz="0" w:space="0" w:color="auto"/>
      </w:divBdr>
    </w:div>
    <w:div w:id="1835801212">
      <w:bodyDiv w:val="1"/>
      <w:marLeft w:val="0"/>
      <w:marRight w:val="0"/>
      <w:marTop w:val="0"/>
      <w:marBottom w:val="0"/>
      <w:divBdr>
        <w:top w:val="none" w:sz="0" w:space="0" w:color="auto"/>
        <w:left w:val="none" w:sz="0" w:space="0" w:color="auto"/>
        <w:bottom w:val="none" w:sz="0" w:space="0" w:color="auto"/>
        <w:right w:val="none" w:sz="0" w:space="0" w:color="auto"/>
      </w:divBdr>
    </w:div>
    <w:div w:id="1835947230">
      <w:bodyDiv w:val="1"/>
      <w:marLeft w:val="0"/>
      <w:marRight w:val="0"/>
      <w:marTop w:val="0"/>
      <w:marBottom w:val="0"/>
      <w:divBdr>
        <w:top w:val="none" w:sz="0" w:space="0" w:color="auto"/>
        <w:left w:val="none" w:sz="0" w:space="0" w:color="auto"/>
        <w:bottom w:val="none" w:sz="0" w:space="0" w:color="auto"/>
        <w:right w:val="none" w:sz="0" w:space="0" w:color="auto"/>
      </w:divBdr>
    </w:div>
    <w:div w:id="1836190043">
      <w:bodyDiv w:val="1"/>
      <w:marLeft w:val="0"/>
      <w:marRight w:val="0"/>
      <w:marTop w:val="0"/>
      <w:marBottom w:val="0"/>
      <w:divBdr>
        <w:top w:val="none" w:sz="0" w:space="0" w:color="auto"/>
        <w:left w:val="none" w:sz="0" w:space="0" w:color="auto"/>
        <w:bottom w:val="none" w:sz="0" w:space="0" w:color="auto"/>
        <w:right w:val="none" w:sz="0" w:space="0" w:color="auto"/>
      </w:divBdr>
    </w:div>
    <w:div w:id="1837332976">
      <w:bodyDiv w:val="1"/>
      <w:marLeft w:val="0"/>
      <w:marRight w:val="0"/>
      <w:marTop w:val="0"/>
      <w:marBottom w:val="0"/>
      <w:divBdr>
        <w:top w:val="none" w:sz="0" w:space="0" w:color="auto"/>
        <w:left w:val="none" w:sz="0" w:space="0" w:color="auto"/>
        <w:bottom w:val="none" w:sz="0" w:space="0" w:color="auto"/>
        <w:right w:val="none" w:sz="0" w:space="0" w:color="auto"/>
      </w:divBdr>
    </w:div>
    <w:div w:id="1837500787">
      <w:bodyDiv w:val="1"/>
      <w:marLeft w:val="0"/>
      <w:marRight w:val="0"/>
      <w:marTop w:val="0"/>
      <w:marBottom w:val="0"/>
      <w:divBdr>
        <w:top w:val="none" w:sz="0" w:space="0" w:color="auto"/>
        <w:left w:val="none" w:sz="0" w:space="0" w:color="auto"/>
        <w:bottom w:val="none" w:sz="0" w:space="0" w:color="auto"/>
        <w:right w:val="none" w:sz="0" w:space="0" w:color="auto"/>
      </w:divBdr>
    </w:div>
    <w:div w:id="1837915726">
      <w:bodyDiv w:val="1"/>
      <w:marLeft w:val="0"/>
      <w:marRight w:val="0"/>
      <w:marTop w:val="0"/>
      <w:marBottom w:val="0"/>
      <w:divBdr>
        <w:top w:val="none" w:sz="0" w:space="0" w:color="auto"/>
        <w:left w:val="none" w:sz="0" w:space="0" w:color="auto"/>
        <w:bottom w:val="none" w:sz="0" w:space="0" w:color="auto"/>
        <w:right w:val="none" w:sz="0" w:space="0" w:color="auto"/>
      </w:divBdr>
    </w:div>
    <w:div w:id="1838037996">
      <w:bodyDiv w:val="1"/>
      <w:marLeft w:val="0"/>
      <w:marRight w:val="0"/>
      <w:marTop w:val="0"/>
      <w:marBottom w:val="0"/>
      <w:divBdr>
        <w:top w:val="none" w:sz="0" w:space="0" w:color="auto"/>
        <w:left w:val="none" w:sz="0" w:space="0" w:color="auto"/>
        <w:bottom w:val="none" w:sz="0" w:space="0" w:color="auto"/>
        <w:right w:val="none" w:sz="0" w:space="0" w:color="auto"/>
      </w:divBdr>
    </w:div>
    <w:div w:id="1838110411">
      <w:bodyDiv w:val="1"/>
      <w:marLeft w:val="0"/>
      <w:marRight w:val="0"/>
      <w:marTop w:val="0"/>
      <w:marBottom w:val="0"/>
      <w:divBdr>
        <w:top w:val="none" w:sz="0" w:space="0" w:color="auto"/>
        <w:left w:val="none" w:sz="0" w:space="0" w:color="auto"/>
        <w:bottom w:val="none" w:sz="0" w:space="0" w:color="auto"/>
        <w:right w:val="none" w:sz="0" w:space="0" w:color="auto"/>
      </w:divBdr>
    </w:div>
    <w:div w:id="1838153751">
      <w:bodyDiv w:val="1"/>
      <w:marLeft w:val="0"/>
      <w:marRight w:val="0"/>
      <w:marTop w:val="0"/>
      <w:marBottom w:val="0"/>
      <w:divBdr>
        <w:top w:val="none" w:sz="0" w:space="0" w:color="auto"/>
        <w:left w:val="none" w:sz="0" w:space="0" w:color="auto"/>
        <w:bottom w:val="none" w:sz="0" w:space="0" w:color="auto"/>
        <w:right w:val="none" w:sz="0" w:space="0" w:color="auto"/>
      </w:divBdr>
    </w:div>
    <w:div w:id="1838183935">
      <w:bodyDiv w:val="1"/>
      <w:marLeft w:val="0"/>
      <w:marRight w:val="0"/>
      <w:marTop w:val="0"/>
      <w:marBottom w:val="0"/>
      <w:divBdr>
        <w:top w:val="none" w:sz="0" w:space="0" w:color="auto"/>
        <w:left w:val="none" w:sz="0" w:space="0" w:color="auto"/>
        <w:bottom w:val="none" w:sz="0" w:space="0" w:color="auto"/>
        <w:right w:val="none" w:sz="0" w:space="0" w:color="auto"/>
      </w:divBdr>
    </w:div>
    <w:div w:id="1840460869">
      <w:bodyDiv w:val="1"/>
      <w:marLeft w:val="0"/>
      <w:marRight w:val="0"/>
      <w:marTop w:val="0"/>
      <w:marBottom w:val="0"/>
      <w:divBdr>
        <w:top w:val="none" w:sz="0" w:space="0" w:color="auto"/>
        <w:left w:val="none" w:sz="0" w:space="0" w:color="auto"/>
        <w:bottom w:val="none" w:sz="0" w:space="0" w:color="auto"/>
        <w:right w:val="none" w:sz="0" w:space="0" w:color="auto"/>
      </w:divBdr>
    </w:div>
    <w:div w:id="1840651853">
      <w:bodyDiv w:val="1"/>
      <w:marLeft w:val="0"/>
      <w:marRight w:val="0"/>
      <w:marTop w:val="0"/>
      <w:marBottom w:val="0"/>
      <w:divBdr>
        <w:top w:val="none" w:sz="0" w:space="0" w:color="auto"/>
        <w:left w:val="none" w:sz="0" w:space="0" w:color="auto"/>
        <w:bottom w:val="none" w:sz="0" w:space="0" w:color="auto"/>
        <w:right w:val="none" w:sz="0" w:space="0" w:color="auto"/>
      </w:divBdr>
    </w:div>
    <w:div w:id="1841038828">
      <w:bodyDiv w:val="1"/>
      <w:marLeft w:val="0"/>
      <w:marRight w:val="0"/>
      <w:marTop w:val="0"/>
      <w:marBottom w:val="0"/>
      <w:divBdr>
        <w:top w:val="none" w:sz="0" w:space="0" w:color="auto"/>
        <w:left w:val="none" w:sz="0" w:space="0" w:color="auto"/>
        <w:bottom w:val="none" w:sz="0" w:space="0" w:color="auto"/>
        <w:right w:val="none" w:sz="0" w:space="0" w:color="auto"/>
      </w:divBdr>
    </w:div>
    <w:div w:id="1841313469">
      <w:bodyDiv w:val="1"/>
      <w:marLeft w:val="0"/>
      <w:marRight w:val="0"/>
      <w:marTop w:val="0"/>
      <w:marBottom w:val="0"/>
      <w:divBdr>
        <w:top w:val="none" w:sz="0" w:space="0" w:color="auto"/>
        <w:left w:val="none" w:sz="0" w:space="0" w:color="auto"/>
        <w:bottom w:val="none" w:sz="0" w:space="0" w:color="auto"/>
        <w:right w:val="none" w:sz="0" w:space="0" w:color="auto"/>
      </w:divBdr>
    </w:div>
    <w:div w:id="1842234314">
      <w:bodyDiv w:val="1"/>
      <w:marLeft w:val="0"/>
      <w:marRight w:val="0"/>
      <w:marTop w:val="0"/>
      <w:marBottom w:val="0"/>
      <w:divBdr>
        <w:top w:val="none" w:sz="0" w:space="0" w:color="auto"/>
        <w:left w:val="none" w:sz="0" w:space="0" w:color="auto"/>
        <w:bottom w:val="none" w:sz="0" w:space="0" w:color="auto"/>
        <w:right w:val="none" w:sz="0" w:space="0" w:color="auto"/>
      </w:divBdr>
    </w:div>
    <w:div w:id="1842698877">
      <w:bodyDiv w:val="1"/>
      <w:marLeft w:val="0"/>
      <w:marRight w:val="0"/>
      <w:marTop w:val="0"/>
      <w:marBottom w:val="0"/>
      <w:divBdr>
        <w:top w:val="none" w:sz="0" w:space="0" w:color="auto"/>
        <w:left w:val="none" w:sz="0" w:space="0" w:color="auto"/>
        <w:bottom w:val="none" w:sz="0" w:space="0" w:color="auto"/>
        <w:right w:val="none" w:sz="0" w:space="0" w:color="auto"/>
      </w:divBdr>
    </w:div>
    <w:div w:id="1842885598">
      <w:bodyDiv w:val="1"/>
      <w:marLeft w:val="0"/>
      <w:marRight w:val="0"/>
      <w:marTop w:val="0"/>
      <w:marBottom w:val="0"/>
      <w:divBdr>
        <w:top w:val="none" w:sz="0" w:space="0" w:color="auto"/>
        <w:left w:val="none" w:sz="0" w:space="0" w:color="auto"/>
        <w:bottom w:val="none" w:sz="0" w:space="0" w:color="auto"/>
        <w:right w:val="none" w:sz="0" w:space="0" w:color="auto"/>
      </w:divBdr>
    </w:div>
    <w:div w:id="1842894384">
      <w:bodyDiv w:val="1"/>
      <w:marLeft w:val="0"/>
      <w:marRight w:val="0"/>
      <w:marTop w:val="0"/>
      <w:marBottom w:val="0"/>
      <w:divBdr>
        <w:top w:val="none" w:sz="0" w:space="0" w:color="auto"/>
        <w:left w:val="none" w:sz="0" w:space="0" w:color="auto"/>
        <w:bottom w:val="none" w:sz="0" w:space="0" w:color="auto"/>
        <w:right w:val="none" w:sz="0" w:space="0" w:color="auto"/>
      </w:divBdr>
    </w:div>
    <w:div w:id="1842968995">
      <w:bodyDiv w:val="1"/>
      <w:marLeft w:val="0"/>
      <w:marRight w:val="0"/>
      <w:marTop w:val="0"/>
      <w:marBottom w:val="0"/>
      <w:divBdr>
        <w:top w:val="none" w:sz="0" w:space="0" w:color="auto"/>
        <w:left w:val="none" w:sz="0" w:space="0" w:color="auto"/>
        <w:bottom w:val="none" w:sz="0" w:space="0" w:color="auto"/>
        <w:right w:val="none" w:sz="0" w:space="0" w:color="auto"/>
      </w:divBdr>
    </w:div>
    <w:div w:id="1843079252">
      <w:bodyDiv w:val="1"/>
      <w:marLeft w:val="0"/>
      <w:marRight w:val="0"/>
      <w:marTop w:val="0"/>
      <w:marBottom w:val="0"/>
      <w:divBdr>
        <w:top w:val="none" w:sz="0" w:space="0" w:color="auto"/>
        <w:left w:val="none" w:sz="0" w:space="0" w:color="auto"/>
        <w:bottom w:val="none" w:sz="0" w:space="0" w:color="auto"/>
        <w:right w:val="none" w:sz="0" w:space="0" w:color="auto"/>
      </w:divBdr>
    </w:div>
    <w:div w:id="1843202880">
      <w:bodyDiv w:val="1"/>
      <w:marLeft w:val="0"/>
      <w:marRight w:val="0"/>
      <w:marTop w:val="0"/>
      <w:marBottom w:val="0"/>
      <w:divBdr>
        <w:top w:val="none" w:sz="0" w:space="0" w:color="auto"/>
        <w:left w:val="none" w:sz="0" w:space="0" w:color="auto"/>
        <w:bottom w:val="none" w:sz="0" w:space="0" w:color="auto"/>
        <w:right w:val="none" w:sz="0" w:space="0" w:color="auto"/>
      </w:divBdr>
    </w:div>
    <w:div w:id="1843659730">
      <w:bodyDiv w:val="1"/>
      <w:marLeft w:val="0"/>
      <w:marRight w:val="0"/>
      <w:marTop w:val="0"/>
      <w:marBottom w:val="0"/>
      <w:divBdr>
        <w:top w:val="none" w:sz="0" w:space="0" w:color="auto"/>
        <w:left w:val="none" w:sz="0" w:space="0" w:color="auto"/>
        <w:bottom w:val="none" w:sz="0" w:space="0" w:color="auto"/>
        <w:right w:val="none" w:sz="0" w:space="0" w:color="auto"/>
      </w:divBdr>
    </w:div>
    <w:div w:id="1843736102">
      <w:bodyDiv w:val="1"/>
      <w:marLeft w:val="0"/>
      <w:marRight w:val="0"/>
      <w:marTop w:val="0"/>
      <w:marBottom w:val="0"/>
      <w:divBdr>
        <w:top w:val="none" w:sz="0" w:space="0" w:color="auto"/>
        <w:left w:val="none" w:sz="0" w:space="0" w:color="auto"/>
        <w:bottom w:val="none" w:sz="0" w:space="0" w:color="auto"/>
        <w:right w:val="none" w:sz="0" w:space="0" w:color="auto"/>
      </w:divBdr>
    </w:div>
    <w:div w:id="1844052074">
      <w:bodyDiv w:val="1"/>
      <w:marLeft w:val="0"/>
      <w:marRight w:val="0"/>
      <w:marTop w:val="0"/>
      <w:marBottom w:val="0"/>
      <w:divBdr>
        <w:top w:val="none" w:sz="0" w:space="0" w:color="auto"/>
        <w:left w:val="none" w:sz="0" w:space="0" w:color="auto"/>
        <w:bottom w:val="none" w:sz="0" w:space="0" w:color="auto"/>
        <w:right w:val="none" w:sz="0" w:space="0" w:color="auto"/>
      </w:divBdr>
    </w:div>
    <w:div w:id="1844739167">
      <w:bodyDiv w:val="1"/>
      <w:marLeft w:val="0"/>
      <w:marRight w:val="0"/>
      <w:marTop w:val="0"/>
      <w:marBottom w:val="0"/>
      <w:divBdr>
        <w:top w:val="none" w:sz="0" w:space="0" w:color="auto"/>
        <w:left w:val="none" w:sz="0" w:space="0" w:color="auto"/>
        <w:bottom w:val="none" w:sz="0" w:space="0" w:color="auto"/>
        <w:right w:val="none" w:sz="0" w:space="0" w:color="auto"/>
      </w:divBdr>
    </w:div>
    <w:div w:id="1844933823">
      <w:bodyDiv w:val="1"/>
      <w:marLeft w:val="0"/>
      <w:marRight w:val="0"/>
      <w:marTop w:val="0"/>
      <w:marBottom w:val="0"/>
      <w:divBdr>
        <w:top w:val="none" w:sz="0" w:space="0" w:color="auto"/>
        <w:left w:val="none" w:sz="0" w:space="0" w:color="auto"/>
        <w:bottom w:val="none" w:sz="0" w:space="0" w:color="auto"/>
        <w:right w:val="none" w:sz="0" w:space="0" w:color="auto"/>
      </w:divBdr>
    </w:div>
    <w:div w:id="1845509380">
      <w:bodyDiv w:val="1"/>
      <w:marLeft w:val="0"/>
      <w:marRight w:val="0"/>
      <w:marTop w:val="0"/>
      <w:marBottom w:val="0"/>
      <w:divBdr>
        <w:top w:val="none" w:sz="0" w:space="0" w:color="auto"/>
        <w:left w:val="none" w:sz="0" w:space="0" w:color="auto"/>
        <w:bottom w:val="none" w:sz="0" w:space="0" w:color="auto"/>
        <w:right w:val="none" w:sz="0" w:space="0" w:color="auto"/>
      </w:divBdr>
    </w:div>
    <w:div w:id="1845586315">
      <w:bodyDiv w:val="1"/>
      <w:marLeft w:val="0"/>
      <w:marRight w:val="0"/>
      <w:marTop w:val="0"/>
      <w:marBottom w:val="0"/>
      <w:divBdr>
        <w:top w:val="none" w:sz="0" w:space="0" w:color="auto"/>
        <w:left w:val="none" w:sz="0" w:space="0" w:color="auto"/>
        <w:bottom w:val="none" w:sz="0" w:space="0" w:color="auto"/>
        <w:right w:val="none" w:sz="0" w:space="0" w:color="auto"/>
      </w:divBdr>
    </w:div>
    <w:div w:id="1845702036">
      <w:bodyDiv w:val="1"/>
      <w:marLeft w:val="0"/>
      <w:marRight w:val="0"/>
      <w:marTop w:val="0"/>
      <w:marBottom w:val="0"/>
      <w:divBdr>
        <w:top w:val="none" w:sz="0" w:space="0" w:color="auto"/>
        <w:left w:val="none" w:sz="0" w:space="0" w:color="auto"/>
        <w:bottom w:val="none" w:sz="0" w:space="0" w:color="auto"/>
        <w:right w:val="none" w:sz="0" w:space="0" w:color="auto"/>
      </w:divBdr>
    </w:div>
    <w:div w:id="1845970454">
      <w:bodyDiv w:val="1"/>
      <w:marLeft w:val="0"/>
      <w:marRight w:val="0"/>
      <w:marTop w:val="0"/>
      <w:marBottom w:val="0"/>
      <w:divBdr>
        <w:top w:val="none" w:sz="0" w:space="0" w:color="auto"/>
        <w:left w:val="none" w:sz="0" w:space="0" w:color="auto"/>
        <w:bottom w:val="none" w:sz="0" w:space="0" w:color="auto"/>
        <w:right w:val="none" w:sz="0" w:space="0" w:color="auto"/>
      </w:divBdr>
    </w:div>
    <w:div w:id="1846162183">
      <w:bodyDiv w:val="1"/>
      <w:marLeft w:val="0"/>
      <w:marRight w:val="0"/>
      <w:marTop w:val="0"/>
      <w:marBottom w:val="0"/>
      <w:divBdr>
        <w:top w:val="none" w:sz="0" w:space="0" w:color="auto"/>
        <w:left w:val="none" w:sz="0" w:space="0" w:color="auto"/>
        <w:bottom w:val="none" w:sz="0" w:space="0" w:color="auto"/>
        <w:right w:val="none" w:sz="0" w:space="0" w:color="auto"/>
      </w:divBdr>
    </w:div>
    <w:div w:id="1846242223">
      <w:bodyDiv w:val="1"/>
      <w:marLeft w:val="0"/>
      <w:marRight w:val="0"/>
      <w:marTop w:val="0"/>
      <w:marBottom w:val="0"/>
      <w:divBdr>
        <w:top w:val="none" w:sz="0" w:space="0" w:color="auto"/>
        <w:left w:val="none" w:sz="0" w:space="0" w:color="auto"/>
        <w:bottom w:val="none" w:sz="0" w:space="0" w:color="auto"/>
        <w:right w:val="none" w:sz="0" w:space="0" w:color="auto"/>
      </w:divBdr>
    </w:div>
    <w:div w:id="1846363045">
      <w:bodyDiv w:val="1"/>
      <w:marLeft w:val="0"/>
      <w:marRight w:val="0"/>
      <w:marTop w:val="0"/>
      <w:marBottom w:val="0"/>
      <w:divBdr>
        <w:top w:val="none" w:sz="0" w:space="0" w:color="auto"/>
        <w:left w:val="none" w:sz="0" w:space="0" w:color="auto"/>
        <w:bottom w:val="none" w:sz="0" w:space="0" w:color="auto"/>
        <w:right w:val="none" w:sz="0" w:space="0" w:color="auto"/>
      </w:divBdr>
    </w:div>
    <w:div w:id="1846825218">
      <w:bodyDiv w:val="1"/>
      <w:marLeft w:val="0"/>
      <w:marRight w:val="0"/>
      <w:marTop w:val="0"/>
      <w:marBottom w:val="0"/>
      <w:divBdr>
        <w:top w:val="none" w:sz="0" w:space="0" w:color="auto"/>
        <w:left w:val="none" w:sz="0" w:space="0" w:color="auto"/>
        <w:bottom w:val="none" w:sz="0" w:space="0" w:color="auto"/>
        <w:right w:val="none" w:sz="0" w:space="0" w:color="auto"/>
      </w:divBdr>
    </w:div>
    <w:div w:id="1847018074">
      <w:bodyDiv w:val="1"/>
      <w:marLeft w:val="0"/>
      <w:marRight w:val="0"/>
      <w:marTop w:val="0"/>
      <w:marBottom w:val="0"/>
      <w:divBdr>
        <w:top w:val="none" w:sz="0" w:space="0" w:color="auto"/>
        <w:left w:val="none" w:sz="0" w:space="0" w:color="auto"/>
        <w:bottom w:val="none" w:sz="0" w:space="0" w:color="auto"/>
        <w:right w:val="none" w:sz="0" w:space="0" w:color="auto"/>
      </w:divBdr>
    </w:div>
    <w:div w:id="1847868523">
      <w:bodyDiv w:val="1"/>
      <w:marLeft w:val="0"/>
      <w:marRight w:val="0"/>
      <w:marTop w:val="0"/>
      <w:marBottom w:val="0"/>
      <w:divBdr>
        <w:top w:val="none" w:sz="0" w:space="0" w:color="auto"/>
        <w:left w:val="none" w:sz="0" w:space="0" w:color="auto"/>
        <w:bottom w:val="none" w:sz="0" w:space="0" w:color="auto"/>
        <w:right w:val="none" w:sz="0" w:space="0" w:color="auto"/>
      </w:divBdr>
    </w:div>
    <w:div w:id="1848203339">
      <w:bodyDiv w:val="1"/>
      <w:marLeft w:val="0"/>
      <w:marRight w:val="0"/>
      <w:marTop w:val="0"/>
      <w:marBottom w:val="0"/>
      <w:divBdr>
        <w:top w:val="none" w:sz="0" w:space="0" w:color="auto"/>
        <w:left w:val="none" w:sz="0" w:space="0" w:color="auto"/>
        <w:bottom w:val="none" w:sz="0" w:space="0" w:color="auto"/>
        <w:right w:val="none" w:sz="0" w:space="0" w:color="auto"/>
      </w:divBdr>
    </w:div>
    <w:div w:id="1848328572">
      <w:bodyDiv w:val="1"/>
      <w:marLeft w:val="0"/>
      <w:marRight w:val="0"/>
      <w:marTop w:val="0"/>
      <w:marBottom w:val="0"/>
      <w:divBdr>
        <w:top w:val="none" w:sz="0" w:space="0" w:color="auto"/>
        <w:left w:val="none" w:sz="0" w:space="0" w:color="auto"/>
        <w:bottom w:val="none" w:sz="0" w:space="0" w:color="auto"/>
        <w:right w:val="none" w:sz="0" w:space="0" w:color="auto"/>
      </w:divBdr>
    </w:div>
    <w:div w:id="1848448668">
      <w:bodyDiv w:val="1"/>
      <w:marLeft w:val="0"/>
      <w:marRight w:val="0"/>
      <w:marTop w:val="0"/>
      <w:marBottom w:val="0"/>
      <w:divBdr>
        <w:top w:val="none" w:sz="0" w:space="0" w:color="auto"/>
        <w:left w:val="none" w:sz="0" w:space="0" w:color="auto"/>
        <w:bottom w:val="none" w:sz="0" w:space="0" w:color="auto"/>
        <w:right w:val="none" w:sz="0" w:space="0" w:color="auto"/>
      </w:divBdr>
    </w:div>
    <w:div w:id="1848905320">
      <w:bodyDiv w:val="1"/>
      <w:marLeft w:val="0"/>
      <w:marRight w:val="0"/>
      <w:marTop w:val="0"/>
      <w:marBottom w:val="0"/>
      <w:divBdr>
        <w:top w:val="none" w:sz="0" w:space="0" w:color="auto"/>
        <w:left w:val="none" w:sz="0" w:space="0" w:color="auto"/>
        <w:bottom w:val="none" w:sz="0" w:space="0" w:color="auto"/>
        <w:right w:val="none" w:sz="0" w:space="0" w:color="auto"/>
      </w:divBdr>
    </w:div>
    <w:div w:id="1848979195">
      <w:bodyDiv w:val="1"/>
      <w:marLeft w:val="0"/>
      <w:marRight w:val="0"/>
      <w:marTop w:val="0"/>
      <w:marBottom w:val="0"/>
      <w:divBdr>
        <w:top w:val="none" w:sz="0" w:space="0" w:color="auto"/>
        <w:left w:val="none" w:sz="0" w:space="0" w:color="auto"/>
        <w:bottom w:val="none" w:sz="0" w:space="0" w:color="auto"/>
        <w:right w:val="none" w:sz="0" w:space="0" w:color="auto"/>
      </w:divBdr>
    </w:div>
    <w:div w:id="1848985648">
      <w:bodyDiv w:val="1"/>
      <w:marLeft w:val="0"/>
      <w:marRight w:val="0"/>
      <w:marTop w:val="0"/>
      <w:marBottom w:val="0"/>
      <w:divBdr>
        <w:top w:val="none" w:sz="0" w:space="0" w:color="auto"/>
        <w:left w:val="none" w:sz="0" w:space="0" w:color="auto"/>
        <w:bottom w:val="none" w:sz="0" w:space="0" w:color="auto"/>
        <w:right w:val="none" w:sz="0" w:space="0" w:color="auto"/>
      </w:divBdr>
    </w:div>
    <w:div w:id="1849052146">
      <w:bodyDiv w:val="1"/>
      <w:marLeft w:val="0"/>
      <w:marRight w:val="0"/>
      <w:marTop w:val="0"/>
      <w:marBottom w:val="0"/>
      <w:divBdr>
        <w:top w:val="none" w:sz="0" w:space="0" w:color="auto"/>
        <w:left w:val="none" w:sz="0" w:space="0" w:color="auto"/>
        <w:bottom w:val="none" w:sz="0" w:space="0" w:color="auto"/>
        <w:right w:val="none" w:sz="0" w:space="0" w:color="auto"/>
      </w:divBdr>
    </w:div>
    <w:div w:id="1849247219">
      <w:bodyDiv w:val="1"/>
      <w:marLeft w:val="0"/>
      <w:marRight w:val="0"/>
      <w:marTop w:val="0"/>
      <w:marBottom w:val="0"/>
      <w:divBdr>
        <w:top w:val="none" w:sz="0" w:space="0" w:color="auto"/>
        <w:left w:val="none" w:sz="0" w:space="0" w:color="auto"/>
        <w:bottom w:val="none" w:sz="0" w:space="0" w:color="auto"/>
        <w:right w:val="none" w:sz="0" w:space="0" w:color="auto"/>
      </w:divBdr>
    </w:div>
    <w:div w:id="1849323069">
      <w:bodyDiv w:val="1"/>
      <w:marLeft w:val="0"/>
      <w:marRight w:val="0"/>
      <w:marTop w:val="0"/>
      <w:marBottom w:val="0"/>
      <w:divBdr>
        <w:top w:val="none" w:sz="0" w:space="0" w:color="auto"/>
        <w:left w:val="none" w:sz="0" w:space="0" w:color="auto"/>
        <w:bottom w:val="none" w:sz="0" w:space="0" w:color="auto"/>
        <w:right w:val="none" w:sz="0" w:space="0" w:color="auto"/>
      </w:divBdr>
    </w:div>
    <w:div w:id="1849324662">
      <w:bodyDiv w:val="1"/>
      <w:marLeft w:val="0"/>
      <w:marRight w:val="0"/>
      <w:marTop w:val="0"/>
      <w:marBottom w:val="0"/>
      <w:divBdr>
        <w:top w:val="none" w:sz="0" w:space="0" w:color="auto"/>
        <w:left w:val="none" w:sz="0" w:space="0" w:color="auto"/>
        <w:bottom w:val="none" w:sz="0" w:space="0" w:color="auto"/>
        <w:right w:val="none" w:sz="0" w:space="0" w:color="auto"/>
      </w:divBdr>
    </w:div>
    <w:div w:id="1850178072">
      <w:bodyDiv w:val="1"/>
      <w:marLeft w:val="0"/>
      <w:marRight w:val="0"/>
      <w:marTop w:val="0"/>
      <w:marBottom w:val="0"/>
      <w:divBdr>
        <w:top w:val="none" w:sz="0" w:space="0" w:color="auto"/>
        <w:left w:val="none" w:sz="0" w:space="0" w:color="auto"/>
        <w:bottom w:val="none" w:sz="0" w:space="0" w:color="auto"/>
        <w:right w:val="none" w:sz="0" w:space="0" w:color="auto"/>
      </w:divBdr>
    </w:div>
    <w:div w:id="1850295734">
      <w:bodyDiv w:val="1"/>
      <w:marLeft w:val="0"/>
      <w:marRight w:val="0"/>
      <w:marTop w:val="0"/>
      <w:marBottom w:val="0"/>
      <w:divBdr>
        <w:top w:val="none" w:sz="0" w:space="0" w:color="auto"/>
        <w:left w:val="none" w:sz="0" w:space="0" w:color="auto"/>
        <w:bottom w:val="none" w:sz="0" w:space="0" w:color="auto"/>
        <w:right w:val="none" w:sz="0" w:space="0" w:color="auto"/>
      </w:divBdr>
    </w:div>
    <w:div w:id="1850556016">
      <w:bodyDiv w:val="1"/>
      <w:marLeft w:val="0"/>
      <w:marRight w:val="0"/>
      <w:marTop w:val="0"/>
      <w:marBottom w:val="0"/>
      <w:divBdr>
        <w:top w:val="none" w:sz="0" w:space="0" w:color="auto"/>
        <w:left w:val="none" w:sz="0" w:space="0" w:color="auto"/>
        <w:bottom w:val="none" w:sz="0" w:space="0" w:color="auto"/>
        <w:right w:val="none" w:sz="0" w:space="0" w:color="auto"/>
      </w:divBdr>
    </w:div>
    <w:div w:id="1850948840">
      <w:bodyDiv w:val="1"/>
      <w:marLeft w:val="0"/>
      <w:marRight w:val="0"/>
      <w:marTop w:val="0"/>
      <w:marBottom w:val="0"/>
      <w:divBdr>
        <w:top w:val="none" w:sz="0" w:space="0" w:color="auto"/>
        <w:left w:val="none" w:sz="0" w:space="0" w:color="auto"/>
        <w:bottom w:val="none" w:sz="0" w:space="0" w:color="auto"/>
        <w:right w:val="none" w:sz="0" w:space="0" w:color="auto"/>
      </w:divBdr>
    </w:div>
    <w:div w:id="1851487061">
      <w:bodyDiv w:val="1"/>
      <w:marLeft w:val="0"/>
      <w:marRight w:val="0"/>
      <w:marTop w:val="0"/>
      <w:marBottom w:val="0"/>
      <w:divBdr>
        <w:top w:val="none" w:sz="0" w:space="0" w:color="auto"/>
        <w:left w:val="none" w:sz="0" w:space="0" w:color="auto"/>
        <w:bottom w:val="none" w:sz="0" w:space="0" w:color="auto"/>
        <w:right w:val="none" w:sz="0" w:space="0" w:color="auto"/>
      </w:divBdr>
    </w:div>
    <w:div w:id="1851722200">
      <w:bodyDiv w:val="1"/>
      <w:marLeft w:val="0"/>
      <w:marRight w:val="0"/>
      <w:marTop w:val="0"/>
      <w:marBottom w:val="0"/>
      <w:divBdr>
        <w:top w:val="none" w:sz="0" w:space="0" w:color="auto"/>
        <w:left w:val="none" w:sz="0" w:space="0" w:color="auto"/>
        <w:bottom w:val="none" w:sz="0" w:space="0" w:color="auto"/>
        <w:right w:val="none" w:sz="0" w:space="0" w:color="auto"/>
      </w:divBdr>
    </w:div>
    <w:div w:id="1851867681">
      <w:bodyDiv w:val="1"/>
      <w:marLeft w:val="0"/>
      <w:marRight w:val="0"/>
      <w:marTop w:val="0"/>
      <w:marBottom w:val="0"/>
      <w:divBdr>
        <w:top w:val="none" w:sz="0" w:space="0" w:color="auto"/>
        <w:left w:val="none" w:sz="0" w:space="0" w:color="auto"/>
        <w:bottom w:val="none" w:sz="0" w:space="0" w:color="auto"/>
        <w:right w:val="none" w:sz="0" w:space="0" w:color="auto"/>
      </w:divBdr>
    </w:div>
    <w:div w:id="1852062626">
      <w:bodyDiv w:val="1"/>
      <w:marLeft w:val="0"/>
      <w:marRight w:val="0"/>
      <w:marTop w:val="0"/>
      <w:marBottom w:val="0"/>
      <w:divBdr>
        <w:top w:val="none" w:sz="0" w:space="0" w:color="auto"/>
        <w:left w:val="none" w:sz="0" w:space="0" w:color="auto"/>
        <w:bottom w:val="none" w:sz="0" w:space="0" w:color="auto"/>
        <w:right w:val="none" w:sz="0" w:space="0" w:color="auto"/>
      </w:divBdr>
    </w:div>
    <w:div w:id="1853104779">
      <w:bodyDiv w:val="1"/>
      <w:marLeft w:val="0"/>
      <w:marRight w:val="0"/>
      <w:marTop w:val="0"/>
      <w:marBottom w:val="0"/>
      <w:divBdr>
        <w:top w:val="none" w:sz="0" w:space="0" w:color="auto"/>
        <w:left w:val="none" w:sz="0" w:space="0" w:color="auto"/>
        <w:bottom w:val="none" w:sz="0" w:space="0" w:color="auto"/>
        <w:right w:val="none" w:sz="0" w:space="0" w:color="auto"/>
      </w:divBdr>
    </w:div>
    <w:div w:id="1853570672">
      <w:bodyDiv w:val="1"/>
      <w:marLeft w:val="0"/>
      <w:marRight w:val="0"/>
      <w:marTop w:val="0"/>
      <w:marBottom w:val="0"/>
      <w:divBdr>
        <w:top w:val="none" w:sz="0" w:space="0" w:color="auto"/>
        <w:left w:val="none" w:sz="0" w:space="0" w:color="auto"/>
        <w:bottom w:val="none" w:sz="0" w:space="0" w:color="auto"/>
        <w:right w:val="none" w:sz="0" w:space="0" w:color="auto"/>
      </w:divBdr>
    </w:div>
    <w:div w:id="1853689483">
      <w:bodyDiv w:val="1"/>
      <w:marLeft w:val="0"/>
      <w:marRight w:val="0"/>
      <w:marTop w:val="0"/>
      <w:marBottom w:val="0"/>
      <w:divBdr>
        <w:top w:val="none" w:sz="0" w:space="0" w:color="auto"/>
        <w:left w:val="none" w:sz="0" w:space="0" w:color="auto"/>
        <w:bottom w:val="none" w:sz="0" w:space="0" w:color="auto"/>
        <w:right w:val="none" w:sz="0" w:space="0" w:color="auto"/>
      </w:divBdr>
    </w:div>
    <w:div w:id="1854341410">
      <w:bodyDiv w:val="1"/>
      <w:marLeft w:val="0"/>
      <w:marRight w:val="0"/>
      <w:marTop w:val="0"/>
      <w:marBottom w:val="0"/>
      <w:divBdr>
        <w:top w:val="none" w:sz="0" w:space="0" w:color="auto"/>
        <w:left w:val="none" w:sz="0" w:space="0" w:color="auto"/>
        <w:bottom w:val="none" w:sz="0" w:space="0" w:color="auto"/>
        <w:right w:val="none" w:sz="0" w:space="0" w:color="auto"/>
      </w:divBdr>
    </w:div>
    <w:div w:id="1854950656">
      <w:bodyDiv w:val="1"/>
      <w:marLeft w:val="0"/>
      <w:marRight w:val="0"/>
      <w:marTop w:val="0"/>
      <w:marBottom w:val="0"/>
      <w:divBdr>
        <w:top w:val="none" w:sz="0" w:space="0" w:color="auto"/>
        <w:left w:val="none" w:sz="0" w:space="0" w:color="auto"/>
        <w:bottom w:val="none" w:sz="0" w:space="0" w:color="auto"/>
        <w:right w:val="none" w:sz="0" w:space="0" w:color="auto"/>
      </w:divBdr>
    </w:div>
    <w:div w:id="1855486702">
      <w:bodyDiv w:val="1"/>
      <w:marLeft w:val="0"/>
      <w:marRight w:val="0"/>
      <w:marTop w:val="0"/>
      <w:marBottom w:val="0"/>
      <w:divBdr>
        <w:top w:val="none" w:sz="0" w:space="0" w:color="auto"/>
        <w:left w:val="none" w:sz="0" w:space="0" w:color="auto"/>
        <w:bottom w:val="none" w:sz="0" w:space="0" w:color="auto"/>
        <w:right w:val="none" w:sz="0" w:space="0" w:color="auto"/>
      </w:divBdr>
    </w:div>
    <w:div w:id="1856116076">
      <w:bodyDiv w:val="1"/>
      <w:marLeft w:val="0"/>
      <w:marRight w:val="0"/>
      <w:marTop w:val="0"/>
      <w:marBottom w:val="0"/>
      <w:divBdr>
        <w:top w:val="none" w:sz="0" w:space="0" w:color="auto"/>
        <w:left w:val="none" w:sz="0" w:space="0" w:color="auto"/>
        <w:bottom w:val="none" w:sz="0" w:space="0" w:color="auto"/>
        <w:right w:val="none" w:sz="0" w:space="0" w:color="auto"/>
      </w:divBdr>
    </w:div>
    <w:div w:id="1856504049">
      <w:bodyDiv w:val="1"/>
      <w:marLeft w:val="0"/>
      <w:marRight w:val="0"/>
      <w:marTop w:val="0"/>
      <w:marBottom w:val="0"/>
      <w:divBdr>
        <w:top w:val="none" w:sz="0" w:space="0" w:color="auto"/>
        <w:left w:val="none" w:sz="0" w:space="0" w:color="auto"/>
        <w:bottom w:val="none" w:sz="0" w:space="0" w:color="auto"/>
        <w:right w:val="none" w:sz="0" w:space="0" w:color="auto"/>
      </w:divBdr>
    </w:div>
    <w:div w:id="1856840756">
      <w:bodyDiv w:val="1"/>
      <w:marLeft w:val="0"/>
      <w:marRight w:val="0"/>
      <w:marTop w:val="0"/>
      <w:marBottom w:val="0"/>
      <w:divBdr>
        <w:top w:val="none" w:sz="0" w:space="0" w:color="auto"/>
        <w:left w:val="none" w:sz="0" w:space="0" w:color="auto"/>
        <w:bottom w:val="none" w:sz="0" w:space="0" w:color="auto"/>
        <w:right w:val="none" w:sz="0" w:space="0" w:color="auto"/>
      </w:divBdr>
    </w:div>
    <w:div w:id="1857112591">
      <w:bodyDiv w:val="1"/>
      <w:marLeft w:val="0"/>
      <w:marRight w:val="0"/>
      <w:marTop w:val="0"/>
      <w:marBottom w:val="0"/>
      <w:divBdr>
        <w:top w:val="none" w:sz="0" w:space="0" w:color="auto"/>
        <w:left w:val="none" w:sz="0" w:space="0" w:color="auto"/>
        <w:bottom w:val="none" w:sz="0" w:space="0" w:color="auto"/>
        <w:right w:val="none" w:sz="0" w:space="0" w:color="auto"/>
      </w:divBdr>
    </w:div>
    <w:div w:id="1857160416">
      <w:bodyDiv w:val="1"/>
      <w:marLeft w:val="0"/>
      <w:marRight w:val="0"/>
      <w:marTop w:val="0"/>
      <w:marBottom w:val="0"/>
      <w:divBdr>
        <w:top w:val="none" w:sz="0" w:space="0" w:color="auto"/>
        <w:left w:val="none" w:sz="0" w:space="0" w:color="auto"/>
        <w:bottom w:val="none" w:sz="0" w:space="0" w:color="auto"/>
        <w:right w:val="none" w:sz="0" w:space="0" w:color="auto"/>
      </w:divBdr>
    </w:div>
    <w:div w:id="1857385722">
      <w:bodyDiv w:val="1"/>
      <w:marLeft w:val="0"/>
      <w:marRight w:val="0"/>
      <w:marTop w:val="0"/>
      <w:marBottom w:val="0"/>
      <w:divBdr>
        <w:top w:val="none" w:sz="0" w:space="0" w:color="auto"/>
        <w:left w:val="none" w:sz="0" w:space="0" w:color="auto"/>
        <w:bottom w:val="none" w:sz="0" w:space="0" w:color="auto"/>
        <w:right w:val="none" w:sz="0" w:space="0" w:color="auto"/>
      </w:divBdr>
    </w:div>
    <w:div w:id="1857573600">
      <w:bodyDiv w:val="1"/>
      <w:marLeft w:val="0"/>
      <w:marRight w:val="0"/>
      <w:marTop w:val="0"/>
      <w:marBottom w:val="0"/>
      <w:divBdr>
        <w:top w:val="none" w:sz="0" w:space="0" w:color="auto"/>
        <w:left w:val="none" w:sz="0" w:space="0" w:color="auto"/>
        <w:bottom w:val="none" w:sz="0" w:space="0" w:color="auto"/>
        <w:right w:val="none" w:sz="0" w:space="0" w:color="auto"/>
      </w:divBdr>
    </w:div>
    <w:div w:id="1857649680">
      <w:bodyDiv w:val="1"/>
      <w:marLeft w:val="0"/>
      <w:marRight w:val="0"/>
      <w:marTop w:val="0"/>
      <w:marBottom w:val="0"/>
      <w:divBdr>
        <w:top w:val="none" w:sz="0" w:space="0" w:color="auto"/>
        <w:left w:val="none" w:sz="0" w:space="0" w:color="auto"/>
        <w:bottom w:val="none" w:sz="0" w:space="0" w:color="auto"/>
        <w:right w:val="none" w:sz="0" w:space="0" w:color="auto"/>
      </w:divBdr>
    </w:div>
    <w:div w:id="1858351187">
      <w:bodyDiv w:val="1"/>
      <w:marLeft w:val="0"/>
      <w:marRight w:val="0"/>
      <w:marTop w:val="0"/>
      <w:marBottom w:val="0"/>
      <w:divBdr>
        <w:top w:val="none" w:sz="0" w:space="0" w:color="auto"/>
        <w:left w:val="none" w:sz="0" w:space="0" w:color="auto"/>
        <w:bottom w:val="none" w:sz="0" w:space="0" w:color="auto"/>
        <w:right w:val="none" w:sz="0" w:space="0" w:color="auto"/>
      </w:divBdr>
    </w:div>
    <w:div w:id="1858544320">
      <w:bodyDiv w:val="1"/>
      <w:marLeft w:val="0"/>
      <w:marRight w:val="0"/>
      <w:marTop w:val="0"/>
      <w:marBottom w:val="0"/>
      <w:divBdr>
        <w:top w:val="none" w:sz="0" w:space="0" w:color="auto"/>
        <w:left w:val="none" w:sz="0" w:space="0" w:color="auto"/>
        <w:bottom w:val="none" w:sz="0" w:space="0" w:color="auto"/>
        <w:right w:val="none" w:sz="0" w:space="0" w:color="auto"/>
      </w:divBdr>
    </w:div>
    <w:div w:id="1858932431">
      <w:bodyDiv w:val="1"/>
      <w:marLeft w:val="0"/>
      <w:marRight w:val="0"/>
      <w:marTop w:val="0"/>
      <w:marBottom w:val="0"/>
      <w:divBdr>
        <w:top w:val="none" w:sz="0" w:space="0" w:color="auto"/>
        <w:left w:val="none" w:sz="0" w:space="0" w:color="auto"/>
        <w:bottom w:val="none" w:sz="0" w:space="0" w:color="auto"/>
        <w:right w:val="none" w:sz="0" w:space="0" w:color="auto"/>
      </w:divBdr>
    </w:div>
    <w:div w:id="1859005408">
      <w:bodyDiv w:val="1"/>
      <w:marLeft w:val="0"/>
      <w:marRight w:val="0"/>
      <w:marTop w:val="0"/>
      <w:marBottom w:val="0"/>
      <w:divBdr>
        <w:top w:val="none" w:sz="0" w:space="0" w:color="auto"/>
        <w:left w:val="none" w:sz="0" w:space="0" w:color="auto"/>
        <w:bottom w:val="none" w:sz="0" w:space="0" w:color="auto"/>
        <w:right w:val="none" w:sz="0" w:space="0" w:color="auto"/>
      </w:divBdr>
    </w:div>
    <w:div w:id="1861432910">
      <w:bodyDiv w:val="1"/>
      <w:marLeft w:val="0"/>
      <w:marRight w:val="0"/>
      <w:marTop w:val="0"/>
      <w:marBottom w:val="0"/>
      <w:divBdr>
        <w:top w:val="none" w:sz="0" w:space="0" w:color="auto"/>
        <w:left w:val="none" w:sz="0" w:space="0" w:color="auto"/>
        <w:bottom w:val="none" w:sz="0" w:space="0" w:color="auto"/>
        <w:right w:val="none" w:sz="0" w:space="0" w:color="auto"/>
      </w:divBdr>
    </w:div>
    <w:div w:id="1861964187">
      <w:bodyDiv w:val="1"/>
      <w:marLeft w:val="0"/>
      <w:marRight w:val="0"/>
      <w:marTop w:val="0"/>
      <w:marBottom w:val="0"/>
      <w:divBdr>
        <w:top w:val="none" w:sz="0" w:space="0" w:color="auto"/>
        <w:left w:val="none" w:sz="0" w:space="0" w:color="auto"/>
        <w:bottom w:val="none" w:sz="0" w:space="0" w:color="auto"/>
        <w:right w:val="none" w:sz="0" w:space="0" w:color="auto"/>
      </w:divBdr>
    </w:div>
    <w:div w:id="1862547511">
      <w:bodyDiv w:val="1"/>
      <w:marLeft w:val="0"/>
      <w:marRight w:val="0"/>
      <w:marTop w:val="0"/>
      <w:marBottom w:val="0"/>
      <w:divBdr>
        <w:top w:val="none" w:sz="0" w:space="0" w:color="auto"/>
        <w:left w:val="none" w:sz="0" w:space="0" w:color="auto"/>
        <w:bottom w:val="none" w:sz="0" w:space="0" w:color="auto"/>
        <w:right w:val="none" w:sz="0" w:space="0" w:color="auto"/>
      </w:divBdr>
    </w:div>
    <w:div w:id="1862744899">
      <w:bodyDiv w:val="1"/>
      <w:marLeft w:val="0"/>
      <w:marRight w:val="0"/>
      <w:marTop w:val="0"/>
      <w:marBottom w:val="0"/>
      <w:divBdr>
        <w:top w:val="none" w:sz="0" w:space="0" w:color="auto"/>
        <w:left w:val="none" w:sz="0" w:space="0" w:color="auto"/>
        <w:bottom w:val="none" w:sz="0" w:space="0" w:color="auto"/>
        <w:right w:val="none" w:sz="0" w:space="0" w:color="auto"/>
      </w:divBdr>
    </w:div>
    <w:div w:id="1863009549">
      <w:bodyDiv w:val="1"/>
      <w:marLeft w:val="0"/>
      <w:marRight w:val="0"/>
      <w:marTop w:val="0"/>
      <w:marBottom w:val="0"/>
      <w:divBdr>
        <w:top w:val="none" w:sz="0" w:space="0" w:color="auto"/>
        <w:left w:val="none" w:sz="0" w:space="0" w:color="auto"/>
        <w:bottom w:val="none" w:sz="0" w:space="0" w:color="auto"/>
        <w:right w:val="none" w:sz="0" w:space="0" w:color="auto"/>
      </w:divBdr>
    </w:div>
    <w:div w:id="1863396974">
      <w:bodyDiv w:val="1"/>
      <w:marLeft w:val="0"/>
      <w:marRight w:val="0"/>
      <w:marTop w:val="0"/>
      <w:marBottom w:val="0"/>
      <w:divBdr>
        <w:top w:val="none" w:sz="0" w:space="0" w:color="auto"/>
        <w:left w:val="none" w:sz="0" w:space="0" w:color="auto"/>
        <w:bottom w:val="none" w:sz="0" w:space="0" w:color="auto"/>
        <w:right w:val="none" w:sz="0" w:space="0" w:color="auto"/>
      </w:divBdr>
    </w:div>
    <w:div w:id="1864007664">
      <w:bodyDiv w:val="1"/>
      <w:marLeft w:val="0"/>
      <w:marRight w:val="0"/>
      <w:marTop w:val="0"/>
      <w:marBottom w:val="0"/>
      <w:divBdr>
        <w:top w:val="none" w:sz="0" w:space="0" w:color="auto"/>
        <w:left w:val="none" w:sz="0" w:space="0" w:color="auto"/>
        <w:bottom w:val="none" w:sz="0" w:space="0" w:color="auto"/>
        <w:right w:val="none" w:sz="0" w:space="0" w:color="auto"/>
      </w:divBdr>
    </w:div>
    <w:div w:id="1864435603">
      <w:bodyDiv w:val="1"/>
      <w:marLeft w:val="0"/>
      <w:marRight w:val="0"/>
      <w:marTop w:val="0"/>
      <w:marBottom w:val="0"/>
      <w:divBdr>
        <w:top w:val="none" w:sz="0" w:space="0" w:color="auto"/>
        <w:left w:val="none" w:sz="0" w:space="0" w:color="auto"/>
        <w:bottom w:val="none" w:sz="0" w:space="0" w:color="auto"/>
        <w:right w:val="none" w:sz="0" w:space="0" w:color="auto"/>
      </w:divBdr>
    </w:div>
    <w:div w:id="1864437215">
      <w:bodyDiv w:val="1"/>
      <w:marLeft w:val="0"/>
      <w:marRight w:val="0"/>
      <w:marTop w:val="0"/>
      <w:marBottom w:val="0"/>
      <w:divBdr>
        <w:top w:val="none" w:sz="0" w:space="0" w:color="auto"/>
        <w:left w:val="none" w:sz="0" w:space="0" w:color="auto"/>
        <w:bottom w:val="none" w:sz="0" w:space="0" w:color="auto"/>
        <w:right w:val="none" w:sz="0" w:space="0" w:color="auto"/>
      </w:divBdr>
    </w:div>
    <w:div w:id="1864636919">
      <w:bodyDiv w:val="1"/>
      <w:marLeft w:val="0"/>
      <w:marRight w:val="0"/>
      <w:marTop w:val="0"/>
      <w:marBottom w:val="0"/>
      <w:divBdr>
        <w:top w:val="none" w:sz="0" w:space="0" w:color="auto"/>
        <w:left w:val="none" w:sz="0" w:space="0" w:color="auto"/>
        <w:bottom w:val="none" w:sz="0" w:space="0" w:color="auto"/>
        <w:right w:val="none" w:sz="0" w:space="0" w:color="auto"/>
      </w:divBdr>
    </w:div>
    <w:div w:id="1865626858">
      <w:bodyDiv w:val="1"/>
      <w:marLeft w:val="0"/>
      <w:marRight w:val="0"/>
      <w:marTop w:val="0"/>
      <w:marBottom w:val="0"/>
      <w:divBdr>
        <w:top w:val="none" w:sz="0" w:space="0" w:color="auto"/>
        <w:left w:val="none" w:sz="0" w:space="0" w:color="auto"/>
        <w:bottom w:val="none" w:sz="0" w:space="0" w:color="auto"/>
        <w:right w:val="none" w:sz="0" w:space="0" w:color="auto"/>
      </w:divBdr>
    </w:div>
    <w:div w:id="1865745001">
      <w:bodyDiv w:val="1"/>
      <w:marLeft w:val="0"/>
      <w:marRight w:val="0"/>
      <w:marTop w:val="0"/>
      <w:marBottom w:val="0"/>
      <w:divBdr>
        <w:top w:val="none" w:sz="0" w:space="0" w:color="auto"/>
        <w:left w:val="none" w:sz="0" w:space="0" w:color="auto"/>
        <w:bottom w:val="none" w:sz="0" w:space="0" w:color="auto"/>
        <w:right w:val="none" w:sz="0" w:space="0" w:color="auto"/>
      </w:divBdr>
    </w:div>
    <w:div w:id="1866020595">
      <w:bodyDiv w:val="1"/>
      <w:marLeft w:val="0"/>
      <w:marRight w:val="0"/>
      <w:marTop w:val="0"/>
      <w:marBottom w:val="0"/>
      <w:divBdr>
        <w:top w:val="none" w:sz="0" w:space="0" w:color="auto"/>
        <w:left w:val="none" w:sz="0" w:space="0" w:color="auto"/>
        <w:bottom w:val="none" w:sz="0" w:space="0" w:color="auto"/>
        <w:right w:val="none" w:sz="0" w:space="0" w:color="auto"/>
      </w:divBdr>
    </w:div>
    <w:div w:id="1866094273">
      <w:bodyDiv w:val="1"/>
      <w:marLeft w:val="0"/>
      <w:marRight w:val="0"/>
      <w:marTop w:val="0"/>
      <w:marBottom w:val="0"/>
      <w:divBdr>
        <w:top w:val="none" w:sz="0" w:space="0" w:color="auto"/>
        <w:left w:val="none" w:sz="0" w:space="0" w:color="auto"/>
        <w:bottom w:val="none" w:sz="0" w:space="0" w:color="auto"/>
        <w:right w:val="none" w:sz="0" w:space="0" w:color="auto"/>
      </w:divBdr>
    </w:div>
    <w:div w:id="1866164686">
      <w:bodyDiv w:val="1"/>
      <w:marLeft w:val="0"/>
      <w:marRight w:val="0"/>
      <w:marTop w:val="0"/>
      <w:marBottom w:val="0"/>
      <w:divBdr>
        <w:top w:val="none" w:sz="0" w:space="0" w:color="auto"/>
        <w:left w:val="none" w:sz="0" w:space="0" w:color="auto"/>
        <w:bottom w:val="none" w:sz="0" w:space="0" w:color="auto"/>
        <w:right w:val="none" w:sz="0" w:space="0" w:color="auto"/>
      </w:divBdr>
    </w:div>
    <w:div w:id="1866362837">
      <w:bodyDiv w:val="1"/>
      <w:marLeft w:val="0"/>
      <w:marRight w:val="0"/>
      <w:marTop w:val="0"/>
      <w:marBottom w:val="0"/>
      <w:divBdr>
        <w:top w:val="none" w:sz="0" w:space="0" w:color="auto"/>
        <w:left w:val="none" w:sz="0" w:space="0" w:color="auto"/>
        <w:bottom w:val="none" w:sz="0" w:space="0" w:color="auto"/>
        <w:right w:val="none" w:sz="0" w:space="0" w:color="auto"/>
      </w:divBdr>
    </w:div>
    <w:div w:id="1866752647">
      <w:bodyDiv w:val="1"/>
      <w:marLeft w:val="0"/>
      <w:marRight w:val="0"/>
      <w:marTop w:val="0"/>
      <w:marBottom w:val="0"/>
      <w:divBdr>
        <w:top w:val="none" w:sz="0" w:space="0" w:color="auto"/>
        <w:left w:val="none" w:sz="0" w:space="0" w:color="auto"/>
        <w:bottom w:val="none" w:sz="0" w:space="0" w:color="auto"/>
        <w:right w:val="none" w:sz="0" w:space="0" w:color="auto"/>
      </w:divBdr>
    </w:div>
    <w:div w:id="1867064193">
      <w:bodyDiv w:val="1"/>
      <w:marLeft w:val="0"/>
      <w:marRight w:val="0"/>
      <w:marTop w:val="0"/>
      <w:marBottom w:val="0"/>
      <w:divBdr>
        <w:top w:val="none" w:sz="0" w:space="0" w:color="auto"/>
        <w:left w:val="none" w:sz="0" w:space="0" w:color="auto"/>
        <w:bottom w:val="none" w:sz="0" w:space="0" w:color="auto"/>
        <w:right w:val="none" w:sz="0" w:space="0" w:color="auto"/>
      </w:divBdr>
    </w:div>
    <w:div w:id="1867212287">
      <w:bodyDiv w:val="1"/>
      <w:marLeft w:val="0"/>
      <w:marRight w:val="0"/>
      <w:marTop w:val="0"/>
      <w:marBottom w:val="0"/>
      <w:divBdr>
        <w:top w:val="none" w:sz="0" w:space="0" w:color="auto"/>
        <w:left w:val="none" w:sz="0" w:space="0" w:color="auto"/>
        <w:bottom w:val="none" w:sz="0" w:space="0" w:color="auto"/>
        <w:right w:val="none" w:sz="0" w:space="0" w:color="auto"/>
      </w:divBdr>
    </w:div>
    <w:div w:id="1867448399">
      <w:bodyDiv w:val="1"/>
      <w:marLeft w:val="0"/>
      <w:marRight w:val="0"/>
      <w:marTop w:val="0"/>
      <w:marBottom w:val="0"/>
      <w:divBdr>
        <w:top w:val="none" w:sz="0" w:space="0" w:color="auto"/>
        <w:left w:val="none" w:sz="0" w:space="0" w:color="auto"/>
        <w:bottom w:val="none" w:sz="0" w:space="0" w:color="auto"/>
        <w:right w:val="none" w:sz="0" w:space="0" w:color="auto"/>
      </w:divBdr>
    </w:div>
    <w:div w:id="1867668049">
      <w:bodyDiv w:val="1"/>
      <w:marLeft w:val="0"/>
      <w:marRight w:val="0"/>
      <w:marTop w:val="0"/>
      <w:marBottom w:val="0"/>
      <w:divBdr>
        <w:top w:val="none" w:sz="0" w:space="0" w:color="auto"/>
        <w:left w:val="none" w:sz="0" w:space="0" w:color="auto"/>
        <w:bottom w:val="none" w:sz="0" w:space="0" w:color="auto"/>
        <w:right w:val="none" w:sz="0" w:space="0" w:color="auto"/>
      </w:divBdr>
    </w:div>
    <w:div w:id="1867677326">
      <w:bodyDiv w:val="1"/>
      <w:marLeft w:val="0"/>
      <w:marRight w:val="0"/>
      <w:marTop w:val="0"/>
      <w:marBottom w:val="0"/>
      <w:divBdr>
        <w:top w:val="none" w:sz="0" w:space="0" w:color="auto"/>
        <w:left w:val="none" w:sz="0" w:space="0" w:color="auto"/>
        <w:bottom w:val="none" w:sz="0" w:space="0" w:color="auto"/>
        <w:right w:val="none" w:sz="0" w:space="0" w:color="auto"/>
      </w:divBdr>
    </w:div>
    <w:div w:id="1868909423">
      <w:bodyDiv w:val="1"/>
      <w:marLeft w:val="0"/>
      <w:marRight w:val="0"/>
      <w:marTop w:val="0"/>
      <w:marBottom w:val="0"/>
      <w:divBdr>
        <w:top w:val="none" w:sz="0" w:space="0" w:color="auto"/>
        <w:left w:val="none" w:sz="0" w:space="0" w:color="auto"/>
        <w:bottom w:val="none" w:sz="0" w:space="0" w:color="auto"/>
        <w:right w:val="none" w:sz="0" w:space="0" w:color="auto"/>
      </w:divBdr>
    </w:div>
    <w:div w:id="1869105492">
      <w:bodyDiv w:val="1"/>
      <w:marLeft w:val="0"/>
      <w:marRight w:val="0"/>
      <w:marTop w:val="0"/>
      <w:marBottom w:val="0"/>
      <w:divBdr>
        <w:top w:val="none" w:sz="0" w:space="0" w:color="auto"/>
        <w:left w:val="none" w:sz="0" w:space="0" w:color="auto"/>
        <w:bottom w:val="none" w:sz="0" w:space="0" w:color="auto"/>
        <w:right w:val="none" w:sz="0" w:space="0" w:color="auto"/>
      </w:divBdr>
    </w:div>
    <w:div w:id="1869296992">
      <w:bodyDiv w:val="1"/>
      <w:marLeft w:val="0"/>
      <w:marRight w:val="0"/>
      <w:marTop w:val="0"/>
      <w:marBottom w:val="0"/>
      <w:divBdr>
        <w:top w:val="none" w:sz="0" w:space="0" w:color="auto"/>
        <w:left w:val="none" w:sz="0" w:space="0" w:color="auto"/>
        <w:bottom w:val="none" w:sz="0" w:space="0" w:color="auto"/>
        <w:right w:val="none" w:sz="0" w:space="0" w:color="auto"/>
      </w:divBdr>
    </w:div>
    <w:div w:id="1869366761">
      <w:bodyDiv w:val="1"/>
      <w:marLeft w:val="0"/>
      <w:marRight w:val="0"/>
      <w:marTop w:val="0"/>
      <w:marBottom w:val="0"/>
      <w:divBdr>
        <w:top w:val="none" w:sz="0" w:space="0" w:color="auto"/>
        <w:left w:val="none" w:sz="0" w:space="0" w:color="auto"/>
        <w:bottom w:val="none" w:sz="0" w:space="0" w:color="auto"/>
        <w:right w:val="none" w:sz="0" w:space="0" w:color="auto"/>
      </w:divBdr>
    </w:div>
    <w:div w:id="1869758791">
      <w:bodyDiv w:val="1"/>
      <w:marLeft w:val="0"/>
      <w:marRight w:val="0"/>
      <w:marTop w:val="0"/>
      <w:marBottom w:val="0"/>
      <w:divBdr>
        <w:top w:val="none" w:sz="0" w:space="0" w:color="auto"/>
        <w:left w:val="none" w:sz="0" w:space="0" w:color="auto"/>
        <w:bottom w:val="none" w:sz="0" w:space="0" w:color="auto"/>
        <w:right w:val="none" w:sz="0" w:space="0" w:color="auto"/>
      </w:divBdr>
    </w:div>
    <w:div w:id="1870143063">
      <w:bodyDiv w:val="1"/>
      <w:marLeft w:val="0"/>
      <w:marRight w:val="0"/>
      <w:marTop w:val="0"/>
      <w:marBottom w:val="0"/>
      <w:divBdr>
        <w:top w:val="none" w:sz="0" w:space="0" w:color="auto"/>
        <w:left w:val="none" w:sz="0" w:space="0" w:color="auto"/>
        <w:bottom w:val="none" w:sz="0" w:space="0" w:color="auto"/>
        <w:right w:val="none" w:sz="0" w:space="0" w:color="auto"/>
      </w:divBdr>
    </w:div>
    <w:div w:id="1870489403">
      <w:bodyDiv w:val="1"/>
      <w:marLeft w:val="0"/>
      <w:marRight w:val="0"/>
      <w:marTop w:val="0"/>
      <w:marBottom w:val="0"/>
      <w:divBdr>
        <w:top w:val="none" w:sz="0" w:space="0" w:color="auto"/>
        <w:left w:val="none" w:sz="0" w:space="0" w:color="auto"/>
        <w:bottom w:val="none" w:sz="0" w:space="0" w:color="auto"/>
        <w:right w:val="none" w:sz="0" w:space="0" w:color="auto"/>
      </w:divBdr>
    </w:div>
    <w:div w:id="1871064171">
      <w:bodyDiv w:val="1"/>
      <w:marLeft w:val="0"/>
      <w:marRight w:val="0"/>
      <w:marTop w:val="0"/>
      <w:marBottom w:val="0"/>
      <w:divBdr>
        <w:top w:val="none" w:sz="0" w:space="0" w:color="auto"/>
        <w:left w:val="none" w:sz="0" w:space="0" w:color="auto"/>
        <w:bottom w:val="none" w:sz="0" w:space="0" w:color="auto"/>
        <w:right w:val="none" w:sz="0" w:space="0" w:color="auto"/>
      </w:divBdr>
    </w:div>
    <w:div w:id="1871599516">
      <w:bodyDiv w:val="1"/>
      <w:marLeft w:val="0"/>
      <w:marRight w:val="0"/>
      <w:marTop w:val="0"/>
      <w:marBottom w:val="0"/>
      <w:divBdr>
        <w:top w:val="none" w:sz="0" w:space="0" w:color="auto"/>
        <w:left w:val="none" w:sz="0" w:space="0" w:color="auto"/>
        <w:bottom w:val="none" w:sz="0" w:space="0" w:color="auto"/>
        <w:right w:val="none" w:sz="0" w:space="0" w:color="auto"/>
      </w:divBdr>
    </w:div>
    <w:div w:id="1872306679">
      <w:bodyDiv w:val="1"/>
      <w:marLeft w:val="0"/>
      <w:marRight w:val="0"/>
      <w:marTop w:val="0"/>
      <w:marBottom w:val="0"/>
      <w:divBdr>
        <w:top w:val="none" w:sz="0" w:space="0" w:color="auto"/>
        <w:left w:val="none" w:sz="0" w:space="0" w:color="auto"/>
        <w:bottom w:val="none" w:sz="0" w:space="0" w:color="auto"/>
        <w:right w:val="none" w:sz="0" w:space="0" w:color="auto"/>
      </w:divBdr>
    </w:div>
    <w:div w:id="1872448177">
      <w:bodyDiv w:val="1"/>
      <w:marLeft w:val="0"/>
      <w:marRight w:val="0"/>
      <w:marTop w:val="0"/>
      <w:marBottom w:val="0"/>
      <w:divBdr>
        <w:top w:val="none" w:sz="0" w:space="0" w:color="auto"/>
        <w:left w:val="none" w:sz="0" w:space="0" w:color="auto"/>
        <w:bottom w:val="none" w:sz="0" w:space="0" w:color="auto"/>
        <w:right w:val="none" w:sz="0" w:space="0" w:color="auto"/>
      </w:divBdr>
    </w:div>
    <w:div w:id="1872569082">
      <w:bodyDiv w:val="1"/>
      <w:marLeft w:val="0"/>
      <w:marRight w:val="0"/>
      <w:marTop w:val="0"/>
      <w:marBottom w:val="0"/>
      <w:divBdr>
        <w:top w:val="none" w:sz="0" w:space="0" w:color="auto"/>
        <w:left w:val="none" w:sz="0" w:space="0" w:color="auto"/>
        <w:bottom w:val="none" w:sz="0" w:space="0" w:color="auto"/>
        <w:right w:val="none" w:sz="0" w:space="0" w:color="auto"/>
      </w:divBdr>
    </w:div>
    <w:div w:id="1873348397">
      <w:bodyDiv w:val="1"/>
      <w:marLeft w:val="0"/>
      <w:marRight w:val="0"/>
      <w:marTop w:val="0"/>
      <w:marBottom w:val="0"/>
      <w:divBdr>
        <w:top w:val="none" w:sz="0" w:space="0" w:color="auto"/>
        <w:left w:val="none" w:sz="0" w:space="0" w:color="auto"/>
        <w:bottom w:val="none" w:sz="0" w:space="0" w:color="auto"/>
        <w:right w:val="none" w:sz="0" w:space="0" w:color="auto"/>
      </w:divBdr>
    </w:div>
    <w:div w:id="1873378743">
      <w:bodyDiv w:val="1"/>
      <w:marLeft w:val="0"/>
      <w:marRight w:val="0"/>
      <w:marTop w:val="0"/>
      <w:marBottom w:val="0"/>
      <w:divBdr>
        <w:top w:val="none" w:sz="0" w:space="0" w:color="auto"/>
        <w:left w:val="none" w:sz="0" w:space="0" w:color="auto"/>
        <w:bottom w:val="none" w:sz="0" w:space="0" w:color="auto"/>
        <w:right w:val="none" w:sz="0" w:space="0" w:color="auto"/>
      </w:divBdr>
    </w:div>
    <w:div w:id="1873420528">
      <w:bodyDiv w:val="1"/>
      <w:marLeft w:val="0"/>
      <w:marRight w:val="0"/>
      <w:marTop w:val="0"/>
      <w:marBottom w:val="0"/>
      <w:divBdr>
        <w:top w:val="none" w:sz="0" w:space="0" w:color="auto"/>
        <w:left w:val="none" w:sz="0" w:space="0" w:color="auto"/>
        <w:bottom w:val="none" w:sz="0" w:space="0" w:color="auto"/>
        <w:right w:val="none" w:sz="0" w:space="0" w:color="auto"/>
      </w:divBdr>
    </w:div>
    <w:div w:id="1874220863">
      <w:bodyDiv w:val="1"/>
      <w:marLeft w:val="0"/>
      <w:marRight w:val="0"/>
      <w:marTop w:val="0"/>
      <w:marBottom w:val="0"/>
      <w:divBdr>
        <w:top w:val="none" w:sz="0" w:space="0" w:color="auto"/>
        <w:left w:val="none" w:sz="0" w:space="0" w:color="auto"/>
        <w:bottom w:val="none" w:sz="0" w:space="0" w:color="auto"/>
        <w:right w:val="none" w:sz="0" w:space="0" w:color="auto"/>
      </w:divBdr>
    </w:div>
    <w:div w:id="1874269341">
      <w:bodyDiv w:val="1"/>
      <w:marLeft w:val="0"/>
      <w:marRight w:val="0"/>
      <w:marTop w:val="0"/>
      <w:marBottom w:val="0"/>
      <w:divBdr>
        <w:top w:val="none" w:sz="0" w:space="0" w:color="auto"/>
        <w:left w:val="none" w:sz="0" w:space="0" w:color="auto"/>
        <w:bottom w:val="none" w:sz="0" w:space="0" w:color="auto"/>
        <w:right w:val="none" w:sz="0" w:space="0" w:color="auto"/>
      </w:divBdr>
    </w:div>
    <w:div w:id="1874808659">
      <w:bodyDiv w:val="1"/>
      <w:marLeft w:val="0"/>
      <w:marRight w:val="0"/>
      <w:marTop w:val="0"/>
      <w:marBottom w:val="0"/>
      <w:divBdr>
        <w:top w:val="none" w:sz="0" w:space="0" w:color="auto"/>
        <w:left w:val="none" w:sz="0" w:space="0" w:color="auto"/>
        <w:bottom w:val="none" w:sz="0" w:space="0" w:color="auto"/>
        <w:right w:val="none" w:sz="0" w:space="0" w:color="auto"/>
      </w:divBdr>
    </w:div>
    <w:div w:id="1875271123">
      <w:bodyDiv w:val="1"/>
      <w:marLeft w:val="0"/>
      <w:marRight w:val="0"/>
      <w:marTop w:val="0"/>
      <w:marBottom w:val="0"/>
      <w:divBdr>
        <w:top w:val="none" w:sz="0" w:space="0" w:color="auto"/>
        <w:left w:val="none" w:sz="0" w:space="0" w:color="auto"/>
        <w:bottom w:val="none" w:sz="0" w:space="0" w:color="auto"/>
        <w:right w:val="none" w:sz="0" w:space="0" w:color="auto"/>
      </w:divBdr>
    </w:div>
    <w:div w:id="1875342639">
      <w:bodyDiv w:val="1"/>
      <w:marLeft w:val="0"/>
      <w:marRight w:val="0"/>
      <w:marTop w:val="0"/>
      <w:marBottom w:val="0"/>
      <w:divBdr>
        <w:top w:val="none" w:sz="0" w:space="0" w:color="auto"/>
        <w:left w:val="none" w:sz="0" w:space="0" w:color="auto"/>
        <w:bottom w:val="none" w:sz="0" w:space="0" w:color="auto"/>
        <w:right w:val="none" w:sz="0" w:space="0" w:color="auto"/>
      </w:divBdr>
    </w:div>
    <w:div w:id="1875657324">
      <w:bodyDiv w:val="1"/>
      <w:marLeft w:val="0"/>
      <w:marRight w:val="0"/>
      <w:marTop w:val="0"/>
      <w:marBottom w:val="0"/>
      <w:divBdr>
        <w:top w:val="none" w:sz="0" w:space="0" w:color="auto"/>
        <w:left w:val="none" w:sz="0" w:space="0" w:color="auto"/>
        <w:bottom w:val="none" w:sz="0" w:space="0" w:color="auto"/>
        <w:right w:val="none" w:sz="0" w:space="0" w:color="auto"/>
      </w:divBdr>
    </w:div>
    <w:div w:id="1876431047">
      <w:bodyDiv w:val="1"/>
      <w:marLeft w:val="0"/>
      <w:marRight w:val="0"/>
      <w:marTop w:val="0"/>
      <w:marBottom w:val="0"/>
      <w:divBdr>
        <w:top w:val="none" w:sz="0" w:space="0" w:color="auto"/>
        <w:left w:val="none" w:sz="0" w:space="0" w:color="auto"/>
        <w:bottom w:val="none" w:sz="0" w:space="0" w:color="auto"/>
        <w:right w:val="none" w:sz="0" w:space="0" w:color="auto"/>
      </w:divBdr>
    </w:div>
    <w:div w:id="1876500224">
      <w:bodyDiv w:val="1"/>
      <w:marLeft w:val="0"/>
      <w:marRight w:val="0"/>
      <w:marTop w:val="0"/>
      <w:marBottom w:val="0"/>
      <w:divBdr>
        <w:top w:val="none" w:sz="0" w:space="0" w:color="auto"/>
        <w:left w:val="none" w:sz="0" w:space="0" w:color="auto"/>
        <w:bottom w:val="none" w:sz="0" w:space="0" w:color="auto"/>
        <w:right w:val="none" w:sz="0" w:space="0" w:color="auto"/>
      </w:divBdr>
    </w:div>
    <w:div w:id="1876582145">
      <w:bodyDiv w:val="1"/>
      <w:marLeft w:val="0"/>
      <w:marRight w:val="0"/>
      <w:marTop w:val="0"/>
      <w:marBottom w:val="0"/>
      <w:divBdr>
        <w:top w:val="none" w:sz="0" w:space="0" w:color="auto"/>
        <w:left w:val="none" w:sz="0" w:space="0" w:color="auto"/>
        <w:bottom w:val="none" w:sz="0" w:space="0" w:color="auto"/>
        <w:right w:val="none" w:sz="0" w:space="0" w:color="auto"/>
      </w:divBdr>
    </w:div>
    <w:div w:id="1877305155">
      <w:bodyDiv w:val="1"/>
      <w:marLeft w:val="0"/>
      <w:marRight w:val="0"/>
      <w:marTop w:val="0"/>
      <w:marBottom w:val="0"/>
      <w:divBdr>
        <w:top w:val="none" w:sz="0" w:space="0" w:color="auto"/>
        <w:left w:val="none" w:sz="0" w:space="0" w:color="auto"/>
        <w:bottom w:val="none" w:sz="0" w:space="0" w:color="auto"/>
        <w:right w:val="none" w:sz="0" w:space="0" w:color="auto"/>
      </w:divBdr>
    </w:div>
    <w:div w:id="1877354235">
      <w:bodyDiv w:val="1"/>
      <w:marLeft w:val="0"/>
      <w:marRight w:val="0"/>
      <w:marTop w:val="0"/>
      <w:marBottom w:val="0"/>
      <w:divBdr>
        <w:top w:val="none" w:sz="0" w:space="0" w:color="auto"/>
        <w:left w:val="none" w:sz="0" w:space="0" w:color="auto"/>
        <w:bottom w:val="none" w:sz="0" w:space="0" w:color="auto"/>
        <w:right w:val="none" w:sz="0" w:space="0" w:color="auto"/>
      </w:divBdr>
    </w:div>
    <w:div w:id="1877766109">
      <w:bodyDiv w:val="1"/>
      <w:marLeft w:val="0"/>
      <w:marRight w:val="0"/>
      <w:marTop w:val="0"/>
      <w:marBottom w:val="0"/>
      <w:divBdr>
        <w:top w:val="none" w:sz="0" w:space="0" w:color="auto"/>
        <w:left w:val="none" w:sz="0" w:space="0" w:color="auto"/>
        <w:bottom w:val="none" w:sz="0" w:space="0" w:color="auto"/>
        <w:right w:val="none" w:sz="0" w:space="0" w:color="auto"/>
      </w:divBdr>
    </w:div>
    <w:div w:id="1877817351">
      <w:bodyDiv w:val="1"/>
      <w:marLeft w:val="0"/>
      <w:marRight w:val="0"/>
      <w:marTop w:val="0"/>
      <w:marBottom w:val="0"/>
      <w:divBdr>
        <w:top w:val="none" w:sz="0" w:space="0" w:color="auto"/>
        <w:left w:val="none" w:sz="0" w:space="0" w:color="auto"/>
        <w:bottom w:val="none" w:sz="0" w:space="0" w:color="auto"/>
        <w:right w:val="none" w:sz="0" w:space="0" w:color="auto"/>
      </w:divBdr>
    </w:div>
    <w:div w:id="1877891174">
      <w:bodyDiv w:val="1"/>
      <w:marLeft w:val="0"/>
      <w:marRight w:val="0"/>
      <w:marTop w:val="0"/>
      <w:marBottom w:val="0"/>
      <w:divBdr>
        <w:top w:val="none" w:sz="0" w:space="0" w:color="auto"/>
        <w:left w:val="none" w:sz="0" w:space="0" w:color="auto"/>
        <w:bottom w:val="none" w:sz="0" w:space="0" w:color="auto"/>
        <w:right w:val="none" w:sz="0" w:space="0" w:color="auto"/>
      </w:divBdr>
    </w:div>
    <w:div w:id="1878273469">
      <w:bodyDiv w:val="1"/>
      <w:marLeft w:val="0"/>
      <w:marRight w:val="0"/>
      <w:marTop w:val="0"/>
      <w:marBottom w:val="0"/>
      <w:divBdr>
        <w:top w:val="none" w:sz="0" w:space="0" w:color="auto"/>
        <w:left w:val="none" w:sz="0" w:space="0" w:color="auto"/>
        <w:bottom w:val="none" w:sz="0" w:space="0" w:color="auto"/>
        <w:right w:val="none" w:sz="0" w:space="0" w:color="auto"/>
      </w:divBdr>
    </w:div>
    <w:div w:id="1878808713">
      <w:bodyDiv w:val="1"/>
      <w:marLeft w:val="0"/>
      <w:marRight w:val="0"/>
      <w:marTop w:val="0"/>
      <w:marBottom w:val="0"/>
      <w:divBdr>
        <w:top w:val="none" w:sz="0" w:space="0" w:color="auto"/>
        <w:left w:val="none" w:sz="0" w:space="0" w:color="auto"/>
        <w:bottom w:val="none" w:sz="0" w:space="0" w:color="auto"/>
        <w:right w:val="none" w:sz="0" w:space="0" w:color="auto"/>
      </w:divBdr>
    </w:div>
    <w:div w:id="1879123719">
      <w:bodyDiv w:val="1"/>
      <w:marLeft w:val="0"/>
      <w:marRight w:val="0"/>
      <w:marTop w:val="0"/>
      <w:marBottom w:val="0"/>
      <w:divBdr>
        <w:top w:val="none" w:sz="0" w:space="0" w:color="auto"/>
        <w:left w:val="none" w:sz="0" w:space="0" w:color="auto"/>
        <w:bottom w:val="none" w:sz="0" w:space="0" w:color="auto"/>
        <w:right w:val="none" w:sz="0" w:space="0" w:color="auto"/>
      </w:divBdr>
    </w:div>
    <w:div w:id="1879510801">
      <w:bodyDiv w:val="1"/>
      <w:marLeft w:val="0"/>
      <w:marRight w:val="0"/>
      <w:marTop w:val="0"/>
      <w:marBottom w:val="0"/>
      <w:divBdr>
        <w:top w:val="none" w:sz="0" w:space="0" w:color="auto"/>
        <w:left w:val="none" w:sz="0" w:space="0" w:color="auto"/>
        <w:bottom w:val="none" w:sz="0" w:space="0" w:color="auto"/>
        <w:right w:val="none" w:sz="0" w:space="0" w:color="auto"/>
      </w:divBdr>
    </w:div>
    <w:div w:id="1879781040">
      <w:bodyDiv w:val="1"/>
      <w:marLeft w:val="0"/>
      <w:marRight w:val="0"/>
      <w:marTop w:val="0"/>
      <w:marBottom w:val="0"/>
      <w:divBdr>
        <w:top w:val="none" w:sz="0" w:space="0" w:color="auto"/>
        <w:left w:val="none" w:sz="0" w:space="0" w:color="auto"/>
        <w:bottom w:val="none" w:sz="0" w:space="0" w:color="auto"/>
        <w:right w:val="none" w:sz="0" w:space="0" w:color="auto"/>
      </w:divBdr>
    </w:div>
    <w:div w:id="1880625093">
      <w:bodyDiv w:val="1"/>
      <w:marLeft w:val="0"/>
      <w:marRight w:val="0"/>
      <w:marTop w:val="0"/>
      <w:marBottom w:val="0"/>
      <w:divBdr>
        <w:top w:val="none" w:sz="0" w:space="0" w:color="auto"/>
        <w:left w:val="none" w:sz="0" w:space="0" w:color="auto"/>
        <w:bottom w:val="none" w:sz="0" w:space="0" w:color="auto"/>
        <w:right w:val="none" w:sz="0" w:space="0" w:color="auto"/>
      </w:divBdr>
    </w:div>
    <w:div w:id="1881018217">
      <w:bodyDiv w:val="1"/>
      <w:marLeft w:val="0"/>
      <w:marRight w:val="0"/>
      <w:marTop w:val="0"/>
      <w:marBottom w:val="0"/>
      <w:divBdr>
        <w:top w:val="none" w:sz="0" w:space="0" w:color="auto"/>
        <w:left w:val="none" w:sz="0" w:space="0" w:color="auto"/>
        <w:bottom w:val="none" w:sz="0" w:space="0" w:color="auto"/>
        <w:right w:val="none" w:sz="0" w:space="0" w:color="auto"/>
      </w:divBdr>
    </w:div>
    <w:div w:id="1882595996">
      <w:bodyDiv w:val="1"/>
      <w:marLeft w:val="0"/>
      <w:marRight w:val="0"/>
      <w:marTop w:val="0"/>
      <w:marBottom w:val="0"/>
      <w:divBdr>
        <w:top w:val="none" w:sz="0" w:space="0" w:color="auto"/>
        <w:left w:val="none" w:sz="0" w:space="0" w:color="auto"/>
        <w:bottom w:val="none" w:sz="0" w:space="0" w:color="auto"/>
        <w:right w:val="none" w:sz="0" w:space="0" w:color="auto"/>
      </w:divBdr>
    </w:div>
    <w:div w:id="1883327220">
      <w:bodyDiv w:val="1"/>
      <w:marLeft w:val="0"/>
      <w:marRight w:val="0"/>
      <w:marTop w:val="0"/>
      <w:marBottom w:val="0"/>
      <w:divBdr>
        <w:top w:val="none" w:sz="0" w:space="0" w:color="auto"/>
        <w:left w:val="none" w:sz="0" w:space="0" w:color="auto"/>
        <w:bottom w:val="none" w:sz="0" w:space="0" w:color="auto"/>
        <w:right w:val="none" w:sz="0" w:space="0" w:color="auto"/>
      </w:divBdr>
    </w:div>
    <w:div w:id="1883707544">
      <w:bodyDiv w:val="1"/>
      <w:marLeft w:val="0"/>
      <w:marRight w:val="0"/>
      <w:marTop w:val="0"/>
      <w:marBottom w:val="0"/>
      <w:divBdr>
        <w:top w:val="none" w:sz="0" w:space="0" w:color="auto"/>
        <w:left w:val="none" w:sz="0" w:space="0" w:color="auto"/>
        <w:bottom w:val="none" w:sz="0" w:space="0" w:color="auto"/>
        <w:right w:val="none" w:sz="0" w:space="0" w:color="auto"/>
      </w:divBdr>
    </w:div>
    <w:div w:id="1883859687">
      <w:bodyDiv w:val="1"/>
      <w:marLeft w:val="0"/>
      <w:marRight w:val="0"/>
      <w:marTop w:val="0"/>
      <w:marBottom w:val="0"/>
      <w:divBdr>
        <w:top w:val="none" w:sz="0" w:space="0" w:color="auto"/>
        <w:left w:val="none" w:sz="0" w:space="0" w:color="auto"/>
        <w:bottom w:val="none" w:sz="0" w:space="0" w:color="auto"/>
        <w:right w:val="none" w:sz="0" w:space="0" w:color="auto"/>
      </w:divBdr>
    </w:div>
    <w:div w:id="1884126477">
      <w:bodyDiv w:val="1"/>
      <w:marLeft w:val="0"/>
      <w:marRight w:val="0"/>
      <w:marTop w:val="0"/>
      <w:marBottom w:val="0"/>
      <w:divBdr>
        <w:top w:val="none" w:sz="0" w:space="0" w:color="auto"/>
        <w:left w:val="none" w:sz="0" w:space="0" w:color="auto"/>
        <w:bottom w:val="none" w:sz="0" w:space="0" w:color="auto"/>
        <w:right w:val="none" w:sz="0" w:space="0" w:color="auto"/>
      </w:divBdr>
    </w:div>
    <w:div w:id="1884370061">
      <w:bodyDiv w:val="1"/>
      <w:marLeft w:val="0"/>
      <w:marRight w:val="0"/>
      <w:marTop w:val="0"/>
      <w:marBottom w:val="0"/>
      <w:divBdr>
        <w:top w:val="none" w:sz="0" w:space="0" w:color="auto"/>
        <w:left w:val="none" w:sz="0" w:space="0" w:color="auto"/>
        <w:bottom w:val="none" w:sz="0" w:space="0" w:color="auto"/>
        <w:right w:val="none" w:sz="0" w:space="0" w:color="auto"/>
      </w:divBdr>
    </w:div>
    <w:div w:id="1885361064">
      <w:bodyDiv w:val="1"/>
      <w:marLeft w:val="0"/>
      <w:marRight w:val="0"/>
      <w:marTop w:val="0"/>
      <w:marBottom w:val="0"/>
      <w:divBdr>
        <w:top w:val="none" w:sz="0" w:space="0" w:color="auto"/>
        <w:left w:val="none" w:sz="0" w:space="0" w:color="auto"/>
        <w:bottom w:val="none" w:sz="0" w:space="0" w:color="auto"/>
        <w:right w:val="none" w:sz="0" w:space="0" w:color="auto"/>
      </w:divBdr>
    </w:div>
    <w:div w:id="1885406863">
      <w:bodyDiv w:val="1"/>
      <w:marLeft w:val="0"/>
      <w:marRight w:val="0"/>
      <w:marTop w:val="0"/>
      <w:marBottom w:val="0"/>
      <w:divBdr>
        <w:top w:val="none" w:sz="0" w:space="0" w:color="auto"/>
        <w:left w:val="none" w:sz="0" w:space="0" w:color="auto"/>
        <w:bottom w:val="none" w:sz="0" w:space="0" w:color="auto"/>
        <w:right w:val="none" w:sz="0" w:space="0" w:color="auto"/>
      </w:divBdr>
    </w:div>
    <w:div w:id="1885436859">
      <w:bodyDiv w:val="1"/>
      <w:marLeft w:val="0"/>
      <w:marRight w:val="0"/>
      <w:marTop w:val="0"/>
      <w:marBottom w:val="0"/>
      <w:divBdr>
        <w:top w:val="none" w:sz="0" w:space="0" w:color="auto"/>
        <w:left w:val="none" w:sz="0" w:space="0" w:color="auto"/>
        <w:bottom w:val="none" w:sz="0" w:space="0" w:color="auto"/>
        <w:right w:val="none" w:sz="0" w:space="0" w:color="auto"/>
      </w:divBdr>
    </w:div>
    <w:div w:id="1885558183">
      <w:bodyDiv w:val="1"/>
      <w:marLeft w:val="0"/>
      <w:marRight w:val="0"/>
      <w:marTop w:val="0"/>
      <w:marBottom w:val="0"/>
      <w:divBdr>
        <w:top w:val="none" w:sz="0" w:space="0" w:color="auto"/>
        <w:left w:val="none" w:sz="0" w:space="0" w:color="auto"/>
        <w:bottom w:val="none" w:sz="0" w:space="0" w:color="auto"/>
        <w:right w:val="none" w:sz="0" w:space="0" w:color="auto"/>
      </w:divBdr>
    </w:div>
    <w:div w:id="1885948785">
      <w:bodyDiv w:val="1"/>
      <w:marLeft w:val="0"/>
      <w:marRight w:val="0"/>
      <w:marTop w:val="0"/>
      <w:marBottom w:val="0"/>
      <w:divBdr>
        <w:top w:val="none" w:sz="0" w:space="0" w:color="auto"/>
        <w:left w:val="none" w:sz="0" w:space="0" w:color="auto"/>
        <w:bottom w:val="none" w:sz="0" w:space="0" w:color="auto"/>
        <w:right w:val="none" w:sz="0" w:space="0" w:color="auto"/>
      </w:divBdr>
    </w:div>
    <w:div w:id="1886017352">
      <w:bodyDiv w:val="1"/>
      <w:marLeft w:val="0"/>
      <w:marRight w:val="0"/>
      <w:marTop w:val="0"/>
      <w:marBottom w:val="0"/>
      <w:divBdr>
        <w:top w:val="none" w:sz="0" w:space="0" w:color="auto"/>
        <w:left w:val="none" w:sz="0" w:space="0" w:color="auto"/>
        <w:bottom w:val="none" w:sz="0" w:space="0" w:color="auto"/>
        <w:right w:val="none" w:sz="0" w:space="0" w:color="auto"/>
      </w:divBdr>
    </w:div>
    <w:div w:id="1887328150">
      <w:bodyDiv w:val="1"/>
      <w:marLeft w:val="0"/>
      <w:marRight w:val="0"/>
      <w:marTop w:val="0"/>
      <w:marBottom w:val="0"/>
      <w:divBdr>
        <w:top w:val="none" w:sz="0" w:space="0" w:color="auto"/>
        <w:left w:val="none" w:sz="0" w:space="0" w:color="auto"/>
        <w:bottom w:val="none" w:sz="0" w:space="0" w:color="auto"/>
        <w:right w:val="none" w:sz="0" w:space="0" w:color="auto"/>
      </w:divBdr>
    </w:div>
    <w:div w:id="1887597122">
      <w:bodyDiv w:val="1"/>
      <w:marLeft w:val="0"/>
      <w:marRight w:val="0"/>
      <w:marTop w:val="0"/>
      <w:marBottom w:val="0"/>
      <w:divBdr>
        <w:top w:val="none" w:sz="0" w:space="0" w:color="auto"/>
        <w:left w:val="none" w:sz="0" w:space="0" w:color="auto"/>
        <w:bottom w:val="none" w:sz="0" w:space="0" w:color="auto"/>
        <w:right w:val="none" w:sz="0" w:space="0" w:color="auto"/>
      </w:divBdr>
    </w:div>
    <w:div w:id="1887791528">
      <w:bodyDiv w:val="1"/>
      <w:marLeft w:val="0"/>
      <w:marRight w:val="0"/>
      <w:marTop w:val="0"/>
      <w:marBottom w:val="0"/>
      <w:divBdr>
        <w:top w:val="none" w:sz="0" w:space="0" w:color="auto"/>
        <w:left w:val="none" w:sz="0" w:space="0" w:color="auto"/>
        <w:bottom w:val="none" w:sz="0" w:space="0" w:color="auto"/>
        <w:right w:val="none" w:sz="0" w:space="0" w:color="auto"/>
      </w:divBdr>
    </w:div>
    <w:div w:id="1888225329">
      <w:bodyDiv w:val="1"/>
      <w:marLeft w:val="0"/>
      <w:marRight w:val="0"/>
      <w:marTop w:val="0"/>
      <w:marBottom w:val="0"/>
      <w:divBdr>
        <w:top w:val="none" w:sz="0" w:space="0" w:color="auto"/>
        <w:left w:val="none" w:sz="0" w:space="0" w:color="auto"/>
        <w:bottom w:val="none" w:sz="0" w:space="0" w:color="auto"/>
        <w:right w:val="none" w:sz="0" w:space="0" w:color="auto"/>
      </w:divBdr>
    </w:div>
    <w:div w:id="1888295476">
      <w:bodyDiv w:val="1"/>
      <w:marLeft w:val="0"/>
      <w:marRight w:val="0"/>
      <w:marTop w:val="0"/>
      <w:marBottom w:val="0"/>
      <w:divBdr>
        <w:top w:val="none" w:sz="0" w:space="0" w:color="auto"/>
        <w:left w:val="none" w:sz="0" w:space="0" w:color="auto"/>
        <w:bottom w:val="none" w:sz="0" w:space="0" w:color="auto"/>
        <w:right w:val="none" w:sz="0" w:space="0" w:color="auto"/>
      </w:divBdr>
    </w:div>
    <w:div w:id="1888567266">
      <w:bodyDiv w:val="1"/>
      <w:marLeft w:val="0"/>
      <w:marRight w:val="0"/>
      <w:marTop w:val="0"/>
      <w:marBottom w:val="0"/>
      <w:divBdr>
        <w:top w:val="none" w:sz="0" w:space="0" w:color="auto"/>
        <w:left w:val="none" w:sz="0" w:space="0" w:color="auto"/>
        <w:bottom w:val="none" w:sz="0" w:space="0" w:color="auto"/>
        <w:right w:val="none" w:sz="0" w:space="0" w:color="auto"/>
      </w:divBdr>
    </w:div>
    <w:div w:id="1888833295">
      <w:bodyDiv w:val="1"/>
      <w:marLeft w:val="0"/>
      <w:marRight w:val="0"/>
      <w:marTop w:val="0"/>
      <w:marBottom w:val="0"/>
      <w:divBdr>
        <w:top w:val="none" w:sz="0" w:space="0" w:color="auto"/>
        <w:left w:val="none" w:sz="0" w:space="0" w:color="auto"/>
        <w:bottom w:val="none" w:sz="0" w:space="0" w:color="auto"/>
        <w:right w:val="none" w:sz="0" w:space="0" w:color="auto"/>
      </w:divBdr>
    </w:div>
    <w:div w:id="1888909784">
      <w:bodyDiv w:val="1"/>
      <w:marLeft w:val="0"/>
      <w:marRight w:val="0"/>
      <w:marTop w:val="0"/>
      <w:marBottom w:val="0"/>
      <w:divBdr>
        <w:top w:val="none" w:sz="0" w:space="0" w:color="auto"/>
        <w:left w:val="none" w:sz="0" w:space="0" w:color="auto"/>
        <w:bottom w:val="none" w:sz="0" w:space="0" w:color="auto"/>
        <w:right w:val="none" w:sz="0" w:space="0" w:color="auto"/>
      </w:divBdr>
    </w:div>
    <w:div w:id="1889223807">
      <w:bodyDiv w:val="1"/>
      <w:marLeft w:val="0"/>
      <w:marRight w:val="0"/>
      <w:marTop w:val="0"/>
      <w:marBottom w:val="0"/>
      <w:divBdr>
        <w:top w:val="none" w:sz="0" w:space="0" w:color="auto"/>
        <w:left w:val="none" w:sz="0" w:space="0" w:color="auto"/>
        <w:bottom w:val="none" w:sz="0" w:space="0" w:color="auto"/>
        <w:right w:val="none" w:sz="0" w:space="0" w:color="auto"/>
      </w:divBdr>
    </w:div>
    <w:div w:id="1889338553">
      <w:bodyDiv w:val="1"/>
      <w:marLeft w:val="0"/>
      <w:marRight w:val="0"/>
      <w:marTop w:val="0"/>
      <w:marBottom w:val="0"/>
      <w:divBdr>
        <w:top w:val="none" w:sz="0" w:space="0" w:color="auto"/>
        <w:left w:val="none" w:sz="0" w:space="0" w:color="auto"/>
        <w:bottom w:val="none" w:sz="0" w:space="0" w:color="auto"/>
        <w:right w:val="none" w:sz="0" w:space="0" w:color="auto"/>
      </w:divBdr>
    </w:div>
    <w:div w:id="1889416725">
      <w:bodyDiv w:val="1"/>
      <w:marLeft w:val="0"/>
      <w:marRight w:val="0"/>
      <w:marTop w:val="0"/>
      <w:marBottom w:val="0"/>
      <w:divBdr>
        <w:top w:val="none" w:sz="0" w:space="0" w:color="auto"/>
        <w:left w:val="none" w:sz="0" w:space="0" w:color="auto"/>
        <w:bottom w:val="none" w:sz="0" w:space="0" w:color="auto"/>
        <w:right w:val="none" w:sz="0" w:space="0" w:color="auto"/>
      </w:divBdr>
    </w:div>
    <w:div w:id="1889603423">
      <w:bodyDiv w:val="1"/>
      <w:marLeft w:val="0"/>
      <w:marRight w:val="0"/>
      <w:marTop w:val="0"/>
      <w:marBottom w:val="0"/>
      <w:divBdr>
        <w:top w:val="none" w:sz="0" w:space="0" w:color="auto"/>
        <w:left w:val="none" w:sz="0" w:space="0" w:color="auto"/>
        <w:bottom w:val="none" w:sz="0" w:space="0" w:color="auto"/>
        <w:right w:val="none" w:sz="0" w:space="0" w:color="auto"/>
      </w:divBdr>
    </w:div>
    <w:div w:id="1889803714">
      <w:bodyDiv w:val="1"/>
      <w:marLeft w:val="0"/>
      <w:marRight w:val="0"/>
      <w:marTop w:val="0"/>
      <w:marBottom w:val="0"/>
      <w:divBdr>
        <w:top w:val="none" w:sz="0" w:space="0" w:color="auto"/>
        <w:left w:val="none" w:sz="0" w:space="0" w:color="auto"/>
        <w:bottom w:val="none" w:sz="0" w:space="0" w:color="auto"/>
        <w:right w:val="none" w:sz="0" w:space="0" w:color="auto"/>
      </w:divBdr>
    </w:div>
    <w:div w:id="1890342279">
      <w:bodyDiv w:val="1"/>
      <w:marLeft w:val="0"/>
      <w:marRight w:val="0"/>
      <w:marTop w:val="0"/>
      <w:marBottom w:val="0"/>
      <w:divBdr>
        <w:top w:val="none" w:sz="0" w:space="0" w:color="auto"/>
        <w:left w:val="none" w:sz="0" w:space="0" w:color="auto"/>
        <w:bottom w:val="none" w:sz="0" w:space="0" w:color="auto"/>
        <w:right w:val="none" w:sz="0" w:space="0" w:color="auto"/>
      </w:divBdr>
    </w:div>
    <w:div w:id="1890845668">
      <w:bodyDiv w:val="1"/>
      <w:marLeft w:val="0"/>
      <w:marRight w:val="0"/>
      <w:marTop w:val="0"/>
      <w:marBottom w:val="0"/>
      <w:divBdr>
        <w:top w:val="none" w:sz="0" w:space="0" w:color="auto"/>
        <w:left w:val="none" w:sz="0" w:space="0" w:color="auto"/>
        <w:bottom w:val="none" w:sz="0" w:space="0" w:color="auto"/>
        <w:right w:val="none" w:sz="0" w:space="0" w:color="auto"/>
      </w:divBdr>
    </w:div>
    <w:div w:id="1891258265">
      <w:bodyDiv w:val="1"/>
      <w:marLeft w:val="0"/>
      <w:marRight w:val="0"/>
      <w:marTop w:val="0"/>
      <w:marBottom w:val="0"/>
      <w:divBdr>
        <w:top w:val="none" w:sz="0" w:space="0" w:color="auto"/>
        <w:left w:val="none" w:sz="0" w:space="0" w:color="auto"/>
        <w:bottom w:val="none" w:sz="0" w:space="0" w:color="auto"/>
        <w:right w:val="none" w:sz="0" w:space="0" w:color="auto"/>
      </w:divBdr>
    </w:div>
    <w:div w:id="1891266332">
      <w:bodyDiv w:val="1"/>
      <w:marLeft w:val="0"/>
      <w:marRight w:val="0"/>
      <w:marTop w:val="0"/>
      <w:marBottom w:val="0"/>
      <w:divBdr>
        <w:top w:val="none" w:sz="0" w:space="0" w:color="auto"/>
        <w:left w:val="none" w:sz="0" w:space="0" w:color="auto"/>
        <w:bottom w:val="none" w:sz="0" w:space="0" w:color="auto"/>
        <w:right w:val="none" w:sz="0" w:space="0" w:color="auto"/>
      </w:divBdr>
    </w:div>
    <w:div w:id="1891378322">
      <w:bodyDiv w:val="1"/>
      <w:marLeft w:val="0"/>
      <w:marRight w:val="0"/>
      <w:marTop w:val="0"/>
      <w:marBottom w:val="0"/>
      <w:divBdr>
        <w:top w:val="none" w:sz="0" w:space="0" w:color="auto"/>
        <w:left w:val="none" w:sz="0" w:space="0" w:color="auto"/>
        <w:bottom w:val="none" w:sz="0" w:space="0" w:color="auto"/>
        <w:right w:val="none" w:sz="0" w:space="0" w:color="auto"/>
      </w:divBdr>
    </w:div>
    <w:div w:id="1891917140">
      <w:bodyDiv w:val="1"/>
      <w:marLeft w:val="0"/>
      <w:marRight w:val="0"/>
      <w:marTop w:val="0"/>
      <w:marBottom w:val="0"/>
      <w:divBdr>
        <w:top w:val="none" w:sz="0" w:space="0" w:color="auto"/>
        <w:left w:val="none" w:sz="0" w:space="0" w:color="auto"/>
        <w:bottom w:val="none" w:sz="0" w:space="0" w:color="auto"/>
        <w:right w:val="none" w:sz="0" w:space="0" w:color="auto"/>
      </w:divBdr>
    </w:div>
    <w:div w:id="1891990699">
      <w:bodyDiv w:val="1"/>
      <w:marLeft w:val="0"/>
      <w:marRight w:val="0"/>
      <w:marTop w:val="0"/>
      <w:marBottom w:val="0"/>
      <w:divBdr>
        <w:top w:val="none" w:sz="0" w:space="0" w:color="auto"/>
        <w:left w:val="none" w:sz="0" w:space="0" w:color="auto"/>
        <w:bottom w:val="none" w:sz="0" w:space="0" w:color="auto"/>
        <w:right w:val="none" w:sz="0" w:space="0" w:color="auto"/>
      </w:divBdr>
    </w:div>
    <w:div w:id="1892036292">
      <w:bodyDiv w:val="1"/>
      <w:marLeft w:val="0"/>
      <w:marRight w:val="0"/>
      <w:marTop w:val="0"/>
      <w:marBottom w:val="0"/>
      <w:divBdr>
        <w:top w:val="none" w:sz="0" w:space="0" w:color="auto"/>
        <w:left w:val="none" w:sz="0" w:space="0" w:color="auto"/>
        <w:bottom w:val="none" w:sz="0" w:space="0" w:color="auto"/>
        <w:right w:val="none" w:sz="0" w:space="0" w:color="auto"/>
      </w:divBdr>
    </w:div>
    <w:div w:id="1892380999">
      <w:bodyDiv w:val="1"/>
      <w:marLeft w:val="0"/>
      <w:marRight w:val="0"/>
      <w:marTop w:val="0"/>
      <w:marBottom w:val="0"/>
      <w:divBdr>
        <w:top w:val="none" w:sz="0" w:space="0" w:color="auto"/>
        <w:left w:val="none" w:sz="0" w:space="0" w:color="auto"/>
        <w:bottom w:val="none" w:sz="0" w:space="0" w:color="auto"/>
        <w:right w:val="none" w:sz="0" w:space="0" w:color="auto"/>
      </w:divBdr>
    </w:div>
    <w:div w:id="1893031060">
      <w:bodyDiv w:val="1"/>
      <w:marLeft w:val="0"/>
      <w:marRight w:val="0"/>
      <w:marTop w:val="0"/>
      <w:marBottom w:val="0"/>
      <w:divBdr>
        <w:top w:val="none" w:sz="0" w:space="0" w:color="auto"/>
        <w:left w:val="none" w:sz="0" w:space="0" w:color="auto"/>
        <w:bottom w:val="none" w:sz="0" w:space="0" w:color="auto"/>
        <w:right w:val="none" w:sz="0" w:space="0" w:color="auto"/>
      </w:divBdr>
    </w:div>
    <w:div w:id="1893081675">
      <w:bodyDiv w:val="1"/>
      <w:marLeft w:val="0"/>
      <w:marRight w:val="0"/>
      <w:marTop w:val="0"/>
      <w:marBottom w:val="0"/>
      <w:divBdr>
        <w:top w:val="none" w:sz="0" w:space="0" w:color="auto"/>
        <w:left w:val="none" w:sz="0" w:space="0" w:color="auto"/>
        <w:bottom w:val="none" w:sz="0" w:space="0" w:color="auto"/>
        <w:right w:val="none" w:sz="0" w:space="0" w:color="auto"/>
      </w:divBdr>
    </w:div>
    <w:div w:id="1893539203">
      <w:bodyDiv w:val="1"/>
      <w:marLeft w:val="0"/>
      <w:marRight w:val="0"/>
      <w:marTop w:val="0"/>
      <w:marBottom w:val="0"/>
      <w:divBdr>
        <w:top w:val="none" w:sz="0" w:space="0" w:color="auto"/>
        <w:left w:val="none" w:sz="0" w:space="0" w:color="auto"/>
        <w:bottom w:val="none" w:sz="0" w:space="0" w:color="auto"/>
        <w:right w:val="none" w:sz="0" w:space="0" w:color="auto"/>
      </w:divBdr>
    </w:div>
    <w:div w:id="1893808354">
      <w:bodyDiv w:val="1"/>
      <w:marLeft w:val="0"/>
      <w:marRight w:val="0"/>
      <w:marTop w:val="0"/>
      <w:marBottom w:val="0"/>
      <w:divBdr>
        <w:top w:val="none" w:sz="0" w:space="0" w:color="auto"/>
        <w:left w:val="none" w:sz="0" w:space="0" w:color="auto"/>
        <w:bottom w:val="none" w:sz="0" w:space="0" w:color="auto"/>
        <w:right w:val="none" w:sz="0" w:space="0" w:color="auto"/>
      </w:divBdr>
    </w:div>
    <w:div w:id="1894346956">
      <w:bodyDiv w:val="1"/>
      <w:marLeft w:val="0"/>
      <w:marRight w:val="0"/>
      <w:marTop w:val="0"/>
      <w:marBottom w:val="0"/>
      <w:divBdr>
        <w:top w:val="none" w:sz="0" w:space="0" w:color="auto"/>
        <w:left w:val="none" w:sz="0" w:space="0" w:color="auto"/>
        <w:bottom w:val="none" w:sz="0" w:space="0" w:color="auto"/>
        <w:right w:val="none" w:sz="0" w:space="0" w:color="auto"/>
      </w:divBdr>
    </w:div>
    <w:div w:id="1894387391">
      <w:bodyDiv w:val="1"/>
      <w:marLeft w:val="0"/>
      <w:marRight w:val="0"/>
      <w:marTop w:val="0"/>
      <w:marBottom w:val="0"/>
      <w:divBdr>
        <w:top w:val="none" w:sz="0" w:space="0" w:color="auto"/>
        <w:left w:val="none" w:sz="0" w:space="0" w:color="auto"/>
        <w:bottom w:val="none" w:sz="0" w:space="0" w:color="auto"/>
        <w:right w:val="none" w:sz="0" w:space="0" w:color="auto"/>
      </w:divBdr>
    </w:div>
    <w:div w:id="1895778758">
      <w:bodyDiv w:val="1"/>
      <w:marLeft w:val="0"/>
      <w:marRight w:val="0"/>
      <w:marTop w:val="0"/>
      <w:marBottom w:val="0"/>
      <w:divBdr>
        <w:top w:val="none" w:sz="0" w:space="0" w:color="auto"/>
        <w:left w:val="none" w:sz="0" w:space="0" w:color="auto"/>
        <w:bottom w:val="none" w:sz="0" w:space="0" w:color="auto"/>
        <w:right w:val="none" w:sz="0" w:space="0" w:color="auto"/>
      </w:divBdr>
    </w:div>
    <w:div w:id="1895892726">
      <w:bodyDiv w:val="1"/>
      <w:marLeft w:val="0"/>
      <w:marRight w:val="0"/>
      <w:marTop w:val="0"/>
      <w:marBottom w:val="0"/>
      <w:divBdr>
        <w:top w:val="none" w:sz="0" w:space="0" w:color="auto"/>
        <w:left w:val="none" w:sz="0" w:space="0" w:color="auto"/>
        <w:bottom w:val="none" w:sz="0" w:space="0" w:color="auto"/>
        <w:right w:val="none" w:sz="0" w:space="0" w:color="auto"/>
      </w:divBdr>
    </w:div>
    <w:div w:id="1896160796">
      <w:bodyDiv w:val="1"/>
      <w:marLeft w:val="0"/>
      <w:marRight w:val="0"/>
      <w:marTop w:val="0"/>
      <w:marBottom w:val="0"/>
      <w:divBdr>
        <w:top w:val="none" w:sz="0" w:space="0" w:color="auto"/>
        <w:left w:val="none" w:sz="0" w:space="0" w:color="auto"/>
        <w:bottom w:val="none" w:sz="0" w:space="0" w:color="auto"/>
        <w:right w:val="none" w:sz="0" w:space="0" w:color="auto"/>
      </w:divBdr>
    </w:div>
    <w:div w:id="1896575628">
      <w:bodyDiv w:val="1"/>
      <w:marLeft w:val="0"/>
      <w:marRight w:val="0"/>
      <w:marTop w:val="0"/>
      <w:marBottom w:val="0"/>
      <w:divBdr>
        <w:top w:val="none" w:sz="0" w:space="0" w:color="auto"/>
        <w:left w:val="none" w:sz="0" w:space="0" w:color="auto"/>
        <w:bottom w:val="none" w:sz="0" w:space="0" w:color="auto"/>
        <w:right w:val="none" w:sz="0" w:space="0" w:color="auto"/>
      </w:divBdr>
    </w:div>
    <w:div w:id="1897354588">
      <w:bodyDiv w:val="1"/>
      <w:marLeft w:val="0"/>
      <w:marRight w:val="0"/>
      <w:marTop w:val="0"/>
      <w:marBottom w:val="0"/>
      <w:divBdr>
        <w:top w:val="none" w:sz="0" w:space="0" w:color="auto"/>
        <w:left w:val="none" w:sz="0" w:space="0" w:color="auto"/>
        <w:bottom w:val="none" w:sz="0" w:space="0" w:color="auto"/>
        <w:right w:val="none" w:sz="0" w:space="0" w:color="auto"/>
      </w:divBdr>
    </w:div>
    <w:div w:id="1897621877">
      <w:bodyDiv w:val="1"/>
      <w:marLeft w:val="0"/>
      <w:marRight w:val="0"/>
      <w:marTop w:val="0"/>
      <w:marBottom w:val="0"/>
      <w:divBdr>
        <w:top w:val="none" w:sz="0" w:space="0" w:color="auto"/>
        <w:left w:val="none" w:sz="0" w:space="0" w:color="auto"/>
        <w:bottom w:val="none" w:sz="0" w:space="0" w:color="auto"/>
        <w:right w:val="none" w:sz="0" w:space="0" w:color="auto"/>
      </w:divBdr>
    </w:div>
    <w:div w:id="1898126979">
      <w:bodyDiv w:val="1"/>
      <w:marLeft w:val="0"/>
      <w:marRight w:val="0"/>
      <w:marTop w:val="0"/>
      <w:marBottom w:val="0"/>
      <w:divBdr>
        <w:top w:val="none" w:sz="0" w:space="0" w:color="auto"/>
        <w:left w:val="none" w:sz="0" w:space="0" w:color="auto"/>
        <w:bottom w:val="none" w:sz="0" w:space="0" w:color="auto"/>
        <w:right w:val="none" w:sz="0" w:space="0" w:color="auto"/>
      </w:divBdr>
    </w:div>
    <w:div w:id="1898321802">
      <w:bodyDiv w:val="1"/>
      <w:marLeft w:val="0"/>
      <w:marRight w:val="0"/>
      <w:marTop w:val="0"/>
      <w:marBottom w:val="0"/>
      <w:divBdr>
        <w:top w:val="none" w:sz="0" w:space="0" w:color="auto"/>
        <w:left w:val="none" w:sz="0" w:space="0" w:color="auto"/>
        <w:bottom w:val="none" w:sz="0" w:space="0" w:color="auto"/>
        <w:right w:val="none" w:sz="0" w:space="0" w:color="auto"/>
      </w:divBdr>
    </w:div>
    <w:div w:id="1899587738">
      <w:bodyDiv w:val="1"/>
      <w:marLeft w:val="0"/>
      <w:marRight w:val="0"/>
      <w:marTop w:val="0"/>
      <w:marBottom w:val="0"/>
      <w:divBdr>
        <w:top w:val="none" w:sz="0" w:space="0" w:color="auto"/>
        <w:left w:val="none" w:sz="0" w:space="0" w:color="auto"/>
        <w:bottom w:val="none" w:sz="0" w:space="0" w:color="auto"/>
        <w:right w:val="none" w:sz="0" w:space="0" w:color="auto"/>
      </w:divBdr>
    </w:div>
    <w:div w:id="1899703469">
      <w:bodyDiv w:val="1"/>
      <w:marLeft w:val="0"/>
      <w:marRight w:val="0"/>
      <w:marTop w:val="0"/>
      <w:marBottom w:val="0"/>
      <w:divBdr>
        <w:top w:val="none" w:sz="0" w:space="0" w:color="auto"/>
        <w:left w:val="none" w:sz="0" w:space="0" w:color="auto"/>
        <w:bottom w:val="none" w:sz="0" w:space="0" w:color="auto"/>
        <w:right w:val="none" w:sz="0" w:space="0" w:color="auto"/>
      </w:divBdr>
    </w:div>
    <w:div w:id="1899827584">
      <w:bodyDiv w:val="1"/>
      <w:marLeft w:val="0"/>
      <w:marRight w:val="0"/>
      <w:marTop w:val="0"/>
      <w:marBottom w:val="0"/>
      <w:divBdr>
        <w:top w:val="none" w:sz="0" w:space="0" w:color="auto"/>
        <w:left w:val="none" w:sz="0" w:space="0" w:color="auto"/>
        <w:bottom w:val="none" w:sz="0" w:space="0" w:color="auto"/>
        <w:right w:val="none" w:sz="0" w:space="0" w:color="auto"/>
      </w:divBdr>
    </w:div>
    <w:div w:id="1900094277">
      <w:bodyDiv w:val="1"/>
      <w:marLeft w:val="0"/>
      <w:marRight w:val="0"/>
      <w:marTop w:val="0"/>
      <w:marBottom w:val="0"/>
      <w:divBdr>
        <w:top w:val="none" w:sz="0" w:space="0" w:color="auto"/>
        <w:left w:val="none" w:sz="0" w:space="0" w:color="auto"/>
        <w:bottom w:val="none" w:sz="0" w:space="0" w:color="auto"/>
        <w:right w:val="none" w:sz="0" w:space="0" w:color="auto"/>
      </w:divBdr>
    </w:div>
    <w:div w:id="1900555521">
      <w:bodyDiv w:val="1"/>
      <w:marLeft w:val="0"/>
      <w:marRight w:val="0"/>
      <w:marTop w:val="0"/>
      <w:marBottom w:val="0"/>
      <w:divBdr>
        <w:top w:val="none" w:sz="0" w:space="0" w:color="auto"/>
        <w:left w:val="none" w:sz="0" w:space="0" w:color="auto"/>
        <w:bottom w:val="none" w:sz="0" w:space="0" w:color="auto"/>
        <w:right w:val="none" w:sz="0" w:space="0" w:color="auto"/>
      </w:divBdr>
    </w:div>
    <w:div w:id="1900628484">
      <w:bodyDiv w:val="1"/>
      <w:marLeft w:val="0"/>
      <w:marRight w:val="0"/>
      <w:marTop w:val="0"/>
      <w:marBottom w:val="0"/>
      <w:divBdr>
        <w:top w:val="none" w:sz="0" w:space="0" w:color="auto"/>
        <w:left w:val="none" w:sz="0" w:space="0" w:color="auto"/>
        <w:bottom w:val="none" w:sz="0" w:space="0" w:color="auto"/>
        <w:right w:val="none" w:sz="0" w:space="0" w:color="auto"/>
      </w:divBdr>
    </w:div>
    <w:div w:id="1900747954">
      <w:bodyDiv w:val="1"/>
      <w:marLeft w:val="0"/>
      <w:marRight w:val="0"/>
      <w:marTop w:val="0"/>
      <w:marBottom w:val="0"/>
      <w:divBdr>
        <w:top w:val="none" w:sz="0" w:space="0" w:color="auto"/>
        <w:left w:val="none" w:sz="0" w:space="0" w:color="auto"/>
        <w:bottom w:val="none" w:sz="0" w:space="0" w:color="auto"/>
        <w:right w:val="none" w:sz="0" w:space="0" w:color="auto"/>
      </w:divBdr>
    </w:div>
    <w:div w:id="1901331349">
      <w:bodyDiv w:val="1"/>
      <w:marLeft w:val="0"/>
      <w:marRight w:val="0"/>
      <w:marTop w:val="0"/>
      <w:marBottom w:val="0"/>
      <w:divBdr>
        <w:top w:val="none" w:sz="0" w:space="0" w:color="auto"/>
        <w:left w:val="none" w:sz="0" w:space="0" w:color="auto"/>
        <w:bottom w:val="none" w:sz="0" w:space="0" w:color="auto"/>
        <w:right w:val="none" w:sz="0" w:space="0" w:color="auto"/>
      </w:divBdr>
    </w:div>
    <w:div w:id="1901480399">
      <w:bodyDiv w:val="1"/>
      <w:marLeft w:val="0"/>
      <w:marRight w:val="0"/>
      <w:marTop w:val="0"/>
      <w:marBottom w:val="0"/>
      <w:divBdr>
        <w:top w:val="none" w:sz="0" w:space="0" w:color="auto"/>
        <w:left w:val="none" w:sz="0" w:space="0" w:color="auto"/>
        <w:bottom w:val="none" w:sz="0" w:space="0" w:color="auto"/>
        <w:right w:val="none" w:sz="0" w:space="0" w:color="auto"/>
      </w:divBdr>
    </w:div>
    <w:div w:id="1901597636">
      <w:bodyDiv w:val="1"/>
      <w:marLeft w:val="0"/>
      <w:marRight w:val="0"/>
      <w:marTop w:val="0"/>
      <w:marBottom w:val="0"/>
      <w:divBdr>
        <w:top w:val="none" w:sz="0" w:space="0" w:color="auto"/>
        <w:left w:val="none" w:sz="0" w:space="0" w:color="auto"/>
        <w:bottom w:val="none" w:sz="0" w:space="0" w:color="auto"/>
        <w:right w:val="none" w:sz="0" w:space="0" w:color="auto"/>
      </w:divBdr>
    </w:div>
    <w:div w:id="1901820889">
      <w:bodyDiv w:val="1"/>
      <w:marLeft w:val="0"/>
      <w:marRight w:val="0"/>
      <w:marTop w:val="0"/>
      <w:marBottom w:val="0"/>
      <w:divBdr>
        <w:top w:val="none" w:sz="0" w:space="0" w:color="auto"/>
        <w:left w:val="none" w:sz="0" w:space="0" w:color="auto"/>
        <w:bottom w:val="none" w:sz="0" w:space="0" w:color="auto"/>
        <w:right w:val="none" w:sz="0" w:space="0" w:color="auto"/>
      </w:divBdr>
    </w:div>
    <w:div w:id="1902130917">
      <w:bodyDiv w:val="1"/>
      <w:marLeft w:val="0"/>
      <w:marRight w:val="0"/>
      <w:marTop w:val="0"/>
      <w:marBottom w:val="0"/>
      <w:divBdr>
        <w:top w:val="none" w:sz="0" w:space="0" w:color="auto"/>
        <w:left w:val="none" w:sz="0" w:space="0" w:color="auto"/>
        <w:bottom w:val="none" w:sz="0" w:space="0" w:color="auto"/>
        <w:right w:val="none" w:sz="0" w:space="0" w:color="auto"/>
      </w:divBdr>
    </w:div>
    <w:div w:id="1902444913">
      <w:bodyDiv w:val="1"/>
      <w:marLeft w:val="0"/>
      <w:marRight w:val="0"/>
      <w:marTop w:val="0"/>
      <w:marBottom w:val="0"/>
      <w:divBdr>
        <w:top w:val="none" w:sz="0" w:space="0" w:color="auto"/>
        <w:left w:val="none" w:sz="0" w:space="0" w:color="auto"/>
        <w:bottom w:val="none" w:sz="0" w:space="0" w:color="auto"/>
        <w:right w:val="none" w:sz="0" w:space="0" w:color="auto"/>
      </w:divBdr>
    </w:div>
    <w:div w:id="1902474803">
      <w:bodyDiv w:val="1"/>
      <w:marLeft w:val="0"/>
      <w:marRight w:val="0"/>
      <w:marTop w:val="0"/>
      <w:marBottom w:val="0"/>
      <w:divBdr>
        <w:top w:val="none" w:sz="0" w:space="0" w:color="auto"/>
        <w:left w:val="none" w:sz="0" w:space="0" w:color="auto"/>
        <w:bottom w:val="none" w:sz="0" w:space="0" w:color="auto"/>
        <w:right w:val="none" w:sz="0" w:space="0" w:color="auto"/>
      </w:divBdr>
    </w:div>
    <w:div w:id="1902710310">
      <w:bodyDiv w:val="1"/>
      <w:marLeft w:val="0"/>
      <w:marRight w:val="0"/>
      <w:marTop w:val="0"/>
      <w:marBottom w:val="0"/>
      <w:divBdr>
        <w:top w:val="none" w:sz="0" w:space="0" w:color="auto"/>
        <w:left w:val="none" w:sz="0" w:space="0" w:color="auto"/>
        <w:bottom w:val="none" w:sz="0" w:space="0" w:color="auto"/>
        <w:right w:val="none" w:sz="0" w:space="0" w:color="auto"/>
      </w:divBdr>
    </w:div>
    <w:div w:id="1903057731">
      <w:bodyDiv w:val="1"/>
      <w:marLeft w:val="0"/>
      <w:marRight w:val="0"/>
      <w:marTop w:val="0"/>
      <w:marBottom w:val="0"/>
      <w:divBdr>
        <w:top w:val="none" w:sz="0" w:space="0" w:color="auto"/>
        <w:left w:val="none" w:sz="0" w:space="0" w:color="auto"/>
        <w:bottom w:val="none" w:sz="0" w:space="0" w:color="auto"/>
        <w:right w:val="none" w:sz="0" w:space="0" w:color="auto"/>
      </w:divBdr>
    </w:div>
    <w:div w:id="1903172266">
      <w:bodyDiv w:val="1"/>
      <w:marLeft w:val="0"/>
      <w:marRight w:val="0"/>
      <w:marTop w:val="0"/>
      <w:marBottom w:val="0"/>
      <w:divBdr>
        <w:top w:val="none" w:sz="0" w:space="0" w:color="auto"/>
        <w:left w:val="none" w:sz="0" w:space="0" w:color="auto"/>
        <w:bottom w:val="none" w:sz="0" w:space="0" w:color="auto"/>
        <w:right w:val="none" w:sz="0" w:space="0" w:color="auto"/>
      </w:divBdr>
    </w:div>
    <w:div w:id="1903326434">
      <w:bodyDiv w:val="1"/>
      <w:marLeft w:val="0"/>
      <w:marRight w:val="0"/>
      <w:marTop w:val="0"/>
      <w:marBottom w:val="0"/>
      <w:divBdr>
        <w:top w:val="none" w:sz="0" w:space="0" w:color="auto"/>
        <w:left w:val="none" w:sz="0" w:space="0" w:color="auto"/>
        <w:bottom w:val="none" w:sz="0" w:space="0" w:color="auto"/>
        <w:right w:val="none" w:sz="0" w:space="0" w:color="auto"/>
      </w:divBdr>
    </w:div>
    <w:div w:id="1903326501">
      <w:bodyDiv w:val="1"/>
      <w:marLeft w:val="0"/>
      <w:marRight w:val="0"/>
      <w:marTop w:val="0"/>
      <w:marBottom w:val="0"/>
      <w:divBdr>
        <w:top w:val="none" w:sz="0" w:space="0" w:color="auto"/>
        <w:left w:val="none" w:sz="0" w:space="0" w:color="auto"/>
        <w:bottom w:val="none" w:sz="0" w:space="0" w:color="auto"/>
        <w:right w:val="none" w:sz="0" w:space="0" w:color="auto"/>
      </w:divBdr>
    </w:div>
    <w:div w:id="1903563226">
      <w:bodyDiv w:val="1"/>
      <w:marLeft w:val="0"/>
      <w:marRight w:val="0"/>
      <w:marTop w:val="0"/>
      <w:marBottom w:val="0"/>
      <w:divBdr>
        <w:top w:val="none" w:sz="0" w:space="0" w:color="auto"/>
        <w:left w:val="none" w:sz="0" w:space="0" w:color="auto"/>
        <w:bottom w:val="none" w:sz="0" w:space="0" w:color="auto"/>
        <w:right w:val="none" w:sz="0" w:space="0" w:color="auto"/>
      </w:divBdr>
    </w:div>
    <w:div w:id="1903565801">
      <w:bodyDiv w:val="1"/>
      <w:marLeft w:val="0"/>
      <w:marRight w:val="0"/>
      <w:marTop w:val="0"/>
      <w:marBottom w:val="0"/>
      <w:divBdr>
        <w:top w:val="none" w:sz="0" w:space="0" w:color="auto"/>
        <w:left w:val="none" w:sz="0" w:space="0" w:color="auto"/>
        <w:bottom w:val="none" w:sz="0" w:space="0" w:color="auto"/>
        <w:right w:val="none" w:sz="0" w:space="0" w:color="auto"/>
      </w:divBdr>
    </w:div>
    <w:div w:id="1904411997">
      <w:bodyDiv w:val="1"/>
      <w:marLeft w:val="0"/>
      <w:marRight w:val="0"/>
      <w:marTop w:val="0"/>
      <w:marBottom w:val="0"/>
      <w:divBdr>
        <w:top w:val="none" w:sz="0" w:space="0" w:color="auto"/>
        <w:left w:val="none" w:sz="0" w:space="0" w:color="auto"/>
        <w:bottom w:val="none" w:sz="0" w:space="0" w:color="auto"/>
        <w:right w:val="none" w:sz="0" w:space="0" w:color="auto"/>
      </w:divBdr>
    </w:div>
    <w:div w:id="1905413103">
      <w:bodyDiv w:val="1"/>
      <w:marLeft w:val="0"/>
      <w:marRight w:val="0"/>
      <w:marTop w:val="0"/>
      <w:marBottom w:val="0"/>
      <w:divBdr>
        <w:top w:val="none" w:sz="0" w:space="0" w:color="auto"/>
        <w:left w:val="none" w:sz="0" w:space="0" w:color="auto"/>
        <w:bottom w:val="none" w:sz="0" w:space="0" w:color="auto"/>
        <w:right w:val="none" w:sz="0" w:space="0" w:color="auto"/>
      </w:divBdr>
    </w:div>
    <w:div w:id="1906066493">
      <w:bodyDiv w:val="1"/>
      <w:marLeft w:val="0"/>
      <w:marRight w:val="0"/>
      <w:marTop w:val="0"/>
      <w:marBottom w:val="0"/>
      <w:divBdr>
        <w:top w:val="none" w:sz="0" w:space="0" w:color="auto"/>
        <w:left w:val="none" w:sz="0" w:space="0" w:color="auto"/>
        <w:bottom w:val="none" w:sz="0" w:space="0" w:color="auto"/>
        <w:right w:val="none" w:sz="0" w:space="0" w:color="auto"/>
      </w:divBdr>
    </w:div>
    <w:div w:id="1906330055">
      <w:bodyDiv w:val="1"/>
      <w:marLeft w:val="0"/>
      <w:marRight w:val="0"/>
      <w:marTop w:val="0"/>
      <w:marBottom w:val="0"/>
      <w:divBdr>
        <w:top w:val="none" w:sz="0" w:space="0" w:color="auto"/>
        <w:left w:val="none" w:sz="0" w:space="0" w:color="auto"/>
        <w:bottom w:val="none" w:sz="0" w:space="0" w:color="auto"/>
        <w:right w:val="none" w:sz="0" w:space="0" w:color="auto"/>
      </w:divBdr>
    </w:div>
    <w:div w:id="1906450369">
      <w:bodyDiv w:val="1"/>
      <w:marLeft w:val="0"/>
      <w:marRight w:val="0"/>
      <w:marTop w:val="0"/>
      <w:marBottom w:val="0"/>
      <w:divBdr>
        <w:top w:val="none" w:sz="0" w:space="0" w:color="auto"/>
        <w:left w:val="none" w:sz="0" w:space="0" w:color="auto"/>
        <w:bottom w:val="none" w:sz="0" w:space="0" w:color="auto"/>
        <w:right w:val="none" w:sz="0" w:space="0" w:color="auto"/>
      </w:divBdr>
    </w:div>
    <w:div w:id="1906989545">
      <w:bodyDiv w:val="1"/>
      <w:marLeft w:val="0"/>
      <w:marRight w:val="0"/>
      <w:marTop w:val="0"/>
      <w:marBottom w:val="0"/>
      <w:divBdr>
        <w:top w:val="none" w:sz="0" w:space="0" w:color="auto"/>
        <w:left w:val="none" w:sz="0" w:space="0" w:color="auto"/>
        <w:bottom w:val="none" w:sz="0" w:space="0" w:color="auto"/>
        <w:right w:val="none" w:sz="0" w:space="0" w:color="auto"/>
      </w:divBdr>
    </w:div>
    <w:div w:id="1907833431">
      <w:bodyDiv w:val="1"/>
      <w:marLeft w:val="0"/>
      <w:marRight w:val="0"/>
      <w:marTop w:val="0"/>
      <w:marBottom w:val="0"/>
      <w:divBdr>
        <w:top w:val="none" w:sz="0" w:space="0" w:color="auto"/>
        <w:left w:val="none" w:sz="0" w:space="0" w:color="auto"/>
        <w:bottom w:val="none" w:sz="0" w:space="0" w:color="auto"/>
        <w:right w:val="none" w:sz="0" w:space="0" w:color="auto"/>
      </w:divBdr>
    </w:div>
    <w:div w:id="1908958126">
      <w:bodyDiv w:val="1"/>
      <w:marLeft w:val="0"/>
      <w:marRight w:val="0"/>
      <w:marTop w:val="0"/>
      <w:marBottom w:val="0"/>
      <w:divBdr>
        <w:top w:val="none" w:sz="0" w:space="0" w:color="auto"/>
        <w:left w:val="none" w:sz="0" w:space="0" w:color="auto"/>
        <w:bottom w:val="none" w:sz="0" w:space="0" w:color="auto"/>
        <w:right w:val="none" w:sz="0" w:space="0" w:color="auto"/>
      </w:divBdr>
    </w:div>
    <w:div w:id="1910112397">
      <w:bodyDiv w:val="1"/>
      <w:marLeft w:val="0"/>
      <w:marRight w:val="0"/>
      <w:marTop w:val="0"/>
      <w:marBottom w:val="0"/>
      <w:divBdr>
        <w:top w:val="none" w:sz="0" w:space="0" w:color="auto"/>
        <w:left w:val="none" w:sz="0" w:space="0" w:color="auto"/>
        <w:bottom w:val="none" w:sz="0" w:space="0" w:color="auto"/>
        <w:right w:val="none" w:sz="0" w:space="0" w:color="auto"/>
      </w:divBdr>
    </w:div>
    <w:div w:id="1910336452">
      <w:bodyDiv w:val="1"/>
      <w:marLeft w:val="0"/>
      <w:marRight w:val="0"/>
      <w:marTop w:val="0"/>
      <w:marBottom w:val="0"/>
      <w:divBdr>
        <w:top w:val="none" w:sz="0" w:space="0" w:color="auto"/>
        <w:left w:val="none" w:sz="0" w:space="0" w:color="auto"/>
        <w:bottom w:val="none" w:sz="0" w:space="0" w:color="auto"/>
        <w:right w:val="none" w:sz="0" w:space="0" w:color="auto"/>
      </w:divBdr>
    </w:div>
    <w:div w:id="1910655028">
      <w:bodyDiv w:val="1"/>
      <w:marLeft w:val="0"/>
      <w:marRight w:val="0"/>
      <w:marTop w:val="0"/>
      <w:marBottom w:val="0"/>
      <w:divBdr>
        <w:top w:val="none" w:sz="0" w:space="0" w:color="auto"/>
        <w:left w:val="none" w:sz="0" w:space="0" w:color="auto"/>
        <w:bottom w:val="none" w:sz="0" w:space="0" w:color="auto"/>
        <w:right w:val="none" w:sz="0" w:space="0" w:color="auto"/>
      </w:divBdr>
    </w:div>
    <w:div w:id="1910726348">
      <w:bodyDiv w:val="1"/>
      <w:marLeft w:val="0"/>
      <w:marRight w:val="0"/>
      <w:marTop w:val="0"/>
      <w:marBottom w:val="0"/>
      <w:divBdr>
        <w:top w:val="none" w:sz="0" w:space="0" w:color="auto"/>
        <w:left w:val="none" w:sz="0" w:space="0" w:color="auto"/>
        <w:bottom w:val="none" w:sz="0" w:space="0" w:color="auto"/>
        <w:right w:val="none" w:sz="0" w:space="0" w:color="auto"/>
      </w:divBdr>
    </w:div>
    <w:div w:id="1911889609">
      <w:bodyDiv w:val="1"/>
      <w:marLeft w:val="0"/>
      <w:marRight w:val="0"/>
      <w:marTop w:val="0"/>
      <w:marBottom w:val="0"/>
      <w:divBdr>
        <w:top w:val="none" w:sz="0" w:space="0" w:color="auto"/>
        <w:left w:val="none" w:sz="0" w:space="0" w:color="auto"/>
        <w:bottom w:val="none" w:sz="0" w:space="0" w:color="auto"/>
        <w:right w:val="none" w:sz="0" w:space="0" w:color="auto"/>
      </w:divBdr>
    </w:div>
    <w:div w:id="1912151354">
      <w:bodyDiv w:val="1"/>
      <w:marLeft w:val="0"/>
      <w:marRight w:val="0"/>
      <w:marTop w:val="0"/>
      <w:marBottom w:val="0"/>
      <w:divBdr>
        <w:top w:val="none" w:sz="0" w:space="0" w:color="auto"/>
        <w:left w:val="none" w:sz="0" w:space="0" w:color="auto"/>
        <w:bottom w:val="none" w:sz="0" w:space="0" w:color="auto"/>
        <w:right w:val="none" w:sz="0" w:space="0" w:color="auto"/>
      </w:divBdr>
    </w:div>
    <w:div w:id="1912544813">
      <w:bodyDiv w:val="1"/>
      <w:marLeft w:val="0"/>
      <w:marRight w:val="0"/>
      <w:marTop w:val="0"/>
      <w:marBottom w:val="0"/>
      <w:divBdr>
        <w:top w:val="none" w:sz="0" w:space="0" w:color="auto"/>
        <w:left w:val="none" w:sz="0" w:space="0" w:color="auto"/>
        <w:bottom w:val="none" w:sz="0" w:space="0" w:color="auto"/>
        <w:right w:val="none" w:sz="0" w:space="0" w:color="auto"/>
      </w:divBdr>
    </w:div>
    <w:div w:id="1913389368">
      <w:bodyDiv w:val="1"/>
      <w:marLeft w:val="0"/>
      <w:marRight w:val="0"/>
      <w:marTop w:val="0"/>
      <w:marBottom w:val="0"/>
      <w:divBdr>
        <w:top w:val="none" w:sz="0" w:space="0" w:color="auto"/>
        <w:left w:val="none" w:sz="0" w:space="0" w:color="auto"/>
        <w:bottom w:val="none" w:sz="0" w:space="0" w:color="auto"/>
        <w:right w:val="none" w:sz="0" w:space="0" w:color="auto"/>
      </w:divBdr>
    </w:div>
    <w:div w:id="1913930439">
      <w:bodyDiv w:val="1"/>
      <w:marLeft w:val="0"/>
      <w:marRight w:val="0"/>
      <w:marTop w:val="0"/>
      <w:marBottom w:val="0"/>
      <w:divBdr>
        <w:top w:val="none" w:sz="0" w:space="0" w:color="auto"/>
        <w:left w:val="none" w:sz="0" w:space="0" w:color="auto"/>
        <w:bottom w:val="none" w:sz="0" w:space="0" w:color="auto"/>
        <w:right w:val="none" w:sz="0" w:space="0" w:color="auto"/>
      </w:divBdr>
    </w:div>
    <w:div w:id="1914311291">
      <w:bodyDiv w:val="1"/>
      <w:marLeft w:val="0"/>
      <w:marRight w:val="0"/>
      <w:marTop w:val="0"/>
      <w:marBottom w:val="0"/>
      <w:divBdr>
        <w:top w:val="none" w:sz="0" w:space="0" w:color="auto"/>
        <w:left w:val="none" w:sz="0" w:space="0" w:color="auto"/>
        <w:bottom w:val="none" w:sz="0" w:space="0" w:color="auto"/>
        <w:right w:val="none" w:sz="0" w:space="0" w:color="auto"/>
      </w:divBdr>
    </w:div>
    <w:div w:id="1914700619">
      <w:bodyDiv w:val="1"/>
      <w:marLeft w:val="0"/>
      <w:marRight w:val="0"/>
      <w:marTop w:val="0"/>
      <w:marBottom w:val="0"/>
      <w:divBdr>
        <w:top w:val="none" w:sz="0" w:space="0" w:color="auto"/>
        <w:left w:val="none" w:sz="0" w:space="0" w:color="auto"/>
        <w:bottom w:val="none" w:sz="0" w:space="0" w:color="auto"/>
        <w:right w:val="none" w:sz="0" w:space="0" w:color="auto"/>
      </w:divBdr>
    </w:div>
    <w:div w:id="1914967271">
      <w:bodyDiv w:val="1"/>
      <w:marLeft w:val="0"/>
      <w:marRight w:val="0"/>
      <w:marTop w:val="0"/>
      <w:marBottom w:val="0"/>
      <w:divBdr>
        <w:top w:val="none" w:sz="0" w:space="0" w:color="auto"/>
        <w:left w:val="none" w:sz="0" w:space="0" w:color="auto"/>
        <w:bottom w:val="none" w:sz="0" w:space="0" w:color="auto"/>
        <w:right w:val="none" w:sz="0" w:space="0" w:color="auto"/>
      </w:divBdr>
    </w:div>
    <w:div w:id="1915163916">
      <w:bodyDiv w:val="1"/>
      <w:marLeft w:val="0"/>
      <w:marRight w:val="0"/>
      <w:marTop w:val="0"/>
      <w:marBottom w:val="0"/>
      <w:divBdr>
        <w:top w:val="none" w:sz="0" w:space="0" w:color="auto"/>
        <w:left w:val="none" w:sz="0" w:space="0" w:color="auto"/>
        <w:bottom w:val="none" w:sz="0" w:space="0" w:color="auto"/>
        <w:right w:val="none" w:sz="0" w:space="0" w:color="auto"/>
      </w:divBdr>
    </w:div>
    <w:div w:id="1916086399">
      <w:bodyDiv w:val="1"/>
      <w:marLeft w:val="0"/>
      <w:marRight w:val="0"/>
      <w:marTop w:val="0"/>
      <w:marBottom w:val="0"/>
      <w:divBdr>
        <w:top w:val="none" w:sz="0" w:space="0" w:color="auto"/>
        <w:left w:val="none" w:sz="0" w:space="0" w:color="auto"/>
        <w:bottom w:val="none" w:sz="0" w:space="0" w:color="auto"/>
        <w:right w:val="none" w:sz="0" w:space="0" w:color="auto"/>
      </w:divBdr>
    </w:div>
    <w:div w:id="1916739927">
      <w:bodyDiv w:val="1"/>
      <w:marLeft w:val="0"/>
      <w:marRight w:val="0"/>
      <w:marTop w:val="0"/>
      <w:marBottom w:val="0"/>
      <w:divBdr>
        <w:top w:val="none" w:sz="0" w:space="0" w:color="auto"/>
        <w:left w:val="none" w:sz="0" w:space="0" w:color="auto"/>
        <w:bottom w:val="none" w:sz="0" w:space="0" w:color="auto"/>
        <w:right w:val="none" w:sz="0" w:space="0" w:color="auto"/>
      </w:divBdr>
    </w:div>
    <w:div w:id="1916819751">
      <w:bodyDiv w:val="1"/>
      <w:marLeft w:val="0"/>
      <w:marRight w:val="0"/>
      <w:marTop w:val="0"/>
      <w:marBottom w:val="0"/>
      <w:divBdr>
        <w:top w:val="none" w:sz="0" w:space="0" w:color="auto"/>
        <w:left w:val="none" w:sz="0" w:space="0" w:color="auto"/>
        <w:bottom w:val="none" w:sz="0" w:space="0" w:color="auto"/>
        <w:right w:val="none" w:sz="0" w:space="0" w:color="auto"/>
      </w:divBdr>
    </w:div>
    <w:div w:id="1916934116">
      <w:bodyDiv w:val="1"/>
      <w:marLeft w:val="0"/>
      <w:marRight w:val="0"/>
      <w:marTop w:val="0"/>
      <w:marBottom w:val="0"/>
      <w:divBdr>
        <w:top w:val="none" w:sz="0" w:space="0" w:color="auto"/>
        <w:left w:val="none" w:sz="0" w:space="0" w:color="auto"/>
        <w:bottom w:val="none" w:sz="0" w:space="0" w:color="auto"/>
        <w:right w:val="none" w:sz="0" w:space="0" w:color="auto"/>
      </w:divBdr>
    </w:div>
    <w:div w:id="1917090137">
      <w:bodyDiv w:val="1"/>
      <w:marLeft w:val="0"/>
      <w:marRight w:val="0"/>
      <w:marTop w:val="0"/>
      <w:marBottom w:val="0"/>
      <w:divBdr>
        <w:top w:val="none" w:sz="0" w:space="0" w:color="auto"/>
        <w:left w:val="none" w:sz="0" w:space="0" w:color="auto"/>
        <w:bottom w:val="none" w:sz="0" w:space="0" w:color="auto"/>
        <w:right w:val="none" w:sz="0" w:space="0" w:color="auto"/>
      </w:divBdr>
    </w:div>
    <w:div w:id="1917545972">
      <w:bodyDiv w:val="1"/>
      <w:marLeft w:val="0"/>
      <w:marRight w:val="0"/>
      <w:marTop w:val="0"/>
      <w:marBottom w:val="0"/>
      <w:divBdr>
        <w:top w:val="none" w:sz="0" w:space="0" w:color="auto"/>
        <w:left w:val="none" w:sz="0" w:space="0" w:color="auto"/>
        <w:bottom w:val="none" w:sz="0" w:space="0" w:color="auto"/>
        <w:right w:val="none" w:sz="0" w:space="0" w:color="auto"/>
      </w:divBdr>
    </w:div>
    <w:div w:id="1917739600">
      <w:bodyDiv w:val="1"/>
      <w:marLeft w:val="0"/>
      <w:marRight w:val="0"/>
      <w:marTop w:val="0"/>
      <w:marBottom w:val="0"/>
      <w:divBdr>
        <w:top w:val="none" w:sz="0" w:space="0" w:color="auto"/>
        <w:left w:val="none" w:sz="0" w:space="0" w:color="auto"/>
        <w:bottom w:val="none" w:sz="0" w:space="0" w:color="auto"/>
        <w:right w:val="none" w:sz="0" w:space="0" w:color="auto"/>
      </w:divBdr>
    </w:div>
    <w:div w:id="1917936688">
      <w:bodyDiv w:val="1"/>
      <w:marLeft w:val="0"/>
      <w:marRight w:val="0"/>
      <w:marTop w:val="0"/>
      <w:marBottom w:val="0"/>
      <w:divBdr>
        <w:top w:val="none" w:sz="0" w:space="0" w:color="auto"/>
        <w:left w:val="none" w:sz="0" w:space="0" w:color="auto"/>
        <w:bottom w:val="none" w:sz="0" w:space="0" w:color="auto"/>
        <w:right w:val="none" w:sz="0" w:space="0" w:color="auto"/>
      </w:divBdr>
    </w:div>
    <w:div w:id="1918052394">
      <w:bodyDiv w:val="1"/>
      <w:marLeft w:val="0"/>
      <w:marRight w:val="0"/>
      <w:marTop w:val="0"/>
      <w:marBottom w:val="0"/>
      <w:divBdr>
        <w:top w:val="none" w:sz="0" w:space="0" w:color="auto"/>
        <w:left w:val="none" w:sz="0" w:space="0" w:color="auto"/>
        <w:bottom w:val="none" w:sz="0" w:space="0" w:color="auto"/>
        <w:right w:val="none" w:sz="0" w:space="0" w:color="auto"/>
      </w:divBdr>
    </w:div>
    <w:div w:id="1918173514">
      <w:bodyDiv w:val="1"/>
      <w:marLeft w:val="0"/>
      <w:marRight w:val="0"/>
      <w:marTop w:val="0"/>
      <w:marBottom w:val="0"/>
      <w:divBdr>
        <w:top w:val="none" w:sz="0" w:space="0" w:color="auto"/>
        <w:left w:val="none" w:sz="0" w:space="0" w:color="auto"/>
        <w:bottom w:val="none" w:sz="0" w:space="0" w:color="auto"/>
        <w:right w:val="none" w:sz="0" w:space="0" w:color="auto"/>
      </w:divBdr>
    </w:div>
    <w:div w:id="1918199662">
      <w:bodyDiv w:val="1"/>
      <w:marLeft w:val="0"/>
      <w:marRight w:val="0"/>
      <w:marTop w:val="0"/>
      <w:marBottom w:val="0"/>
      <w:divBdr>
        <w:top w:val="none" w:sz="0" w:space="0" w:color="auto"/>
        <w:left w:val="none" w:sz="0" w:space="0" w:color="auto"/>
        <w:bottom w:val="none" w:sz="0" w:space="0" w:color="auto"/>
        <w:right w:val="none" w:sz="0" w:space="0" w:color="auto"/>
      </w:divBdr>
    </w:div>
    <w:div w:id="1918588130">
      <w:bodyDiv w:val="1"/>
      <w:marLeft w:val="0"/>
      <w:marRight w:val="0"/>
      <w:marTop w:val="0"/>
      <w:marBottom w:val="0"/>
      <w:divBdr>
        <w:top w:val="none" w:sz="0" w:space="0" w:color="auto"/>
        <w:left w:val="none" w:sz="0" w:space="0" w:color="auto"/>
        <w:bottom w:val="none" w:sz="0" w:space="0" w:color="auto"/>
        <w:right w:val="none" w:sz="0" w:space="0" w:color="auto"/>
      </w:divBdr>
    </w:div>
    <w:div w:id="1918662209">
      <w:bodyDiv w:val="1"/>
      <w:marLeft w:val="0"/>
      <w:marRight w:val="0"/>
      <w:marTop w:val="0"/>
      <w:marBottom w:val="0"/>
      <w:divBdr>
        <w:top w:val="none" w:sz="0" w:space="0" w:color="auto"/>
        <w:left w:val="none" w:sz="0" w:space="0" w:color="auto"/>
        <w:bottom w:val="none" w:sz="0" w:space="0" w:color="auto"/>
        <w:right w:val="none" w:sz="0" w:space="0" w:color="auto"/>
      </w:divBdr>
    </w:div>
    <w:div w:id="1918785278">
      <w:bodyDiv w:val="1"/>
      <w:marLeft w:val="0"/>
      <w:marRight w:val="0"/>
      <w:marTop w:val="0"/>
      <w:marBottom w:val="0"/>
      <w:divBdr>
        <w:top w:val="none" w:sz="0" w:space="0" w:color="auto"/>
        <w:left w:val="none" w:sz="0" w:space="0" w:color="auto"/>
        <w:bottom w:val="none" w:sz="0" w:space="0" w:color="auto"/>
        <w:right w:val="none" w:sz="0" w:space="0" w:color="auto"/>
      </w:divBdr>
    </w:div>
    <w:div w:id="1918788196">
      <w:bodyDiv w:val="1"/>
      <w:marLeft w:val="0"/>
      <w:marRight w:val="0"/>
      <w:marTop w:val="0"/>
      <w:marBottom w:val="0"/>
      <w:divBdr>
        <w:top w:val="none" w:sz="0" w:space="0" w:color="auto"/>
        <w:left w:val="none" w:sz="0" w:space="0" w:color="auto"/>
        <w:bottom w:val="none" w:sz="0" w:space="0" w:color="auto"/>
        <w:right w:val="none" w:sz="0" w:space="0" w:color="auto"/>
      </w:divBdr>
    </w:div>
    <w:div w:id="1919318249">
      <w:bodyDiv w:val="1"/>
      <w:marLeft w:val="0"/>
      <w:marRight w:val="0"/>
      <w:marTop w:val="0"/>
      <w:marBottom w:val="0"/>
      <w:divBdr>
        <w:top w:val="none" w:sz="0" w:space="0" w:color="auto"/>
        <w:left w:val="none" w:sz="0" w:space="0" w:color="auto"/>
        <w:bottom w:val="none" w:sz="0" w:space="0" w:color="auto"/>
        <w:right w:val="none" w:sz="0" w:space="0" w:color="auto"/>
      </w:divBdr>
    </w:div>
    <w:div w:id="1919554220">
      <w:bodyDiv w:val="1"/>
      <w:marLeft w:val="0"/>
      <w:marRight w:val="0"/>
      <w:marTop w:val="0"/>
      <w:marBottom w:val="0"/>
      <w:divBdr>
        <w:top w:val="none" w:sz="0" w:space="0" w:color="auto"/>
        <w:left w:val="none" w:sz="0" w:space="0" w:color="auto"/>
        <w:bottom w:val="none" w:sz="0" w:space="0" w:color="auto"/>
        <w:right w:val="none" w:sz="0" w:space="0" w:color="auto"/>
      </w:divBdr>
    </w:div>
    <w:div w:id="1919560080">
      <w:bodyDiv w:val="1"/>
      <w:marLeft w:val="0"/>
      <w:marRight w:val="0"/>
      <w:marTop w:val="0"/>
      <w:marBottom w:val="0"/>
      <w:divBdr>
        <w:top w:val="none" w:sz="0" w:space="0" w:color="auto"/>
        <w:left w:val="none" w:sz="0" w:space="0" w:color="auto"/>
        <w:bottom w:val="none" w:sz="0" w:space="0" w:color="auto"/>
        <w:right w:val="none" w:sz="0" w:space="0" w:color="auto"/>
      </w:divBdr>
    </w:div>
    <w:div w:id="1919901379">
      <w:bodyDiv w:val="1"/>
      <w:marLeft w:val="0"/>
      <w:marRight w:val="0"/>
      <w:marTop w:val="0"/>
      <w:marBottom w:val="0"/>
      <w:divBdr>
        <w:top w:val="none" w:sz="0" w:space="0" w:color="auto"/>
        <w:left w:val="none" w:sz="0" w:space="0" w:color="auto"/>
        <w:bottom w:val="none" w:sz="0" w:space="0" w:color="auto"/>
        <w:right w:val="none" w:sz="0" w:space="0" w:color="auto"/>
      </w:divBdr>
    </w:div>
    <w:div w:id="1919974399">
      <w:bodyDiv w:val="1"/>
      <w:marLeft w:val="0"/>
      <w:marRight w:val="0"/>
      <w:marTop w:val="0"/>
      <w:marBottom w:val="0"/>
      <w:divBdr>
        <w:top w:val="none" w:sz="0" w:space="0" w:color="auto"/>
        <w:left w:val="none" w:sz="0" w:space="0" w:color="auto"/>
        <w:bottom w:val="none" w:sz="0" w:space="0" w:color="auto"/>
        <w:right w:val="none" w:sz="0" w:space="0" w:color="auto"/>
      </w:divBdr>
    </w:div>
    <w:div w:id="1920284588">
      <w:bodyDiv w:val="1"/>
      <w:marLeft w:val="0"/>
      <w:marRight w:val="0"/>
      <w:marTop w:val="0"/>
      <w:marBottom w:val="0"/>
      <w:divBdr>
        <w:top w:val="none" w:sz="0" w:space="0" w:color="auto"/>
        <w:left w:val="none" w:sz="0" w:space="0" w:color="auto"/>
        <w:bottom w:val="none" w:sz="0" w:space="0" w:color="auto"/>
        <w:right w:val="none" w:sz="0" w:space="0" w:color="auto"/>
      </w:divBdr>
    </w:div>
    <w:div w:id="1920676957">
      <w:bodyDiv w:val="1"/>
      <w:marLeft w:val="0"/>
      <w:marRight w:val="0"/>
      <w:marTop w:val="0"/>
      <w:marBottom w:val="0"/>
      <w:divBdr>
        <w:top w:val="none" w:sz="0" w:space="0" w:color="auto"/>
        <w:left w:val="none" w:sz="0" w:space="0" w:color="auto"/>
        <w:bottom w:val="none" w:sz="0" w:space="0" w:color="auto"/>
        <w:right w:val="none" w:sz="0" w:space="0" w:color="auto"/>
      </w:divBdr>
    </w:div>
    <w:div w:id="1920945198">
      <w:bodyDiv w:val="1"/>
      <w:marLeft w:val="0"/>
      <w:marRight w:val="0"/>
      <w:marTop w:val="0"/>
      <w:marBottom w:val="0"/>
      <w:divBdr>
        <w:top w:val="none" w:sz="0" w:space="0" w:color="auto"/>
        <w:left w:val="none" w:sz="0" w:space="0" w:color="auto"/>
        <w:bottom w:val="none" w:sz="0" w:space="0" w:color="auto"/>
        <w:right w:val="none" w:sz="0" w:space="0" w:color="auto"/>
      </w:divBdr>
    </w:div>
    <w:div w:id="1921284654">
      <w:bodyDiv w:val="1"/>
      <w:marLeft w:val="0"/>
      <w:marRight w:val="0"/>
      <w:marTop w:val="0"/>
      <w:marBottom w:val="0"/>
      <w:divBdr>
        <w:top w:val="none" w:sz="0" w:space="0" w:color="auto"/>
        <w:left w:val="none" w:sz="0" w:space="0" w:color="auto"/>
        <w:bottom w:val="none" w:sz="0" w:space="0" w:color="auto"/>
        <w:right w:val="none" w:sz="0" w:space="0" w:color="auto"/>
      </w:divBdr>
    </w:div>
    <w:div w:id="1921405121">
      <w:bodyDiv w:val="1"/>
      <w:marLeft w:val="0"/>
      <w:marRight w:val="0"/>
      <w:marTop w:val="0"/>
      <w:marBottom w:val="0"/>
      <w:divBdr>
        <w:top w:val="none" w:sz="0" w:space="0" w:color="auto"/>
        <w:left w:val="none" w:sz="0" w:space="0" w:color="auto"/>
        <w:bottom w:val="none" w:sz="0" w:space="0" w:color="auto"/>
        <w:right w:val="none" w:sz="0" w:space="0" w:color="auto"/>
      </w:divBdr>
    </w:div>
    <w:div w:id="1921675518">
      <w:bodyDiv w:val="1"/>
      <w:marLeft w:val="0"/>
      <w:marRight w:val="0"/>
      <w:marTop w:val="0"/>
      <w:marBottom w:val="0"/>
      <w:divBdr>
        <w:top w:val="none" w:sz="0" w:space="0" w:color="auto"/>
        <w:left w:val="none" w:sz="0" w:space="0" w:color="auto"/>
        <w:bottom w:val="none" w:sz="0" w:space="0" w:color="auto"/>
        <w:right w:val="none" w:sz="0" w:space="0" w:color="auto"/>
      </w:divBdr>
    </w:div>
    <w:div w:id="1921675647">
      <w:bodyDiv w:val="1"/>
      <w:marLeft w:val="0"/>
      <w:marRight w:val="0"/>
      <w:marTop w:val="0"/>
      <w:marBottom w:val="0"/>
      <w:divBdr>
        <w:top w:val="none" w:sz="0" w:space="0" w:color="auto"/>
        <w:left w:val="none" w:sz="0" w:space="0" w:color="auto"/>
        <w:bottom w:val="none" w:sz="0" w:space="0" w:color="auto"/>
        <w:right w:val="none" w:sz="0" w:space="0" w:color="auto"/>
      </w:divBdr>
    </w:div>
    <w:div w:id="1921677807">
      <w:bodyDiv w:val="1"/>
      <w:marLeft w:val="0"/>
      <w:marRight w:val="0"/>
      <w:marTop w:val="0"/>
      <w:marBottom w:val="0"/>
      <w:divBdr>
        <w:top w:val="none" w:sz="0" w:space="0" w:color="auto"/>
        <w:left w:val="none" w:sz="0" w:space="0" w:color="auto"/>
        <w:bottom w:val="none" w:sz="0" w:space="0" w:color="auto"/>
        <w:right w:val="none" w:sz="0" w:space="0" w:color="auto"/>
      </w:divBdr>
    </w:div>
    <w:div w:id="1922181108">
      <w:bodyDiv w:val="1"/>
      <w:marLeft w:val="0"/>
      <w:marRight w:val="0"/>
      <w:marTop w:val="0"/>
      <w:marBottom w:val="0"/>
      <w:divBdr>
        <w:top w:val="none" w:sz="0" w:space="0" w:color="auto"/>
        <w:left w:val="none" w:sz="0" w:space="0" w:color="auto"/>
        <w:bottom w:val="none" w:sz="0" w:space="0" w:color="auto"/>
        <w:right w:val="none" w:sz="0" w:space="0" w:color="auto"/>
      </w:divBdr>
    </w:div>
    <w:div w:id="1922789066">
      <w:bodyDiv w:val="1"/>
      <w:marLeft w:val="0"/>
      <w:marRight w:val="0"/>
      <w:marTop w:val="0"/>
      <w:marBottom w:val="0"/>
      <w:divBdr>
        <w:top w:val="none" w:sz="0" w:space="0" w:color="auto"/>
        <w:left w:val="none" w:sz="0" w:space="0" w:color="auto"/>
        <w:bottom w:val="none" w:sz="0" w:space="0" w:color="auto"/>
        <w:right w:val="none" w:sz="0" w:space="0" w:color="auto"/>
      </w:divBdr>
    </w:div>
    <w:div w:id="1922904996">
      <w:bodyDiv w:val="1"/>
      <w:marLeft w:val="0"/>
      <w:marRight w:val="0"/>
      <w:marTop w:val="0"/>
      <w:marBottom w:val="0"/>
      <w:divBdr>
        <w:top w:val="none" w:sz="0" w:space="0" w:color="auto"/>
        <w:left w:val="none" w:sz="0" w:space="0" w:color="auto"/>
        <w:bottom w:val="none" w:sz="0" w:space="0" w:color="auto"/>
        <w:right w:val="none" w:sz="0" w:space="0" w:color="auto"/>
      </w:divBdr>
    </w:div>
    <w:div w:id="1923373104">
      <w:bodyDiv w:val="1"/>
      <w:marLeft w:val="0"/>
      <w:marRight w:val="0"/>
      <w:marTop w:val="0"/>
      <w:marBottom w:val="0"/>
      <w:divBdr>
        <w:top w:val="none" w:sz="0" w:space="0" w:color="auto"/>
        <w:left w:val="none" w:sz="0" w:space="0" w:color="auto"/>
        <w:bottom w:val="none" w:sz="0" w:space="0" w:color="auto"/>
        <w:right w:val="none" w:sz="0" w:space="0" w:color="auto"/>
      </w:divBdr>
    </w:div>
    <w:div w:id="1923830011">
      <w:bodyDiv w:val="1"/>
      <w:marLeft w:val="0"/>
      <w:marRight w:val="0"/>
      <w:marTop w:val="0"/>
      <w:marBottom w:val="0"/>
      <w:divBdr>
        <w:top w:val="none" w:sz="0" w:space="0" w:color="auto"/>
        <w:left w:val="none" w:sz="0" w:space="0" w:color="auto"/>
        <w:bottom w:val="none" w:sz="0" w:space="0" w:color="auto"/>
        <w:right w:val="none" w:sz="0" w:space="0" w:color="auto"/>
      </w:divBdr>
    </w:div>
    <w:div w:id="1923907492">
      <w:bodyDiv w:val="1"/>
      <w:marLeft w:val="0"/>
      <w:marRight w:val="0"/>
      <w:marTop w:val="0"/>
      <w:marBottom w:val="0"/>
      <w:divBdr>
        <w:top w:val="none" w:sz="0" w:space="0" w:color="auto"/>
        <w:left w:val="none" w:sz="0" w:space="0" w:color="auto"/>
        <w:bottom w:val="none" w:sz="0" w:space="0" w:color="auto"/>
        <w:right w:val="none" w:sz="0" w:space="0" w:color="auto"/>
      </w:divBdr>
    </w:div>
    <w:div w:id="1924290172">
      <w:bodyDiv w:val="1"/>
      <w:marLeft w:val="0"/>
      <w:marRight w:val="0"/>
      <w:marTop w:val="0"/>
      <w:marBottom w:val="0"/>
      <w:divBdr>
        <w:top w:val="none" w:sz="0" w:space="0" w:color="auto"/>
        <w:left w:val="none" w:sz="0" w:space="0" w:color="auto"/>
        <w:bottom w:val="none" w:sz="0" w:space="0" w:color="auto"/>
        <w:right w:val="none" w:sz="0" w:space="0" w:color="auto"/>
      </w:divBdr>
    </w:div>
    <w:div w:id="1924758393">
      <w:bodyDiv w:val="1"/>
      <w:marLeft w:val="0"/>
      <w:marRight w:val="0"/>
      <w:marTop w:val="0"/>
      <w:marBottom w:val="0"/>
      <w:divBdr>
        <w:top w:val="none" w:sz="0" w:space="0" w:color="auto"/>
        <w:left w:val="none" w:sz="0" w:space="0" w:color="auto"/>
        <w:bottom w:val="none" w:sz="0" w:space="0" w:color="auto"/>
        <w:right w:val="none" w:sz="0" w:space="0" w:color="auto"/>
      </w:divBdr>
    </w:div>
    <w:div w:id="1925144905">
      <w:bodyDiv w:val="1"/>
      <w:marLeft w:val="0"/>
      <w:marRight w:val="0"/>
      <w:marTop w:val="0"/>
      <w:marBottom w:val="0"/>
      <w:divBdr>
        <w:top w:val="none" w:sz="0" w:space="0" w:color="auto"/>
        <w:left w:val="none" w:sz="0" w:space="0" w:color="auto"/>
        <w:bottom w:val="none" w:sz="0" w:space="0" w:color="auto"/>
        <w:right w:val="none" w:sz="0" w:space="0" w:color="auto"/>
      </w:divBdr>
    </w:div>
    <w:div w:id="1925530638">
      <w:bodyDiv w:val="1"/>
      <w:marLeft w:val="0"/>
      <w:marRight w:val="0"/>
      <w:marTop w:val="0"/>
      <w:marBottom w:val="0"/>
      <w:divBdr>
        <w:top w:val="none" w:sz="0" w:space="0" w:color="auto"/>
        <w:left w:val="none" w:sz="0" w:space="0" w:color="auto"/>
        <w:bottom w:val="none" w:sz="0" w:space="0" w:color="auto"/>
        <w:right w:val="none" w:sz="0" w:space="0" w:color="auto"/>
      </w:divBdr>
    </w:div>
    <w:div w:id="1926183467">
      <w:bodyDiv w:val="1"/>
      <w:marLeft w:val="0"/>
      <w:marRight w:val="0"/>
      <w:marTop w:val="0"/>
      <w:marBottom w:val="0"/>
      <w:divBdr>
        <w:top w:val="none" w:sz="0" w:space="0" w:color="auto"/>
        <w:left w:val="none" w:sz="0" w:space="0" w:color="auto"/>
        <w:bottom w:val="none" w:sz="0" w:space="0" w:color="auto"/>
        <w:right w:val="none" w:sz="0" w:space="0" w:color="auto"/>
      </w:divBdr>
    </w:div>
    <w:div w:id="1926262387">
      <w:bodyDiv w:val="1"/>
      <w:marLeft w:val="0"/>
      <w:marRight w:val="0"/>
      <w:marTop w:val="0"/>
      <w:marBottom w:val="0"/>
      <w:divBdr>
        <w:top w:val="none" w:sz="0" w:space="0" w:color="auto"/>
        <w:left w:val="none" w:sz="0" w:space="0" w:color="auto"/>
        <w:bottom w:val="none" w:sz="0" w:space="0" w:color="auto"/>
        <w:right w:val="none" w:sz="0" w:space="0" w:color="auto"/>
      </w:divBdr>
    </w:div>
    <w:div w:id="1926644303">
      <w:bodyDiv w:val="1"/>
      <w:marLeft w:val="0"/>
      <w:marRight w:val="0"/>
      <w:marTop w:val="0"/>
      <w:marBottom w:val="0"/>
      <w:divBdr>
        <w:top w:val="none" w:sz="0" w:space="0" w:color="auto"/>
        <w:left w:val="none" w:sz="0" w:space="0" w:color="auto"/>
        <w:bottom w:val="none" w:sz="0" w:space="0" w:color="auto"/>
        <w:right w:val="none" w:sz="0" w:space="0" w:color="auto"/>
      </w:divBdr>
    </w:div>
    <w:div w:id="1926917347">
      <w:bodyDiv w:val="1"/>
      <w:marLeft w:val="0"/>
      <w:marRight w:val="0"/>
      <w:marTop w:val="0"/>
      <w:marBottom w:val="0"/>
      <w:divBdr>
        <w:top w:val="none" w:sz="0" w:space="0" w:color="auto"/>
        <w:left w:val="none" w:sz="0" w:space="0" w:color="auto"/>
        <w:bottom w:val="none" w:sz="0" w:space="0" w:color="auto"/>
        <w:right w:val="none" w:sz="0" w:space="0" w:color="auto"/>
      </w:divBdr>
    </w:div>
    <w:div w:id="1926986677">
      <w:bodyDiv w:val="1"/>
      <w:marLeft w:val="0"/>
      <w:marRight w:val="0"/>
      <w:marTop w:val="0"/>
      <w:marBottom w:val="0"/>
      <w:divBdr>
        <w:top w:val="none" w:sz="0" w:space="0" w:color="auto"/>
        <w:left w:val="none" w:sz="0" w:space="0" w:color="auto"/>
        <w:bottom w:val="none" w:sz="0" w:space="0" w:color="auto"/>
        <w:right w:val="none" w:sz="0" w:space="0" w:color="auto"/>
      </w:divBdr>
    </w:div>
    <w:div w:id="1927107149">
      <w:bodyDiv w:val="1"/>
      <w:marLeft w:val="0"/>
      <w:marRight w:val="0"/>
      <w:marTop w:val="0"/>
      <w:marBottom w:val="0"/>
      <w:divBdr>
        <w:top w:val="none" w:sz="0" w:space="0" w:color="auto"/>
        <w:left w:val="none" w:sz="0" w:space="0" w:color="auto"/>
        <w:bottom w:val="none" w:sz="0" w:space="0" w:color="auto"/>
        <w:right w:val="none" w:sz="0" w:space="0" w:color="auto"/>
      </w:divBdr>
    </w:div>
    <w:div w:id="1927961165">
      <w:bodyDiv w:val="1"/>
      <w:marLeft w:val="0"/>
      <w:marRight w:val="0"/>
      <w:marTop w:val="0"/>
      <w:marBottom w:val="0"/>
      <w:divBdr>
        <w:top w:val="none" w:sz="0" w:space="0" w:color="auto"/>
        <w:left w:val="none" w:sz="0" w:space="0" w:color="auto"/>
        <w:bottom w:val="none" w:sz="0" w:space="0" w:color="auto"/>
        <w:right w:val="none" w:sz="0" w:space="0" w:color="auto"/>
      </w:divBdr>
    </w:div>
    <w:div w:id="1928419749">
      <w:bodyDiv w:val="1"/>
      <w:marLeft w:val="0"/>
      <w:marRight w:val="0"/>
      <w:marTop w:val="0"/>
      <w:marBottom w:val="0"/>
      <w:divBdr>
        <w:top w:val="none" w:sz="0" w:space="0" w:color="auto"/>
        <w:left w:val="none" w:sz="0" w:space="0" w:color="auto"/>
        <w:bottom w:val="none" w:sz="0" w:space="0" w:color="auto"/>
        <w:right w:val="none" w:sz="0" w:space="0" w:color="auto"/>
      </w:divBdr>
    </w:div>
    <w:div w:id="1928610342">
      <w:bodyDiv w:val="1"/>
      <w:marLeft w:val="0"/>
      <w:marRight w:val="0"/>
      <w:marTop w:val="0"/>
      <w:marBottom w:val="0"/>
      <w:divBdr>
        <w:top w:val="none" w:sz="0" w:space="0" w:color="auto"/>
        <w:left w:val="none" w:sz="0" w:space="0" w:color="auto"/>
        <w:bottom w:val="none" w:sz="0" w:space="0" w:color="auto"/>
        <w:right w:val="none" w:sz="0" w:space="0" w:color="auto"/>
      </w:divBdr>
    </w:div>
    <w:div w:id="1928995837">
      <w:bodyDiv w:val="1"/>
      <w:marLeft w:val="0"/>
      <w:marRight w:val="0"/>
      <w:marTop w:val="0"/>
      <w:marBottom w:val="0"/>
      <w:divBdr>
        <w:top w:val="none" w:sz="0" w:space="0" w:color="auto"/>
        <w:left w:val="none" w:sz="0" w:space="0" w:color="auto"/>
        <w:bottom w:val="none" w:sz="0" w:space="0" w:color="auto"/>
        <w:right w:val="none" w:sz="0" w:space="0" w:color="auto"/>
      </w:divBdr>
    </w:div>
    <w:div w:id="1929074584">
      <w:bodyDiv w:val="1"/>
      <w:marLeft w:val="0"/>
      <w:marRight w:val="0"/>
      <w:marTop w:val="0"/>
      <w:marBottom w:val="0"/>
      <w:divBdr>
        <w:top w:val="none" w:sz="0" w:space="0" w:color="auto"/>
        <w:left w:val="none" w:sz="0" w:space="0" w:color="auto"/>
        <w:bottom w:val="none" w:sz="0" w:space="0" w:color="auto"/>
        <w:right w:val="none" w:sz="0" w:space="0" w:color="auto"/>
      </w:divBdr>
    </w:div>
    <w:div w:id="1930189314">
      <w:bodyDiv w:val="1"/>
      <w:marLeft w:val="0"/>
      <w:marRight w:val="0"/>
      <w:marTop w:val="0"/>
      <w:marBottom w:val="0"/>
      <w:divBdr>
        <w:top w:val="none" w:sz="0" w:space="0" w:color="auto"/>
        <w:left w:val="none" w:sz="0" w:space="0" w:color="auto"/>
        <w:bottom w:val="none" w:sz="0" w:space="0" w:color="auto"/>
        <w:right w:val="none" w:sz="0" w:space="0" w:color="auto"/>
      </w:divBdr>
    </w:div>
    <w:div w:id="1930651624">
      <w:bodyDiv w:val="1"/>
      <w:marLeft w:val="0"/>
      <w:marRight w:val="0"/>
      <w:marTop w:val="0"/>
      <w:marBottom w:val="0"/>
      <w:divBdr>
        <w:top w:val="none" w:sz="0" w:space="0" w:color="auto"/>
        <w:left w:val="none" w:sz="0" w:space="0" w:color="auto"/>
        <w:bottom w:val="none" w:sz="0" w:space="0" w:color="auto"/>
        <w:right w:val="none" w:sz="0" w:space="0" w:color="auto"/>
      </w:divBdr>
    </w:div>
    <w:div w:id="1930698163">
      <w:bodyDiv w:val="1"/>
      <w:marLeft w:val="0"/>
      <w:marRight w:val="0"/>
      <w:marTop w:val="0"/>
      <w:marBottom w:val="0"/>
      <w:divBdr>
        <w:top w:val="none" w:sz="0" w:space="0" w:color="auto"/>
        <w:left w:val="none" w:sz="0" w:space="0" w:color="auto"/>
        <w:bottom w:val="none" w:sz="0" w:space="0" w:color="auto"/>
        <w:right w:val="none" w:sz="0" w:space="0" w:color="auto"/>
      </w:divBdr>
    </w:div>
    <w:div w:id="1931163240">
      <w:bodyDiv w:val="1"/>
      <w:marLeft w:val="0"/>
      <w:marRight w:val="0"/>
      <w:marTop w:val="0"/>
      <w:marBottom w:val="0"/>
      <w:divBdr>
        <w:top w:val="none" w:sz="0" w:space="0" w:color="auto"/>
        <w:left w:val="none" w:sz="0" w:space="0" w:color="auto"/>
        <w:bottom w:val="none" w:sz="0" w:space="0" w:color="auto"/>
        <w:right w:val="none" w:sz="0" w:space="0" w:color="auto"/>
      </w:divBdr>
    </w:div>
    <w:div w:id="1931424110">
      <w:bodyDiv w:val="1"/>
      <w:marLeft w:val="0"/>
      <w:marRight w:val="0"/>
      <w:marTop w:val="0"/>
      <w:marBottom w:val="0"/>
      <w:divBdr>
        <w:top w:val="none" w:sz="0" w:space="0" w:color="auto"/>
        <w:left w:val="none" w:sz="0" w:space="0" w:color="auto"/>
        <w:bottom w:val="none" w:sz="0" w:space="0" w:color="auto"/>
        <w:right w:val="none" w:sz="0" w:space="0" w:color="auto"/>
      </w:divBdr>
    </w:div>
    <w:div w:id="1932395977">
      <w:bodyDiv w:val="1"/>
      <w:marLeft w:val="0"/>
      <w:marRight w:val="0"/>
      <w:marTop w:val="0"/>
      <w:marBottom w:val="0"/>
      <w:divBdr>
        <w:top w:val="none" w:sz="0" w:space="0" w:color="auto"/>
        <w:left w:val="none" w:sz="0" w:space="0" w:color="auto"/>
        <w:bottom w:val="none" w:sz="0" w:space="0" w:color="auto"/>
        <w:right w:val="none" w:sz="0" w:space="0" w:color="auto"/>
      </w:divBdr>
    </w:div>
    <w:div w:id="1933204068">
      <w:bodyDiv w:val="1"/>
      <w:marLeft w:val="0"/>
      <w:marRight w:val="0"/>
      <w:marTop w:val="0"/>
      <w:marBottom w:val="0"/>
      <w:divBdr>
        <w:top w:val="none" w:sz="0" w:space="0" w:color="auto"/>
        <w:left w:val="none" w:sz="0" w:space="0" w:color="auto"/>
        <w:bottom w:val="none" w:sz="0" w:space="0" w:color="auto"/>
        <w:right w:val="none" w:sz="0" w:space="0" w:color="auto"/>
      </w:divBdr>
    </w:div>
    <w:div w:id="1933707560">
      <w:bodyDiv w:val="1"/>
      <w:marLeft w:val="0"/>
      <w:marRight w:val="0"/>
      <w:marTop w:val="0"/>
      <w:marBottom w:val="0"/>
      <w:divBdr>
        <w:top w:val="none" w:sz="0" w:space="0" w:color="auto"/>
        <w:left w:val="none" w:sz="0" w:space="0" w:color="auto"/>
        <w:bottom w:val="none" w:sz="0" w:space="0" w:color="auto"/>
        <w:right w:val="none" w:sz="0" w:space="0" w:color="auto"/>
      </w:divBdr>
    </w:div>
    <w:div w:id="1933737922">
      <w:bodyDiv w:val="1"/>
      <w:marLeft w:val="0"/>
      <w:marRight w:val="0"/>
      <w:marTop w:val="0"/>
      <w:marBottom w:val="0"/>
      <w:divBdr>
        <w:top w:val="none" w:sz="0" w:space="0" w:color="auto"/>
        <w:left w:val="none" w:sz="0" w:space="0" w:color="auto"/>
        <w:bottom w:val="none" w:sz="0" w:space="0" w:color="auto"/>
        <w:right w:val="none" w:sz="0" w:space="0" w:color="auto"/>
      </w:divBdr>
    </w:div>
    <w:div w:id="1933859390">
      <w:bodyDiv w:val="1"/>
      <w:marLeft w:val="0"/>
      <w:marRight w:val="0"/>
      <w:marTop w:val="0"/>
      <w:marBottom w:val="0"/>
      <w:divBdr>
        <w:top w:val="none" w:sz="0" w:space="0" w:color="auto"/>
        <w:left w:val="none" w:sz="0" w:space="0" w:color="auto"/>
        <w:bottom w:val="none" w:sz="0" w:space="0" w:color="auto"/>
        <w:right w:val="none" w:sz="0" w:space="0" w:color="auto"/>
      </w:divBdr>
    </w:div>
    <w:div w:id="1935018829">
      <w:bodyDiv w:val="1"/>
      <w:marLeft w:val="0"/>
      <w:marRight w:val="0"/>
      <w:marTop w:val="0"/>
      <w:marBottom w:val="0"/>
      <w:divBdr>
        <w:top w:val="none" w:sz="0" w:space="0" w:color="auto"/>
        <w:left w:val="none" w:sz="0" w:space="0" w:color="auto"/>
        <w:bottom w:val="none" w:sz="0" w:space="0" w:color="auto"/>
        <w:right w:val="none" w:sz="0" w:space="0" w:color="auto"/>
      </w:divBdr>
    </w:div>
    <w:div w:id="1935435586">
      <w:bodyDiv w:val="1"/>
      <w:marLeft w:val="0"/>
      <w:marRight w:val="0"/>
      <w:marTop w:val="0"/>
      <w:marBottom w:val="0"/>
      <w:divBdr>
        <w:top w:val="none" w:sz="0" w:space="0" w:color="auto"/>
        <w:left w:val="none" w:sz="0" w:space="0" w:color="auto"/>
        <w:bottom w:val="none" w:sz="0" w:space="0" w:color="auto"/>
        <w:right w:val="none" w:sz="0" w:space="0" w:color="auto"/>
      </w:divBdr>
    </w:div>
    <w:div w:id="1936017390">
      <w:bodyDiv w:val="1"/>
      <w:marLeft w:val="0"/>
      <w:marRight w:val="0"/>
      <w:marTop w:val="0"/>
      <w:marBottom w:val="0"/>
      <w:divBdr>
        <w:top w:val="none" w:sz="0" w:space="0" w:color="auto"/>
        <w:left w:val="none" w:sz="0" w:space="0" w:color="auto"/>
        <w:bottom w:val="none" w:sz="0" w:space="0" w:color="auto"/>
        <w:right w:val="none" w:sz="0" w:space="0" w:color="auto"/>
      </w:divBdr>
    </w:div>
    <w:div w:id="1936555351">
      <w:bodyDiv w:val="1"/>
      <w:marLeft w:val="0"/>
      <w:marRight w:val="0"/>
      <w:marTop w:val="0"/>
      <w:marBottom w:val="0"/>
      <w:divBdr>
        <w:top w:val="none" w:sz="0" w:space="0" w:color="auto"/>
        <w:left w:val="none" w:sz="0" w:space="0" w:color="auto"/>
        <w:bottom w:val="none" w:sz="0" w:space="0" w:color="auto"/>
        <w:right w:val="none" w:sz="0" w:space="0" w:color="auto"/>
      </w:divBdr>
    </w:div>
    <w:div w:id="1936666320">
      <w:bodyDiv w:val="1"/>
      <w:marLeft w:val="0"/>
      <w:marRight w:val="0"/>
      <w:marTop w:val="0"/>
      <w:marBottom w:val="0"/>
      <w:divBdr>
        <w:top w:val="none" w:sz="0" w:space="0" w:color="auto"/>
        <w:left w:val="none" w:sz="0" w:space="0" w:color="auto"/>
        <w:bottom w:val="none" w:sz="0" w:space="0" w:color="auto"/>
        <w:right w:val="none" w:sz="0" w:space="0" w:color="auto"/>
      </w:divBdr>
    </w:div>
    <w:div w:id="1936745794">
      <w:bodyDiv w:val="1"/>
      <w:marLeft w:val="0"/>
      <w:marRight w:val="0"/>
      <w:marTop w:val="0"/>
      <w:marBottom w:val="0"/>
      <w:divBdr>
        <w:top w:val="none" w:sz="0" w:space="0" w:color="auto"/>
        <w:left w:val="none" w:sz="0" w:space="0" w:color="auto"/>
        <w:bottom w:val="none" w:sz="0" w:space="0" w:color="auto"/>
        <w:right w:val="none" w:sz="0" w:space="0" w:color="auto"/>
      </w:divBdr>
    </w:div>
    <w:div w:id="1937205566">
      <w:bodyDiv w:val="1"/>
      <w:marLeft w:val="0"/>
      <w:marRight w:val="0"/>
      <w:marTop w:val="0"/>
      <w:marBottom w:val="0"/>
      <w:divBdr>
        <w:top w:val="none" w:sz="0" w:space="0" w:color="auto"/>
        <w:left w:val="none" w:sz="0" w:space="0" w:color="auto"/>
        <w:bottom w:val="none" w:sz="0" w:space="0" w:color="auto"/>
        <w:right w:val="none" w:sz="0" w:space="0" w:color="auto"/>
      </w:divBdr>
    </w:div>
    <w:div w:id="1937245611">
      <w:bodyDiv w:val="1"/>
      <w:marLeft w:val="0"/>
      <w:marRight w:val="0"/>
      <w:marTop w:val="0"/>
      <w:marBottom w:val="0"/>
      <w:divBdr>
        <w:top w:val="none" w:sz="0" w:space="0" w:color="auto"/>
        <w:left w:val="none" w:sz="0" w:space="0" w:color="auto"/>
        <w:bottom w:val="none" w:sz="0" w:space="0" w:color="auto"/>
        <w:right w:val="none" w:sz="0" w:space="0" w:color="auto"/>
      </w:divBdr>
    </w:div>
    <w:div w:id="1937319964">
      <w:bodyDiv w:val="1"/>
      <w:marLeft w:val="0"/>
      <w:marRight w:val="0"/>
      <w:marTop w:val="0"/>
      <w:marBottom w:val="0"/>
      <w:divBdr>
        <w:top w:val="none" w:sz="0" w:space="0" w:color="auto"/>
        <w:left w:val="none" w:sz="0" w:space="0" w:color="auto"/>
        <w:bottom w:val="none" w:sz="0" w:space="0" w:color="auto"/>
        <w:right w:val="none" w:sz="0" w:space="0" w:color="auto"/>
      </w:divBdr>
    </w:div>
    <w:div w:id="1937400617">
      <w:bodyDiv w:val="1"/>
      <w:marLeft w:val="0"/>
      <w:marRight w:val="0"/>
      <w:marTop w:val="0"/>
      <w:marBottom w:val="0"/>
      <w:divBdr>
        <w:top w:val="none" w:sz="0" w:space="0" w:color="auto"/>
        <w:left w:val="none" w:sz="0" w:space="0" w:color="auto"/>
        <w:bottom w:val="none" w:sz="0" w:space="0" w:color="auto"/>
        <w:right w:val="none" w:sz="0" w:space="0" w:color="auto"/>
      </w:divBdr>
    </w:div>
    <w:div w:id="1937517899">
      <w:bodyDiv w:val="1"/>
      <w:marLeft w:val="0"/>
      <w:marRight w:val="0"/>
      <w:marTop w:val="0"/>
      <w:marBottom w:val="0"/>
      <w:divBdr>
        <w:top w:val="none" w:sz="0" w:space="0" w:color="auto"/>
        <w:left w:val="none" w:sz="0" w:space="0" w:color="auto"/>
        <w:bottom w:val="none" w:sz="0" w:space="0" w:color="auto"/>
        <w:right w:val="none" w:sz="0" w:space="0" w:color="auto"/>
      </w:divBdr>
    </w:div>
    <w:div w:id="1937591735">
      <w:bodyDiv w:val="1"/>
      <w:marLeft w:val="0"/>
      <w:marRight w:val="0"/>
      <w:marTop w:val="0"/>
      <w:marBottom w:val="0"/>
      <w:divBdr>
        <w:top w:val="none" w:sz="0" w:space="0" w:color="auto"/>
        <w:left w:val="none" w:sz="0" w:space="0" w:color="auto"/>
        <w:bottom w:val="none" w:sz="0" w:space="0" w:color="auto"/>
        <w:right w:val="none" w:sz="0" w:space="0" w:color="auto"/>
      </w:divBdr>
    </w:div>
    <w:div w:id="1938633250">
      <w:bodyDiv w:val="1"/>
      <w:marLeft w:val="0"/>
      <w:marRight w:val="0"/>
      <w:marTop w:val="0"/>
      <w:marBottom w:val="0"/>
      <w:divBdr>
        <w:top w:val="none" w:sz="0" w:space="0" w:color="auto"/>
        <w:left w:val="none" w:sz="0" w:space="0" w:color="auto"/>
        <w:bottom w:val="none" w:sz="0" w:space="0" w:color="auto"/>
        <w:right w:val="none" w:sz="0" w:space="0" w:color="auto"/>
      </w:divBdr>
    </w:div>
    <w:div w:id="1939369088">
      <w:bodyDiv w:val="1"/>
      <w:marLeft w:val="0"/>
      <w:marRight w:val="0"/>
      <w:marTop w:val="0"/>
      <w:marBottom w:val="0"/>
      <w:divBdr>
        <w:top w:val="none" w:sz="0" w:space="0" w:color="auto"/>
        <w:left w:val="none" w:sz="0" w:space="0" w:color="auto"/>
        <w:bottom w:val="none" w:sz="0" w:space="0" w:color="auto"/>
        <w:right w:val="none" w:sz="0" w:space="0" w:color="auto"/>
      </w:divBdr>
    </w:div>
    <w:div w:id="1939554359">
      <w:bodyDiv w:val="1"/>
      <w:marLeft w:val="0"/>
      <w:marRight w:val="0"/>
      <w:marTop w:val="0"/>
      <w:marBottom w:val="0"/>
      <w:divBdr>
        <w:top w:val="none" w:sz="0" w:space="0" w:color="auto"/>
        <w:left w:val="none" w:sz="0" w:space="0" w:color="auto"/>
        <w:bottom w:val="none" w:sz="0" w:space="0" w:color="auto"/>
        <w:right w:val="none" w:sz="0" w:space="0" w:color="auto"/>
      </w:divBdr>
    </w:div>
    <w:div w:id="1940478804">
      <w:bodyDiv w:val="1"/>
      <w:marLeft w:val="0"/>
      <w:marRight w:val="0"/>
      <w:marTop w:val="0"/>
      <w:marBottom w:val="0"/>
      <w:divBdr>
        <w:top w:val="none" w:sz="0" w:space="0" w:color="auto"/>
        <w:left w:val="none" w:sz="0" w:space="0" w:color="auto"/>
        <w:bottom w:val="none" w:sz="0" w:space="0" w:color="auto"/>
        <w:right w:val="none" w:sz="0" w:space="0" w:color="auto"/>
      </w:divBdr>
    </w:div>
    <w:div w:id="1940523106">
      <w:bodyDiv w:val="1"/>
      <w:marLeft w:val="0"/>
      <w:marRight w:val="0"/>
      <w:marTop w:val="0"/>
      <w:marBottom w:val="0"/>
      <w:divBdr>
        <w:top w:val="none" w:sz="0" w:space="0" w:color="auto"/>
        <w:left w:val="none" w:sz="0" w:space="0" w:color="auto"/>
        <w:bottom w:val="none" w:sz="0" w:space="0" w:color="auto"/>
        <w:right w:val="none" w:sz="0" w:space="0" w:color="auto"/>
      </w:divBdr>
    </w:div>
    <w:div w:id="1940797769">
      <w:bodyDiv w:val="1"/>
      <w:marLeft w:val="0"/>
      <w:marRight w:val="0"/>
      <w:marTop w:val="0"/>
      <w:marBottom w:val="0"/>
      <w:divBdr>
        <w:top w:val="none" w:sz="0" w:space="0" w:color="auto"/>
        <w:left w:val="none" w:sz="0" w:space="0" w:color="auto"/>
        <w:bottom w:val="none" w:sz="0" w:space="0" w:color="auto"/>
        <w:right w:val="none" w:sz="0" w:space="0" w:color="auto"/>
      </w:divBdr>
    </w:div>
    <w:div w:id="1940986893">
      <w:bodyDiv w:val="1"/>
      <w:marLeft w:val="0"/>
      <w:marRight w:val="0"/>
      <w:marTop w:val="0"/>
      <w:marBottom w:val="0"/>
      <w:divBdr>
        <w:top w:val="none" w:sz="0" w:space="0" w:color="auto"/>
        <w:left w:val="none" w:sz="0" w:space="0" w:color="auto"/>
        <w:bottom w:val="none" w:sz="0" w:space="0" w:color="auto"/>
        <w:right w:val="none" w:sz="0" w:space="0" w:color="auto"/>
      </w:divBdr>
    </w:div>
    <w:div w:id="1942490254">
      <w:bodyDiv w:val="1"/>
      <w:marLeft w:val="0"/>
      <w:marRight w:val="0"/>
      <w:marTop w:val="0"/>
      <w:marBottom w:val="0"/>
      <w:divBdr>
        <w:top w:val="none" w:sz="0" w:space="0" w:color="auto"/>
        <w:left w:val="none" w:sz="0" w:space="0" w:color="auto"/>
        <w:bottom w:val="none" w:sz="0" w:space="0" w:color="auto"/>
        <w:right w:val="none" w:sz="0" w:space="0" w:color="auto"/>
      </w:divBdr>
    </w:div>
    <w:div w:id="1942491162">
      <w:bodyDiv w:val="1"/>
      <w:marLeft w:val="0"/>
      <w:marRight w:val="0"/>
      <w:marTop w:val="0"/>
      <w:marBottom w:val="0"/>
      <w:divBdr>
        <w:top w:val="none" w:sz="0" w:space="0" w:color="auto"/>
        <w:left w:val="none" w:sz="0" w:space="0" w:color="auto"/>
        <w:bottom w:val="none" w:sz="0" w:space="0" w:color="auto"/>
        <w:right w:val="none" w:sz="0" w:space="0" w:color="auto"/>
      </w:divBdr>
    </w:div>
    <w:div w:id="1943804905">
      <w:bodyDiv w:val="1"/>
      <w:marLeft w:val="0"/>
      <w:marRight w:val="0"/>
      <w:marTop w:val="0"/>
      <w:marBottom w:val="0"/>
      <w:divBdr>
        <w:top w:val="none" w:sz="0" w:space="0" w:color="auto"/>
        <w:left w:val="none" w:sz="0" w:space="0" w:color="auto"/>
        <w:bottom w:val="none" w:sz="0" w:space="0" w:color="auto"/>
        <w:right w:val="none" w:sz="0" w:space="0" w:color="auto"/>
      </w:divBdr>
    </w:div>
    <w:div w:id="1944458949">
      <w:bodyDiv w:val="1"/>
      <w:marLeft w:val="0"/>
      <w:marRight w:val="0"/>
      <w:marTop w:val="0"/>
      <w:marBottom w:val="0"/>
      <w:divBdr>
        <w:top w:val="none" w:sz="0" w:space="0" w:color="auto"/>
        <w:left w:val="none" w:sz="0" w:space="0" w:color="auto"/>
        <w:bottom w:val="none" w:sz="0" w:space="0" w:color="auto"/>
        <w:right w:val="none" w:sz="0" w:space="0" w:color="auto"/>
      </w:divBdr>
    </w:div>
    <w:div w:id="1945526939">
      <w:bodyDiv w:val="1"/>
      <w:marLeft w:val="0"/>
      <w:marRight w:val="0"/>
      <w:marTop w:val="0"/>
      <w:marBottom w:val="0"/>
      <w:divBdr>
        <w:top w:val="none" w:sz="0" w:space="0" w:color="auto"/>
        <w:left w:val="none" w:sz="0" w:space="0" w:color="auto"/>
        <w:bottom w:val="none" w:sz="0" w:space="0" w:color="auto"/>
        <w:right w:val="none" w:sz="0" w:space="0" w:color="auto"/>
      </w:divBdr>
    </w:div>
    <w:div w:id="1945528775">
      <w:bodyDiv w:val="1"/>
      <w:marLeft w:val="0"/>
      <w:marRight w:val="0"/>
      <w:marTop w:val="0"/>
      <w:marBottom w:val="0"/>
      <w:divBdr>
        <w:top w:val="none" w:sz="0" w:space="0" w:color="auto"/>
        <w:left w:val="none" w:sz="0" w:space="0" w:color="auto"/>
        <w:bottom w:val="none" w:sz="0" w:space="0" w:color="auto"/>
        <w:right w:val="none" w:sz="0" w:space="0" w:color="auto"/>
      </w:divBdr>
    </w:div>
    <w:div w:id="1945531137">
      <w:bodyDiv w:val="1"/>
      <w:marLeft w:val="0"/>
      <w:marRight w:val="0"/>
      <w:marTop w:val="0"/>
      <w:marBottom w:val="0"/>
      <w:divBdr>
        <w:top w:val="none" w:sz="0" w:space="0" w:color="auto"/>
        <w:left w:val="none" w:sz="0" w:space="0" w:color="auto"/>
        <w:bottom w:val="none" w:sz="0" w:space="0" w:color="auto"/>
        <w:right w:val="none" w:sz="0" w:space="0" w:color="auto"/>
      </w:divBdr>
    </w:div>
    <w:div w:id="1946106887">
      <w:bodyDiv w:val="1"/>
      <w:marLeft w:val="0"/>
      <w:marRight w:val="0"/>
      <w:marTop w:val="0"/>
      <w:marBottom w:val="0"/>
      <w:divBdr>
        <w:top w:val="none" w:sz="0" w:space="0" w:color="auto"/>
        <w:left w:val="none" w:sz="0" w:space="0" w:color="auto"/>
        <w:bottom w:val="none" w:sz="0" w:space="0" w:color="auto"/>
        <w:right w:val="none" w:sz="0" w:space="0" w:color="auto"/>
      </w:divBdr>
    </w:div>
    <w:div w:id="1946306777">
      <w:bodyDiv w:val="1"/>
      <w:marLeft w:val="0"/>
      <w:marRight w:val="0"/>
      <w:marTop w:val="0"/>
      <w:marBottom w:val="0"/>
      <w:divBdr>
        <w:top w:val="none" w:sz="0" w:space="0" w:color="auto"/>
        <w:left w:val="none" w:sz="0" w:space="0" w:color="auto"/>
        <w:bottom w:val="none" w:sz="0" w:space="0" w:color="auto"/>
        <w:right w:val="none" w:sz="0" w:space="0" w:color="auto"/>
      </w:divBdr>
    </w:div>
    <w:div w:id="1946497694">
      <w:bodyDiv w:val="1"/>
      <w:marLeft w:val="0"/>
      <w:marRight w:val="0"/>
      <w:marTop w:val="0"/>
      <w:marBottom w:val="0"/>
      <w:divBdr>
        <w:top w:val="none" w:sz="0" w:space="0" w:color="auto"/>
        <w:left w:val="none" w:sz="0" w:space="0" w:color="auto"/>
        <w:bottom w:val="none" w:sz="0" w:space="0" w:color="auto"/>
        <w:right w:val="none" w:sz="0" w:space="0" w:color="auto"/>
      </w:divBdr>
    </w:div>
    <w:div w:id="1947540564">
      <w:bodyDiv w:val="1"/>
      <w:marLeft w:val="0"/>
      <w:marRight w:val="0"/>
      <w:marTop w:val="0"/>
      <w:marBottom w:val="0"/>
      <w:divBdr>
        <w:top w:val="none" w:sz="0" w:space="0" w:color="auto"/>
        <w:left w:val="none" w:sz="0" w:space="0" w:color="auto"/>
        <w:bottom w:val="none" w:sz="0" w:space="0" w:color="auto"/>
        <w:right w:val="none" w:sz="0" w:space="0" w:color="auto"/>
      </w:divBdr>
    </w:div>
    <w:div w:id="1947806304">
      <w:bodyDiv w:val="1"/>
      <w:marLeft w:val="0"/>
      <w:marRight w:val="0"/>
      <w:marTop w:val="0"/>
      <w:marBottom w:val="0"/>
      <w:divBdr>
        <w:top w:val="none" w:sz="0" w:space="0" w:color="auto"/>
        <w:left w:val="none" w:sz="0" w:space="0" w:color="auto"/>
        <w:bottom w:val="none" w:sz="0" w:space="0" w:color="auto"/>
        <w:right w:val="none" w:sz="0" w:space="0" w:color="auto"/>
      </w:divBdr>
    </w:div>
    <w:div w:id="1948075799">
      <w:bodyDiv w:val="1"/>
      <w:marLeft w:val="0"/>
      <w:marRight w:val="0"/>
      <w:marTop w:val="0"/>
      <w:marBottom w:val="0"/>
      <w:divBdr>
        <w:top w:val="none" w:sz="0" w:space="0" w:color="auto"/>
        <w:left w:val="none" w:sz="0" w:space="0" w:color="auto"/>
        <w:bottom w:val="none" w:sz="0" w:space="0" w:color="auto"/>
        <w:right w:val="none" w:sz="0" w:space="0" w:color="auto"/>
      </w:divBdr>
    </w:div>
    <w:div w:id="1948853515">
      <w:bodyDiv w:val="1"/>
      <w:marLeft w:val="0"/>
      <w:marRight w:val="0"/>
      <w:marTop w:val="0"/>
      <w:marBottom w:val="0"/>
      <w:divBdr>
        <w:top w:val="none" w:sz="0" w:space="0" w:color="auto"/>
        <w:left w:val="none" w:sz="0" w:space="0" w:color="auto"/>
        <w:bottom w:val="none" w:sz="0" w:space="0" w:color="auto"/>
        <w:right w:val="none" w:sz="0" w:space="0" w:color="auto"/>
      </w:divBdr>
    </w:div>
    <w:div w:id="1949464160">
      <w:bodyDiv w:val="1"/>
      <w:marLeft w:val="0"/>
      <w:marRight w:val="0"/>
      <w:marTop w:val="0"/>
      <w:marBottom w:val="0"/>
      <w:divBdr>
        <w:top w:val="none" w:sz="0" w:space="0" w:color="auto"/>
        <w:left w:val="none" w:sz="0" w:space="0" w:color="auto"/>
        <w:bottom w:val="none" w:sz="0" w:space="0" w:color="auto"/>
        <w:right w:val="none" w:sz="0" w:space="0" w:color="auto"/>
      </w:divBdr>
    </w:div>
    <w:div w:id="1950237009">
      <w:bodyDiv w:val="1"/>
      <w:marLeft w:val="0"/>
      <w:marRight w:val="0"/>
      <w:marTop w:val="0"/>
      <w:marBottom w:val="0"/>
      <w:divBdr>
        <w:top w:val="none" w:sz="0" w:space="0" w:color="auto"/>
        <w:left w:val="none" w:sz="0" w:space="0" w:color="auto"/>
        <w:bottom w:val="none" w:sz="0" w:space="0" w:color="auto"/>
        <w:right w:val="none" w:sz="0" w:space="0" w:color="auto"/>
      </w:divBdr>
    </w:div>
    <w:div w:id="1951819493">
      <w:bodyDiv w:val="1"/>
      <w:marLeft w:val="0"/>
      <w:marRight w:val="0"/>
      <w:marTop w:val="0"/>
      <w:marBottom w:val="0"/>
      <w:divBdr>
        <w:top w:val="none" w:sz="0" w:space="0" w:color="auto"/>
        <w:left w:val="none" w:sz="0" w:space="0" w:color="auto"/>
        <w:bottom w:val="none" w:sz="0" w:space="0" w:color="auto"/>
        <w:right w:val="none" w:sz="0" w:space="0" w:color="auto"/>
      </w:divBdr>
    </w:div>
    <w:div w:id="1952324359">
      <w:bodyDiv w:val="1"/>
      <w:marLeft w:val="0"/>
      <w:marRight w:val="0"/>
      <w:marTop w:val="0"/>
      <w:marBottom w:val="0"/>
      <w:divBdr>
        <w:top w:val="none" w:sz="0" w:space="0" w:color="auto"/>
        <w:left w:val="none" w:sz="0" w:space="0" w:color="auto"/>
        <w:bottom w:val="none" w:sz="0" w:space="0" w:color="auto"/>
        <w:right w:val="none" w:sz="0" w:space="0" w:color="auto"/>
      </w:divBdr>
    </w:div>
    <w:div w:id="1952587635">
      <w:bodyDiv w:val="1"/>
      <w:marLeft w:val="0"/>
      <w:marRight w:val="0"/>
      <w:marTop w:val="0"/>
      <w:marBottom w:val="0"/>
      <w:divBdr>
        <w:top w:val="none" w:sz="0" w:space="0" w:color="auto"/>
        <w:left w:val="none" w:sz="0" w:space="0" w:color="auto"/>
        <w:bottom w:val="none" w:sz="0" w:space="0" w:color="auto"/>
        <w:right w:val="none" w:sz="0" w:space="0" w:color="auto"/>
      </w:divBdr>
    </w:div>
    <w:div w:id="1952738540">
      <w:bodyDiv w:val="1"/>
      <w:marLeft w:val="0"/>
      <w:marRight w:val="0"/>
      <w:marTop w:val="0"/>
      <w:marBottom w:val="0"/>
      <w:divBdr>
        <w:top w:val="none" w:sz="0" w:space="0" w:color="auto"/>
        <w:left w:val="none" w:sz="0" w:space="0" w:color="auto"/>
        <w:bottom w:val="none" w:sz="0" w:space="0" w:color="auto"/>
        <w:right w:val="none" w:sz="0" w:space="0" w:color="auto"/>
      </w:divBdr>
    </w:div>
    <w:div w:id="1953508725">
      <w:bodyDiv w:val="1"/>
      <w:marLeft w:val="0"/>
      <w:marRight w:val="0"/>
      <w:marTop w:val="0"/>
      <w:marBottom w:val="0"/>
      <w:divBdr>
        <w:top w:val="none" w:sz="0" w:space="0" w:color="auto"/>
        <w:left w:val="none" w:sz="0" w:space="0" w:color="auto"/>
        <w:bottom w:val="none" w:sz="0" w:space="0" w:color="auto"/>
        <w:right w:val="none" w:sz="0" w:space="0" w:color="auto"/>
      </w:divBdr>
    </w:div>
    <w:div w:id="1954241124">
      <w:bodyDiv w:val="1"/>
      <w:marLeft w:val="0"/>
      <w:marRight w:val="0"/>
      <w:marTop w:val="0"/>
      <w:marBottom w:val="0"/>
      <w:divBdr>
        <w:top w:val="none" w:sz="0" w:space="0" w:color="auto"/>
        <w:left w:val="none" w:sz="0" w:space="0" w:color="auto"/>
        <w:bottom w:val="none" w:sz="0" w:space="0" w:color="auto"/>
        <w:right w:val="none" w:sz="0" w:space="0" w:color="auto"/>
      </w:divBdr>
    </w:div>
    <w:div w:id="1954283702">
      <w:bodyDiv w:val="1"/>
      <w:marLeft w:val="0"/>
      <w:marRight w:val="0"/>
      <w:marTop w:val="0"/>
      <w:marBottom w:val="0"/>
      <w:divBdr>
        <w:top w:val="none" w:sz="0" w:space="0" w:color="auto"/>
        <w:left w:val="none" w:sz="0" w:space="0" w:color="auto"/>
        <w:bottom w:val="none" w:sz="0" w:space="0" w:color="auto"/>
        <w:right w:val="none" w:sz="0" w:space="0" w:color="auto"/>
      </w:divBdr>
    </w:div>
    <w:div w:id="1956054860">
      <w:bodyDiv w:val="1"/>
      <w:marLeft w:val="0"/>
      <w:marRight w:val="0"/>
      <w:marTop w:val="0"/>
      <w:marBottom w:val="0"/>
      <w:divBdr>
        <w:top w:val="none" w:sz="0" w:space="0" w:color="auto"/>
        <w:left w:val="none" w:sz="0" w:space="0" w:color="auto"/>
        <w:bottom w:val="none" w:sz="0" w:space="0" w:color="auto"/>
        <w:right w:val="none" w:sz="0" w:space="0" w:color="auto"/>
      </w:divBdr>
    </w:div>
    <w:div w:id="1956330119">
      <w:bodyDiv w:val="1"/>
      <w:marLeft w:val="0"/>
      <w:marRight w:val="0"/>
      <w:marTop w:val="0"/>
      <w:marBottom w:val="0"/>
      <w:divBdr>
        <w:top w:val="none" w:sz="0" w:space="0" w:color="auto"/>
        <w:left w:val="none" w:sz="0" w:space="0" w:color="auto"/>
        <w:bottom w:val="none" w:sz="0" w:space="0" w:color="auto"/>
        <w:right w:val="none" w:sz="0" w:space="0" w:color="auto"/>
      </w:divBdr>
    </w:div>
    <w:div w:id="1956400164">
      <w:bodyDiv w:val="1"/>
      <w:marLeft w:val="0"/>
      <w:marRight w:val="0"/>
      <w:marTop w:val="0"/>
      <w:marBottom w:val="0"/>
      <w:divBdr>
        <w:top w:val="none" w:sz="0" w:space="0" w:color="auto"/>
        <w:left w:val="none" w:sz="0" w:space="0" w:color="auto"/>
        <w:bottom w:val="none" w:sz="0" w:space="0" w:color="auto"/>
        <w:right w:val="none" w:sz="0" w:space="0" w:color="auto"/>
      </w:divBdr>
    </w:div>
    <w:div w:id="1956402620">
      <w:bodyDiv w:val="1"/>
      <w:marLeft w:val="0"/>
      <w:marRight w:val="0"/>
      <w:marTop w:val="0"/>
      <w:marBottom w:val="0"/>
      <w:divBdr>
        <w:top w:val="none" w:sz="0" w:space="0" w:color="auto"/>
        <w:left w:val="none" w:sz="0" w:space="0" w:color="auto"/>
        <w:bottom w:val="none" w:sz="0" w:space="0" w:color="auto"/>
        <w:right w:val="none" w:sz="0" w:space="0" w:color="auto"/>
      </w:divBdr>
    </w:div>
    <w:div w:id="1956596392">
      <w:bodyDiv w:val="1"/>
      <w:marLeft w:val="0"/>
      <w:marRight w:val="0"/>
      <w:marTop w:val="0"/>
      <w:marBottom w:val="0"/>
      <w:divBdr>
        <w:top w:val="none" w:sz="0" w:space="0" w:color="auto"/>
        <w:left w:val="none" w:sz="0" w:space="0" w:color="auto"/>
        <w:bottom w:val="none" w:sz="0" w:space="0" w:color="auto"/>
        <w:right w:val="none" w:sz="0" w:space="0" w:color="auto"/>
      </w:divBdr>
    </w:div>
    <w:div w:id="1958100655">
      <w:bodyDiv w:val="1"/>
      <w:marLeft w:val="0"/>
      <w:marRight w:val="0"/>
      <w:marTop w:val="0"/>
      <w:marBottom w:val="0"/>
      <w:divBdr>
        <w:top w:val="none" w:sz="0" w:space="0" w:color="auto"/>
        <w:left w:val="none" w:sz="0" w:space="0" w:color="auto"/>
        <w:bottom w:val="none" w:sz="0" w:space="0" w:color="auto"/>
        <w:right w:val="none" w:sz="0" w:space="0" w:color="auto"/>
      </w:divBdr>
    </w:div>
    <w:div w:id="1958103929">
      <w:bodyDiv w:val="1"/>
      <w:marLeft w:val="0"/>
      <w:marRight w:val="0"/>
      <w:marTop w:val="0"/>
      <w:marBottom w:val="0"/>
      <w:divBdr>
        <w:top w:val="none" w:sz="0" w:space="0" w:color="auto"/>
        <w:left w:val="none" w:sz="0" w:space="0" w:color="auto"/>
        <w:bottom w:val="none" w:sz="0" w:space="0" w:color="auto"/>
        <w:right w:val="none" w:sz="0" w:space="0" w:color="auto"/>
      </w:divBdr>
    </w:div>
    <w:div w:id="1958486909">
      <w:bodyDiv w:val="1"/>
      <w:marLeft w:val="0"/>
      <w:marRight w:val="0"/>
      <w:marTop w:val="0"/>
      <w:marBottom w:val="0"/>
      <w:divBdr>
        <w:top w:val="none" w:sz="0" w:space="0" w:color="auto"/>
        <w:left w:val="none" w:sz="0" w:space="0" w:color="auto"/>
        <w:bottom w:val="none" w:sz="0" w:space="0" w:color="auto"/>
        <w:right w:val="none" w:sz="0" w:space="0" w:color="auto"/>
      </w:divBdr>
    </w:div>
    <w:div w:id="1958901865">
      <w:bodyDiv w:val="1"/>
      <w:marLeft w:val="0"/>
      <w:marRight w:val="0"/>
      <w:marTop w:val="0"/>
      <w:marBottom w:val="0"/>
      <w:divBdr>
        <w:top w:val="none" w:sz="0" w:space="0" w:color="auto"/>
        <w:left w:val="none" w:sz="0" w:space="0" w:color="auto"/>
        <w:bottom w:val="none" w:sz="0" w:space="0" w:color="auto"/>
        <w:right w:val="none" w:sz="0" w:space="0" w:color="auto"/>
      </w:divBdr>
    </w:div>
    <w:div w:id="1959143729">
      <w:bodyDiv w:val="1"/>
      <w:marLeft w:val="0"/>
      <w:marRight w:val="0"/>
      <w:marTop w:val="0"/>
      <w:marBottom w:val="0"/>
      <w:divBdr>
        <w:top w:val="none" w:sz="0" w:space="0" w:color="auto"/>
        <w:left w:val="none" w:sz="0" w:space="0" w:color="auto"/>
        <w:bottom w:val="none" w:sz="0" w:space="0" w:color="auto"/>
        <w:right w:val="none" w:sz="0" w:space="0" w:color="auto"/>
      </w:divBdr>
    </w:div>
    <w:div w:id="1959558501">
      <w:bodyDiv w:val="1"/>
      <w:marLeft w:val="0"/>
      <w:marRight w:val="0"/>
      <w:marTop w:val="0"/>
      <w:marBottom w:val="0"/>
      <w:divBdr>
        <w:top w:val="none" w:sz="0" w:space="0" w:color="auto"/>
        <w:left w:val="none" w:sz="0" w:space="0" w:color="auto"/>
        <w:bottom w:val="none" w:sz="0" w:space="0" w:color="auto"/>
        <w:right w:val="none" w:sz="0" w:space="0" w:color="auto"/>
      </w:divBdr>
    </w:div>
    <w:div w:id="1959606366">
      <w:bodyDiv w:val="1"/>
      <w:marLeft w:val="0"/>
      <w:marRight w:val="0"/>
      <w:marTop w:val="0"/>
      <w:marBottom w:val="0"/>
      <w:divBdr>
        <w:top w:val="none" w:sz="0" w:space="0" w:color="auto"/>
        <w:left w:val="none" w:sz="0" w:space="0" w:color="auto"/>
        <w:bottom w:val="none" w:sz="0" w:space="0" w:color="auto"/>
        <w:right w:val="none" w:sz="0" w:space="0" w:color="auto"/>
      </w:divBdr>
    </w:div>
    <w:div w:id="1959749529">
      <w:bodyDiv w:val="1"/>
      <w:marLeft w:val="0"/>
      <w:marRight w:val="0"/>
      <w:marTop w:val="0"/>
      <w:marBottom w:val="0"/>
      <w:divBdr>
        <w:top w:val="none" w:sz="0" w:space="0" w:color="auto"/>
        <w:left w:val="none" w:sz="0" w:space="0" w:color="auto"/>
        <w:bottom w:val="none" w:sz="0" w:space="0" w:color="auto"/>
        <w:right w:val="none" w:sz="0" w:space="0" w:color="auto"/>
      </w:divBdr>
    </w:div>
    <w:div w:id="1960142646">
      <w:bodyDiv w:val="1"/>
      <w:marLeft w:val="0"/>
      <w:marRight w:val="0"/>
      <w:marTop w:val="0"/>
      <w:marBottom w:val="0"/>
      <w:divBdr>
        <w:top w:val="none" w:sz="0" w:space="0" w:color="auto"/>
        <w:left w:val="none" w:sz="0" w:space="0" w:color="auto"/>
        <w:bottom w:val="none" w:sz="0" w:space="0" w:color="auto"/>
        <w:right w:val="none" w:sz="0" w:space="0" w:color="auto"/>
      </w:divBdr>
    </w:div>
    <w:div w:id="1960599924">
      <w:bodyDiv w:val="1"/>
      <w:marLeft w:val="0"/>
      <w:marRight w:val="0"/>
      <w:marTop w:val="0"/>
      <w:marBottom w:val="0"/>
      <w:divBdr>
        <w:top w:val="none" w:sz="0" w:space="0" w:color="auto"/>
        <w:left w:val="none" w:sz="0" w:space="0" w:color="auto"/>
        <w:bottom w:val="none" w:sz="0" w:space="0" w:color="auto"/>
        <w:right w:val="none" w:sz="0" w:space="0" w:color="auto"/>
      </w:divBdr>
    </w:div>
    <w:div w:id="1960602778">
      <w:bodyDiv w:val="1"/>
      <w:marLeft w:val="0"/>
      <w:marRight w:val="0"/>
      <w:marTop w:val="0"/>
      <w:marBottom w:val="0"/>
      <w:divBdr>
        <w:top w:val="none" w:sz="0" w:space="0" w:color="auto"/>
        <w:left w:val="none" w:sz="0" w:space="0" w:color="auto"/>
        <w:bottom w:val="none" w:sz="0" w:space="0" w:color="auto"/>
        <w:right w:val="none" w:sz="0" w:space="0" w:color="auto"/>
      </w:divBdr>
    </w:div>
    <w:div w:id="1962298944">
      <w:bodyDiv w:val="1"/>
      <w:marLeft w:val="0"/>
      <w:marRight w:val="0"/>
      <w:marTop w:val="0"/>
      <w:marBottom w:val="0"/>
      <w:divBdr>
        <w:top w:val="none" w:sz="0" w:space="0" w:color="auto"/>
        <w:left w:val="none" w:sz="0" w:space="0" w:color="auto"/>
        <w:bottom w:val="none" w:sz="0" w:space="0" w:color="auto"/>
        <w:right w:val="none" w:sz="0" w:space="0" w:color="auto"/>
      </w:divBdr>
    </w:div>
    <w:div w:id="1963026440">
      <w:bodyDiv w:val="1"/>
      <w:marLeft w:val="0"/>
      <w:marRight w:val="0"/>
      <w:marTop w:val="0"/>
      <w:marBottom w:val="0"/>
      <w:divBdr>
        <w:top w:val="none" w:sz="0" w:space="0" w:color="auto"/>
        <w:left w:val="none" w:sz="0" w:space="0" w:color="auto"/>
        <w:bottom w:val="none" w:sz="0" w:space="0" w:color="auto"/>
        <w:right w:val="none" w:sz="0" w:space="0" w:color="auto"/>
      </w:divBdr>
    </w:div>
    <w:div w:id="1963609098">
      <w:bodyDiv w:val="1"/>
      <w:marLeft w:val="0"/>
      <w:marRight w:val="0"/>
      <w:marTop w:val="0"/>
      <w:marBottom w:val="0"/>
      <w:divBdr>
        <w:top w:val="none" w:sz="0" w:space="0" w:color="auto"/>
        <w:left w:val="none" w:sz="0" w:space="0" w:color="auto"/>
        <w:bottom w:val="none" w:sz="0" w:space="0" w:color="auto"/>
        <w:right w:val="none" w:sz="0" w:space="0" w:color="auto"/>
      </w:divBdr>
    </w:div>
    <w:div w:id="1964188782">
      <w:bodyDiv w:val="1"/>
      <w:marLeft w:val="0"/>
      <w:marRight w:val="0"/>
      <w:marTop w:val="0"/>
      <w:marBottom w:val="0"/>
      <w:divBdr>
        <w:top w:val="none" w:sz="0" w:space="0" w:color="auto"/>
        <w:left w:val="none" w:sz="0" w:space="0" w:color="auto"/>
        <w:bottom w:val="none" w:sz="0" w:space="0" w:color="auto"/>
        <w:right w:val="none" w:sz="0" w:space="0" w:color="auto"/>
      </w:divBdr>
    </w:div>
    <w:div w:id="1964381758">
      <w:bodyDiv w:val="1"/>
      <w:marLeft w:val="0"/>
      <w:marRight w:val="0"/>
      <w:marTop w:val="0"/>
      <w:marBottom w:val="0"/>
      <w:divBdr>
        <w:top w:val="none" w:sz="0" w:space="0" w:color="auto"/>
        <w:left w:val="none" w:sz="0" w:space="0" w:color="auto"/>
        <w:bottom w:val="none" w:sz="0" w:space="0" w:color="auto"/>
        <w:right w:val="none" w:sz="0" w:space="0" w:color="auto"/>
      </w:divBdr>
    </w:div>
    <w:div w:id="1964382458">
      <w:bodyDiv w:val="1"/>
      <w:marLeft w:val="0"/>
      <w:marRight w:val="0"/>
      <w:marTop w:val="0"/>
      <w:marBottom w:val="0"/>
      <w:divBdr>
        <w:top w:val="none" w:sz="0" w:space="0" w:color="auto"/>
        <w:left w:val="none" w:sz="0" w:space="0" w:color="auto"/>
        <w:bottom w:val="none" w:sz="0" w:space="0" w:color="auto"/>
        <w:right w:val="none" w:sz="0" w:space="0" w:color="auto"/>
      </w:divBdr>
    </w:div>
    <w:div w:id="1964921225">
      <w:bodyDiv w:val="1"/>
      <w:marLeft w:val="0"/>
      <w:marRight w:val="0"/>
      <w:marTop w:val="0"/>
      <w:marBottom w:val="0"/>
      <w:divBdr>
        <w:top w:val="none" w:sz="0" w:space="0" w:color="auto"/>
        <w:left w:val="none" w:sz="0" w:space="0" w:color="auto"/>
        <w:bottom w:val="none" w:sz="0" w:space="0" w:color="auto"/>
        <w:right w:val="none" w:sz="0" w:space="0" w:color="auto"/>
      </w:divBdr>
    </w:div>
    <w:div w:id="1965234300">
      <w:bodyDiv w:val="1"/>
      <w:marLeft w:val="0"/>
      <w:marRight w:val="0"/>
      <w:marTop w:val="0"/>
      <w:marBottom w:val="0"/>
      <w:divBdr>
        <w:top w:val="none" w:sz="0" w:space="0" w:color="auto"/>
        <w:left w:val="none" w:sz="0" w:space="0" w:color="auto"/>
        <w:bottom w:val="none" w:sz="0" w:space="0" w:color="auto"/>
        <w:right w:val="none" w:sz="0" w:space="0" w:color="auto"/>
      </w:divBdr>
    </w:div>
    <w:div w:id="1965622277">
      <w:bodyDiv w:val="1"/>
      <w:marLeft w:val="0"/>
      <w:marRight w:val="0"/>
      <w:marTop w:val="0"/>
      <w:marBottom w:val="0"/>
      <w:divBdr>
        <w:top w:val="none" w:sz="0" w:space="0" w:color="auto"/>
        <w:left w:val="none" w:sz="0" w:space="0" w:color="auto"/>
        <w:bottom w:val="none" w:sz="0" w:space="0" w:color="auto"/>
        <w:right w:val="none" w:sz="0" w:space="0" w:color="auto"/>
      </w:divBdr>
    </w:div>
    <w:div w:id="1965693204">
      <w:bodyDiv w:val="1"/>
      <w:marLeft w:val="0"/>
      <w:marRight w:val="0"/>
      <w:marTop w:val="0"/>
      <w:marBottom w:val="0"/>
      <w:divBdr>
        <w:top w:val="none" w:sz="0" w:space="0" w:color="auto"/>
        <w:left w:val="none" w:sz="0" w:space="0" w:color="auto"/>
        <w:bottom w:val="none" w:sz="0" w:space="0" w:color="auto"/>
        <w:right w:val="none" w:sz="0" w:space="0" w:color="auto"/>
      </w:divBdr>
    </w:div>
    <w:div w:id="1966231391">
      <w:bodyDiv w:val="1"/>
      <w:marLeft w:val="0"/>
      <w:marRight w:val="0"/>
      <w:marTop w:val="0"/>
      <w:marBottom w:val="0"/>
      <w:divBdr>
        <w:top w:val="none" w:sz="0" w:space="0" w:color="auto"/>
        <w:left w:val="none" w:sz="0" w:space="0" w:color="auto"/>
        <w:bottom w:val="none" w:sz="0" w:space="0" w:color="auto"/>
        <w:right w:val="none" w:sz="0" w:space="0" w:color="auto"/>
      </w:divBdr>
    </w:div>
    <w:div w:id="1966348523">
      <w:bodyDiv w:val="1"/>
      <w:marLeft w:val="0"/>
      <w:marRight w:val="0"/>
      <w:marTop w:val="0"/>
      <w:marBottom w:val="0"/>
      <w:divBdr>
        <w:top w:val="none" w:sz="0" w:space="0" w:color="auto"/>
        <w:left w:val="none" w:sz="0" w:space="0" w:color="auto"/>
        <w:bottom w:val="none" w:sz="0" w:space="0" w:color="auto"/>
        <w:right w:val="none" w:sz="0" w:space="0" w:color="auto"/>
      </w:divBdr>
    </w:div>
    <w:div w:id="1966423452">
      <w:bodyDiv w:val="1"/>
      <w:marLeft w:val="0"/>
      <w:marRight w:val="0"/>
      <w:marTop w:val="0"/>
      <w:marBottom w:val="0"/>
      <w:divBdr>
        <w:top w:val="none" w:sz="0" w:space="0" w:color="auto"/>
        <w:left w:val="none" w:sz="0" w:space="0" w:color="auto"/>
        <w:bottom w:val="none" w:sz="0" w:space="0" w:color="auto"/>
        <w:right w:val="none" w:sz="0" w:space="0" w:color="auto"/>
      </w:divBdr>
    </w:div>
    <w:div w:id="1966429395">
      <w:bodyDiv w:val="1"/>
      <w:marLeft w:val="0"/>
      <w:marRight w:val="0"/>
      <w:marTop w:val="0"/>
      <w:marBottom w:val="0"/>
      <w:divBdr>
        <w:top w:val="none" w:sz="0" w:space="0" w:color="auto"/>
        <w:left w:val="none" w:sz="0" w:space="0" w:color="auto"/>
        <w:bottom w:val="none" w:sz="0" w:space="0" w:color="auto"/>
        <w:right w:val="none" w:sz="0" w:space="0" w:color="auto"/>
      </w:divBdr>
    </w:div>
    <w:div w:id="1966693550">
      <w:bodyDiv w:val="1"/>
      <w:marLeft w:val="0"/>
      <w:marRight w:val="0"/>
      <w:marTop w:val="0"/>
      <w:marBottom w:val="0"/>
      <w:divBdr>
        <w:top w:val="none" w:sz="0" w:space="0" w:color="auto"/>
        <w:left w:val="none" w:sz="0" w:space="0" w:color="auto"/>
        <w:bottom w:val="none" w:sz="0" w:space="0" w:color="auto"/>
        <w:right w:val="none" w:sz="0" w:space="0" w:color="auto"/>
      </w:divBdr>
    </w:div>
    <w:div w:id="1967344250">
      <w:bodyDiv w:val="1"/>
      <w:marLeft w:val="0"/>
      <w:marRight w:val="0"/>
      <w:marTop w:val="0"/>
      <w:marBottom w:val="0"/>
      <w:divBdr>
        <w:top w:val="none" w:sz="0" w:space="0" w:color="auto"/>
        <w:left w:val="none" w:sz="0" w:space="0" w:color="auto"/>
        <w:bottom w:val="none" w:sz="0" w:space="0" w:color="auto"/>
        <w:right w:val="none" w:sz="0" w:space="0" w:color="auto"/>
      </w:divBdr>
    </w:div>
    <w:div w:id="1967391477">
      <w:bodyDiv w:val="1"/>
      <w:marLeft w:val="0"/>
      <w:marRight w:val="0"/>
      <w:marTop w:val="0"/>
      <w:marBottom w:val="0"/>
      <w:divBdr>
        <w:top w:val="none" w:sz="0" w:space="0" w:color="auto"/>
        <w:left w:val="none" w:sz="0" w:space="0" w:color="auto"/>
        <w:bottom w:val="none" w:sz="0" w:space="0" w:color="auto"/>
        <w:right w:val="none" w:sz="0" w:space="0" w:color="auto"/>
      </w:divBdr>
    </w:div>
    <w:div w:id="1967619676">
      <w:bodyDiv w:val="1"/>
      <w:marLeft w:val="0"/>
      <w:marRight w:val="0"/>
      <w:marTop w:val="0"/>
      <w:marBottom w:val="0"/>
      <w:divBdr>
        <w:top w:val="none" w:sz="0" w:space="0" w:color="auto"/>
        <w:left w:val="none" w:sz="0" w:space="0" w:color="auto"/>
        <w:bottom w:val="none" w:sz="0" w:space="0" w:color="auto"/>
        <w:right w:val="none" w:sz="0" w:space="0" w:color="auto"/>
      </w:divBdr>
    </w:div>
    <w:div w:id="1968003296">
      <w:bodyDiv w:val="1"/>
      <w:marLeft w:val="0"/>
      <w:marRight w:val="0"/>
      <w:marTop w:val="0"/>
      <w:marBottom w:val="0"/>
      <w:divBdr>
        <w:top w:val="none" w:sz="0" w:space="0" w:color="auto"/>
        <w:left w:val="none" w:sz="0" w:space="0" w:color="auto"/>
        <w:bottom w:val="none" w:sz="0" w:space="0" w:color="auto"/>
        <w:right w:val="none" w:sz="0" w:space="0" w:color="auto"/>
      </w:divBdr>
    </w:div>
    <w:div w:id="1968390205">
      <w:bodyDiv w:val="1"/>
      <w:marLeft w:val="0"/>
      <w:marRight w:val="0"/>
      <w:marTop w:val="0"/>
      <w:marBottom w:val="0"/>
      <w:divBdr>
        <w:top w:val="none" w:sz="0" w:space="0" w:color="auto"/>
        <w:left w:val="none" w:sz="0" w:space="0" w:color="auto"/>
        <w:bottom w:val="none" w:sz="0" w:space="0" w:color="auto"/>
        <w:right w:val="none" w:sz="0" w:space="0" w:color="auto"/>
      </w:divBdr>
    </w:div>
    <w:div w:id="1968967078">
      <w:bodyDiv w:val="1"/>
      <w:marLeft w:val="0"/>
      <w:marRight w:val="0"/>
      <w:marTop w:val="0"/>
      <w:marBottom w:val="0"/>
      <w:divBdr>
        <w:top w:val="none" w:sz="0" w:space="0" w:color="auto"/>
        <w:left w:val="none" w:sz="0" w:space="0" w:color="auto"/>
        <w:bottom w:val="none" w:sz="0" w:space="0" w:color="auto"/>
        <w:right w:val="none" w:sz="0" w:space="0" w:color="auto"/>
      </w:divBdr>
    </w:div>
    <w:div w:id="1969773536">
      <w:bodyDiv w:val="1"/>
      <w:marLeft w:val="0"/>
      <w:marRight w:val="0"/>
      <w:marTop w:val="0"/>
      <w:marBottom w:val="0"/>
      <w:divBdr>
        <w:top w:val="none" w:sz="0" w:space="0" w:color="auto"/>
        <w:left w:val="none" w:sz="0" w:space="0" w:color="auto"/>
        <w:bottom w:val="none" w:sz="0" w:space="0" w:color="auto"/>
        <w:right w:val="none" w:sz="0" w:space="0" w:color="auto"/>
      </w:divBdr>
    </w:div>
    <w:div w:id="1969973667">
      <w:bodyDiv w:val="1"/>
      <w:marLeft w:val="0"/>
      <w:marRight w:val="0"/>
      <w:marTop w:val="0"/>
      <w:marBottom w:val="0"/>
      <w:divBdr>
        <w:top w:val="none" w:sz="0" w:space="0" w:color="auto"/>
        <w:left w:val="none" w:sz="0" w:space="0" w:color="auto"/>
        <w:bottom w:val="none" w:sz="0" w:space="0" w:color="auto"/>
        <w:right w:val="none" w:sz="0" w:space="0" w:color="auto"/>
      </w:divBdr>
    </w:div>
    <w:div w:id="1970164512">
      <w:bodyDiv w:val="1"/>
      <w:marLeft w:val="0"/>
      <w:marRight w:val="0"/>
      <w:marTop w:val="0"/>
      <w:marBottom w:val="0"/>
      <w:divBdr>
        <w:top w:val="none" w:sz="0" w:space="0" w:color="auto"/>
        <w:left w:val="none" w:sz="0" w:space="0" w:color="auto"/>
        <w:bottom w:val="none" w:sz="0" w:space="0" w:color="auto"/>
        <w:right w:val="none" w:sz="0" w:space="0" w:color="auto"/>
      </w:divBdr>
    </w:div>
    <w:div w:id="1970551892">
      <w:bodyDiv w:val="1"/>
      <w:marLeft w:val="0"/>
      <w:marRight w:val="0"/>
      <w:marTop w:val="0"/>
      <w:marBottom w:val="0"/>
      <w:divBdr>
        <w:top w:val="none" w:sz="0" w:space="0" w:color="auto"/>
        <w:left w:val="none" w:sz="0" w:space="0" w:color="auto"/>
        <w:bottom w:val="none" w:sz="0" w:space="0" w:color="auto"/>
        <w:right w:val="none" w:sz="0" w:space="0" w:color="auto"/>
      </w:divBdr>
    </w:div>
    <w:div w:id="1970892907">
      <w:bodyDiv w:val="1"/>
      <w:marLeft w:val="0"/>
      <w:marRight w:val="0"/>
      <w:marTop w:val="0"/>
      <w:marBottom w:val="0"/>
      <w:divBdr>
        <w:top w:val="none" w:sz="0" w:space="0" w:color="auto"/>
        <w:left w:val="none" w:sz="0" w:space="0" w:color="auto"/>
        <w:bottom w:val="none" w:sz="0" w:space="0" w:color="auto"/>
        <w:right w:val="none" w:sz="0" w:space="0" w:color="auto"/>
      </w:divBdr>
    </w:div>
    <w:div w:id="1971086735">
      <w:bodyDiv w:val="1"/>
      <w:marLeft w:val="0"/>
      <w:marRight w:val="0"/>
      <w:marTop w:val="0"/>
      <w:marBottom w:val="0"/>
      <w:divBdr>
        <w:top w:val="none" w:sz="0" w:space="0" w:color="auto"/>
        <w:left w:val="none" w:sz="0" w:space="0" w:color="auto"/>
        <w:bottom w:val="none" w:sz="0" w:space="0" w:color="auto"/>
        <w:right w:val="none" w:sz="0" w:space="0" w:color="auto"/>
      </w:divBdr>
    </w:div>
    <w:div w:id="1972244990">
      <w:bodyDiv w:val="1"/>
      <w:marLeft w:val="0"/>
      <w:marRight w:val="0"/>
      <w:marTop w:val="0"/>
      <w:marBottom w:val="0"/>
      <w:divBdr>
        <w:top w:val="none" w:sz="0" w:space="0" w:color="auto"/>
        <w:left w:val="none" w:sz="0" w:space="0" w:color="auto"/>
        <w:bottom w:val="none" w:sz="0" w:space="0" w:color="auto"/>
        <w:right w:val="none" w:sz="0" w:space="0" w:color="auto"/>
      </w:divBdr>
    </w:div>
    <w:div w:id="1972862953">
      <w:bodyDiv w:val="1"/>
      <w:marLeft w:val="0"/>
      <w:marRight w:val="0"/>
      <w:marTop w:val="0"/>
      <w:marBottom w:val="0"/>
      <w:divBdr>
        <w:top w:val="none" w:sz="0" w:space="0" w:color="auto"/>
        <w:left w:val="none" w:sz="0" w:space="0" w:color="auto"/>
        <w:bottom w:val="none" w:sz="0" w:space="0" w:color="auto"/>
        <w:right w:val="none" w:sz="0" w:space="0" w:color="auto"/>
      </w:divBdr>
    </w:div>
    <w:div w:id="1972904574">
      <w:bodyDiv w:val="1"/>
      <w:marLeft w:val="0"/>
      <w:marRight w:val="0"/>
      <w:marTop w:val="0"/>
      <w:marBottom w:val="0"/>
      <w:divBdr>
        <w:top w:val="none" w:sz="0" w:space="0" w:color="auto"/>
        <w:left w:val="none" w:sz="0" w:space="0" w:color="auto"/>
        <w:bottom w:val="none" w:sz="0" w:space="0" w:color="auto"/>
        <w:right w:val="none" w:sz="0" w:space="0" w:color="auto"/>
      </w:divBdr>
    </w:div>
    <w:div w:id="1972981167">
      <w:bodyDiv w:val="1"/>
      <w:marLeft w:val="0"/>
      <w:marRight w:val="0"/>
      <w:marTop w:val="0"/>
      <w:marBottom w:val="0"/>
      <w:divBdr>
        <w:top w:val="none" w:sz="0" w:space="0" w:color="auto"/>
        <w:left w:val="none" w:sz="0" w:space="0" w:color="auto"/>
        <w:bottom w:val="none" w:sz="0" w:space="0" w:color="auto"/>
        <w:right w:val="none" w:sz="0" w:space="0" w:color="auto"/>
      </w:divBdr>
    </w:div>
    <w:div w:id="1973905310">
      <w:bodyDiv w:val="1"/>
      <w:marLeft w:val="0"/>
      <w:marRight w:val="0"/>
      <w:marTop w:val="0"/>
      <w:marBottom w:val="0"/>
      <w:divBdr>
        <w:top w:val="none" w:sz="0" w:space="0" w:color="auto"/>
        <w:left w:val="none" w:sz="0" w:space="0" w:color="auto"/>
        <w:bottom w:val="none" w:sz="0" w:space="0" w:color="auto"/>
        <w:right w:val="none" w:sz="0" w:space="0" w:color="auto"/>
      </w:divBdr>
    </w:div>
    <w:div w:id="1974291758">
      <w:bodyDiv w:val="1"/>
      <w:marLeft w:val="0"/>
      <w:marRight w:val="0"/>
      <w:marTop w:val="0"/>
      <w:marBottom w:val="0"/>
      <w:divBdr>
        <w:top w:val="none" w:sz="0" w:space="0" w:color="auto"/>
        <w:left w:val="none" w:sz="0" w:space="0" w:color="auto"/>
        <w:bottom w:val="none" w:sz="0" w:space="0" w:color="auto"/>
        <w:right w:val="none" w:sz="0" w:space="0" w:color="auto"/>
      </w:divBdr>
    </w:div>
    <w:div w:id="1974482324">
      <w:bodyDiv w:val="1"/>
      <w:marLeft w:val="0"/>
      <w:marRight w:val="0"/>
      <w:marTop w:val="0"/>
      <w:marBottom w:val="0"/>
      <w:divBdr>
        <w:top w:val="none" w:sz="0" w:space="0" w:color="auto"/>
        <w:left w:val="none" w:sz="0" w:space="0" w:color="auto"/>
        <w:bottom w:val="none" w:sz="0" w:space="0" w:color="auto"/>
        <w:right w:val="none" w:sz="0" w:space="0" w:color="auto"/>
      </w:divBdr>
    </w:div>
    <w:div w:id="1975334211">
      <w:bodyDiv w:val="1"/>
      <w:marLeft w:val="0"/>
      <w:marRight w:val="0"/>
      <w:marTop w:val="0"/>
      <w:marBottom w:val="0"/>
      <w:divBdr>
        <w:top w:val="none" w:sz="0" w:space="0" w:color="auto"/>
        <w:left w:val="none" w:sz="0" w:space="0" w:color="auto"/>
        <w:bottom w:val="none" w:sz="0" w:space="0" w:color="auto"/>
        <w:right w:val="none" w:sz="0" w:space="0" w:color="auto"/>
      </w:divBdr>
    </w:div>
    <w:div w:id="1975403248">
      <w:bodyDiv w:val="1"/>
      <w:marLeft w:val="0"/>
      <w:marRight w:val="0"/>
      <w:marTop w:val="0"/>
      <w:marBottom w:val="0"/>
      <w:divBdr>
        <w:top w:val="none" w:sz="0" w:space="0" w:color="auto"/>
        <w:left w:val="none" w:sz="0" w:space="0" w:color="auto"/>
        <w:bottom w:val="none" w:sz="0" w:space="0" w:color="auto"/>
        <w:right w:val="none" w:sz="0" w:space="0" w:color="auto"/>
      </w:divBdr>
    </w:div>
    <w:div w:id="1975980867">
      <w:bodyDiv w:val="1"/>
      <w:marLeft w:val="0"/>
      <w:marRight w:val="0"/>
      <w:marTop w:val="0"/>
      <w:marBottom w:val="0"/>
      <w:divBdr>
        <w:top w:val="none" w:sz="0" w:space="0" w:color="auto"/>
        <w:left w:val="none" w:sz="0" w:space="0" w:color="auto"/>
        <w:bottom w:val="none" w:sz="0" w:space="0" w:color="auto"/>
        <w:right w:val="none" w:sz="0" w:space="0" w:color="auto"/>
      </w:divBdr>
    </w:div>
    <w:div w:id="1976328391">
      <w:bodyDiv w:val="1"/>
      <w:marLeft w:val="0"/>
      <w:marRight w:val="0"/>
      <w:marTop w:val="0"/>
      <w:marBottom w:val="0"/>
      <w:divBdr>
        <w:top w:val="none" w:sz="0" w:space="0" w:color="auto"/>
        <w:left w:val="none" w:sz="0" w:space="0" w:color="auto"/>
        <w:bottom w:val="none" w:sz="0" w:space="0" w:color="auto"/>
        <w:right w:val="none" w:sz="0" w:space="0" w:color="auto"/>
      </w:divBdr>
    </w:div>
    <w:div w:id="1977176910">
      <w:bodyDiv w:val="1"/>
      <w:marLeft w:val="0"/>
      <w:marRight w:val="0"/>
      <w:marTop w:val="0"/>
      <w:marBottom w:val="0"/>
      <w:divBdr>
        <w:top w:val="none" w:sz="0" w:space="0" w:color="auto"/>
        <w:left w:val="none" w:sz="0" w:space="0" w:color="auto"/>
        <w:bottom w:val="none" w:sz="0" w:space="0" w:color="auto"/>
        <w:right w:val="none" w:sz="0" w:space="0" w:color="auto"/>
      </w:divBdr>
    </w:div>
    <w:div w:id="1977449933">
      <w:bodyDiv w:val="1"/>
      <w:marLeft w:val="0"/>
      <w:marRight w:val="0"/>
      <w:marTop w:val="0"/>
      <w:marBottom w:val="0"/>
      <w:divBdr>
        <w:top w:val="none" w:sz="0" w:space="0" w:color="auto"/>
        <w:left w:val="none" w:sz="0" w:space="0" w:color="auto"/>
        <w:bottom w:val="none" w:sz="0" w:space="0" w:color="auto"/>
        <w:right w:val="none" w:sz="0" w:space="0" w:color="auto"/>
      </w:divBdr>
    </w:div>
    <w:div w:id="1977640886">
      <w:bodyDiv w:val="1"/>
      <w:marLeft w:val="0"/>
      <w:marRight w:val="0"/>
      <w:marTop w:val="0"/>
      <w:marBottom w:val="0"/>
      <w:divBdr>
        <w:top w:val="none" w:sz="0" w:space="0" w:color="auto"/>
        <w:left w:val="none" w:sz="0" w:space="0" w:color="auto"/>
        <w:bottom w:val="none" w:sz="0" w:space="0" w:color="auto"/>
        <w:right w:val="none" w:sz="0" w:space="0" w:color="auto"/>
      </w:divBdr>
    </w:div>
    <w:div w:id="1978412116">
      <w:bodyDiv w:val="1"/>
      <w:marLeft w:val="0"/>
      <w:marRight w:val="0"/>
      <w:marTop w:val="0"/>
      <w:marBottom w:val="0"/>
      <w:divBdr>
        <w:top w:val="none" w:sz="0" w:space="0" w:color="auto"/>
        <w:left w:val="none" w:sz="0" w:space="0" w:color="auto"/>
        <w:bottom w:val="none" w:sz="0" w:space="0" w:color="auto"/>
        <w:right w:val="none" w:sz="0" w:space="0" w:color="auto"/>
      </w:divBdr>
    </w:div>
    <w:div w:id="1978990717">
      <w:bodyDiv w:val="1"/>
      <w:marLeft w:val="0"/>
      <w:marRight w:val="0"/>
      <w:marTop w:val="0"/>
      <w:marBottom w:val="0"/>
      <w:divBdr>
        <w:top w:val="none" w:sz="0" w:space="0" w:color="auto"/>
        <w:left w:val="none" w:sz="0" w:space="0" w:color="auto"/>
        <w:bottom w:val="none" w:sz="0" w:space="0" w:color="auto"/>
        <w:right w:val="none" w:sz="0" w:space="0" w:color="auto"/>
      </w:divBdr>
    </w:div>
    <w:div w:id="1979143899">
      <w:bodyDiv w:val="1"/>
      <w:marLeft w:val="0"/>
      <w:marRight w:val="0"/>
      <w:marTop w:val="0"/>
      <w:marBottom w:val="0"/>
      <w:divBdr>
        <w:top w:val="none" w:sz="0" w:space="0" w:color="auto"/>
        <w:left w:val="none" w:sz="0" w:space="0" w:color="auto"/>
        <w:bottom w:val="none" w:sz="0" w:space="0" w:color="auto"/>
        <w:right w:val="none" w:sz="0" w:space="0" w:color="auto"/>
      </w:divBdr>
    </w:div>
    <w:div w:id="1979534757">
      <w:bodyDiv w:val="1"/>
      <w:marLeft w:val="0"/>
      <w:marRight w:val="0"/>
      <w:marTop w:val="0"/>
      <w:marBottom w:val="0"/>
      <w:divBdr>
        <w:top w:val="none" w:sz="0" w:space="0" w:color="auto"/>
        <w:left w:val="none" w:sz="0" w:space="0" w:color="auto"/>
        <w:bottom w:val="none" w:sz="0" w:space="0" w:color="auto"/>
        <w:right w:val="none" w:sz="0" w:space="0" w:color="auto"/>
      </w:divBdr>
    </w:div>
    <w:div w:id="1980110922">
      <w:bodyDiv w:val="1"/>
      <w:marLeft w:val="0"/>
      <w:marRight w:val="0"/>
      <w:marTop w:val="0"/>
      <w:marBottom w:val="0"/>
      <w:divBdr>
        <w:top w:val="none" w:sz="0" w:space="0" w:color="auto"/>
        <w:left w:val="none" w:sz="0" w:space="0" w:color="auto"/>
        <w:bottom w:val="none" w:sz="0" w:space="0" w:color="auto"/>
        <w:right w:val="none" w:sz="0" w:space="0" w:color="auto"/>
      </w:divBdr>
    </w:div>
    <w:div w:id="1980307635">
      <w:bodyDiv w:val="1"/>
      <w:marLeft w:val="0"/>
      <w:marRight w:val="0"/>
      <w:marTop w:val="0"/>
      <w:marBottom w:val="0"/>
      <w:divBdr>
        <w:top w:val="none" w:sz="0" w:space="0" w:color="auto"/>
        <w:left w:val="none" w:sz="0" w:space="0" w:color="auto"/>
        <w:bottom w:val="none" w:sz="0" w:space="0" w:color="auto"/>
        <w:right w:val="none" w:sz="0" w:space="0" w:color="auto"/>
      </w:divBdr>
    </w:div>
    <w:div w:id="1980528375">
      <w:bodyDiv w:val="1"/>
      <w:marLeft w:val="0"/>
      <w:marRight w:val="0"/>
      <w:marTop w:val="0"/>
      <w:marBottom w:val="0"/>
      <w:divBdr>
        <w:top w:val="none" w:sz="0" w:space="0" w:color="auto"/>
        <w:left w:val="none" w:sz="0" w:space="0" w:color="auto"/>
        <w:bottom w:val="none" w:sz="0" w:space="0" w:color="auto"/>
        <w:right w:val="none" w:sz="0" w:space="0" w:color="auto"/>
      </w:divBdr>
    </w:div>
    <w:div w:id="1980958685">
      <w:bodyDiv w:val="1"/>
      <w:marLeft w:val="0"/>
      <w:marRight w:val="0"/>
      <w:marTop w:val="0"/>
      <w:marBottom w:val="0"/>
      <w:divBdr>
        <w:top w:val="none" w:sz="0" w:space="0" w:color="auto"/>
        <w:left w:val="none" w:sz="0" w:space="0" w:color="auto"/>
        <w:bottom w:val="none" w:sz="0" w:space="0" w:color="auto"/>
        <w:right w:val="none" w:sz="0" w:space="0" w:color="auto"/>
      </w:divBdr>
    </w:div>
    <w:div w:id="1981030579">
      <w:bodyDiv w:val="1"/>
      <w:marLeft w:val="0"/>
      <w:marRight w:val="0"/>
      <w:marTop w:val="0"/>
      <w:marBottom w:val="0"/>
      <w:divBdr>
        <w:top w:val="none" w:sz="0" w:space="0" w:color="auto"/>
        <w:left w:val="none" w:sz="0" w:space="0" w:color="auto"/>
        <w:bottom w:val="none" w:sz="0" w:space="0" w:color="auto"/>
        <w:right w:val="none" w:sz="0" w:space="0" w:color="auto"/>
      </w:divBdr>
    </w:div>
    <w:div w:id="1981106952">
      <w:bodyDiv w:val="1"/>
      <w:marLeft w:val="0"/>
      <w:marRight w:val="0"/>
      <w:marTop w:val="0"/>
      <w:marBottom w:val="0"/>
      <w:divBdr>
        <w:top w:val="none" w:sz="0" w:space="0" w:color="auto"/>
        <w:left w:val="none" w:sz="0" w:space="0" w:color="auto"/>
        <w:bottom w:val="none" w:sz="0" w:space="0" w:color="auto"/>
        <w:right w:val="none" w:sz="0" w:space="0" w:color="auto"/>
      </w:divBdr>
    </w:div>
    <w:div w:id="1982423811">
      <w:bodyDiv w:val="1"/>
      <w:marLeft w:val="0"/>
      <w:marRight w:val="0"/>
      <w:marTop w:val="0"/>
      <w:marBottom w:val="0"/>
      <w:divBdr>
        <w:top w:val="none" w:sz="0" w:space="0" w:color="auto"/>
        <w:left w:val="none" w:sz="0" w:space="0" w:color="auto"/>
        <w:bottom w:val="none" w:sz="0" w:space="0" w:color="auto"/>
        <w:right w:val="none" w:sz="0" w:space="0" w:color="auto"/>
      </w:divBdr>
    </w:div>
    <w:div w:id="1983147913">
      <w:bodyDiv w:val="1"/>
      <w:marLeft w:val="0"/>
      <w:marRight w:val="0"/>
      <w:marTop w:val="0"/>
      <w:marBottom w:val="0"/>
      <w:divBdr>
        <w:top w:val="none" w:sz="0" w:space="0" w:color="auto"/>
        <w:left w:val="none" w:sz="0" w:space="0" w:color="auto"/>
        <w:bottom w:val="none" w:sz="0" w:space="0" w:color="auto"/>
        <w:right w:val="none" w:sz="0" w:space="0" w:color="auto"/>
      </w:divBdr>
    </w:div>
    <w:div w:id="1984188156">
      <w:bodyDiv w:val="1"/>
      <w:marLeft w:val="0"/>
      <w:marRight w:val="0"/>
      <w:marTop w:val="0"/>
      <w:marBottom w:val="0"/>
      <w:divBdr>
        <w:top w:val="none" w:sz="0" w:space="0" w:color="auto"/>
        <w:left w:val="none" w:sz="0" w:space="0" w:color="auto"/>
        <w:bottom w:val="none" w:sz="0" w:space="0" w:color="auto"/>
        <w:right w:val="none" w:sz="0" w:space="0" w:color="auto"/>
      </w:divBdr>
    </w:div>
    <w:div w:id="1984305771">
      <w:bodyDiv w:val="1"/>
      <w:marLeft w:val="0"/>
      <w:marRight w:val="0"/>
      <w:marTop w:val="0"/>
      <w:marBottom w:val="0"/>
      <w:divBdr>
        <w:top w:val="none" w:sz="0" w:space="0" w:color="auto"/>
        <w:left w:val="none" w:sz="0" w:space="0" w:color="auto"/>
        <w:bottom w:val="none" w:sz="0" w:space="0" w:color="auto"/>
        <w:right w:val="none" w:sz="0" w:space="0" w:color="auto"/>
      </w:divBdr>
    </w:div>
    <w:div w:id="1984774782">
      <w:bodyDiv w:val="1"/>
      <w:marLeft w:val="0"/>
      <w:marRight w:val="0"/>
      <w:marTop w:val="0"/>
      <w:marBottom w:val="0"/>
      <w:divBdr>
        <w:top w:val="none" w:sz="0" w:space="0" w:color="auto"/>
        <w:left w:val="none" w:sz="0" w:space="0" w:color="auto"/>
        <w:bottom w:val="none" w:sz="0" w:space="0" w:color="auto"/>
        <w:right w:val="none" w:sz="0" w:space="0" w:color="auto"/>
      </w:divBdr>
    </w:div>
    <w:div w:id="1984851259">
      <w:bodyDiv w:val="1"/>
      <w:marLeft w:val="0"/>
      <w:marRight w:val="0"/>
      <w:marTop w:val="0"/>
      <w:marBottom w:val="0"/>
      <w:divBdr>
        <w:top w:val="none" w:sz="0" w:space="0" w:color="auto"/>
        <w:left w:val="none" w:sz="0" w:space="0" w:color="auto"/>
        <w:bottom w:val="none" w:sz="0" w:space="0" w:color="auto"/>
        <w:right w:val="none" w:sz="0" w:space="0" w:color="auto"/>
      </w:divBdr>
    </w:div>
    <w:div w:id="1984918373">
      <w:bodyDiv w:val="1"/>
      <w:marLeft w:val="0"/>
      <w:marRight w:val="0"/>
      <w:marTop w:val="0"/>
      <w:marBottom w:val="0"/>
      <w:divBdr>
        <w:top w:val="none" w:sz="0" w:space="0" w:color="auto"/>
        <w:left w:val="none" w:sz="0" w:space="0" w:color="auto"/>
        <w:bottom w:val="none" w:sz="0" w:space="0" w:color="auto"/>
        <w:right w:val="none" w:sz="0" w:space="0" w:color="auto"/>
      </w:divBdr>
    </w:div>
    <w:div w:id="1985115527">
      <w:bodyDiv w:val="1"/>
      <w:marLeft w:val="0"/>
      <w:marRight w:val="0"/>
      <w:marTop w:val="0"/>
      <w:marBottom w:val="0"/>
      <w:divBdr>
        <w:top w:val="none" w:sz="0" w:space="0" w:color="auto"/>
        <w:left w:val="none" w:sz="0" w:space="0" w:color="auto"/>
        <w:bottom w:val="none" w:sz="0" w:space="0" w:color="auto"/>
        <w:right w:val="none" w:sz="0" w:space="0" w:color="auto"/>
      </w:divBdr>
    </w:div>
    <w:div w:id="1985163427">
      <w:bodyDiv w:val="1"/>
      <w:marLeft w:val="0"/>
      <w:marRight w:val="0"/>
      <w:marTop w:val="0"/>
      <w:marBottom w:val="0"/>
      <w:divBdr>
        <w:top w:val="none" w:sz="0" w:space="0" w:color="auto"/>
        <w:left w:val="none" w:sz="0" w:space="0" w:color="auto"/>
        <w:bottom w:val="none" w:sz="0" w:space="0" w:color="auto"/>
        <w:right w:val="none" w:sz="0" w:space="0" w:color="auto"/>
      </w:divBdr>
    </w:div>
    <w:div w:id="1985349798">
      <w:bodyDiv w:val="1"/>
      <w:marLeft w:val="0"/>
      <w:marRight w:val="0"/>
      <w:marTop w:val="0"/>
      <w:marBottom w:val="0"/>
      <w:divBdr>
        <w:top w:val="none" w:sz="0" w:space="0" w:color="auto"/>
        <w:left w:val="none" w:sz="0" w:space="0" w:color="auto"/>
        <w:bottom w:val="none" w:sz="0" w:space="0" w:color="auto"/>
        <w:right w:val="none" w:sz="0" w:space="0" w:color="auto"/>
      </w:divBdr>
    </w:div>
    <w:div w:id="1985351814">
      <w:bodyDiv w:val="1"/>
      <w:marLeft w:val="0"/>
      <w:marRight w:val="0"/>
      <w:marTop w:val="0"/>
      <w:marBottom w:val="0"/>
      <w:divBdr>
        <w:top w:val="none" w:sz="0" w:space="0" w:color="auto"/>
        <w:left w:val="none" w:sz="0" w:space="0" w:color="auto"/>
        <w:bottom w:val="none" w:sz="0" w:space="0" w:color="auto"/>
        <w:right w:val="none" w:sz="0" w:space="0" w:color="auto"/>
      </w:divBdr>
    </w:div>
    <w:div w:id="1985549299">
      <w:bodyDiv w:val="1"/>
      <w:marLeft w:val="0"/>
      <w:marRight w:val="0"/>
      <w:marTop w:val="0"/>
      <w:marBottom w:val="0"/>
      <w:divBdr>
        <w:top w:val="none" w:sz="0" w:space="0" w:color="auto"/>
        <w:left w:val="none" w:sz="0" w:space="0" w:color="auto"/>
        <w:bottom w:val="none" w:sz="0" w:space="0" w:color="auto"/>
        <w:right w:val="none" w:sz="0" w:space="0" w:color="auto"/>
      </w:divBdr>
    </w:div>
    <w:div w:id="1986200485">
      <w:bodyDiv w:val="1"/>
      <w:marLeft w:val="0"/>
      <w:marRight w:val="0"/>
      <w:marTop w:val="0"/>
      <w:marBottom w:val="0"/>
      <w:divBdr>
        <w:top w:val="none" w:sz="0" w:space="0" w:color="auto"/>
        <w:left w:val="none" w:sz="0" w:space="0" w:color="auto"/>
        <w:bottom w:val="none" w:sz="0" w:space="0" w:color="auto"/>
        <w:right w:val="none" w:sz="0" w:space="0" w:color="auto"/>
      </w:divBdr>
    </w:div>
    <w:div w:id="1986346881">
      <w:bodyDiv w:val="1"/>
      <w:marLeft w:val="0"/>
      <w:marRight w:val="0"/>
      <w:marTop w:val="0"/>
      <w:marBottom w:val="0"/>
      <w:divBdr>
        <w:top w:val="none" w:sz="0" w:space="0" w:color="auto"/>
        <w:left w:val="none" w:sz="0" w:space="0" w:color="auto"/>
        <w:bottom w:val="none" w:sz="0" w:space="0" w:color="auto"/>
        <w:right w:val="none" w:sz="0" w:space="0" w:color="auto"/>
      </w:divBdr>
    </w:div>
    <w:div w:id="1986661467">
      <w:bodyDiv w:val="1"/>
      <w:marLeft w:val="0"/>
      <w:marRight w:val="0"/>
      <w:marTop w:val="0"/>
      <w:marBottom w:val="0"/>
      <w:divBdr>
        <w:top w:val="none" w:sz="0" w:space="0" w:color="auto"/>
        <w:left w:val="none" w:sz="0" w:space="0" w:color="auto"/>
        <w:bottom w:val="none" w:sz="0" w:space="0" w:color="auto"/>
        <w:right w:val="none" w:sz="0" w:space="0" w:color="auto"/>
      </w:divBdr>
    </w:div>
    <w:div w:id="1986737194">
      <w:bodyDiv w:val="1"/>
      <w:marLeft w:val="0"/>
      <w:marRight w:val="0"/>
      <w:marTop w:val="0"/>
      <w:marBottom w:val="0"/>
      <w:divBdr>
        <w:top w:val="none" w:sz="0" w:space="0" w:color="auto"/>
        <w:left w:val="none" w:sz="0" w:space="0" w:color="auto"/>
        <w:bottom w:val="none" w:sz="0" w:space="0" w:color="auto"/>
        <w:right w:val="none" w:sz="0" w:space="0" w:color="auto"/>
      </w:divBdr>
    </w:div>
    <w:div w:id="1986739139">
      <w:bodyDiv w:val="1"/>
      <w:marLeft w:val="0"/>
      <w:marRight w:val="0"/>
      <w:marTop w:val="0"/>
      <w:marBottom w:val="0"/>
      <w:divBdr>
        <w:top w:val="none" w:sz="0" w:space="0" w:color="auto"/>
        <w:left w:val="none" w:sz="0" w:space="0" w:color="auto"/>
        <w:bottom w:val="none" w:sz="0" w:space="0" w:color="auto"/>
        <w:right w:val="none" w:sz="0" w:space="0" w:color="auto"/>
      </w:divBdr>
    </w:div>
    <w:div w:id="1986858507">
      <w:bodyDiv w:val="1"/>
      <w:marLeft w:val="0"/>
      <w:marRight w:val="0"/>
      <w:marTop w:val="0"/>
      <w:marBottom w:val="0"/>
      <w:divBdr>
        <w:top w:val="none" w:sz="0" w:space="0" w:color="auto"/>
        <w:left w:val="none" w:sz="0" w:space="0" w:color="auto"/>
        <w:bottom w:val="none" w:sz="0" w:space="0" w:color="auto"/>
        <w:right w:val="none" w:sz="0" w:space="0" w:color="auto"/>
      </w:divBdr>
    </w:div>
    <w:div w:id="1987274643">
      <w:bodyDiv w:val="1"/>
      <w:marLeft w:val="0"/>
      <w:marRight w:val="0"/>
      <w:marTop w:val="0"/>
      <w:marBottom w:val="0"/>
      <w:divBdr>
        <w:top w:val="none" w:sz="0" w:space="0" w:color="auto"/>
        <w:left w:val="none" w:sz="0" w:space="0" w:color="auto"/>
        <w:bottom w:val="none" w:sz="0" w:space="0" w:color="auto"/>
        <w:right w:val="none" w:sz="0" w:space="0" w:color="auto"/>
      </w:divBdr>
    </w:div>
    <w:div w:id="1987933118">
      <w:bodyDiv w:val="1"/>
      <w:marLeft w:val="0"/>
      <w:marRight w:val="0"/>
      <w:marTop w:val="0"/>
      <w:marBottom w:val="0"/>
      <w:divBdr>
        <w:top w:val="none" w:sz="0" w:space="0" w:color="auto"/>
        <w:left w:val="none" w:sz="0" w:space="0" w:color="auto"/>
        <w:bottom w:val="none" w:sz="0" w:space="0" w:color="auto"/>
        <w:right w:val="none" w:sz="0" w:space="0" w:color="auto"/>
      </w:divBdr>
    </w:div>
    <w:div w:id="1987971769">
      <w:bodyDiv w:val="1"/>
      <w:marLeft w:val="0"/>
      <w:marRight w:val="0"/>
      <w:marTop w:val="0"/>
      <w:marBottom w:val="0"/>
      <w:divBdr>
        <w:top w:val="none" w:sz="0" w:space="0" w:color="auto"/>
        <w:left w:val="none" w:sz="0" w:space="0" w:color="auto"/>
        <w:bottom w:val="none" w:sz="0" w:space="0" w:color="auto"/>
        <w:right w:val="none" w:sz="0" w:space="0" w:color="auto"/>
      </w:divBdr>
    </w:div>
    <w:div w:id="1989165967">
      <w:bodyDiv w:val="1"/>
      <w:marLeft w:val="0"/>
      <w:marRight w:val="0"/>
      <w:marTop w:val="0"/>
      <w:marBottom w:val="0"/>
      <w:divBdr>
        <w:top w:val="none" w:sz="0" w:space="0" w:color="auto"/>
        <w:left w:val="none" w:sz="0" w:space="0" w:color="auto"/>
        <w:bottom w:val="none" w:sz="0" w:space="0" w:color="auto"/>
        <w:right w:val="none" w:sz="0" w:space="0" w:color="auto"/>
      </w:divBdr>
    </w:div>
    <w:div w:id="1989825777">
      <w:bodyDiv w:val="1"/>
      <w:marLeft w:val="0"/>
      <w:marRight w:val="0"/>
      <w:marTop w:val="0"/>
      <w:marBottom w:val="0"/>
      <w:divBdr>
        <w:top w:val="none" w:sz="0" w:space="0" w:color="auto"/>
        <w:left w:val="none" w:sz="0" w:space="0" w:color="auto"/>
        <w:bottom w:val="none" w:sz="0" w:space="0" w:color="auto"/>
        <w:right w:val="none" w:sz="0" w:space="0" w:color="auto"/>
      </w:divBdr>
    </w:div>
    <w:div w:id="1989893374">
      <w:bodyDiv w:val="1"/>
      <w:marLeft w:val="0"/>
      <w:marRight w:val="0"/>
      <w:marTop w:val="0"/>
      <w:marBottom w:val="0"/>
      <w:divBdr>
        <w:top w:val="none" w:sz="0" w:space="0" w:color="auto"/>
        <w:left w:val="none" w:sz="0" w:space="0" w:color="auto"/>
        <w:bottom w:val="none" w:sz="0" w:space="0" w:color="auto"/>
        <w:right w:val="none" w:sz="0" w:space="0" w:color="auto"/>
      </w:divBdr>
    </w:div>
    <w:div w:id="1989935840">
      <w:bodyDiv w:val="1"/>
      <w:marLeft w:val="0"/>
      <w:marRight w:val="0"/>
      <w:marTop w:val="0"/>
      <w:marBottom w:val="0"/>
      <w:divBdr>
        <w:top w:val="none" w:sz="0" w:space="0" w:color="auto"/>
        <w:left w:val="none" w:sz="0" w:space="0" w:color="auto"/>
        <w:bottom w:val="none" w:sz="0" w:space="0" w:color="auto"/>
        <w:right w:val="none" w:sz="0" w:space="0" w:color="auto"/>
      </w:divBdr>
    </w:div>
    <w:div w:id="1990749299">
      <w:bodyDiv w:val="1"/>
      <w:marLeft w:val="0"/>
      <w:marRight w:val="0"/>
      <w:marTop w:val="0"/>
      <w:marBottom w:val="0"/>
      <w:divBdr>
        <w:top w:val="none" w:sz="0" w:space="0" w:color="auto"/>
        <w:left w:val="none" w:sz="0" w:space="0" w:color="auto"/>
        <w:bottom w:val="none" w:sz="0" w:space="0" w:color="auto"/>
        <w:right w:val="none" w:sz="0" w:space="0" w:color="auto"/>
      </w:divBdr>
    </w:div>
    <w:div w:id="1990933747">
      <w:bodyDiv w:val="1"/>
      <w:marLeft w:val="0"/>
      <w:marRight w:val="0"/>
      <w:marTop w:val="0"/>
      <w:marBottom w:val="0"/>
      <w:divBdr>
        <w:top w:val="none" w:sz="0" w:space="0" w:color="auto"/>
        <w:left w:val="none" w:sz="0" w:space="0" w:color="auto"/>
        <w:bottom w:val="none" w:sz="0" w:space="0" w:color="auto"/>
        <w:right w:val="none" w:sz="0" w:space="0" w:color="auto"/>
      </w:divBdr>
    </w:div>
    <w:div w:id="1990935695">
      <w:bodyDiv w:val="1"/>
      <w:marLeft w:val="0"/>
      <w:marRight w:val="0"/>
      <w:marTop w:val="0"/>
      <w:marBottom w:val="0"/>
      <w:divBdr>
        <w:top w:val="none" w:sz="0" w:space="0" w:color="auto"/>
        <w:left w:val="none" w:sz="0" w:space="0" w:color="auto"/>
        <w:bottom w:val="none" w:sz="0" w:space="0" w:color="auto"/>
        <w:right w:val="none" w:sz="0" w:space="0" w:color="auto"/>
      </w:divBdr>
    </w:div>
    <w:div w:id="1991323823">
      <w:bodyDiv w:val="1"/>
      <w:marLeft w:val="0"/>
      <w:marRight w:val="0"/>
      <w:marTop w:val="0"/>
      <w:marBottom w:val="0"/>
      <w:divBdr>
        <w:top w:val="none" w:sz="0" w:space="0" w:color="auto"/>
        <w:left w:val="none" w:sz="0" w:space="0" w:color="auto"/>
        <w:bottom w:val="none" w:sz="0" w:space="0" w:color="auto"/>
        <w:right w:val="none" w:sz="0" w:space="0" w:color="auto"/>
      </w:divBdr>
    </w:div>
    <w:div w:id="1991596995">
      <w:bodyDiv w:val="1"/>
      <w:marLeft w:val="0"/>
      <w:marRight w:val="0"/>
      <w:marTop w:val="0"/>
      <w:marBottom w:val="0"/>
      <w:divBdr>
        <w:top w:val="none" w:sz="0" w:space="0" w:color="auto"/>
        <w:left w:val="none" w:sz="0" w:space="0" w:color="auto"/>
        <w:bottom w:val="none" w:sz="0" w:space="0" w:color="auto"/>
        <w:right w:val="none" w:sz="0" w:space="0" w:color="auto"/>
      </w:divBdr>
    </w:div>
    <w:div w:id="1992513838">
      <w:bodyDiv w:val="1"/>
      <w:marLeft w:val="0"/>
      <w:marRight w:val="0"/>
      <w:marTop w:val="0"/>
      <w:marBottom w:val="0"/>
      <w:divBdr>
        <w:top w:val="none" w:sz="0" w:space="0" w:color="auto"/>
        <w:left w:val="none" w:sz="0" w:space="0" w:color="auto"/>
        <w:bottom w:val="none" w:sz="0" w:space="0" w:color="auto"/>
        <w:right w:val="none" w:sz="0" w:space="0" w:color="auto"/>
      </w:divBdr>
    </w:div>
    <w:div w:id="1992706265">
      <w:bodyDiv w:val="1"/>
      <w:marLeft w:val="0"/>
      <w:marRight w:val="0"/>
      <w:marTop w:val="0"/>
      <w:marBottom w:val="0"/>
      <w:divBdr>
        <w:top w:val="none" w:sz="0" w:space="0" w:color="auto"/>
        <w:left w:val="none" w:sz="0" w:space="0" w:color="auto"/>
        <w:bottom w:val="none" w:sz="0" w:space="0" w:color="auto"/>
        <w:right w:val="none" w:sz="0" w:space="0" w:color="auto"/>
      </w:divBdr>
    </w:div>
    <w:div w:id="1993212292">
      <w:bodyDiv w:val="1"/>
      <w:marLeft w:val="0"/>
      <w:marRight w:val="0"/>
      <w:marTop w:val="0"/>
      <w:marBottom w:val="0"/>
      <w:divBdr>
        <w:top w:val="none" w:sz="0" w:space="0" w:color="auto"/>
        <w:left w:val="none" w:sz="0" w:space="0" w:color="auto"/>
        <w:bottom w:val="none" w:sz="0" w:space="0" w:color="auto"/>
        <w:right w:val="none" w:sz="0" w:space="0" w:color="auto"/>
      </w:divBdr>
    </w:div>
    <w:div w:id="1993243741">
      <w:bodyDiv w:val="1"/>
      <w:marLeft w:val="0"/>
      <w:marRight w:val="0"/>
      <w:marTop w:val="0"/>
      <w:marBottom w:val="0"/>
      <w:divBdr>
        <w:top w:val="none" w:sz="0" w:space="0" w:color="auto"/>
        <w:left w:val="none" w:sz="0" w:space="0" w:color="auto"/>
        <w:bottom w:val="none" w:sz="0" w:space="0" w:color="auto"/>
        <w:right w:val="none" w:sz="0" w:space="0" w:color="auto"/>
      </w:divBdr>
    </w:div>
    <w:div w:id="1993564356">
      <w:bodyDiv w:val="1"/>
      <w:marLeft w:val="0"/>
      <w:marRight w:val="0"/>
      <w:marTop w:val="0"/>
      <w:marBottom w:val="0"/>
      <w:divBdr>
        <w:top w:val="none" w:sz="0" w:space="0" w:color="auto"/>
        <w:left w:val="none" w:sz="0" w:space="0" w:color="auto"/>
        <w:bottom w:val="none" w:sz="0" w:space="0" w:color="auto"/>
        <w:right w:val="none" w:sz="0" w:space="0" w:color="auto"/>
      </w:divBdr>
    </w:div>
    <w:div w:id="1993828832">
      <w:bodyDiv w:val="1"/>
      <w:marLeft w:val="0"/>
      <w:marRight w:val="0"/>
      <w:marTop w:val="0"/>
      <w:marBottom w:val="0"/>
      <w:divBdr>
        <w:top w:val="none" w:sz="0" w:space="0" w:color="auto"/>
        <w:left w:val="none" w:sz="0" w:space="0" w:color="auto"/>
        <w:bottom w:val="none" w:sz="0" w:space="0" w:color="auto"/>
        <w:right w:val="none" w:sz="0" w:space="0" w:color="auto"/>
      </w:divBdr>
    </w:div>
    <w:div w:id="1994555214">
      <w:bodyDiv w:val="1"/>
      <w:marLeft w:val="0"/>
      <w:marRight w:val="0"/>
      <w:marTop w:val="0"/>
      <w:marBottom w:val="0"/>
      <w:divBdr>
        <w:top w:val="none" w:sz="0" w:space="0" w:color="auto"/>
        <w:left w:val="none" w:sz="0" w:space="0" w:color="auto"/>
        <w:bottom w:val="none" w:sz="0" w:space="0" w:color="auto"/>
        <w:right w:val="none" w:sz="0" w:space="0" w:color="auto"/>
      </w:divBdr>
    </w:div>
    <w:div w:id="1994748891">
      <w:bodyDiv w:val="1"/>
      <w:marLeft w:val="0"/>
      <w:marRight w:val="0"/>
      <w:marTop w:val="0"/>
      <w:marBottom w:val="0"/>
      <w:divBdr>
        <w:top w:val="none" w:sz="0" w:space="0" w:color="auto"/>
        <w:left w:val="none" w:sz="0" w:space="0" w:color="auto"/>
        <w:bottom w:val="none" w:sz="0" w:space="0" w:color="auto"/>
        <w:right w:val="none" w:sz="0" w:space="0" w:color="auto"/>
      </w:divBdr>
    </w:div>
    <w:div w:id="1995790544">
      <w:bodyDiv w:val="1"/>
      <w:marLeft w:val="0"/>
      <w:marRight w:val="0"/>
      <w:marTop w:val="0"/>
      <w:marBottom w:val="0"/>
      <w:divBdr>
        <w:top w:val="none" w:sz="0" w:space="0" w:color="auto"/>
        <w:left w:val="none" w:sz="0" w:space="0" w:color="auto"/>
        <w:bottom w:val="none" w:sz="0" w:space="0" w:color="auto"/>
        <w:right w:val="none" w:sz="0" w:space="0" w:color="auto"/>
      </w:divBdr>
    </w:div>
    <w:div w:id="1995984902">
      <w:bodyDiv w:val="1"/>
      <w:marLeft w:val="0"/>
      <w:marRight w:val="0"/>
      <w:marTop w:val="0"/>
      <w:marBottom w:val="0"/>
      <w:divBdr>
        <w:top w:val="none" w:sz="0" w:space="0" w:color="auto"/>
        <w:left w:val="none" w:sz="0" w:space="0" w:color="auto"/>
        <w:bottom w:val="none" w:sz="0" w:space="0" w:color="auto"/>
        <w:right w:val="none" w:sz="0" w:space="0" w:color="auto"/>
      </w:divBdr>
    </w:div>
    <w:div w:id="1996257295">
      <w:bodyDiv w:val="1"/>
      <w:marLeft w:val="0"/>
      <w:marRight w:val="0"/>
      <w:marTop w:val="0"/>
      <w:marBottom w:val="0"/>
      <w:divBdr>
        <w:top w:val="none" w:sz="0" w:space="0" w:color="auto"/>
        <w:left w:val="none" w:sz="0" w:space="0" w:color="auto"/>
        <w:bottom w:val="none" w:sz="0" w:space="0" w:color="auto"/>
        <w:right w:val="none" w:sz="0" w:space="0" w:color="auto"/>
      </w:divBdr>
    </w:div>
    <w:div w:id="1996639193">
      <w:bodyDiv w:val="1"/>
      <w:marLeft w:val="0"/>
      <w:marRight w:val="0"/>
      <w:marTop w:val="0"/>
      <w:marBottom w:val="0"/>
      <w:divBdr>
        <w:top w:val="none" w:sz="0" w:space="0" w:color="auto"/>
        <w:left w:val="none" w:sz="0" w:space="0" w:color="auto"/>
        <w:bottom w:val="none" w:sz="0" w:space="0" w:color="auto"/>
        <w:right w:val="none" w:sz="0" w:space="0" w:color="auto"/>
      </w:divBdr>
    </w:div>
    <w:div w:id="1996834131">
      <w:bodyDiv w:val="1"/>
      <w:marLeft w:val="0"/>
      <w:marRight w:val="0"/>
      <w:marTop w:val="0"/>
      <w:marBottom w:val="0"/>
      <w:divBdr>
        <w:top w:val="none" w:sz="0" w:space="0" w:color="auto"/>
        <w:left w:val="none" w:sz="0" w:space="0" w:color="auto"/>
        <w:bottom w:val="none" w:sz="0" w:space="0" w:color="auto"/>
        <w:right w:val="none" w:sz="0" w:space="0" w:color="auto"/>
      </w:divBdr>
    </w:div>
    <w:div w:id="1997413239">
      <w:bodyDiv w:val="1"/>
      <w:marLeft w:val="0"/>
      <w:marRight w:val="0"/>
      <w:marTop w:val="0"/>
      <w:marBottom w:val="0"/>
      <w:divBdr>
        <w:top w:val="none" w:sz="0" w:space="0" w:color="auto"/>
        <w:left w:val="none" w:sz="0" w:space="0" w:color="auto"/>
        <w:bottom w:val="none" w:sz="0" w:space="0" w:color="auto"/>
        <w:right w:val="none" w:sz="0" w:space="0" w:color="auto"/>
      </w:divBdr>
    </w:div>
    <w:div w:id="1997491458">
      <w:bodyDiv w:val="1"/>
      <w:marLeft w:val="0"/>
      <w:marRight w:val="0"/>
      <w:marTop w:val="0"/>
      <w:marBottom w:val="0"/>
      <w:divBdr>
        <w:top w:val="none" w:sz="0" w:space="0" w:color="auto"/>
        <w:left w:val="none" w:sz="0" w:space="0" w:color="auto"/>
        <w:bottom w:val="none" w:sz="0" w:space="0" w:color="auto"/>
        <w:right w:val="none" w:sz="0" w:space="0" w:color="auto"/>
      </w:divBdr>
    </w:div>
    <w:div w:id="1998263993">
      <w:bodyDiv w:val="1"/>
      <w:marLeft w:val="0"/>
      <w:marRight w:val="0"/>
      <w:marTop w:val="0"/>
      <w:marBottom w:val="0"/>
      <w:divBdr>
        <w:top w:val="none" w:sz="0" w:space="0" w:color="auto"/>
        <w:left w:val="none" w:sz="0" w:space="0" w:color="auto"/>
        <w:bottom w:val="none" w:sz="0" w:space="0" w:color="auto"/>
        <w:right w:val="none" w:sz="0" w:space="0" w:color="auto"/>
      </w:divBdr>
    </w:div>
    <w:div w:id="1998456820">
      <w:bodyDiv w:val="1"/>
      <w:marLeft w:val="0"/>
      <w:marRight w:val="0"/>
      <w:marTop w:val="0"/>
      <w:marBottom w:val="0"/>
      <w:divBdr>
        <w:top w:val="none" w:sz="0" w:space="0" w:color="auto"/>
        <w:left w:val="none" w:sz="0" w:space="0" w:color="auto"/>
        <w:bottom w:val="none" w:sz="0" w:space="0" w:color="auto"/>
        <w:right w:val="none" w:sz="0" w:space="0" w:color="auto"/>
      </w:divBdr>
    </w:div>
    <w:div w:id="1998537016">
      <w:bodyDiv w:val="1"/>
      <w:marLeft w:val="0"/>
      <w:marRight w:val="0"/>
      <w:marTop w:val="0"/>
      <w:marBottom w:val="0"/>
      <w:divBdr>
        <w:top w:val="none" w:sz="0" w:space="0" w:color="auto"/>
        <w:left w:val="none" w:sz="0" w:space="0" w:color="auto"/>
        <w:bottom w:val="none" w:sz="0" w:space="0" w:color="auto"/>
        <w:right w:val="none" w:sz="0" w:space="0" w:color="auto"/>
      </w:divBdr>
    </w:div>
    <w:div w:id="1998605803">
      <w:bodyDiv w:val="1"/>
      <w:marLeft w:val="0"/>
      <w:marRight w:val="0"/>
      <w:marTop w:val="0"/>
      <w:marBottom w:val="0"/>
      <w:divBdr>
        <w:top w:val="none" w:sz="0" w:space="0" w:color="auto"/>
        <w:left w:val="none" w:sz="0" w:space="0" w:color="auto"/>
        <w:bottom w:val="none" w:sz="0" w:space="0" w:color="auto"/>
        <w:right w:val="none" w:sz="0" w:space="0" w:color="auto"/>
      </w:divBdr>
    </w:div>
    <w:div w:id="1998801798">
      <w:bodyDiv w:val="1"/>
      <w:marLeft w:val="0"/>
      <w:marRight w:val="0"/>
      <w:marTop w:val="0"/>
      <w:marBottom w:val="0"/>
      <w:divBdr>
        <w:top w:val="none" w:sz="0" w:space="0" w:color="auto"/>
        <w:left w:val="none" w:sz="0" w:space="0" w:color="auto"/>
        <w:bottom w:val="none" w:sz="0" w:space="0" w:color="auto"/>
        <w:right w:val="none" w:sz="0" w:space="0" w:color="auto"/>
      </w:divBdr>
    </w:div>
    <w:div w:id="1998874573">
      <w:bodyDiv w:val="1"/>
      <w:marLeft w:val="0"/>
      <w:marRight w:val="0"/>
      <w:marTop w:val="0"/>
      <w:marBottom w:val="0"/>
      <w:divBdr>
        <w:top w:val="none" w:sz="0" w:space="0" w:color="auto"/>
        <w:left w:val="none" w:sz="0" w:space="0" w:color="auto"/>
        <w:bottom w:val="none" w:sz="0" w:space="0" w:color="auto"/>
        <w:right w:val="none" w:sz="0" w:space="0" w:color="auto"/>
      </w:divBdr>
    </w:div>
    <w:div w:id="1998918144">
      <w:bodyDiv w:val="1"/>
      <w:marLeft w:val="0"/>
      <w:marRight w:val="0"/>
      <w:marTop w:val="0"/>
      <w:marBottom w:val="0"/>
      <w:divBdr>
        <w:top w:val="none" w:sz="0" w:space="0" w:color="auto"/>
        <w:left w:val="none" w:sz="0" w:space="0" w:color="auto"/>
        <w:bottom w:val="none" w:sz="0" w:space="0" w:color="auto"/>
        <w:right w:val="none" w:sz="0" w:space="0" w:color="auto"/>
      </w:divBdr>
    </w:div>
    <w:div w:id="1999261471">
      <w:bodyDiv w:val="1"/>
      <w:marLeft w:val="0"/>
      <w:marRight w:val="0"/>
      <w:marTop w:val="0"/>
      <w:marBottom w:val="0"/>
      <w:divBdr>
        <w:top w:val="none" w:sz="0" w:space="0" w:color="auto"/>
        <w:left w:val="none" w:sz="0" w:space="0" w:color="auto"/>
        <w:bottom w:val="none" w:sz="0" w:space="0" w:color="auto"/>
        <w:right w:val="none" w:sz="0" w:space="0" w:color="auto"/>
      </w:divBdr>
    </w:div>
    <w:div w:id="1999504517">
      <w:bodyDiv w:val="1"/>
      <w:marLeft w:val="0"/>
      <w:marRight w:val="0"/>
      <w:marTop w:val="0"/>
      <w:marBottom w:val="0"/>
      <w:divBdr>
        <w:top w:val="none" w:sz="0" w:space="0" w:color="auto"/>
        <w:left w:val="none" w:sz="0" w:space="0" w:color="auto"/>
        <w:bottom w:val="none" w:sz="0" w:space="0" w:color="auto"/>
        <w:right w:val="none" w:sz="0" w:space="0" w:color="auto"/>
      </w:divBdr>
    </w:div>
    <w:div w:id="2000110145">
      <w:bodyDiv w:val="1"/>
      <w:marLeft w:val="0"/>
      <w:marRight w:val="0"/>
      <w:marTop w:val="0"/>
      <w:marBottom w:val="0"/>
      <w:divBdr>
        <w:top w:val="none" w:sz="0" w:space="0" w:color="auto"/>
        <w:left w:val="none" w:sz="0" w:space="0" w:color="auto"/>
        <w:bottom w:val="none" w:sz="0" w:space="0" w:color="auto"/>
        <w:right w:val="none" w:sz="0" w:space="0" w:color="auto"/>
      </w:divBdr>
    </w:div>
    <w:div w:id="2001151901">
      <w:bodyDiv w:val="1"/>
      <w:marLeft w:val="0"/>
      <w:marRight w:val="0"/>
      <w:marTop w:val="0"/>
      <w:marBottom w:val="0"/>
      <w:divBdr>
        <w:top w:val="none" w:sz="0" w:space="0" w:color="auto"/>
        <w:left w:val="none" w:sz="0" w:space="0" w:color="auto"/>
        <w:bottom w:val="none" w:sz="0" w:space="0" w:color="auto"/>
        <w:right w:val="none" w:sz="0" w:space="0" w:color="auto"/>
      </w:divBdr>
    </w:div>
    <w:div w:id="2001502146">
      <w:bodyDiv w:val="1"/>
      <w:marLeft w:val="0"/>
      <w:marRight w:val="0"/>
      <w:marTop w:val="0"/>
      <w:marBottom w:val="0"/>
      <w:divBdr>
        <w:top w:val="none" w:sz="0" w:space="0" w:color="auto"/>
        <w:left w:val="none" w:sz="0" w:space="0" w:color="auto"/>
        <w:bottom w:val="none" w:sz="0" w:space="0" w:color="auto"/>
        <w:right w:val="none" w:sz="0" w:space="0" w:color="auto"/>
      </w:divBdr>
    </w:div>
    <w:div w:id="2001691025">
      <w:bodyDiv w:val="1"/>
      <w:marLeft w:val="0"/>
      <w:marRight w:val="0"/>
      <w:marTop w:val="0"/>
      <w:marBottom w:val="0"/>
      <w:divBdr>
        <w:top w:val="none" w:sz="0" w:space="0" w:color="auto"/>
        <w:left w:val="none" w:sz="0" w:space="0" w:color="auto"/>
        <w:bottom w:val="none" w:sz="0" w:space="0" w:color="auto"/>
        <w:right w:val="none" w:sz="0" w:space="0" w:color="auto"/>
      </w:divBdr>
    </w:div>
    <w:div w:id="2001692375">
      <w:bodyDiv w:val="1"/>
      <w:marLeft w:val="0"/>
      <w:marRight w:val="0"/>
      <w:marTop w:val="0"/>
      <w:marBottom w:val="0"/>
      <w:divBdr>
        <w:top w:val="none" w:sz="0" w:space="0" w:color="auto"/>
        <w:left w:val="none" w:sz="0" w:space="0" w:color="auto"/>
        <w:bottom w:val="none" w:sz="0" w:space="0" w:color="auto"/>
        <w:right w:val="none" w:sz="0" w:space="0" w:color="auto"/>
      </w:divBdr>
    </w:div>
    <w:div w:id="2002272776">
      <w:bodyDiv w:val="1"/>
      <w:marLeft w:val="0"/>
      <w:marRight w:val="0"/>
      <w:marTop w:val="0"/>
      <w:marBottom w:val="0"/>
      <w:divBdr>
        <w:top w:val="none" w:sz="0" w:space="0" w:color="auto"/>
        <w:left w:val="none" w:sz="0" w:space="0" w:color="auto"/>
        <w:bottom w:val="none" w:sz="0" w:space="0" w:color="auto"/>
        <w:right w:val="none" w:sz="0" w:space="0" w:color="auto"/>
      </w:divBdr>
    </w:div>
    <w:div w:id="2002392167">
      <w:bodyDiv w:val="1"/>
      <w:marLeft w:val="0"/>
      <w:marRight w:val="0"/>
      <w:marTop w:val="0"/>
      <w:marBottom w:val="0"/>
      <w:divBdr>
        <w:top w:val="none" w:sz="0" w:space="0" w:color="auto"/>
        <w:left w:val="none" w:sz="0" w:space="0" w:color="auto"/>
        <w:bottom w:val="none" w:sz="0" w:space="0" w:color="auto"/>
        <w:right w:val="none" w:sz="0" w:space="0" w:color="auto"/>
      </w:divBdr>
    </w:div>
    <w:div w:id="2002463368">
      <w:bodyDiv w:val="1"/>
      <w:marLeft w:val="0"/>
      <w:marRight w:val="0"/>
      <w:marTop w:val="0"/>
      <w:marBottom w:val="0"/>
      <w:divBdr>
        <w:top w:val="none" w:sz="0" w:space="0" w:color="auto"/>
        <w:left w:val="none" w:sz="0" w:space="0" w:color="auto"/>
        <w:bottom w:val="none" w:sz="0" w:space="0" w:color="auto"/>
        <w:right w:val="none" w:sz="0" w:space="0" w:color="auto"/>
      </w:divBdr>
    </w:div>
    <w:div w:id="2004041451">
      <w:bodyDiv w:val="1"/>
      <w:marLeft w:val="0"/>
      <w:marRight w:val="0"/>
      <w:marTop w:val="0"/>
      <w:marBottom w:val="0"/>
      <w:divBdr>
        <w:top w:val="none" w:sz="0" w:space="0" w:color="auto"/>
        <w:left w:val="none" w:sz="0" w:space="0" w:color="auto"/>
        <w:bottom w:val="none" w:sz="0" w:space="0" w:color="auto"/>
        <w:right w:val="none" w:sz="0" w:space="0" w:color="auto"/>
      </w:divBdr>
    </w:div>
    <w:div w:id="2004582041">
      <w:bodyDiv w:val="1"/>
      <w:marLeft w:val="0"/>
      <w:marRight w:val="0"/>
      <w:marTop w:val="0"/>
      <w:marBottom w:val="0"/>
      <w:divBdr>
        <w:top w:val="none" w:sz="0" w:space="0" w:color="auto"/>
        <w:left w:val="none" w:sz="0" w:space="0" w:color="auto"/>
        <w:bottom w:val="none" w:sz="0" w:space="0" w:color="auto"/>
        <w:right w:val="none" w:sz="0" w:space="0" w:color="auto"/>
      </w:divBdr>
    </w:div>
    <w:div w:id="2004699473">
      <w:bodyDiv w:val="1"/>
      <w:marLeft w:val="0"/>
      <w:marRight w:val="0"/>
      <w:marTop w:val="0"/>
      <w:marBottom w:val="0"/>
      <w:divBdr>
        <w:top w:val="none" w:sz="0" w:space="0" w:color="auto"/>
        <w:left w:val="none" w:sz="0" w:space="0" w:color="auto"/>
        <w:bottom w:val="none" w:sz="0" w:space="0" w:color="auto"/>
        <w:right w:val="none" w:sz="0" w:space="0" w:color="auto"/>
      </w:divBdr>
    </w:div>
    <w:div w:id="2004889675">
      <w:bodyDiv w:val="1"/>
      <w:marLeft w:val="0"/>
      <w:marRight w:val="0"/>
      <w:marTop w:val="0"/>
      <w:marBottom w:val="0"/>
      <w:divBdr>
        <w:top w:val="none" w:sz="0" w:space="0" w:color="auto"/>
        <w:left w:val="none" w:sz="0" w:space="0" w:color="auto"/>
        <w:bottom w:val="none" w:sz="0" w:space="0" w:color="auto"/>
        <w:right w:val="none" w:sz="0" w:space="0" w:color="auto"/>
      </w:divBdr>
    </w:div>
    <w:div w:id="2005089467">
      <w:bodyDiv w:val="1"/>
      <w:marLeft w:val="0"/>
      <w:marRight w:val="0"/>
      <w:marTop w:val="0"/>
      <w:marBottom w:val="0"/>
      <w:divBdr>
        <w:top w:val="none" w:sz="0" w:space="0" w:color="auto"/>
        <w:left w:val="none" w:sz="0" w:space="0" w:color="auto"/>
        <w:bottom w:val="none" w:sz="0" w:space="0" w:color="auto"/>
        <w:right w:val="none" w:sz="0" w:space="0" w:color="auto"/>
      </w:divBdr>
    </w:div>
    <w:div w:id="2005548883">
      <w:bodyDiv w:val="1"/>
      <w:marLeft w:val="0"/>
      <w:marRight w:val="0"/>
      <w:marTop w:val="0"/>
      <w:marBottom w:val="0"/>
      <w:divBdr>
        <w:top w:val="none" w:sz="0" w:space="0" w:color="auto"/>
        <w:left w:val="none" w:sz="0" w:space="0" w:color="auto"/>
        <w:bottom w:val="none" w:sz="0" w:space="0" w:color="auto"/>
        <w:right w:val="none" w:sz="0" w:space="0" w:color="auto"/>
      </w:divBdr>
    </w:div>
    <w:div w:id="2006131165">
      <w:bodyDiv w:val="1"/>
      <w:marLeft w:val="0"/>
      <w:marRight w:val="0"/>
      <w:marTop w:val="0"/>
      <w:marBottom w:val="0"/>
      <w:divBdr>
        <w:top w:val="none" w:sz="0" w:space="0" w:color="auto"/>
        <w:left w:val="none" w:sz="0" w:space="0" w:color="auto"/>
        <w:bottom w:val="none" w:sz="0" w:space="0" w:color="auto"/>
        <w:right w:val="none" w:sz="0" w:space="0" w:color="auto"/>
      </w:divBdr>
    </w:div>
    <w:div w:id="2006350768">
      <w:bodyDiv w:val="1"/>
      <w:marLeft w:val="0"/>
      <w:marRight w:val="0"/>
      <w:marTop w:val="0"/>
      <w:marBottom w:val="0"/>
      <w:divBdr>
        <w:top w:val="none" w:sz="0" w:space="0" w:color="auto"/>
        <w:left w:val="none" w:sz="0" w:space="0" w:color="auto"/>
        <w:bottom w:val="none" w:sz="0" w:space="0" w:color="auto"/>
        <w:right w:val="none" w:sz="0" w:space="0" w:color="auto"/>
      </w:divBdr>
    </w:div>
    <w:div w:id="2006587099">
      <w:bodyDiv w:val="1"/>
      <w:marLeft w:val="0"/>
      <w:marRight w:val="0"/>
      <w:marTop w:val="0"/>
      <w:marBottom w:val="0"/>
      <w:divBdr>
        <w:top w:val="none" w:sz="0" w:space="0" w:color="auto"/>
        <w:left w:val="none" w:sz="0" w:space="0" w:color="auto"/>
        <w:bottom w:val="none" w:sz="0" w:space="0" w:color="auto"/>
        <w:right w:val="none" w:sz="0" w:space="0" w:color="auto"/>
      </w:divBdr>
    </w:div>
    <w:div w:id="2007047601">
      <w:bodyDiv w:val="1"/>
      <w:marLeft w:val="0"/>
      <w:marRight w:val="0"/>
      <w:marTop w:val="0"/>
      <w:marBottom w:val="0"/>
      <w:divBdr>
        <w:top w:val="none" w:sz="0" w:space="0" w:color="auto"/>
        <w:left w:val="none" w:sz="0" w:space="0" w:color="auto"/>
        <w:bottom w:val="none" w:sz="0" w:space="0" w:color="auto"/>
        <w:right w:val="none" w:sz="0" w:space="0" w:color="auto"/>
      </w:divBdr>
    </w:div>
    <w:div w:id="2007203338">
      <w:bodyDiv w:val="1"/>
      <w:marLeft w:val="0"/>
      <w:marRight w:val="0"/>
      <w:marTop w:val="0"/>
      <w:marBottom w:val="0"/>
      <w:divBdr>
        <w:top w:val="none" w:sz="0" w:space="0" w:color="auto"/>
        <w:left w:val="none" w:sz="0" w:space="0" w:color="auto"/>
        <w:bottom w:val="none" w:sz="0" w:space="0" w:color="auto"/>
        <w:right w:val="none" w:sz="0" w:space="0" w:color="auto"/>
      </w:divBdr>
    </w:div>
    <w:div w:id="2007391399">
      <w:bodyDiv w:val="1"/>
      <w:marLeft w:val="0"/>
      <w:marRight w:val="0"/>
      <w:marTop w:val="0"/>
      <w:marBottom w:val="0"/>
      <w:divBdr>
        <w:top w:val="none" w:sz="0" w:space="0" w:color="auto"/>
        <w:left w:val="none" w:sz="0" w:space="0" w:color="auto"/>
        <w:bottom w:val="none" w:sz="0" w:space="0" w:color="auto"/>
        <w:right w:val="none" w:sz="0" w:space="0" w:color="auto"/>
      </w:divBdr>
    </w:div>
    <w:div w:id="2007786928">
      <w:bodyDiv w:val="1"/>
      <w:marLeft w:val="0"/>
      <w:marRight w:val="0"/>
      <w:marTop w:val="0"/>
      <w:marBottom w:val="0"/>
      <w:divBdr>
        <w:top w:val="none" w:sz="0" w:space="0" w:color="auto"/>
        <w:left w:val="none" w:sz="0" w:space="0" w:color="auto"/>
        <w:bottom w:val="none" w:sz="0" w:space="0" w:color="auto"/>
        <w:right w:val="none" w:sz="0" w:space="0" w:color="auto"/>
      </w:divBdr>
    </w:div>
    <w:div w:id="2008244435">
      <w:bodyDiv w:val="1"/>
      <w:marLeft w:val="0"/>
      <w:marRight w:val="0"/>
      <w:marTop w:val="0"/>
      <w:marBottom w:val="0"/>
      <w:divBdr>
        <w:top w:val="none" w:sz="0" w:space="0" w:color="auto"/>
        <w:left w:val="none" w:sz="0" w:space="0" w:color="auto"/>
        <w:bottom w:val="none" w:sz="0" w:space="0" w:color="auto"/>
        <w:right w:val="none" w:sz="0" w:space="0" w:color="auto"/>
      </w:divBdr>
    </w:div>
    <w:div w:id="2009359406">
      <w:bodyDiv w:val="1"/>
      <w:marLeft w:val="0"/>
      <w:marRight w:val="0"/>
      <w:marTop w:val="0"/>
      <w:marBottom w:val="0"/>
      <w:divBdr>
        <w:top w:val="none" w:sz="0" w:space="0" w:color="auto"/>
        <w:left w:val="none" w:sz="0" w:space="0" w:color="auto"/>
        <w:bottom w:val="none" w:sz="0" w:space="0" w:color="auto"/>
        <w:right w:val="none" w:sz="0" w:space="0" w:color="auto"/>
      </w:divBdr>
    </w:div>
    <w:div w:id="2010138340">
      <w:bodyDiv w:val="1"/>
      <w:marLeft w:val="0"/>
      <w:marRight w:val="0"/>
      <w:marTop w:val="0"/>
      <w:marBottom w:val="0"/>
      <w:divBdr>
        <w:top w:val="none" w:sz="0" w:space="0" w:color="auto"/>
        <w:left w:val="none" w:sz="0" w:space="0" w:color="auto"/>
        <w:bottom w:val="none" w:sz="0" w:space="0" w:color="auto"/>
        <w:right w:val="none" w:sz="0" w:space="0" w:color="auto"/>
      </w:divBdr>
    </w:div>
    <w:div w:id="2010138538">
      <w:bodyDiv w:val="1"/>
      <w:marLeft w:val="0"/>
      <w:marRight w:val="0"/>
      <w:marTop w:val="0"/>
      <w:marBottom w:val="0"/>
      <w:divBdr>
        <w:top w:val="none" w:sz="0" w:space="0" w:color="auto"/>
        <w:left w:val="none" w:sz="0" w:space="0" w:color="auto"/>
        <w:bottom w:val="none" w:sz="0" w:space="0" w:color="auto"/>
        <w:right w:val="none" w:sz="0" w:space="0" w:color="auto"/>
      </w:divBdr>
    </w:div>
    <w:div w:id="2010206305">
      <w:bodyDiv w:val="1"/>
      <w:marLeft w:val="0"/>
      <w:marRight w:val="0"/>
      <w:marTop w:val="0"/>
      <w:marBottom w:val="0"/>
      <w:divBdr>
        <w:top w:val="none" w:sz="0" w:space="0" w:color="auto"/>
        <w:left w:val="none" w:sz="0" w:space="0" w:color="auto"/>
        <w:bottom w:val="none" w:sz="0" w:space="0" w:color="auto"/>
        <w:right w:val="none" w:sz="0" w:space="0" w:color="auto"/>
      </w:divBdr>
    </w:div>
    <w:div w:id="2010594176">
      <w:bodyDiv w:val="1"/>
      <w:marLeft w:val="0"/>
      <w:marRight w:val="0"/>
      <w:marTop w:val="0"/>
      <w:marBottom w:val="0"/>
      <w:divBdr>
        <w:top w:val="none" w:sz="0" w:space="0" w:color="auto"/>
        <w:left w:val="none" w:sz="0" w:space="0" w:color="auto"/>
        <w:bottom w:val="none" w:sz="0" w:space="0" w:color="auto"/>
        <w:right w:val="none" w:sz="0" w:space="0" w:color="auto"/>
      </w:divBdr>
    </w:div>
    <w:div w:id="2010983594">
      <w:bodyDiv w:val="1"/>
      <w:marLeft w:val="0"/>
      <w:marRight w:val="0"/>
      <w:marTop w:val="0"/>
      <w:marBottom w:val="0"/>
      <w:divBdr>
        <w:top w:val="none" w:sz="0" w:space="0" w:color="auto"/>
        <w:left w:val="none" w:sz="0" w:space="0" w:color="auto"/>
        <w:bottom w:val="none" w:sz="0" w:space="0" w:color="auto"/>
        <w:right w:val="none" w:sz="0" w:space="0" w:color="auto"/>
      </w:divBdr>
    </w:div>
    <w:div w:id="2011711025">
      <w:bodyDiv w:val="1"/>
      <w:marLeft w:val="0"/>
      <w:marRight w:val="0"/>
      <w:marTop w:val="0"/>
      <w:marBottom w:val="0"/>
      <w:divBdr>
        <w:top w:val="none" w:sz="0" w:space="0" w:color="auto"/>
        <w:left w:val="none" w:sz="0" w:space="0" w:color="auto"/>
        <w:bottom w:val="none" w:sz="0" w:space="0" w:color="auto"/>
        <w:right w:val="none" w:sz="0" w:space="0" w:color="auto"/>
      </w:divBdr>
    </w:div>
    <w:div w:id="2012637421">
      <w:bodyDiv w:val="1"/>
      <w:marLeft w:val="0"/>
      <w:marRight w:val="0"/>
      <w:marTop w:val="0"/>
      <w:marBottom w:val="0"/>
      <w:divBdr>
        <w:top w:val="none" w:sz="0" w:space="0" w:color="auto"/>
        <w:left w:val="none" w:sz="0" w:space="0" w:color="auto"/>
        <w:bottom w:val="none" w:sz="0" w:space="0" w:color="auto"/>
        <w:right w:val="none" w:sz="0" w:space="0" w:color="auto"/>
      </w:divBdr>
    </w:div>
    <w:div w:id="2012903110">
      <w:bodyDiv w:val="1"/>
      <w:marLeft w:val="0"/>
      <w:marRight w:val="0"/>
      <w:marTop w:val="0"/>
      <w:marBottom w:val="0"/>
      <w:divBdr>
        <w:top w:val="none" w:sz="0" w:space="0" w:color="auto"/>
        <w:left w:val="none" w:sz="0" w:space="0" w:color="auto"/>
        <w:bottom w:val="none" w:sz="0" w:space="0" w:color="auto"/>
        <w:right w:val="none" w:sz="0" w:space="0" w:color="auto"/>
      </w:divBdr>
    </w:div>
    <w:div w:id="2013216780">
      <w:bodyDiv w:val="1"/>
      <w:marLeft w:val="0"/>
      <w:marRight w:val="0"/>
      <w:marTop w:val="0"/>
      <w:marBottom w:val="0"/>
      <w:divBdr>
        <w:top w:val="none" w:sz="0" w:space="0" w:color="auto"/>
        <w:left w:val="none" w:sz="0" w:space="0" w:color="auto"/>
        <w:bottom w:val="none" w:sz="0" w:space="0" w:color="auto"/>
        <w:right w:val="none" w:sz="0" w:space="0" w:color="auto"/>
      </w:divBdr>
    </w:div>
    <w:div w:id="2014262499">
      <w:bodyDiv w:val="1"/>
      <w:marLeft w:val="0"/>
      <w:marRight w:val="0"/>
      <w:marTop w:val="0"/>
      <w:marBottom w:val="0"/>
      <w:divBdr>
        <w:top w:val="none" w:sz="0" w:space="0" w:color="auto"/>
        <w:left w:val="none" w:sz="0" w:space="0" w:color="auto"/>
        <w:bottom w:val="none" w:sz="0" w:space="0" w:color="auto"/>
        <w:right w:val="none" w:sz="0" w:space="0" w:color="auto"/>
      </w:divBdr>
    </w:div>
    <w:div w:id="2014452375">
      <w:bodyDiv w:val="1"/>
      <w:marLeft w:val="0"/>
      <w:marRight w:val="0"/>
      <w:marTop w:val="0"/>
      <w:marBottom w:val="0"/>
      <w:divBdr>
        <w:top w:val="none" w:sz="0" w:space="0" w:color="auto"/>
        <w:left w:val="none" w:sz="0" w:space="0" w:color="auto"/>
        <w:bottom w:val="none" w:sz="0" w:space="0" w:color="auto"/>
        <w:right w:val="none" w:sz="0" w:space="0" w:color="auto"/>
      </w:divBdr>
    </w:div>
    <w:div w:id="2014523720">
      <w:bodyDiv w:val="1"/>
      <w:marLeft w:val="0"/>
      <w:marRight w:val="0"/>
      <w:marTop w:val="0"/>
      <w:marBottom w:val="0"/>
      <w:divBdr>
        <w:top w:val="none" w:sz="0" w:space="0" w:color="auto"/>
        <w:left w:val="none" w:sz="0" w:space="0" w:color="auto"/>
        <w:bottom w:val="none" w:sz="0" w:space="0" w:color="auto"/>
        <w:right w:val="none" w:sz="0" w:space="0" w:color="auto"/>
      </w:divBdr>
    </w:div>
    <w:div w:id="2014868583">
      <w:bodyDiv w:val="1"/>
      <w:marLeft w:val="0"/>
      <w:marRight w:val="0"/>
      <w:marTop w:val="0"/>
      <w:marBottom w:val="0"/>
      <w:divBdr>
        <w:top w:val="none" w:sz="0" w:space="0" w:color="auto"/>
        <w:left w:val="none" w:sz="0" w:space="0" w:color="auto"/>
        <w:bottom w:val="none" w:sz="0" w:space="0" w:color="auto"/>
        <w:right w:val="none" w:sz="0" w:space="0" w:color="auto"/>
      </w:divBdr>
    </w:div>
    <w:div w:id="2015375561">
      <w:bodyDiv w:val="1"/>
      <w:marLeft w:val="0"/>
      <w:marRight w:val="0"/>
      <w:marTop w:val="0"/>
      <w:marBottom w:val="0"/>
      <w:divBdr>
        <w:top w:val="none" w:sz="0" w:space="0" w:color="auto"/>
        <w:left w:val="none" w:sz="0" w:space="0" w:color="auto"/>
        <w:bottom w:val="none" w:sz="0" w:space="0" w:color="auto"/>
        <w:right w:val="none" w:sz="0" w:space="0" w:color="auto"/>
      </w:divBdr>
    </w:div>
    <w:div w:id="2015568331">
      <w:bodyDiv w:val="1"/>
      <w:marLeft w:val="0"/>
      <w:marRight w:val="0"/>
      <w:marTop w:val="0"/>
      <w:marBottom w:val="0"/>
      <w:divBdr>
        <w:top w:val="none" w:sz="0" w:space="0" w:color="auto"/>
        <w:left w:val="none" w:sz="0" w:space="0" w:color="auto"/>
        <w:bottom w:val="none" w:sz="0" w:space="0" w:color="auto"/>
        <w:right w:val="none" w:sz="0" w:space="0" w:color="auto"/>
      </w:divBdr>
    </w:div>
    <w:div w:id="2016883087">
      <w:bodyDiv w:val="1"/>
      <w:marLeft w:val="0"/>
      <w:marRight w:val="0"/>
      <w:marTop w:val="0"/>
      <w:marBottom w:val="0"/>
      <w:divBdr>
        <w:top w:val="none" w:sz="0" w:space="0" w:color="auto"/>
        <w:left w:val="none" w:sz="0" w:space="0" w:color="auto"/>
        <w:bottom w:val="none" w:sz="0" w:space="0" w:color="auto"/>
        <w:right w:val="none" w:sz="0" w:space="0" w:color="auto"/>
      </w:divBdr>
    </w:div>
    <w:div w:id="2016956905">
      <w:bodyDiv w:val="1"/>
      <w:marLeft w:val="0"/>
      <w:marRight w:val="0"/>
      <w:marTop w:val="0"/>
      <w:marBottom w:val="0"/>
      <w:divBdr>
        <w:top w:val="none" w:sz="0" w:space="0" w:color="auto"/>
        <w:left w:val="none" w:sz="0" w:space="0" w:color="auto"/>
        <w:bottom w:val="none" w:sz="0" w:space="0" w:color="auto"/>
        <w:right w:val="none" w:sz="0" w:space="0" w:color="auto"/>
      </w:divBdr>
    </w:div>
    <w:div w:id="2017070942">
      <w:bodyDiv w:val="1"/>
      <w:marLeft w:val="0"/>
      <w:marRight w:val="0"/>
      <w:marTop w:val="0"/>
      <w:marBottom w:val="0"/>
      <w:divBdr>
        <w:top w:val="none" w:sz="0" w:space="0" w:color="auto"/>
        <w:left w:val="none" w:sz="0" w:space="0" w:color="auto"/>
        <w:bottom w:val="none" w:sz="0" w:space="0" w:color="auto"/>
        <w:right w:val="none" w:sz="0" w:space="0" w:color="auto"/>
      </w:divBdr>
    </w:div>
    <w:div w:id="2017420389">
      <w:bodyDiv w:val="1"/>
      <w:marLeft w:val="0"/>
      <w:marRight w:val="0"/>
      <w:marTop w:val="0"/>
      <w:marBottom w:val="0"/>
      <w:divBdr>
        <w:top w:val="none" w:sz="0" w:space="0" w:color="auto"/>
        <w:left w:val="none" w:sz="0" w:space="0" w:color="auto"/>
        <w:bottom w:val="none" w:sz="0" w:space="0" w:color="auto"/>
        <w:right w:val="none" w:sz="0" w:space="0" w:color="auto"/>
      </w:divBdr>
    </w:div>
    <w:div w:id="2017538008">
      <w:bodyDiv w:val="1"/>
      <w:marLeft w:val="0"/>
      <w:marRight w:val="0"/>
      <w:marTop w:val="0"/>
      <w:marBottom w:val="0"/>
      <w:divBdr>
        <w:top w:val="none" w:sz="0" w:space="0" w:color="auto"/>
        <w:left w:val="none" w:sz="0" w:space="0" w:color="auto"/>
        <w:bottom w:val="none" w:sz="0" w:space="0" w:color="auto"/>
        <w:right w:val="none" w:sz="0" w:space="0" w:color="auto"/>
      </w:divBdr>
    </w:div>
    <w:div w:id="2017809496">
      <w:bodyDiv w:val="1"/>
      <w:marLeft w:val="0"/>
      <w:marRight w:val="0"/>
      <w:marTop w:val="0"/>
      <w:marBottom w:val="0"/>
      <w:divBdr>
        <w:top w:val="none" w:sz="0" w:space="0" w:color="auto"/>
        <w:left w:val="none" w:sz="0" w:space="0" w:color="auto"/>
        <w:bottom w:val="none" w:sz="0" w:space="0" w:color="auto"/>
        <w:right w:val="none" w:sz="0" w:space="0" w:color="auto"/>
      </w:divBdr>
    </w:div>
    <w:div w:id="2017996999">
      <w:bodyDiv w:val="1"/>
      <w:marLeft w:val="0"/>
      <w:marRight w:val="0"/>
      <w:marTop w:val="0"/>
      <w:marBottom w:val="0"/>
      <w:divBdr>
        <w:top w:val="none" w:sz="0" w:space="0" w:color="auto"/>
        <w:left w:val="none" w:sz="0" w:space="0" w:color="auto"/>
        <w:bottom w:val="none" w:sz="0" w:space="0" w:color="auto"/>
        <w:right w:val="none" w:sz="0" w:space="0" w:color="auto"/>
      </w:divBdr>
    </w:div>
    <w:div w:id="2018120626">
      <w:bodyDiv w:val="1"/>
      <w:marLeft w:val="0"/>
      <w:marRight w:val="0"/>
      <w:marTop w:val="0"/>
      <w:marBottom w:val="0"/>
      <w:divBdr>
        <w:top w:val="none" w:sz="0" w:space="0" w:color="auto"/>
        <w:left w:val="none" w:sz="0" w:space="0" w:color="auto"/>
        <w:bottom w:val="none" w:sz="0" w:space="0" w:color="auto"/>
        <w:right w:val="none" w:sz="0" w:space="0" w:color="auto"/>
      </w:divBdr>
    </w:div>
    <w:div w:id="2018195945">
      <w:bodyDiv w:val="1"/>
      <w:marLeft w:val="0"/>
      <w:marRight w:val="0"/>
      <w:marTop w:val="0"/>
      <w:marBottom w:val="0"/>
      <w:divBdr>
        <w:top w:val="none" w:sz="0" w:space="0" w:color="auto"/>
        <w:left w:val="none" w:sz="0" w:space="0" w:color="auto"/>
        <w:bottom w:val="none" w:sz="0" w:space="0" w:color="auto"/>
        <w:right w:val="none" w:sz="0" w:space="0" w:color="auto"/>
      </w:divBdr>
    </w:div>
    <w:div w:id="2018263191">
      <w:bodyDiv w:val="1"/>
      <w:marLeft w:val="0"/>
      <w:marRight w:val="0"/>
      <w:marTop w:val="0"/>
      <w:marBottom w:val="0"/>
      <w:divBdr>
        <w:top w:val="none" w:sz="0" w:space="0" w:color="auto"/>
        <w:left w:val="none" w:sz="0" w:space="0" w:color="auto"/>
        <w:bottom w:val="none" w:sz="0" w:space="0" w:color="auto"/>
        <w:right w:val="none" w:sz="0" w:space="0" w:color="auto"/>
      </w:divBdr>
    </w:div>
    <w:div w:id="2018263231">
      <w:bodyDiv w:val="1"/>
      <w:marLeft w:val="0"/>
      <w:marRight w:val="0"/>
      <w:marTop w:val="0"/>
      <w:marBottom w:val="0"/>
      <w:divBdr>
        <w:top w:val="none" w:sz="0" w:space="0" w:color="auto"/>
        <w:left w:val="none" w:sz="0" w:space="0" w:color="auto"/>
        <w:bottom w:val="none" w:sz="0" w:space="0" w:color="auto"/>
        <w:right w:val="none" w:sz="0" w:space="0" w:color="auto"/>
      </w:divBdr>
    </w:div>
    <w:div w:id="2018651921">
      <w:bodyDiv w:val="1"/>
      <w:marLeft w:val="0"/>
      <w:marRight w:val="0"/>
      <w:marTop w:val="0"/>
      <w:marBottom w:val="0"/>
      <w:divBdr>
        <w:top w:val="none" w:sz="0" w:space="0" w:color="auto"/>
        <w:left w:val="none" w:sz="0" w:space="0" w:color="auto"/>
        <w:bottom w:val="none" w:sz="0" w:space="0" w:color="auto"/>
        <w:right w:val="none" w:sz="0" w:space="0" w:color="auto"/>
      </w:divBdr>
    </w:div>
    <w:div w:id="2019388263">
      <w:bodyDiv w:val="1"/>
      <w:marLeft w:val="0"/>
      <w:marRight w:val="0"/>
      <w:marTop w:val="0"/>
      <w:marBottom w:val="0"/>
      <w:divBdr>
        <w:top w:val="none" w:sz="0" w:space="0" w:color="auto"/>
        <w:left w:val="none" w:sz="0" w:space="0" w:color="auto"/>
        <w:bottom w:val="none" w:sz="0" w:space="0" w:color="auto"/>
        <w:right w:val="none" w:sz="0" w:space="0" w:color="auto"/>
      </w:divBdr>
    </w:div>
    <w:div w:id="2020617574">
      <w:bodyDiv w:val="1"/>
      <w:marLeft w:val="0"/>
      <w:marRight w:val="0"/>
      <w:marTop w:val="0"/>
      <w:marBottom w:val="0"/>
      <w:divBdr>
        <w:top w:val="none" w:sz="0" w:space="0" w:color="auto"/>
        <w:left w:val="none" w:sz="0" w:space="0" w:color="auto"/>
        <w:bottom w:val="none" w:sz="0" w:space="0" w:color="auto"/>
        <w:right w:val="none" w:sz="0" w:space="0" w:color="auto"/>
      </w:divBdr>
    </w:div>
    <w:div w:id="2021003603">
      <w:bodyDiv w:val="1"/>
      <w:marLeft w:val="0"/>
      <w:marRight w:val="0"/>
      <w:marTop w:val="0"/>
      <w:marBottom w:val="0"/>
      <w:divBdr>
        <w:top w:val="none" w:sz="0" w:space="0" w:color="auto"/>
        <w:left w:val="none" w:sz="0" w:space="0" w:color="auto"/>
        <w:bottom w:val="none" w:sz="0" w:space="0" w:color="auto"/>
        <w:right w:val="none" w:sz="0" w:space="0" w:color="auto"/>
      </w:divBdr>
    </w:div>
    <w:div w:id="2021004036">
      <w:bodyDiv w:val="1"/>
      <w:marLeft w:val="0"/>
      <w:marRight w:val="0"/>
      <w:marTop w:val="0"/>
      <w:marBottom w:val="0"/>
      <w:divBdr>
        <w:top w:val="none" w:sz="0" w:space="0" w:color="auto"/>
        <w:left w:val="none" w:sz="0" w:space="0" w:color="auto"/>
        <w:bottom w:val="none" w:sz="0" w:space="0" w:color="auto"/>
        <w:right w:val="none" w:sz="0" w:space="0" w:color="auto"/>
      </w:divBdr>
    </w:div>
    <w:div w:id="2021616837">
      <w:bodyDiv w:val="1"/>
      <w:marLeft w:val="0"/>
      <w:marRight w:val="0"/>
      <w:marTop w:val="0"/>
      <w:marBottom w:val="0"/>
      <w:divBdr>
        <w:top w:val="none" w:sz="0" w:space="0" w:color="auto"/>
        <w:left w:val="none" w:sz="0" w:space="0" w:color="auto"/>
        <w:bottom w:val="none" w:sz="0" w:space="0" w:color="auto"/>
        <w:right w:val="none" w:sz="0" w:space="0" w:color="auto"/>
      </w:divBdr>
    </w:div>
    <w:div w:id="2022006255">
      <w:bodyDiv w:val="1"/>
      <w:marLeft w:val="0"/>
      <w:marRight w:val="0"/>
      <w:marTop w:val="0"/>
      <w:marBottom w:val="0"/>
      <w:divBdr>
        <w:top w:val="none" w:sz="0" w:space="0" w:color="auto"/>
        <w:left w:val="none" w:sz="0" w:space="0" w:color="auto"/>
        <w:bottom w:val="none" w:sz="0" w:space="0" w:color="auto"/>
        <w:right w:val="none" w:sz="0" w:space="0" w:color="auto"/>
      </w:divBdr>
    </w:div>
    <w:div w:id="2022314528">
      <w:bodyDiv w:val="1"/>
      <w:marLeft w:val="0"/>
      <w:marRight w:val="0"/>
      <w:marTop w:val="0"/>
      <w:marBottom w:val="0"/>
      <w:divBdr>
        <w:top w:val="none" w:sz="0" w:space="0" w:color="auto"/>
        <w:left w:val="none" w:sz="0" w:space="0" w:color="auto"/>
        <w:bottom w:val="none" w:sz="0" w:space="0" w:color="auto"/>
        <w:right w:val="none" w:sz="0" w:space="0" w:color="auto"/>
      </w:divBdr>
    </w:div>
    <w:div w:id="2022396149">
      <w:bodyDiv w:val="1"/>
      <w:marLeft w:val="0"/>
      <w:marRight w:val="0"/>
      <w:marTop w:val="0"/>
      <w:marBottom w:val="0"/>
      <w:divBdr>
        <w:top w:val="none" w:sz="0" w:space="0" w:color="auto"/>
        <w:left w:val="none" w:sz="0" w:space="0" w:color="auto"/>
        <w:bottom w:val="none" w:sz="0" w:space="0" w:color="auto"/>
        <w:right w:val="none" w:sz="0" w:space="0" w:color="auto"/>
      </w:divBdr>
    </w:div>
    <w:div w:id="2022587887">
      <w:bodyDiv w:val="1"/>
      <w:marLeft w:val="0"/>
      <w:marRight w:val="0"/>
      <w:marTop w:val="0"/>
      <w:marBottom w:val="0"/>
      <w:divBdr>
        <w:top w:val="none" w:sz="0" w:space="0" w:color="auto"/>
        <w:left w:val="none" w:sz="0" w:space="0" w:color="auto"/>
        <w:bottom w:val="none" w:sz="0" w:space="0" w:color="auto"/>
        <w:right w:val="none" w:sz="0" w:space="0" w:color="auto"/>
      </w:divBdr>
    </w:div>
    <w:div w:id="2022780291">
      <w:bodyDiv w:val="1"/>
      <w:marLeft w:val="0"/>
      <w:marRight w:val="0"/>
      <w:marTop w:val="0"/>
      <w:marBottom w:val="0"/>
      <w:divBdr>
        <w:top w:val="none" w:sz="0" w:space="0" w:color="auto"/>
        <w:left w:val="none" w:sz="0" w:space="0" w:color="auto"/>
        <w:bottom w:val="none" w:sz="0" w:space="0" w:color="auto"/>
        <w:right w:val="none" w:sz="0" w:space="0" w:color="auto"/>
      </w:divBdr>
    </w:div>
    <w:div w:id="2023899754">
      <w:bodyDiv w:val="1"/>
      <w:marLeft w:val="0"/>
      <w:marRight w:val="0"/>
      <w:marTop w:val="0"/>
      <w:marBottom w:val="0"/>
      <w:divBdr>
        <w:top w:val="none" w:sz="0" w:space="0" w:color="auto"/>
        <w:left w:val="none" w:sz="0" w:space="0" w:color="auto"/>
        <w:bottom w:val="none" w:sz="0" w:space="0" w:color="auto"/>
        <w:right w:val="none" w:sz="0" w:space="0" w:color="auto"/>
      </w:divBdr>
    </w:div>
    <w:div w:id="2023974962">
      <w:bodyDiv w:val="1"/>
      <w:marLeft w:val="0"/>
      <w:marRight w:val="0"/>
      <w:marTop w:val="0"/>
      <w:marBottom w:val="0"/>
      <w:divBdr>
        <w:top w:val="none" w:sz="0" w:space="0" w:color="auto"/>
        <w:left w:val="none" w:sz="0" w:space="0" w:color="auto"/>
        <w:bottom w:val="none" w:sz="0" w:space="0" w:color="auto"/>
        <w:right w:val="none" w:sz="0" w:space="0" w:color="auto"/>
      </w:divBdr>
    </w:div>
    <w:div w:id="2024431355">
      <w:bodyDiv w:val="1"/>
      <w:marLeft w:val="0"/>
      <w:marRight w:val="0"/>
      <w:marTop w:val="0"/>
      <w:marBottom w:val="0"/>
      <w:divBdr>
        <w:top w:val="none" w:sz="0" w:space="0" w:color="auto"/>
        <w:left w:val="none" w:sz="0" w:space="0" w:color="auto"/>
        <w:bottom w:val="none" w:sz="0" w:space="0" w:color="auto"/>
        <w:right w:val="none" w:sz="0" w:space="0" w:color="auto"/>
      </w:divBdr>
    </w:div>
    <w:div w:id="2025281905">
      <w:bodyDiv w:val="1"/>
      <w:marLeft w:val="0"/>
      <w:marRight w:val="0"/>
      <w:marTop w:val="0"/>
      <w:marBottom w:val="0"/>
      <w:divBdr>
        <w:top w:val="none" w:sz="0" w:space="0" w:color="auto"/>
        <w:left w:val="none" w:sz="0" w:space="0" w:color="auto"/>
        <w:bottom w:val="none" w:sz="0" w:space="0" w:color="auto"/>
        <w:right w:val="none" w:sz="0" w:space="0" w:color="auto"/>
      </w:divBdr>
    </w:div>
    <w:div w:id="2025549193">
      <w:bodyDiv w:val="1"/>
      <w:marLeft w:val="0"/>
      <w:marRight w:val="0"/>
      <w:marTop w:val="0"/>
      <w:marBottom w:val="0"/>
      <w:divBdr>
        <w:top w:val="none" w:sz="0" w:space="0" w:color="auto"/>
        <w:left w:val="none" w:sz="0" w:space="0" w:color="auto"/>
        <w:bottom w:val="none" w:sz="0" w:space="0" w:color="auto"/>
        <w:right w:val="none" w:sz="0" w:space="0" w:color="auto"/>
      </w:divBdr>
    </w:div>
    <w:div w:id="2025552040">
      <w:bodyDiv w:val="1"/>
      <w:marLeft w:val="0"/>
      <w:marRight w:val="0"/>
      <w:marTop w:val="0"/>
      <w:marBottom w:val="0"/>
      <w:divBdr>
        <w:top w:val="none" w:sz="0" w:space="0" w:color="auto"/>
        <w:left w:val="none" w:sz="0" w:space="0" w:color="auto"/>
        <w:bottom w:val="none" w:sz="0" w:space="0" w:color="auto"/>
        <w:right w:val="none" w:sz="0" w:space="0" w:color="auto"/>
      </w:divBdr>
    </w:div>
    <w:div w:id="2025663459">
      <w:bodyDiv w:val="1"/>
      <w:marLeft w:val="0"/>
      <w:marRight w:val="0"/>
      <w:marTop w:val="0"/>
      <w:marBottom w:val="0"/>
      <w:divBdr>
        <w:top w:val="none" w:sz="0" w:space="0" w:color="auto"/>
        <w:left w:val="none" w:sz="0" w:space="0" w:color="auto"/>
        <w:bottom w:val="none" w:sz="0" w:space="0" w:color="auto"/>
        <w:right w:val="none" w:sz="0" w:space="0" w:color="auto"/>
      </w:divBdr>
    </w:div>
    <w:div w:id="2025744495">
      <w:bodyDiv w:val="1"/>
      <w:marLeft w:val="0"/>
      <w:marRight w:val="0"/>
      <w:marTop w:val="0"/>
      <w:marBottom w:val="0"/>
      <w:divBdr>
        <w:top w:val="none" w:sz="0" w:space="0" w:color="auto"/>
        <w:left w:val="none" w:sz="0" w:space="0" w:color="auto"/>
        <w:bottom w:val="none" w:sz="0" w:space="0" w:color="auto"/>
        <w:right w:val="none" w:sz="0" w:space="0" w:color="auto"/>
      </w:divBdr>
    </w:div>
    <w:div w:id="2026396412">
      <w:bodyDiv w:val="1"/>
      <w:marLeft w:val="0"/>
      <w:marRight w:val="0"/>
      <w:marTop w:val="0"/>
      <w:marBottom w:val="0"/>
      <w:divBdr>
        <w:top w:val="none" w:sz="0" w:space="0" w:color="auto"/>
        <w:left w:val="none" w:sz="0" w:space="0" w:color="auto"/>
        <w:bottom w:val="none" w:sz="0" w:space="0" w:color="auto"/>
        <w:right w:val="none" w:sz="0" w:space="0" w:color="auto"/>
      </w:divBdr>
    </w:div>
    <w:div w:id="2026439109">
      <w:bodyDiv w:val="1"/>
      <w:marLeft w:val="0"/>
      <w:marRight w:val="0"/>
      <w:marTop w:val="0"/>
      <w:marBottom w:val="0"/>
      <w:divBdr>
        <w:top w:val="none" w:sz="0" w:space="0" w:color="auto"/>
        <w:left w:val="none" w:sz="0" w:space="0" w:color="auto"/>
        <w:bottom w:val="none" w:sz="0" w:space="0" w:color="auto"/>
        <w:right w:val="none" w:sz="0" w:space="0" w:color="auto"/>
      </w:divBdr>
    </w:div>
    <w:div w:id="2026442318">
      <w:bodyDiv w:val="1"/>
      <w:marLeft w:val="0"/>
      <w:marRight w:val="0"/>
      <w:marTop w:val="0"/>
      <w:marBottom w:val="0"/>
      <w:divBdr>
        <w:top w:val="none" w:sz="0" w:space="0" w:color="auto"/>
        <w:left w:val="none" w:sz="0" w:space="0" w:color="auto"/>
        <w:bottom w:val="none" w:sz="0" w:space="0" w:color="auto"/>
        <w:right w:val="none" w:sz="0" w:space="0" w:color="auto"/>
      </w:divBdr>
    </w:div>
    <w:div w:id="2026515381">
      <w:bodyDiv w:val="1"/>
      <w:marLeft w:val="0"/>
      <w:marRight w:val="0"/>
      <w:marTop w:val="0"/>
      <w:marBottom w:val="0"/>
      <w:divBdr>
        <w:top w:val="none" w:sz="0" w:space="0" w:color="auto"/>
        <w:left w:val="none" w:sz="0" w:space="0" w:color="auto"/>
        <w:bottom w:val="none" w:sz="0" w:space="0" w:color="auto"/>
        <w:right w:val="none" w:sz="0" w:space="0" w:color="auto"/>
      </w:divBdr>
    </w:div>
    <w:div w:id="2026638449">
      <w:bodyDiv w:val="1"/>
      <w:marLeft w:val="0"/>
      <w:marRight w:val="0"/>
      <w:marTop w:val="0"/>
      <w:marBottom w:val="0"/>
      <w:divBdr>
        <w:top w:val="none" w:sz="0" w:space="0" w:color="auto"/>
        <w:left w:val="none" w:sz="0" w:space="0" w:color="auto"/>
        <w:bottom w:val="none" w:sz="0" w:space="0" w:color="auto"/>
        <w:right w:val="none" w:sz="0" w:space="0" w:color="auto"/>
      </w:divBdr>
    </w:div>
    <w:div w:id="2026904028">
      <w:bodyDiv w:val="1"/>
      <w:marLeft w:val="0"/>
      <w:marRight w:val="0"/>
      <w:marTop w:val="0"/>
      <w:marBottom w:val="0"/>
      <w:divBdr>
        <w:top w:val="none" w:sz="0" w:space="0" w:color="auto"/>
        <w:left w:val="none" w:sz="0" w:space="0" w:color="auto"/>
        <w:bottom w:val="none" w:sz="0" w:space="0" w:color="auto"/>
        <w:right w:val="none" w:sz="0" w:space="0" w:color="auto"/>
      </w:divBdr>
    </w:div>
    <w:div w:id="2027172724">
      <w:bodyDiv w:val="1"/>
      <w:marLeft w:val="0"/>
      <w:marRight w:val="0"/>
      <w:marTop w:val="0"/>
      <w:marBottom w:val="0"/>
      <w:divBdr>
        <w:top w:val="none" w:sz="0" w:space="0" w:color="auto"/>
        <w:left w:val="none" w:sz="0" w:space="0" w:color="auto"/>
        <w:bottom w:val="none" w:sz="0" w:space="0" w:color="auto"/>
        <w:right w:val="none" w:sz="0" w:space="0" w:color="auto"/>
      </w:divBdr>
    </w:div>
    <w:div w:id="2027242269">
      <w:bodyDiv w:val="1"/>
      <w:marLeft w:val="0"/>
      <w:marRight w:val="0"/>
      <w:marTop w:val="0"/>
      <w:marBottom w:val="0"/>
      <w:divBdr>
        <w:top w:val="none" w:sz="0" w:space="0" w:color="auto"/>
        <w:left w:val="none" w:sz="0" w:space="0" w:color="auto"/>
        <w:bottom w:val="none" w:sz="0" w:space="0" w:color="auto"/>
        <w:right w:val="none" w:sz="0" w:space="0" w:color="auto"/>
      </w:divBdr>
    </w:div>
    <w:div w:id="2027290788">
      <w:bodyDiv w:val="1"/>
      <w:marLeft w:val="0"/>
      <w:marRight w:val="0"/>
      <w:marTop w:val="0"/>
      <w:marBottom w:val="0"/>
      <w:divBdr>
        <w:top w:val="none" w:sz="0" w:space="0" w:color="auto"/>
        <w:left w:val="none" w:sz="0" w:space="0" w:color="auto"/>
        <w:bottom w:val="none" w:sz="0" w:space="0" w:color="auto"/>
        <w:right w:val="none" w:sz="0" w:space="0" w:color="auto"/>
      </w:divBdr>
    </w:div>
    <w:div w:id="2027515132">
      <w:bodyDiv w:val="1"/>
      <w:marLeft w:val="0"/>
      <w:marRight w:val="0"/>
      <w:marTop w:val="0"/>
      <w:marBottom w:val="0"/>
      <w:divBdr>
        <w:top w:val="none" w:sz="0" w:space="0" w:color="auto"/>
        <w:left w:val="none" w:sz="0" w:space="0" w:color="auto"/>
        <w:bottom w:val="none" w:sz="0" w:space="0" w:color="auto"/>
        <w:right w:val="none" w:sz="0" w:space="0" w:color="auto"/>
      </w:divBdr>
    </w:div>
    <w:div w:id="2027554027">
      <w:bodyDiv w:val="1"/>
      <w:marLeft w:val="0"/>
      <w:marRight w:val="0"/>
      <w:marTop w:val="0"/>
      <w:marBottom w:val="0"/>
      <w:divBdr>
        <w:top w:val="none" w:sz="0" w:space="0" w:color="auto"/>
        <w:left w:val="none" w:sz="0" w:space="0" w:color="auto"/>
        <w:bottom w:val="none" w:sz="0" w:space="0" w:color="auto"/>
        <w:right w:val="none" w:sz="0" w:space="0" w:color="auto"/>
      </w:divBdr>
    </w:div>
    <w:div w:id="2027754014">
      <w:bodyDiv w:val="1"/>
      <w:marLeft w:val="0"/>
      <w:marRight w:val="0"/>
      <w:marTop w:val="0"/>
      <w:marBottom w:val="0"/>
      <w:divBdr>
        <w:top w:val="none" w:sz="0" w:space="0" w:color="auto"/>
        <w:left w:val="none" w:sz="0" w:space="0" w:color="auto"/>
        <w:bottom w:val="none" w:sz="0" w:space="0" w:color="auto"/>
        <w:right w:val="none" w:sz="0" w:space="0" w:color="auto"/>
      </w:divBdr>
    </w:div>
    <w:div w:id="2027948569">
      <w:bodyDiv w:val="1"/>
      <w:marLeft w:val="0"/>
      <w:marRight w:val="0"/>
      <w:marTop w:val="0"/>
      <w:marBottom w:val="0"/>
      <w:divBdr>
        <w:top w:val="none" w:sz="0" w:space="0" w:color="auto"/>
        <w:left w:val="none" w:sz="0" w:space="0" w:color="auto"/>
        <w:bottom w:val="none" w:sz="0" w:space="0" w:color="auto"/>
        <w:right w:val="none" w:sz="0" w:space="0" w:color="auto"/>
      </w:divBdr>
    </w:div>
    <w:div w:id="2028097706">
      <w:bodyDiv w:val="1"/>
      <w:marLeft w:val="0"/>
      <w:marRight w:val="0"/>
      <w:marTop w:val="0"/>
      <w:marBottom w:val="0"/>
      <w:divBdr>
        <w:top w:val="none" w:sz="0" w:space="0" w:color="auto"/>
        <w:left w:val="none" w:sz="0" w:space="0" w:color="auto"/>
        <w:bottom w:val="none" w:sz="0" w:space="0" w:color="auto"/>
        <w:right w:val="none" w:sz="0" w:space="0" w:color="auto"/>
      </w:divBdr>
    </w:div>
    <w:div w:id="2028409961">
      <w:bodyDiv w:val="1"/>
      <w:marLeft w:val="0"/>
      <w:marRight w:val="0"/>
      <w:marTop w:val="0"/>
      <w:marBottom w:val="0"/>
      <w:divBdr>
        <w:top w:val="none" w:sz="0" w:space="0" w:color="auto"/>
        <w:left w:val="none" w:sz="0" w:space="0" w:color="auto"/>
        <w:bottom w:val="none" w:sz="0" w:space="0" w:color="auto"/>
        <w:right w:val="none" w:sz="0" w:space="0" w:color="auto"/>
      </w:divBdr>
    </w:div>
    <w:div w:id="2029479249">
      <w:bodyDiv w:val="1"/>
      <w:marLeft w:val="0"/>
      <w:marRight w:val="0"/>
      <w:marTop w:val="0"/>
      <w:marBottom w:val="0"/>
      <w:divBdr>
        <w:top w:val="none" w:sz="0" w:space="0" w:color="auto"/>
        <w:left w:val="none" w:sz="0" w:space="0" w:color="auto"/>
        <w:bottom w:val="none" w:sz="0" w:space="0" w:color="auto"/>
        <w:right w:val="none" w:sz="0" w:space="0" w:color="auto"/>
      </w:divBdr>
    </w:div>
    <w:div w:id="2029790938">
      <w:bodyDiv w:val="1"/>
      <w:marLeft w:val="0"/>
      <w:marRight w:val="0"/>
      <w:marTop w:val="0"/>
      <w:marBottom w:val="0"/>
      <w:divBdr>
        <w:top w:val="none" w:sz="0" w:space="0" w:color="auto"/>
        <w:left w:val="none" w:sz="0" w:space="0" w:color="auto"/>
        <w:bottom w:val="none" w:sz="0" w:space="0" w:color="auto"/>
        <w:right w:val="none" w:sz="0" w:space="0" w:color="auto"/>
      </w:divBdr>
    </w:div>
    <w:div w:id="2029868883">
      <w:bodyDiv w:val="1"/>
      <w:marLeft w:val="0"/>
      <w:marRight w:val="0"/>
      <w:marTop w:val="0"/>
      <w:marBottom w:val="0"/>
      <w:divBdr>
        <w:top w:val="none" w:sz="0" w:space="0" w:color="auto"/>
        <w:left w:val="none" w:sz="0" w:space="0" w:color="auto"/>
        <w:bottom w:val="none" w:sz="0" w:space="0" w:color="auto"/>
        <w:right w:val="none" w:sz="0" w:space="0" w:color="auto"/>
      </w:divBdr>
    </w:div>
    <w:div w:id="2030132228">
      <w:bodyDiv w:val="1"/>
      <w:marLeft w:val="0"/>
      <w:marRight w:val="0"/>
      <w:marTop w:val="0"/>
      <w:marBottom w:val="0"/>
      <w:divBdr>
        <w:top w:val="none" w:sz="0" w:space="0" w:color="auto"/>
        <w:left w:val="none" w:sz="0" w:space="0" w:color="auto"/>
        <w:bottom w:val="none" w:sz="0" w:space="0" w:color="auto"/>
        <w:right w:val="none" w:sz="0" w:space="0" w:color="auto"/>
      </w:divBdr>
    </w:div>
    <w:div w:id="2030132650">
      <w:bodyDiv w:val="1"/>
      <w:marLeft w:val="0"/>
      <w:marRight w:val="0"/>
      <w:marTop w:val="0"/>
      <w:marBottom w:val="0"/>
      <w:divBdr>
        <w:top w:val="none" w:sz="0" w:space="0" w:color="auto"/>
        <w:left w:val="none" w:sz="0" w:space="0" w:color="auto"/>
        <w:bottom w:val="none" w:sz="0" w:space="0" w:color="auto"/>
        <w:right w:val="none" w:sz="0" w:space="0" w:color="auto"/>
      </w:divBdr>
    </w:div>
    <w:div w:id="2030137067">
      <w:bodyDiv w:val="1"/>
      <w:marLeft w:val="0"/>
      <w:marRight w:val="0"/>
      <w:marTop w:val="0"/>
      <w:marBottom w:val="0"/>
      <w:divBdr>
        <w:top w:val="none" w:sz="0" w:space="0" w:color="auto"/>
        <w:left w:val="none" w:sz="0" w:space="0" w:color="auto"/>
        <w:bottom w:val="none" w:sz="0" w:space="0" w:color="auto"/>
        <w:right w:val="none" w:sz="0" w:space="0" w:color="auto"/>
      </w:divBdr>
    </w:div>
    <w:div w:id="2030178498">
      <w:bodyDiv w:val="1"/>
      <w:marLeft w:val="0"/>
      <w:marRight w:val="0"/>
      <w:marTop w:val="0"/>
      <w:marBottom w:val="0"/>
      <w:divBdr>
        <w:top w:val="none" w:sz="0" w:space="0" w:color="auto"/>
        <w:left w:val="none" w:sz="0" w:space="0" w:color="auto"/>
        <w:bottom w:val="none" w:sz="0" w:space="0" w:color="auto"/>
        <w:right w:val="none" w:sz="0" w:space="0" w:color="auto"/>
      </w:divBdr>
    </w:div>
    <w:div w:id="2030443337">
      <w:bodyDiv w:val="1"/>
      <w:marLeft w:val="0"/>
      <w:marRight w:val="0"/>
      <w:marTop w:val="0"/>
      <w:marBottom w:val="0"/>
      <w:divBdr>
        <w:top w:val="none" w:sz="0" w:space="0" w:color="auto"/>
        <w:left w:val="none" w:sz="0" w:space="0" w:color="auto"/>
        <w:bottom w:val="none" w:sz="0" w:space="0" w:color="auto"/>
        <w:right w:val="none" w:sz="0" w:space="0" w:color="auto"/>
      </w:divBdr>
    </w:div>
    <w:div w:id="2030522620">
      <w:bodyDiv w:val="1"/>
      <w:marLeft w:val="0"/>
      <w:marRight w:val="0"/>
      <w:marTop w:val="0"/>
      <w:marBottom w:val="0"/>
      <w:divBdr>
        <w:top w:val="none" w:sz="0" w:space="0" w:color="auto"/>
        <w:left w:val="none" w:sz="0" w:space="0" w:color="auto"/>
        <w:bottom w:val="none" w:sz="0" w:space="0" w:color="auto"/>
        <w:right w:val="none" w:sz="0" w:space="0" w:color="auto"/>
      </w:divBdr>
    </w:div>
    <w:div w:id="2030793884">
      <w:bodyDiv w:val="1"/>
      <w:marLeft w:val="0"/>
      <w:marRight w:val="0"/>
      <w:marTop w:val="0"/>
      <w:marBottom w:val="0"/>
      <w:divBdr>
        <w:top w:val="none" w:sz="0" w:space="0" w:color="auto"/>
        <w:left w:val="none" w:sz="0" w:space="0" w:color="auto"/>
        <w:bottom w:val="none" w:sz="0" w:space="0" w:color="auto"/>
        <w:right w:val="none" w:sz="0" w:space="0" w:color="auto"/>
      </w:divBdr>
    </w:div>
    <w:div w:id="2031910427">
      <w:bodyDiv w:val="1"/>
      <w:marLeft w:val="0"/>
      <w:marRight w:val="0"/>
      <w:marTop w:val="0"/>
      <w:marBottom w:val="0"/>
      <w:divBdr>
        <w:top w:val="none" w:sz="0" w:space="0" w:color="auto"/>
        <w:left w:val="none" w:sz="0" w:space="0" w:color="auto"/>
        <w:bottom w:val="none" w:sz="0" w:space="0" w:color="auto"/>
        <w:right w:val="none" w:sz="0" w:space="0" w:color="auto"/>
      </w:divBdr>
    </w:div>
    <w:div w:id="2032216434">
      <w:bodyDiv w:val="1"/>
      <w:marLeft w:val="0"/>
      <w:marRight w:val="0"/>
      <w:marTop w:val="0"/>
      <w:marBottom w:val="0"/>
      <w:divBdr>
        <w:top w:val="none" w:sz="0" w:space="0" w:color="auto"/>
        <w:left w:val="none" w:sz="0" w:space="0" w:color="auto"/>
        <w:bottom w:val="none" w:sz="0" w:space="0" w:color="auto"/>
        <w:right w:val="none" w:sz="0" w:space="0" w:color="auto"/>
      </w:divBdr>
    </w:div>
    <w:div w:id="2032759942">
      <w:bodyDiv w:val="1"/>
      <w:marLeft w:val="0"/>
      <w:marRight w:val="0"/>
      <w:marTop w:val="0"/>
      <w:marBottom w:val="0"/>
      <w:divBdr>
        <w:top w:val="none" w:sz="0" w:space="0" w:color="auto"/>
        <w:left w:val="none" w:sz="0" w:space="0" w:color="auto"/>
        <w:bottom w:val="none" w:sz="0" w:space="0" w:color="auto"/>
        <w:right w:val="none" w:sz="0" w:space="0" w:color="auto"/>
      </w:divBdr>
    </w:div>
    <w:div w:id="2032805357">
      <w:bodyDiv w:val="1"/>
      <w:marLeft w:val="0"/>
      <w:marRight w:val="0"/>
      <w:marTop w:val="0"/>
      <w:marBottom w:val="0"/>
      <w:divBdr>
        <w:top w:val="none" w:sz="0" w:space="0" w:color="auto"/>
        <w:left w:val="none" w:sz="0" w:space="0" w:color="auto"/>
        <w:bottom w:val="none" w:sz="0" w:space="0" w:color="auto"/>
        <w:right w:val="none" w:sz="0" w:space="0" w:color="auto"/>
      </w:divBdr>
    </w:div>
    <w:div w:id="2033723903">
      <w:bodyDiv w:val="1"/>
      <w:marLeft w:val="0"/>
      <w:marRight w:val="0"/>
      <w:marTop w:val="0"/>
      <w:marBottom w:val="0"/>
      <w:divBdr>
        <w:top w:val="none" w:sz="0" w:space="0" w:color="auto"/>
        <w:left w:val="none" w:sz="0" w:space="0" w:color="auto"/>
        <w:bottom w:val="none" w:sz="0" w:space="0" w:color="auto"/>
        <w:right w:val="none" w:sz="0" w:space="0" w:color="auto"/>
      </w:divBdr>
    </w:div>
    <w:div w:id="2033991201">
      <w:bodyDiv w:val="1"/>
      <w:marLeft w:val="0"/>
      <w:marRight w:val="0"/>
      <w:marTop w:val="0"/>
      <w:marBottom w:val="0"/>
      <w:divBdr>
        <w:top w:val="none" w:sz="0" w:space="0" w:color="auto"/>
        <w:left w:val="none" w:sz="0" w:space="0" w:color="auto"/>
        <w:bottom w:val="none" w:sz="0" w:space="0" w:color="auto"/>
        <w:right w:val="none" w:sz="0" w:space="0" w:color="auto"/>
      </w:divBdr>
    </w:div>
    <w:div w:id="2033996905">
      <w:bodyDiv w:val="1"/>
      <w:marLeft w:val="0"/>
      <w:marRight w:val="0"/>
      <w:marTop w:val="0"/>
      <w:marBottom w:val="0"/>
      <w:divBdr>
        <w:top w:val="none" w:sz="0" w:space="0" w:color="auto"/>
        <w:left w:val="none" w:sz="0" w:space="0" w:color="auto"/>
        <w:bottom w:val="none" w:sz="0" w:space="0" w:color="auto"/>
        <w:right w:val="none" w:sz="0" w:space="0" w:color="auto"/>
      </w:divBdr>
    </w:div>
    <w:div w:id="2034265285">
      <w:bodyDiv w:val="1"/>
      <w:marLeft w:val="0"/>
      <w:marRight w:val="0"/>
      <w:marTop w:val="0"/>
      <w:marBottom w:val="0"/>
      <w:divBdr>
        <w:top w:val="none" w:sz="0" w:space="0" w:color="auto"/>
        <w:left w:val="none" w:sz="0" w:space="0" w:color="auto"/>
        <w:bottom w:val="none" w:sz="0" w:space="0" w:color="auto"/>
        <w:right w:val="none" w:sz="0" w:space="0" w:color="auto"/>
      </w:divBdr>
    </w:div>
    <w:div w:id="2035037607">
      <w:bodyDiv w:val="1"/>
      <w:marLeft w:val="0"/>
      <w:marRight w:val="0"/>
      <w:marTop w:val="0"/>
      <w:marBottom w:val="0"/>
      <w:divBdr>
        <w:top w:val="none" w:sz="0" w:space="0" w:color="auto"/>
        <w:left w:val="none" w:sz="0" w:space="0" w:color="auto"/>
        <w:bottom w:val="none" w:sz="0" w:space="0" w:color="auto"/>
        <w:right w:val="none" w:sz="0" w:space="0" w:color="auto"/>
      </w:divBdr>
    </w:div>
    <w:div w:id="2035109833">
      <w:bodyDiv w:val="1"/>
      <w:marLeft w:val="0"/>
      <w:marRight w:val="0"/>
      <w:marTop w:val="0"/>
      <w:marBottom w:val="0"/>
      <w:divBdr>
        <w:top w:val="none" w:sz="0" w:space="0" w:color="auto"/>
        <w:left w:val="none" w:sz="0" w:space="0" w:color="auto"/>
        <w:bottom w:val="none" w:sz="0" w:space="0" w:color="auto"/>
        <w:right w:val="none" w:sz="0" w:space="0" w:color="auto"/>
      </w:divBdr>
    </w:div>
    <w:div w:id="2035228684">
      <w:bodyDiv w:val="1"/>
      <w:marLeft w:val="0"/>
      <w:marRight w:val="0"/>
      <w:marTop w:val="0"/>
      <w:marBottom w:val="0"/>
      <w:divBdr>
        <w:top w:val="none" w:sz="0" w:space="0" w:color="auto"/>
        <w:left w:val="none" w:sz="0" w:space="0" w:color="auto"/>
        <w:bottom w:val="none" w:sz="0" w:space="0" w:color="auto"/>
        <w:right w:val="none" w:sz="0" w:space="0" w:color="auto"/>
      </w:divBdr>
    </w:div>
    <w:div w:id="2035298941">
      <w:bodyDiv w:val="1"/>
      <w:marLeft w:val="0"/>
      <w:marRight w:val="0"/>
      <w:marTop w:val="0"/>
      <w:marBottom w:val="0"/>
      <w:divBdr>
        <w:top w:val="none" w:sz="0" w:space="0" w:color="auto"/>
        <w:left w:val="none" w:sz="0" w:space="0" w:color="auto"/>
        <w:bottom w:val="none" w:sz="0" w:space="0" w:color="auto"/>
        <w:right w:val="none" w:sz="0" w:space="0" w:color="auto"/>
      </w:divBdr>
    </w:div>
    <w:div w:id="2035812737">
      <w:bodyDiv w:val="1"/>
      <w:marLeft w:val="0"/>
      <w:marRight w:val="0"/>
      <w:marTop w:val="0"/>
      <w:marBottom w:val="0"/>
      <w:divBdr>
        <w:top w:val="none" w:sz="0" w:space="0" w:color="auto"/>
        <w:left w:val="none" w:sz="0" w:space="0" w:color="auto"/>
        <w:bottom w:val="none" w:sz="0" w:space="0" w:color="auto"/>
        <w:right w:val="none" w:sz="0" w:space="0" w:color="auto"/>
      </w:divBdr>
    </w:div>
    <w:div w:id="2036035333">
      <w:bodyDiv w:val="1"/>
      <w:marLeft w:val="0"/>
      <w:marRight w:val="0"/>
      <w:marTop w:val="0"/>
      <w:marBottom w:val="0"/>
      <w:divBdr>
        <w:top w:val="none" w:sz="0" w:space="0" w:color="auto"/>
        <w:left w:val="none" w:sz="0" w:space="0" w:color="auto"/>
        <w:bottom w:val="none" w:sz="0" w:space="0" w:color="auto"/>
        <w:right w:val="none" w:sz="0" w:space="0" w:color="auto"/>
      </w:divBdr>
    </w:div>
    <w:div w:id="2036035364">
      <w:bodyDiv w:val="1"/>
      <w:marLeft w:val="0"/>
      <w:marRight w:val="0"/>
      <w:marTop w:val="0"/>
      <w:marBottom w:val="0"/>
      <w:divBdr>
        <w:top w:val="none" w:sz="0" w:space="0" w:color="auto"/>
        <w:left w:val="none" w:sz="0" w:space="0" w:color="auto"/>
        <w:bottom w:val="none" w:sz="0" w:space="0" w:color="auto"/>
        <w:right w:val="none" w:sz="0" w:space="0" w:color="auto"/>
      </w:divBdr>
    </w:div>
    <w:div w:id="2037076743">
      <w:bodyDiv w:val="1"/>
      <w:marLeft w:val="0"/>
      <w:marRight w:val="0"/>
      <w:marTop w:val="0"/>
      <w:marBottom w:val="0"/>
      <w:divBdr>
        <w:top w:val="none" w:sz="0" w:space="0" w:color="auto"/>
        <w:left w:val="none" w:sz="0" w:space="0" w:color="auto"/>
        <w:bottom w:val="none" w:sz="0" w:space="0" w:color="auto"/>
        <w:right w:val="none" w:sz="0" w:space="0" w:color="auto"/>
      </w:divBdr>
    </w:div>
    <w:div w:id="2037653107">
      <w:bodyDiv w:val="1"/>
      <w:marLeft w:val="0"/>
      <w:marRight w:val="0"/>
      <w:marTop w:val="0"/>
      <w:marBottom w:val="0"/>
      <w:divBdr>
        <w:top w:val="none" w:sz="0" w:space="0" w:color="auto"/>
        <w:left w:val="none" w:sz="0" w:space="0" w:color="auto"/>
        <w:bottom w:val="none" w:sz="0" w:space="0" w:color="auto"/>
        <w:right w:val="none" w:sz="0" w:space="0" w:color="auto"/>
      </w:divBdr>
    </w:div>
    <w:div w:id="2037728380">
      <w:bodyDiv w:val="1"/>
      <w:marLeft w:val="0"/>
      <w:marRight w:val="0"/>
      <w:marTop w:val="0"/>
      <w:marBottom w:val="0"/>
      <w:divBdr>
        <w:top w:val="none" w:sz="0" w:space="0" w:color="auto"/>
        <w:left w:val="none" w:sz="0" w:space="0" w:color="auto"/>
        <w:bottom w:val="none" w:sz="0" w:space="0" w:color="auto"/>
        <w:right w:val="none" w:sz="0" w:space="0" w:color="auto"/>
      </w:divBdr>
    </w:div>
    <w:div w:id="2037997523">
      <w:bodyDiv w:val="1"/>
      <w:marLeft w:val="0"/>
      <w:marRight w:val="0"/>
      <w:marTop w:val="0"/>
      <w:marBottom w:val="0"/>
      <w:divBdr>
        <w:top w:val="none" w:sz="0" w:space="0" w:color="auto"/>
        <w:left w:val="none" w:sz="0" w:space="0" w:color="auto"/>
        <w:bottom w:val="none" w:sz="0" w:space="0" w:color="auto"/>
        <w:right w:val="none" w:sz="0" w:space="0" w:color="auto"/>
      </w:divBdr>
    </w:div>
    <w:div w:id="2038000961">
      <w:bodyDiv w:val="1"/>
      <w:marLeft w:val="0"/>
      <w:marRight w:val="0"/>
      <w:marTop w:val="0"/>
      <w:marBottom w:val="0"/>
      <w:divBdr>
        <w:top w:val="none" w:sz="0" w:space="0" w:color="auto"/>
        <w:left w:val="none" w:sz="0" w:space="0" w:color="auto"/>
        <w:bottom w:val="none" w:sz="0" w:space="0" w:color="auto"/>
        <w:right w:val="none" w:sz="0" w:space="0" w:color="auto"/>
      </w:divBdr>
    </w:div>
    <w:div w:id="2038650823">
      <w:bodyDiv w:val="1"/>
      <w:marLeft w:val="0"/>
      <w:marRight w:val="0"/>
      <w:marTop w:val="0"/>
      <w:marBottom w:val="0"/>
      <w:divBdr>
        <w:top w:val="none" w:sz="0" w:space="0" w:color="auto"/>
        <w:left w:val="none" w:sz="0" w:space="0" w:color="auto"/>
        <w:bottom w:val="none" w:sz="0" w:space="0" w:color="auto"/>
        <w:right w:val="none" w:sz="0" w:space="0" w:color="auto"/>
      </w:divBdr>
    </w:div>
    <w:div w:id="2039499425">
      <w:bodyDiv w:val="1"/>
      <w:marLeft w:val="0"/>
      <w:marRight w:val="0"/>
      <w:marTop w:val="0"/>
      <w:marBottom w:val="0"/>
      <w:divBdr>
        <w:top w:val="none" w:sz="0" w:space="0" w:color="auto"/>
        <w:left w:val="none" w:sz="0" w:space="0" w:color="auto"/>
        <w:bottom w:val="none" w:sz="0" w:space="0" w:color="auto"/>
        <w:right w:val="none" w:sz="0" w:space="0" w:color="auto"/>
      </w:divBdr>
    </w:div>
    <w:div w:id="2039965809">
      <w:bodyDiv w:val="1"/>
      <w:marLeft w:val="0"/>
      <w:marRight w:val="0"/>
      <w:marTop w:val="0"/>
      <w:marBottom w:val="0"/>
      <w:divBdr>
        <w:top w:val="none" w:sz="0" w:space="0" w:color="auto"/>
        <w:left w:val="none" w:sz="0" w:space="0" w:color="auto"/>
        <w:bottom w:val="none" w:sz="0" w:space="0" w:color="auto"/>
        <w:right w:val="none" w:sz="0" w:space="0" w:color="auto"/>
      </w:divBdr>
    </w:div>
    <w:div w:id="2040273039">
      <w:bodyDiv w:val="1"/>
      <w:marLeft w:val="0"/>
      <w:marRight w:val="0"/>
      <w:marTop w:val="0"/>
      <w:marBottom w:val="0"/>
      <w:divBdr>
        <w:top w:val="none" w:sz="0" w:space="0" w:color="auto"/>
        <w:left w:val="none" w:sz="0" w:space="0" w:color="auto"/>
        <w:bottom w:val="none" w:sz="0" w:space="0" w:color="auto"/>
        <w:right w:val="none" w:sz="0" w:space="0" w:color="auto"/>
      </w:divBdr>
    </w:div>
    <w:div w:id="2040280025">
      <w:bodyDiv w:val="1"/>
      <w:marLeft w:val="0"/>
      <w:marRight w:val="0"/>
      <w:marTop w:val="0"/>
      <w:marBottom w:val="0"/>
      <w:divBdr>
        <w:top w:val="none" w:sz="0" w:space="0" w:color="auto"/>
        <w:left w:val="none" w:sz="0" w:space="0" w:color="auto"/>
        <w:bottom w:val="none" w:sz="0" w:space="0" w:color="auto"/>
        <w:right w:val="none" w:sz="0" w:space="0" w:color="auto"/>
      </w:divBdr>
    </w:div>
    <w:div w:id="2040470045">
      <w:bodyDiv w:val="1"/>
      <w:marLeft w:val="0"/>
      <w:marRight w:val="0"/>
      <w:marTop w:val="0"/>
      <w:marBottom w:val="0"/>
      <w:divBdr>
        <w:top w:val="none" w:sz="0" w:space="0" w:color="auto"/>
        <w:left w:val="none" w:sz="0" w:space="0" w:color="auto"/>
        <w:bottom w:val="none" w:sz="0" w:space="0" w:color="auto"/>
        <w:right w:val="none" w:sz="0" w:space="0" w:color="auto"/>
      </w:divBdr>
    </w:div>
    <w:div w:id="2041197147">
      <w:bodyDiv w:val="1"/>
      <w:marLeft w:val="0"/>
      <w:marRight w:val="0"/>
      <w:marTop w:val="0"/>
      <w:marBottom w:val="0"/>
      <w:divBdr>
        <w:top w:val="none" w:sz="0" w:space="0" w:color="auto"/>
        <w:left w:val="none" w:sz="0" w:space="0" w:color="auto"/>
        <w:bottom w:val="none" w:sz="0" w:space="0" w:color="auto"/>
        <w:right w:val="none" w:sz="0" w:space="0" w:color="auto"/>
      </w:divBdr>
    </w:div>
    <w:div w:id="2042127602">
      <w:bodyDiv w:val="1"/>
      <w:marLeft w:val="0"/>
      <w:marRight w:val="0"/>
      <w:marTop w:val="0"/>
      <w:marBottom w:val="0"/>
      <w:divBdr>
        <w:top w:val="none" w:sz="0" w:space="0" w:color="auto"/>
        <w:left w:val="none" w:sz="0" w:space="0" w:color="auto"/>
        <w:bottom w:val="none" w:sz="0" w:space="0" w:color="auto"/>
        <w:right w:val="none" w:sz="0" w:space="0" w:color="auto"/>
      </w:divBdr>
    </w:div>
    <w:div w:id="2042247419">
      <w:bodyDiv w:val="1"/>
      <w:marLeft w:val="0"/>
      <w:marRight w:val="0"/>
      <w:marTop w:val="0"/>
      <w:marBottom w:val="0"/>
      <w:divBdr>
        <w:top w:val="none" w:sz="0" w:space="0" w:color="auto"/>
        <w:left w:val="none" w:sz="0" w:space="0" w:color="auto"/>
        <w:bottom w:val="none" w:sz="0" w:space="0" w:color="auto"/>
        <w:right w:val="none" w:sz="0" w:space="0" w:color="auto"/>
      </w:divBdr>
    </w:div>
    <w:div w:id="2043509331">
      <w:bodyDiv w:val="1"/>
      <w:marLeft w:val="0"/>
      <w:marRight w:val="0"/>
      <w:marTop w:val="0"/>
      <w:marBottom w:val="0"/>
      <w:divBdr>
        <w:top w:val="none" w:sz="0" w:space="0" w:color="auto"/>
        <w:left w:val="none" w:sz="0" w:space="0" w:color="auto"/>
        <w:bottom w:val="none" w:sz="0" w:space="0" w:color="auto"/>
        <w:right w:val="none" w:sz="0" w:space="0" w:color="auto"/>
      </w:divBdr>
    </w:div>
    <w:div w:id="2044669655">
      <w:bodyDiv w:val="1"/>
      <w:marLeft w:val="0"/>
      <w:marRight w:val="0"/>
      <w:marTop w:val="0"/>
      <w:marBottom w:val="0"/>
      <w:divBdr>
        <w:top w:val="none" w:sz="0" w:space="0" w:color="auto"/>
        <w:left w:val="none" w:sz="0" w:space="0" w:color="auto"/>
        <w:bottom w:val="none" w:sz="0" w:space="0" w:color="auto"/>
        <w:right w:val="none" w:sz="0" w:space="0" w:color="auto"/>
      </w:divBdr>
    </w:div>
    <w:div w:id="2044864745">
      <w:bodyDiv w:val="1"/>
      <w:marLeft w:val="0"/>
      <w:marRight w:val="0"/>
      <w:marTop w:val="0"/>
      <w:marBottom w:val="0"/>
      <w:divBdr>
        <w:top w:val="none" w:sz="0" w:space="0" w:color="auto"/>
        <w:left w:val="none" w:sz="0" w:space="0" w:color="auto"/>
        <w:bottom w:val="none" w:sz="0" w:space="0" w:color="auto"/>
        <w:right w:val="none" w:sz="0" w:space="0" w:color="auto"/>
      </w:divBdr>
    </w:div>
    <w:div w:id="2045206419">
      <w:bodyDiv w:val="1"/>
      <w:marLeft w:val="0"/>
      <w:marRight w:val="0"/>
      <w:marTop w:val="0"/>
      <w:marBottom w:val="0"/>
      <w:divBdr>
        <w:top w:val="none" w:sz="0" w:space="0" w:color="auto"/>
        <w:left w:val="none" w:sz="0" w:space="0" w:color="auto"/>
        <w:bottom w:val="none" w:sz="0" w:space="0" w:color="auto"/>
        <w:right w:val="none" w:sz="0" w:space="0" w:color="auto"/>
      </w:divBdr>
    </w:div>
    <w:div w:id="2046632118">
      <w:bodyDiv w:val="1"/>
      <w:marLeft w:val="0"/>
      <w:marRight w:val="0"/>
      <w:marTop w:val="0"/>
      <w:marBottom w:val="0"/>
      <w:divBdr>
        <w:top w:val="none" w:sz="0" w:space="0" w:color="auto"/>
        <w:left w:val="none" w:sz="0" w:space="0" w:color="auto"/>
        <w:bottom w:val="none" w:sz="0" w:space="0" w:color="auto"/>
        <w:right w:val="none" w:sz="0" w:space="0" w:color="auto"/>
      </w:divBdr>
    </w:div>
    <w:div w:id="2047369189">
      <w:bodyDiv w:val="1"/>
      <w:marLeft w:val="0"/>
      <w:marRight w:val="0"/>
      <w:marTop w:val="0"/>
      <w:marBottom w:val="0"/>
      <w:divBdr>
        <w:top w:val="none" w:sz="0" w:space="0" w:color="auto"/>
        <w:left w:val="none" w:sz="0" w:space="0" w:color="auto"/>
        <w:bottom w:val="none" w:sz="0" w:space="0" w:color="auto"/>
        <w:right w:val="none" w:sz="0" w:space="0" w:color="auto"/>
      </w:divBdr>
    </w:div>
    <w:div w:id="2047556412">
      <w:bodyDiv w:val="1"/>
      <w:marLeft w:val="0"/>
      <w:marRight w:val="0"/>
      <w:marTop w:val="0"/>
      <w:marBottom w:val="0"/>
      <w:divBdr>
        <w:top w:val="none" w:sz="0" w:space="0" w:color="auto"/>
        <w:left w:val="none" w:sz="0" w:space="0" w:color="auto"/>
        <w:bottom w:val="none" w:sz="0" w:space="0" w:color="auto"/>
        <w:right w:val="none" w:sz="0" w:space="0" w:color="auto"/>
      </w:divBdr>
    </w:div>
    <w:div w:id="2048527218">
      <w:bodyDiv w:val="1"/>
      <w:marLeft w:val="0"/>
      <w:marRight w:val="0"/>
      <w:marTop w:val="0"/>
      <w:marBottom w:val="0"/>
      <w:divBdr>
        <w:top w:val="none" w:sz="0" w:space="0" w:color="auto"/>
        <w:left w:val="none" w:sz="0" w:space="0" w:color="auto"/>
        <w:bottom w:val="none" w:sz="0" w:space="0" w:color="auto"/>
        <w:right w:val="none" w:sz="0" w:space="0" w:color="auto"/>
      </w:divBdr>
    </w:div>
    <w:div w:id="2048871447">
      <w:bodyDiv w:val="1"/>
      <w:marLeft w:val="0"/>
      <w:marRight w:val="0"/>
      <w:marTop w:val="0"/>
      <w:marBottom w:val="0"/>
      <w:divBdr>
        <w:top w:val="none" w:sz="0" w:space="0" w:color="auto"/>
        <w:left w:val="none" w:sz="0" w:space="0" w:color="auto"/>
        <w:bottom w:val="none" w:sz="0" w:space="0" w:color="auto"/>
        <w:right w:val="none" w:sz="0" w:space="0" w:color="auto"/>
      </w:divBdr>
    </w:div>
    <w:div w:id="2049255107">
      <w:bodyDiv w:val="1"/>
      <w:marLeft w:val="0"/>
      <w:marRight w:val="0"/>
      <w:marTop w:val="0"/>
      <w:marBottom w:val="0"/>
      <w:divBdr>
        <w:top w:val="none" w:sz="0" w:space="0" w:color="auto"/>
        <w:left w:val="none" w:sz="0" w:space="0" w:color="auto"/>
        <w:bottom w:val="none" w:sz="0" w:space="0" w:color="auto"/>
        <w:right w:val="none" w:sz="0" w:space="0" w:color="auto"/>
      </w:divBdr>
    </w:div>
    <w:div w:id="2049602154">
      <w:bodyDiv w:val="1"/>
      <w:marLeft w:val="0"/>
      <w:marRight w:val="0"/>
      <w:marTop w:val="0"/>
      <w:marBottom w:val="0"/>
      <w:divBdr>
        <w:top w:val="none" w:sz="0" w:space="0" w:color="auto"/>
        <w:left w:val="none" w:sz="0" w:space="0" w:color="auto"/>
        <w:bottom w:val="none" w:sz="0" w:space="0" w:color="auto"/>
        <w:right w:val="none" w:sz="0" w:space="0" w:color="auto"/>
      </w:divBdr>
    </w:div>
    <w:div w:id="2049646024">
      <w:bodyDiv w:val="1"/>
      <w:marLeft w:val="0"/>
      <w:marRight w:val="0"/>
      <w:marTop w:val="0"/>
      <w:marBottom w:val="0"/>
      <w:divBdr>
        <w:top w:val="none" w:sz="0" w:space="0" w:color="auto"/>
        <w:left w:val="none" w:sz="0" w:space="0" w:color="auto"/>
        <w:bottom w:val="none" w:sz="0" w:space="0" w:color="auto"/>
        <w:right w:val="none" w:sz="0" w:space="0" w:color="auto"/>
      </w:divBdr>
    </w:div>
    <w:div w:id="2049792996">
      <w:bodyDiv w:val="1"/>
      <w:marLeft w:val="0"/>
      <w:marRight w:val="0"/>
      <w:marTop w:val="0"/>
      <w:marBottom w:val="0"/>
      <w:divBdr>
        <w:top w:val="none" w:sz="0" w:space="0" w:color="auto"/>
        <w:left w:val="none" w:sz="0" w:space="0" w:color="auto"/>
        <w:bottom w:val="none" w:sz="0" w:space="0" w:color="auto"/>
        <w:right w:val="none" w:sz="0" w:space="0" w:color="auto"/>
      </w:divBdr>
    </w:div>
    <w:div w:id="2050255902">
      <w:bodyDiv w:val="1"/>
      <w:marLeft w:val="0"/>
      <w:marRight w:val="0"/>
      <w:marTop w:val="0"/>
      <w:marBottom w:val="0"/>
      <w:divBdr>
        <w:top w:val="none" w:sz="0" w:space="0" w:color="auto"/>
        <w:left w:val="none" w:sz="0" w:space="0" w:color="auto"/>
        <w:bottom w:val="none" w:sz="0" w:space="0" w:color="auto"/>
        <w:right w:val="none" w:sz="0" w:space="0" w:color="auto"/>
      </w:divBdr>
    </w:div>
    <w:div w:id="2050371144">
      <w:bodyDiv w:val="1"/>
      <w:marLeft w:val="0"/>
      <w:marRight w:val="0"/>
      <w:marTop w:val="0"/>
      <w:marBottom w:val="0"/>
      <w:divBdr>
        <w:top w:val="none" w:sz="0" w:space="0" w:color="auto"/>
        <w:left w:val="none" w:sz="0" w:space="0" w:color="auto"/>
        <w:bottom w:val="none" w:sz="0" w:space="0" w:color="auto"/>
        <w:right w:val="none" w:sz="0" w:space="0" w:color="auto"/>
      </w:divBdr>
    </w:div>
    <w:div w:id="2050450153">
      <w:bodyDiv w:val="1"/>
      <w:marLeft w:val="0"/>
      <w:marRight w:val="0"/>
      <w:marTop w:val="0"/>
      <w:marBottom w:val="0"/>
      <w:divBdr>
        <w:top w:val="none" w:sz="0" w:space="0" w:color="auto"/>
        <w:left w:val="none" w:sz="0" w:space="0" w:color="auto"/>
        <w:bottom w:val="none" w:sz="0" w:space="0" w:color="auto"/>
        <w:right w:val="none" w:sz="0" w:space="0" w:color="auto"/>
      </w:divBdr>
    </w:div>
    <w:div w:id="2050520591">
      <w:bodyDiv w:val="1"/>
      <w:marLeft w:val="0"/>
      <w:marRight w:val="0"/>
      <w:marTop w:val="0"/>
      <w:marBottom w:val="0"/>
      <w:divBdr>
        <w:top w:val="none" w:sz="0" w:space="0" w:color="auto"/>
        <w:left w:val="none" w:sz="0" w:space="0" w:color="auto"/>
        <w:bottom w:val="none" w:sz="0" w:space="0" w:color="auto"/>
        <w:right w:val="none" w:sz="0" w:space="0" w:color="auto"/>
      </w:divBdr>
    </w:div>
    <w:div w:id="2050717491">
      <w:bodyDiv w:val="1"/>
      <w:marLeft w:val="0"/>
      <w:marRight w:val="0"/>
      <w:marTop w:val="0"/>
      <w:marBottom w:val="0"/>
      <w:divBdr>
        <w:top w:val="none" w:sz="0" w:space="0" w:color="auto"/>
        <w:left w:val="none" w:sz="0" w:space="0" w:color="auto"/>
        <w:bottom w:val="none" w:sz="0" w:space="0" w:color="auto"/>
        <w:right w:val="none" w:sz="0" w:space="0" w:color="auto"/>
      </w:divBdr>
    </w:div>
    <w:div w:id="2051568492">
      <w:bodyDiv w:val="1"/>
      <w:marLeft w:val="0"/>
      <w:marRight w:val="0"/>
      <w:marTop w:val="0"/>
      <w:marBottom w:val="0"/>
      <w:divBdr>
        <w:top w:val="none" w:sz="0" w:space="0" w:color="auto"/>
        <w:left w:val="none" w:sz="0" w:space="0" w:color="auto"/>
        <w:bottom w:val="none" w:sz="0" w:space="0" w:color="auto"/>
        <w:right w:val="none" w:sz="0" w:space="0" w:color="auto"/>
      </w:divBdr>
    </w:div>
    <w:div w:id="2052074527">
      <w:bodyDiv w:val="1"/>
      <w:marLeft w:val="0"/>
      <w:marRight w:val="0"/>
      <w:marTop w:val="0"/>
      <w:marBottom w:val="0"/>
      <w:divBdr>
        <w:top w:val="none" w:sz="0" w:space="0" w:color="auto"/>
        <w:left w:val="none" w:sz="0" w:space="0" w:color="auto"/>
        <w:bottom w:val="none" w:sz="0" w:space="0" w:color="auto"/>
        <w:right w:val="none" w:sz="0" w:space="0" w:color="auto"/>
      </w:divBdr>
    </w:div>
    <w:div w:id="2052530989">
      <w:bodyDiv w:val="1"/>
      <w:marLeft w:val="0"/>
      <w:marRight w:val="0"/>
      <w:marTop w:val="0"/>
      <w:marBottom w:val="0"/>
      <w:divBdr>
        <w:top w:val="none" w:sz="0" w:space="0" w:color="auto"/>
        <w:left w:val="none" w:sz="0" w:space="0" w:color="auto"/>
        <w:bottom w:val="none" w:sz="0" w:space="0" w:color="auto"/>
        <w:right w:val="none" w:sz="0" w:space="0" w:color="auto"/>
      </w:divBdr>
    </w:div>
    <w:div w:id="2052992122">
      <w:bodyDiv w:val="1"/>
      <w:marLeft w:val="0"/>
      <w:marRight w:val="0"/>
      <w:marTop w:val="0"/>
      <w:marBottom w:val="0"/>
      <w:divBdr>
        <w:top w:val="none" w:sz="0" w:space="0" w:color="auto"/>
        <w:left w:val="none" w:sz="0" w:space="0" w:color="auto"/>
        <w:bottom w:val="none" w:sz="0" w:space="0" w:color="auto"/>
        <w:right w:val="none" w:sz="0" w:space="0" w:color="auto"/>
      </w:divBdr>
    </w:div>
    <w:div w:id="2053143391">
      <w:bodyDiv w:val="1"/>
      <w:marLeft w:val="0"/>
      <w:marRight w:val="0"/>
      <w:marTop w:val="0"/>
      <w:marBottom w:val="0"/>
      <w:divBdr>
        <w:top w:val="none" w:sz="0" w:space="0" w:color="auto"/>
        <w:left w:val="none" w:sz="0" w:space="0" w:color="auto"/>
        <w:bottom w:val="none" w:sz="0" w:space="0" w:color="auto"/>
        <w:right w:val="none" w:sz="0" w:space="0" w:color="auto"/>
      </w:divBdr>
    </w:div>
    <w:div w:id="2053726173">
      <w:bodyDiv w:val="1"/>
      <w:marLeft w:val="0"/>
      <w:marRight w:val="0"/>
      <w:marTop w:val="0"/>
      <w:marBottom w:val="0"/>
      <w:divBdr>
        <w:top w:val="none" w:sz="0" w:space="0" w:color="auto"/>
        <w:left w:val="none" w:sz="0" w:space="0" w:color="auto"/>
        <w:bottom w:val="none" w:sz="0" w:space="0" w:color="auto"/>
        <w:right w:val="none" w:sz="0" w:space="0" w:color="auto"/>
      </w:divBdr>
    </w:div>
    <w:div w:id="2054502189">
      <w:bodyDiv w:val="1"/>
      <w:marLeft w:val="0"/>
      <w:marRight w:val="0"/>
      <w:marTop w:val="0"/>
      <w:marBottom w:val="0"/>
      <w:divBdr>
        <w:top w:val="none" w:sz="0" w:space="0" w:color="auto"/>
        <w:left w:val="none" w:sz="0" w:space="0" w:color="auto"/>
        <w:bottom w:val="none" w:sz="0" w:space="0" w:color="auto"/>
        <w:right w:val="none" w:sz="0" w:space="0" w:color="auto"/>
      </w:divBdr>
    </w:div>
    <w:div w:id="2054696763">
      <w:bodyDiv w:val="1"/>
      <w:marLeft w:val="0"/>
      <w:marRight w:val="0"/>
      <w:marTop w:val="0"/>
      <w:marBottom w:val="0"/>
      <w:divBdr>
        <w:top w:val="none" w:sz="0" w:space="0" w:color="auto"/>
        <w:left w:val="none" w:sz="0" w:space="0" w:color="auto"/>
        <w:bottom w:val="none" w:sz="0" w:space="0" w:color="auto"/>
        <w:right w:val="none" w:sz="0" w:space="0" w:color="auto"/>
      </w:divBdr>
    </w:div>
    <w:div w:id="2055763920">
      <w:bodyDiv w:val="1"/>
      <w:marLeft w:val="0"/>
      <w:marRight w:val="0"/>
      <w:marTop w:val="0"/>
      <w:marBottom w:val="0"/>
      <w:divBdr>
        <w:top w:val="none" w:sz="0" w:space="0" w:color="auto"/>
        <w:left w:val="none" w:sz="0" w:space="0" w:color="auto"/>
        <w:bottom w:val="none" w:sz="0" w:space="0" w:color="auto"/>
        <w:right w:val="none" w:sz="0" w:space="0" w:color="auto"/>
      </w:divBdr>
    </w:div>
    <w:div w:id="2056002436">
      <w:bodyDiv w:val="1"/>
      <w:marLeft w:val="0"/>
      <w:marRight w:val="0"/>
      <w:marTop w:val="0"/>
      <w:marBottom w:val="0"/>
      <w:divBdr>
        <w:top w:val="none" w:sz="0" w:space="0" w:color="auto"/>
        <w:left w:val="none" w:sz="0" w:space="0" w:color="auto"/>
        <w:bottom w:val="none" w:sz="0" w:space="0" w:color="auto"/>
        <w:right w:val="none" w:sz="0" w:space="0" w:color="auto"/>
      </w:divBdr>
    </w:div>
    <w:div w:id="2056078092">
      <w:bodyDiv w:val="1"/>
      <w:marLeft w:val="0"/>
      <w:marRight w:val="0"/>
      <w:marTop w:val="0"/>
      <w:marBottom w:val="0"/>
      <w:divBdr>
        <w:top w:val="none" w:sz="0" w:space="0" w:color="auto"/>
        <w:left w:val="none" w:sz="0" w:space="0" w:color="auto"/>
        <w:bottom w:val="none" w:sz="0" w:space="0" w:color="auto"/>
        <w:right w:val="none" w:sz="0" w:space="0" w:color="auto"/>
      </w:divBdr>
    </w:div>
    <w:div w:id="2056270560">
      <w:bodyDiv w:val="1"/>
      <w:marLeft w:val="0"/>
      <w:marRight w:val="0"/>
      <w:marTop w:val="0"/>
      <w:marBottom w:val="0"/>
      <w:divBdr>
        <w:top w:val="none" w:sz="0" w:space="0" w:color="auto"/>
        <w:left w:val="none" w:sz="0" w:space="0" w:color="auto"/>
        <w:bottom w:val="none" w:sz="0" w:space="0" w:color="auto"/>
        <w:right w:val="none" w:sz="0" w:space="0" w:color="auto"/>
      </w:divBdr>
    </w:div>
    <w:div w:id="2056351512">
      <w:bodyDiv w:val="1"/>
      <w:marLeft w:val="0"/>
      <w:marRight w:val="0"/>
      <w:marTop w:val="0"/>
      <w:marBottom w:val="0"/>
      <w:divBdr>
        <w:top w:val="none" w:sz="0" w:space="0" w:color="auto"/>
        <w:left w:val="none" w:sz="0" w:space="0" w:color="auto"/>
        <w:bottom w:val="none" w:sz="0" w:space="0" w:color="auto"/>
        <w:right w:val="none" w:sz="0" w:space="0" w:color="auto"/>
      </w:divBdr>
    </w:div>
    <w:div w:id="2056729307">
      <w:bodyDiv w:val="1"/>
      <w:marLeft w:val="0"/>
      <w:marRight w:val="0"/>
      <w:marTop w:val="0"/>
      <w:marBottom w:val="0"/>
      <w:divBdr>
        <w:top w:val="none" w:sz="0" w:space="0" w:color="auto"/>
        <w:left w:val="none" w:sz="0" w:space="0" w:color="auto"/>
        <w:bottom w:val="none" w:sz="0" w:space="0" w:color="auto"/>
        <w:right w:val="none" w:sz="0" w:space="0" w:color="auto"/>
      </w:divBdr>
    </w:div>
    <w:div w:id="2057200805">
      <w:bodyDiv w:val="1"/>
      <w:marLeft w:val="0"/>
      <w:marRight w:val="0"/>
      <w:marTop w:val="0"/>
      <w:marBottom w:val="0"/>
      <w:divBdr>
        <w:top w:val="none" w:sz="0" w:space="0" w:color="auto"/>
        <w:left w:val="none" w:sz="0" w:space="0" w:color="auto"/>
        <w:bottom w:val="none" w:sz="0" w:space="0" w:color="auto"/>
        <w:right w:val="none" w:sz="0" w:space="0" w:color="auto"/>
      </w:divBdr>
    </w:div>
    <w:div w:id="2057700978">
      <w:bodyDiv w:val="1"/>
      <w:marLeft w:val="0"/>
      <w:marRight w:val="0"/>
      <w:marTop w:val="0"/>
      <w:marBottom w:val="0"/>
      <w:divBdr>
        <w:top w:val="none" w:sz="0" w:space="0" w:color="auto"/>
        <w:left w:val="none" w:sz="0" w:space="0" w:color="auto"/>
        <w:bottom w:val="none" w:sz="0" w:space="0" w:color="auto"/>
        <w:right w:val="none" w:sz="0" w:space="0" w:color="auto"/>
      </w:divBdr>
    </w:div>
    <w:div w:id="2057847551">
      <w:bodyDiv w:val="1"/>
      <w:marLeft w:val="0"/>
      <w:marRight w:val="0"/>
      <w:marTop w:val="0"/>
      <w:marBottom w:val="0"/>
      <w:divBdr>
        <w:top w:val="none" w:sz="0" w:space="0" w:color="auto"/>
        <w:left w:val="none" w:sz="0" w:space="0" w:color="auto"/>
        <w:bottom w:val="none" w:sz="0" w:space="0" w:color="auto"/>
        <w:right w:val="none" w:sz="0" w:space="0" w:color="auto"/>
      </w:divBdr>
    </w:div>
    <w:div w:id="2058509716">
      <w:bodyDiv w:val="1"/>
      <w:marLeft w:val="0"/>
      <w:marRight w:val="0"/>
      <w:marTop w:val="0"/>
      <w:marBottom w:val="0"/>
      <w:divBdr>
        <w:top w:val="none" w:sz="0" w:space="0" w:color="auto"/>
        <w:left w:val="none" w:sz="0" w:space="0" w:color="auto"/>
        <w:bottom w:val="none" w:sz="0" w:space="0" w:color="auto"/>
        <w:right w:val="none" w:sz="0" w:space="0" w:color="auto"/>
      </w:divBdr>
    </w:div>
    <w:div w:id="2058699585">
      <w:bodyDiv w:val="1"/>
      <w:marLeft w:val="0"/>
      <w:marRight w:val="0"/>
      <w:marTop w:val="0"/>
      <w:marBottom w:val="0"/>
      <w:divBdr>
        <w:top w:val="none" w:sz="0" w:space="0" w:color="auto"/>
        <w:left w:val="none" w:sz="0" w:space="0" w:color="auto"/>
        <w:bottom w:val="none" w:sz="0" w:space="0" w:color="auto"/>
        <w:right w:val="none" w:sz="0" w:space="0" w:color="auto"/>
      </w:divBdr>
    </w:div>
    <w:div w:id="2058814019">
      <w:bodyDiv w:val="1"/>
      <w:marLeft w:val="0"/>
      <w:marRight w:val="0"/>
      <w:marTop w:val="0"/>
      <w:marBottom w:val="0"/>
      <w:divBdr>
        <w:top w:val="none" w:sz="0" w:space="0" w:color="auto"/>
        <w:left w:val="none" w:sz="0" w:space="0" w:color="auto"/>
        <w:bottom w:val="none" w:sz="0" w:space="0" w:color="auto"/>
        <w:right w:val="none" w:sz="0" w:space="0" w:color="auto"/>
      </w:divBdr>
    </w:div>
    <w:div w:id="2059161248">
      <w:bodyDiv w:val="1"/>
      <w:marLeft w:val="0"/>
      <w:marRight w:val="0"/>
      <w:marTop w:val="0"/>
      <w:marBottom w:val="0"/>
      <w:divBdr>
        <w:top w:val="none" w:sz="0" w:space="0" w:color="auto"/>
        <w:left w:val="none" w:sz="0" w:space="0" w:color="auto"/>
        <w:bottom w:val="none" w:sz="0" w:space="0" w:color="auto"/>
        <w:right w:val="none" w:sz="0" w:space="0" w:color="auto"/>
      </w:divBdr>
    </w:div>
    <w:div w:id="2059938715">
      <w:bodyDiv w:val="1"/>
      <w:marLeft w:val="0"/>
      <w:marRight w:val="0"/>
      <w:marTop w:val="0"/>
      <w:marBottom w:val="0"/>
      <w:divBdr>
        <w:top w:val="none" w:sz="0" w:space="0" w:color="auto"/>
        <w:left w:val="none" w:sz="0" w:space="0" w:color="auto"/>
        <w:bottom w:val="none" w:sz="0" w:space="0" w:color="auto"/>
        <w:right w:val="none" w:sz="0" w:space="0" w:color="auto"/>
      </w:divBdr>
    </w:div>
    <w:div w:id="2061785569">
      <w:bodyDiv w:val="1"/>
      <w:marLeft w:val="0"/>
      <w:marRight w:val="0"/>
      <w:marTop w:val="0"/>
      <w:marBottom w:val="0"/>
      <w:divBdr>
        <w:top w:val="none" w:sz="0" w:space="0" w:color="auto"/>
        <w:left w:val="none" w:sz="0" w:space="0" w:color="auto"/>
        <w:bottom w:val="none" w:sz="0" w:space="0" w:color="auto"/>
        <w:right w:val="none" w:sz="0" w:space="0" w:color="auto"/>
      </w:divBdr>
    </w:div>
    <w:div w:id="2061855229">
      <w:bodyDiv w:val="1"/>
      <w:marLeft w:val="0"/>
      <w:marRight w:val="0"/>
      <w:marTop w:val="0"/>
      <w:marBottom w:val="0"/>
      <w:divBdr>
        <w:top w:val="none" w:sz="0" w:space="0" w:color="auto"/>
        <w:left w:val="none" w:sz="0" w:space="0" w:color="auto"/>
        <w:bottom w:val="none" w:sz="0" w:space="0" w:color="auto"/>
        <w:right w:val="none" w:sz="0" w:space="0" w:color="auto"/>
      </w:divBdr>
    </w:div>
    <w:div w:id="2061974674">
      <w:bodyDiv w:val="1"/>
      <w:marLeft w:val="0"/>
      <w:marRight w:val="0"/>
      <w:marTop w:val="0"/>
      <w:marBottom w:val="0"/>
      <w:divBdr>
        <w:top w:val="none" w:sz="0" w:space="0" w:color="auto"/>
        <w:left w:val="none" w:sz="0" w:space="0" w:color="auto"/>
        <w:bottom w:val="none" w:sz="0" w:space="0" w:color="auto"/>
        <w:right w:val="none" w:sz="0" w:space="0" w:color="auto"/>
      </w:divBdr>
    </w:div>
    <w:div w:id="2062051763">
      <w:bodyDiv w:val="1"/>
      <w:marLeft w:val="0"/>
      <w:marRight w:val="0"/>
      <w:marTop w:val="0"/>
      <w:marBottom w:val="0"/>
      <w:divBdr>
        <w:top w:val="none" w:sz="0" w:space="0" w:color="auto"/>
        <w:left w:val="none" w:sz="0" w:space="0" w:color="auto"/>
        <w:bottom w:val="none" w:sz="0" w:space="0" w:color="auto"/>
        <w:right w:val="none" w:sz="0" w:space="0" w:color="auto"/>
      </w:divBdr>
    </w:div>
    <w:div w:id="2062358085">
      <w:bodyDiv w:val="1"/>
      <w:marLeft w:val="0"/>
      <w:marRight w:val="0"/>
      <w:marTop w:val="0"/>
      <w:marBottom w:val="0"/>
      <w:divBdr>
        <w:top w:val="none" w:sz="0" w:space="0" w:color="auto"/>
        <w:left w:val="none" w:sz="0" w:space="0" w:color="auto"/>
        <w:bottom w:val="none" w:sz="0" w:space="0" w:color="auto"/>
        <w:right w:val="none" w:sz="0" w:space="0" w:color="auto"/>
      </w:divBdr>
    </w:div>
    <w:div w:id="2062552524">
      <w:bodyDiv w:val="1"/>
      <w:marLeft w:val="0"/>
      <w:marRight w:val="0"/>
      <w:marTop w:val="0"/>
      <w:marBottom w:val="0"/>
      <w:divBdr>
        <w:top w:val="none" w:sz="0" w:space="0" w:color="auto"/>
        <w:left w:val="none" w:sz="0" w:space="0" w:color="auto"/>
        <w:bottom w:val="none" w:sz="0" w:space="0" w:color="auto"/>
        <w:right w:val="none" w:sz="0" w:space="0" w:color="auto"/>
      </w:divBdr>
    </w:div>
    <w:div w:id="2062903000">
      <w:bodyDiv w:val="1"/>
      <w:marLeft w:val="0"/>
      <w:marRight w:val="0"/>
      <w:marTop w:val="0"/>
      <w:marBottom w:val="0"/>
      <w:divBdr>
        <w:top w:val="none" w:sz="0" w:space="0" w:color="auto"/>
        <w:left w:val="none" w:sz="0" w:space="0" w:color="auto"/>
        <w:bottom w:val="none" w:sz="0" w:space="0" w:color="auto"/>
        <w:right w:val="none" w:sz="0" w:space="0" w:color="auto"/>
      </w:divBdr>
    </w:div>
    <w:div w:id="2063599897">
      <w:bodyDiv w:val="1"/>
      <w:marLeft w:val="0"/>
      <w:marRight w:val="0"/>
      <w:marTop w:val="0"/>
      <w:marBottom w:val="0"/>
      <w:divBdr>
        <w:top w:val="none" w:sz="0" w:space="0" w:color="auto"/>
        <w:left w:val="none" w:sz="0" w:space="0" w:color="auto"/>
        <w:bottom w:val="none" w:sz="0" w:space="0" w:color="auto"/>
        <w:right w:val="none" w:sz="0" w:space="0" w:color="auto"/>
      </w:divBdr>
    </w:div>
    <w:div w:id="2064136368">
      <w:bodyDiv w:val="1"/>
      <w:marLeft w:val="0"/>
      <w:marRight w:val="0"/>
      <w:marTop w:val="0"/>
      <w:marBottom w:val="0"/>
      <w:divBdr>
        <w:top w:val="none" w:sz="0" w:space="0" w:color="auto"/>
        <w:left w:val="none" w:sz="0" w:space="0" w:color="auto"/>
        <w:bottom w:val="none" w:sz="0" w:space="0" w:color="auto"/>
        <w:right w:val="none" w:sz="0" w:space="0" w:color="auto"/>
      </w:divBdr>
    </w:div>
    <w:div w:id="2064983858">
      <w:bodyDiv w:val="1"/>
      <w:marLeft w:val="0"/>
      <w:marRight w:val="0"/>
      <w:marTop w:val="0"/>
      <w:marBottom w:val="0"/>
      <w:divBdr>
        <w:top w:val="none" w:sz="0" w:space="0" w:color="auto"/>
        <w:left w:val="none" w:sz="0" w:space="0" w:color="auto"/>
        <w:bottom w:val="none" w:sz="0" w:space="0" w:color="auto"/>
        <w:right w:val="none" w:sz="0" w:space="0" w:color="auto"/>
      </w:divBdr>
    </w:div>
    <w:div w:id="2065105490">
      <w:bodyDiv w:val="1"/>
      <w:marLeft w:val="0"/>
      <w:marRight w:val="0"/>
      <w:marTop w:val="0"/>
      <w:marBottom w:val="0"/>
      <w:divBdr>
        <w:top w:val="none" w:sz="0" w:space="0" w:color="auto"/>
        <w:left w:val="none" w:sz="0" w:space="0" w:color="auto"/>
        <w:bottom w:val="none" w:sz="0" w:space="0" w:color="auto"/>
        <w:right w:val="none" w:sz="0" w:space="0" w:color="auto"/>
      </w:divBdr>
    </w:div>
    <w:div w:id="2065904179">
      <w:bodyDiv w:val="1"/>
      <w:marLeft w:val="0"/>
      <w:marRight w:val="0"/>
      <w:marTop w:val="0"/>
      <w:marBottom w:val="0"/>
      <w:divBdr>
        <w:top w:val="none" w:sz="0" w:space="0" w:color="auto"/>
        <w:left w:val="none" w:sz="0" w:space="0" w:color="auto"/>
        <w:bottom w:val="none" w:sz="0" w:space="0" w:color="auto"/>
        <w:right w:val="none" w:sz="0" w:space="0" w:color="auto"/>
      </w:divBdr>
    </w:div>
    <w:div w:id="2066247319">
      <w:bodyDiv w:val="1"/>
      <w:marLeft w:val="0"/>
      <w:marRight w:val="0"/>
      <w:marTop w:val="0"/>
      <w:marBottom w:val="0"/>
      <w:divBdr>
        <w:top w:val="none" w:sz="0" w:space="0" w:color="auto"/>
        <w:left w:val="none" w:sz="0" w:space="0" w:color="auto"/>
        <w:bottom w:val="none" w:sz="0" w:space="0" w:color="auto"/>
        <w:right w:val="none" w:sz="0" w:space="0" w:color="auto"/>
      </w:divBdr>
    </w:div>
    <w:div w:id="2067947923">
      <w:bodyDiv w:val="1"/>
      <w:marLeft w:val="0"/>
      <w:marRight w:val="0"/>
      <w:marTop w:val="0"/>
      <w:marBottom w:val="0"/>
      <w:divBdr>
        <w:top w:val="none" w:sz="0" w:space="0" w:color="auto"/>
        <w:left w:val="none" w:sz="0" w:space="0" w:color="auto"/>
        <w:bottom w:val="none" w:sz="0" w:space="0" w:color="auto"/>
        <w:right w:val="none" w:sz="0" w:space="0" w:color="auto"/>
      </w:divBdr>
    </w:div>
    <w:div w:id="2068142306">
      <w:bodyDiv w:val="1"/>
      <w:marLeft w:val="0"/>
      <w:marRight w:val="0"/>
      <w:marTop w:val="0"/>
      <w:marBottom w:val="0"/>
      <w:divBdr>
        <w:top w:val="none" w:sz="0" w:space="0" w:color="auto"/>
        <w:left w:val="none" w:sz="0" w:space="0" w:color="auto"/>
        <w:bottom w:val="none" w:sz="0" w:space="0" w:color="auto"/>
        <w:right w:val="none" w:sz="0" w:space="0" w:color="auto"/>
      </w:divBdr>
    </w:div>
    <w:div w:id="2068187490">
      <w:bodyDiv w:val="1"/>
      <w:marLeft w:val="0"/>
      <w:marRight w:val="0"/>
      <w:marTop w:val="0"/>
      <w:marBottom w:val="0"/>
      <w:divBdr>
        <w:top w:val="none" w:sz="0" w:space="0" w:color="auto"/>
        <w:left w:val="none" w:sz="0" w:space="0" w:color="auto"/>
        <w:bottom w:val="none" w:sz="0" w:space="0" w:color="auto"/>
        <w:right w:val="none" w:sz="0" w:space="0" w:color="auto"/>
      </w:divBdr>
    </w:div>
    <w:div w:id="2069063189">
      <w:bodyDiv w:val="1"/>
      <w:marLeft w:val="0"/>
      <w:marRight w:val="0"/>
      <w:marTop w:val="0"/>
      <w:marBottom w:val="0"/>
      <w:divBdr>
        <w:top w:val="none" w:sz="0" w:space="0" w:color="auto"/>
        <w:left w:val="none" w:sz="0" w:space="0" w:color="auto"/>
        <w:bottom w:val="none" w:sz="0" w:space="0" w:color="auto"/>
        <w:right w:val="none" w:sz="0" w:space="0" w:color="auto"/>
      </w:divBdr>
    </w:div>
    <w:div w:id="2069718883">
      <w:bodyDiv w:val="1"/>
      <w:marLeft w:val="0"/>
      <w:marRight w:val="0"/>
      <w:marTop w:val="0"/>
      <w:marBottom w:val="0"/>
      <w:divBdr>
        <w:top w:val="none" w:sz="0" w:space="0" w:color="auto"/>
        <w:left w:val="none" w:sz="0" w:space="0" w:color="auto"/>
        <w:bottom w:val="none" w:sz="0" w:space="0" w:color="auto"/>
        <w:right w:val="none" w:sz="0" w:space="0" w:color="auto"/>
      </w:divBdr>
    </w:div>
    <w:div w:id="2070880460">
      <w:bodyDiv w:val="1"/>
      <w:marLeft w:val="0"/>
      <w:marRight w:val="0"/>
      <w:marTop w:val="0"/>
      <w:marBottom w:val="0"/>
      <w:divBdr>
        <w:top w:val="none" w:sz="0" w:space="0" w:color="auto"/>
        <w:left w:val="none" w:sz="0" w:space="0" w:color="auto"/>
        <w:bottom w:val="none" w:sz="0" w:space="0" w:color="auto"/>
        <w:right w:val="none" w:sz="0" w:space="0" w:color="auto"/>
      </w:divBdr>
    </w:div>
    <w:div w:id="2073497778">
      <w:bodyDiv w:val="1"/>
      <w:marLeft w:val="0"/>
      <w:marRight w:val="0"/>
      <w:marTop w:val="0"/>
      <w:marBottom w:val="0"/>
      <w:divBdr>
        <w:top w:val="none" w:sz="0" w:space="0" w:color="auto"/>
        <w:left w:val="none" w:sz="0" w:space="0" w:color="auto"/>
        <w:bottom w:val="none" w:sz="0" w:space="0" w:color="auto"/>
        <w:right w:val="none" w:sz="0" w:space="0" w:color="auto"/>
      </w:divBdr>
    </w:div>
    <w:div w:id="2073848938">
      <w:bodyDiv w:val="1"/>
      <w:marLeft w:val="0"/>
      <w:marRight w:val="0"/>
      <w:marTop w:val="0"/>
      <w:marBottom w:val="0"/>
      <w:divBdr>
        <w:top w:val="none" w:sz="0" w:space="0" w:color="auto"/>
        <w:left w:val="none" w:sz="0" w:space="0" w:color="auto"/>
        <w:bottom w:val="none" w:sz="0" w:space="0" w:color="auto"/>
        <w:right w:val="none" w:sz="0" w:space="0" w:color="auto"/>
      </w:divBdr>
    </w:div>
    <w:div w:id="2074967448">
      <w:bodyDiv w:val="1"/>
      <w:marLeft w:val="0"/>
      <w:marRight w:val="0"/>
      <w:marTop w:val="0"/>
      <w:marBottom w:val="0"/>
      <w:divBdr>
        <w:top w:val="none" w:sz="0" w:space="0" w:color="auto"/>
        <w:left w:val="none" w:sz="0" w:space="0" w:color="auto"/>
        <w:bottom w:val="none" w:sz="0" w:space="0" w:color="auto"/>
        <w:right w:val="none" w:sz="0" w:space="0" w:color="auto"/>
      </w:divBdr>
    </w:div>
    <w:div w:id="2075545958">
      <w:bodyDiv w:val="1"/>
      <w:marLeft w:val="0"/>
      <w:marRight w:val="0"/>
      <w:marTop w:val="0"/>
      <w:marBottom w:val="0"/>
      <w:divBdr>
        <w:top w:val="none" w:sz="0" w:space="0" w:color="auto"/>
        <w:left w:val="none" w:sz="0" w:space="0" w:color="auto"/>
        <w:bottom w:val="none" w:sz="0" w:space="0" w:color="auto"/>
        <w:right w:val="none" w:sz="0" w:space="0" w:color="auto"/>
      </w:divBdr>
    </w:div>
    <w:div w:id="2076320747">
      <w:bodyDiv w:val="1"/>
      <w:marLeft w:val="0"/>
      <w:marRight w:val="0"/>
      <w:marTop w:val="0"/>
      <w:marBottom w:val="0"/>
      <w:divBdr>
        <w:top w:val="none" w:sz="0" w:space="0" w:color="auto"/>
        <w:left w:val="none" w:sz="0" w:space="0" w:color="auto"/>
        <w:bottom w:val="none" w:sz="0" w:space="0" w:color="auto"/>
        <w:right w:val="none" w:sz="0" w:space="0" w:color="auto"/>
      </w:divBdr>
    </w:div>
    <w:div w:id="2077049386">
      <w:bodyDiv w:val="1"/>
      <w:marLeft w:val="0"/>
      <w:marRight w:val="0"/>
      <w:marTop w:val="0"/>
      <w:marBottom w:val="0"/>
      <w:divBdr>
        <w:top w:val="none" w:sz="0" w:space="0" w:color="auto"/>
        <w:left w:val="none" w:sz="0" w:space="0" w:color="auto"/>
        <w:bottom w:val="none" w:sz="0" w:space="0" w:color="auto"/>
        <w:right w:val="none" w:sz="0" w:space="0" w:color="auto"/>
      </w:divBdr>
    </w:div>
    <w:div w:id="2077698006">
      <w:bodyDiv w:val="1"/>
      <w:marLeft w:val="0"/>
      <w:marRight w:val="0"/>
      <w:marTop w:val="0"/>
      <w:marBottom w:val="0"/>
      <w:divBdr>
        <w:top w:val="none" w:sz="0" w:space="0" w:color="auto"/>
        <w:left w:val="none" w:sz="0" w:space="0" w:color="auto"/>
        <w:bottom w:val="none" w:sz="0" w:space="0" w:color="auto"/>
        <w:right w:val="none" w:sz="0" w:space="0" w:color="auto"/>
      </w:divBdr>
    </w:div>
    <w:div w:id="2078168628">
      <w:bodyDiv w:val="1"/>
      <w:marLeft w:val="0"/>
      <w:marRight w:val="0"/>
      <w:marTop w:val="0"/>
      <w:marBottom w:val="0"/>
      <w:divBdr>
        <w:top w:val="none" w:sz="0" w:space="0" w:color="auto"/>
        <w:left w:val="none" w:sz="0" w:space="0" w:color="auto"/>
        <w:bottom w:val="none" w:sz="0" w:space="0" w:color="auto"/>
        <w:right w:val="none" w:sz="0" w:space="0" w:color="auto"/>
      </w:divBdr>
    </w:div>
    <w:div w:id="2079130243">
      <w:bodyDiv w:val="1"/>
      <w:marLeft w:val="0"/>
      <w:marRight w:val="0"/>
      <w:marTop w:val="0"/>
      <w:marBottom w:val="0"/>
      <w:divBdr>
        <w:top w:val="none" w:sz="0" w:space="0" w:color="auto"/>
        <w:left w:val="none" w:sz="0" w:space="0" w:color="auto"/>
        <w:bottom w:val="none" w:sz="0" w:space="0" w:color="auto"/>
        <w:right w:val="none" w:sz="0" w:space="0" w:color="auto"/>
      </w:divBdr>
    </w:div>
    <w:div w:id="2079207198">
      <w:bodyDiv w:val="1"/>
      <w:marLeft w:val="0"/>
      <w:marRight w:val="0"/>
      <w:marTop w:val="0"/>
      <w:marBottom w:val="0"/>
      <w:divBdr>
        <w:top w:val="none" w:sz="0" w:space="0" w:color="auto"/>
        <w:left w:val="none" w:sz="0" w:space="0" w:color="auto"/>
        <w:bottom w:val="none" w:sz="0" w:space="0" w:color="auto"/>
        <w:right w:val="none" w:sz="0" w:space="0" w:color="auto"/>
      </w:divBdr>
    </w:div>
    <w:div w:id="2080053048">
      <w:bodyDiv w:val="1"/>
      <w:marLeft w:val="0"/>
      <w:marRight w:val="0"/>
      <w:marTop w:val="0"/>
      <w:marBottom w:val="0"/>
      <w:divBdr>
        <w:top w:val="none" w:sz="0" w:space="0" w:color="auto"/>
        <w:left w:val="none" w:sz="0" w:space="0" w:color="auto"/>
        <w:bottom w:val="none" w:sz="0" w:space="0" w:color="auto"/>
        <w:right w:val="none" w:sz="0" w:space="0" w:color="auto"/>
      </w:divBdr>
    </w:div>
    <w:div w:id="2080399731">
      <w:bodyDiv w:val="1"/>
      <w:marLeft w:val="0"/>
      <w:marRight w:val="0"/>
      <w:marTop w:val="0"/>
      <w:marBottom w:val="0"/>
      <w:divBdr>
        <w:top w:val="none" w:sz="0" w:space="0" w:color="auto"/>
        <w:left w:val="none" w:sz="0" w:space="0" w:color="auto"/>
        <w:bottom w:val="none" w:sz="0" w:space="0" w:color="auto"/>
        <w:right w:val="none" w:sz="0" w:space="0" w:color="auto"/>
      </w:divBdr>
    </w:div>
    <w:div w:id="2080440411">
      <w:bodyDiv w:val="1"/>
      <w:marLeft w:val="0"/>
      <w:marRight w:val="0"/>
      <w:marTop w:val="0"/>
      <w:marBottom w:val="0"/>
      <w:divBdr>
        <w:top w:val="none" w:sz="0" w:space="0" w:color="auto"/>
        <w:left w:val="none" w:sz="0" w:space="0" w:color="auto"/>
        <w:bottom w:val="none" w:sz="0" w:space="0" w:color="auto"/>
        <w:right w:val="none" w:sz="0" w:space="0" w:color="auto"/>
      </w:divBdr>
    </w:div>
    <w:div w:id="2080517026">
      <w:bodyDiv w:val="1"/>
      <w:marLeft w:val="0"/>
      <w:marRight w:val="0"/>
      <w:marTop w:val="0"/>
      <w:marBottom w:val="0"/>
      <w:divBdr>
        <w:top w:val="none" w:sz="0" w:space="0" w:color="auto"/>
        <w:left w:val="none" w:sz="0" w:space="0" w:color="auto"/>
        <w:bottom w:val="none" w:sz="0" w:space="0" w:color="auto"/>
        <w:right w:val="none" w:sz="0" w:space="0" w:color="auto"/>
      </w:divBdr>
    </w:div>
    <w:div w:id="2080709670">
      <w:bodyDiv w:val="1"/>
      <w:marLeft w:val="0"/>
      <w:marRight w:val="0"/>
      <w:marTop w:val="0"/>
      <w:marBottom w:val="0"/>
      <w:divBdr>
        <w:top w:val="none" w:sz="0" w:space="0" w:color="auto"/>
        <w:left w:val="none" w:sz="0" w:space="0" w:color="auto"/>
        <w:bottom w:val="none" w:sz="0" w:space="0" w:color="auto"/>
        <w:right w:val="none" w:sz="0" w:space="0" w:color="auto"/>
      </w:divBdr>
    </w:div>
    <w:div w:id="2080860730">
      <w:bodyDiv w:val="1"/>
      <w:marLeft w:val="0"/>
      <w:marRight w:val="0"/>
      <w:marTop w:val="0"/>
      <w:marBottom w:val="0"/>
      <w:divBdr>
        <w:top w:val="none" w:sz="0" w:space="0" w:color="auto"/>
        <w:left w:val="none" w:sz="0" w:space="0" w:color="auto"/>
        <w:bottom w:val="none" w:sz="0" w:space="0" w:color="auto"/>
        <w:right w:val="none" w:sz="0" w:space="0" w:color="auto"/>
      </w:divBdr>
    </w:div>
    <w:div w:id="2080863136">
      <w:bodyDiv w:val="1"/>
      <w:marLeft w:val="0"/>
      <w:marRight w:val="0"/>
      <w:marTop w:val="0"/>
      <w:marBottom w:val="0"/>
      <w:divBdr>
        <w:top w:val="none" w:sz="0" w:space="0" w:color="auto"/>
        <w:left w:val="none" w:sz="0" w:space="0" w:color="auto"/>
        <w:bottom w:val="none" w:sz="0" w:space="0" w:color="auto"/>
        <w:right w:val="none" w:sz="0" w:space="0" w:color="auto"/>
      </w:divBdr>
    </w:div>
    <w:div w:id="2081511728">
      <w:bodyDiv w:val="1"/>
      <w:marLeft w:val="0"/>
      <w:marRight w:val="0"/>
      <w:marTop w:val="0"/>
      <w:marBottom w:val="0"/>
      <w:divBdr>
        <w:top w:val="none" w:sz="0" w:space="0" w:color="auto"/>
        <w:left w:val="none" w:sz="0" w:space="0" w:color="auto"/>
        <w:bottom w:val="none" w:sz="0" w:space="0" w:color="auto"/>
        <w:right w:val="none" w:sz="0" w:space="0" w:color="auto"/>
      </w:divBdr>
    </w:div>
    <w:div w:id="2081978634">
      <w:bodyDiv w:val="1"/>
      <w:marLeft w:val="0"/>
      <w:marRight w:val="0"/>
      <w:marTop w:val="0"/>
      <w:marBottom w:val="0"/>
      <w:divBdr>
        <w:top w:val="none" w:sz="0" w:space="0" w:color="auto"/>
        <w:left w:val="none" w:sz="0" w:space="0" w:color="auto"/>
        <w:bottom w:val="none" w:sz="0" w:space="0" w:color="auto"/>
        <w:right w:val="none" w:sz="0" w:space="0" w:color="auto"/>
      </w:divBdr>
    </w:div>
    <w:div w:id="2082363151">
      <w:bodyDiv w:val="1"/>
      <w:marLeft w:val="0"/>
      <w:marRight w:val="0"/>
      <w:marTop w:val="0"/>
      <w:marBottom w:val="0"/>
      <w:divBdr>
        <w:top w:val="none" w:sz="0" w:space="0" w:color="auto"/>
        <w:left w:val="none" w:sz="0" w:space="0" w:color="auto"/>
        <w:bottom w:val="none" w:sz="0" w:space="0" w:color="auto"/>
        <w:right w:val="none" w:sz="0" w:space="0" w:color="auto"/>
      </w:divBdr>
    </w:div>
    <w:div w:id="2082368808">
      <w:bodyDiv w:val="1"/>
      <w:marLeft w:val="0"/>
      <w:marRight w:val="0"/>
      <w:marTop w:val="0"/>
      <w:marBottom w:val="0"/>
      <w:divBdr>
        <w:top w:val="none" w:sz="0" w:space="0" w:color="auto"/>
        <w:left w:val="none" w:sz="0" w:space="0" w:color="auto"/>
        <w:bottom w:val="none" w:sz="0" w:space="0" w:color="auto"/>
        <w:right w:val="none" w:sz="0" w:space="0" w:color="auto"/>
      </w:divBdr>
    </w:div>
    <w:div w:id="2082747840">
      <w:bodyDiv w:val="1"/>
      <w:marLeft w:val="0"/>
      <w:marRight w:val="0"/>
      <w:marTop w:val="0"/>
      <w:marBottom w:val="0"/>
      <w:divBdr>
        <w:top w:val="none" w:sz="0" w:space="0" w:color="auto"/>
        <w:left w:val="none" w:sz="0" w:space="0" w:color="auto"/>
        <w:bottom w:val="none" w:sz="0" w:space="0" w:color="auto"/>
        <w:right w:val="none" w:sz="0" w:space="0" w:color="auto"/>
      </w:divBdr>
    </w:div>
    <w:div w:id="2083334943">
      <w:bodyDiv w:val="1"/>
      <w:marLeft w:val="0"/>
      <w:marRight w:val="0"/>
      <w:marTop w:val="0"/>
      <w:marBottom w:val="0"/>
      <w:divBdr>
        <w:top w:val="none" w:sz="0" w:space="0" w:color="auto"/>
        <w:left w:val="none" w:sz="0" w:space="0" w:color="auto"/>
        <w:bottom w:val="none" w:sz="0" w:space="0" w:color="auto"/>
        <w:right w:val="none" w:sz="0" w:space="0" w:color="auto"/>
      </w:divBdr>
    </w:div>
    <w:div w:id="2083481456">
      <w:bodyDiv w:val="1"/>
      <w:marLeft w:val="0"/>
      <w:marRight w:val="0"/>
      <w:marTop w:val="0"/>
      <w:marBottom w:val="0"/>
      <w:divBdr>
        <w:top w:val="none" w:sz="0" w:space="0" w:color="auto"/>
        <w:left w:val="none" w:sz="0" w:space="0" w:color="auto"/>
        <w:bottom w:val="none" w:sz="0" w:space="0" w:color="auto"/>
        <w:right w:val="none" w:sz="0" w:space="0" w:color="auto"/>
      </w:divBdr>
    </w:div>
    <w:div w:id="2083868499">
      <w:bodyDiv w:val="1"/>
      <w:marLeft w:val="0"/>
      <w:marRight w:val="0"/>
      <w:marTop w:val="0"/>
      <w:marBottom w:val="0"/>
      <w:divBdr>
        <w:top w:val="none" w:sz="0" w:space="0" w:color="auto"/>
        <w:left w:val="none" w:sz="0" w:space="0" w:color="auto"/>
        <w:bottom w:val="none" w:sz="0" w:space="0" w:color="auto"/>
        <w:right w:val="none" w:sz="0" w:space="0" w:color="auto"/>
      </w:divBdr>
    </w:div>
    <w:div w:id="2083916185">
      <w:bodyDiv w:val="1"/>
      <w:marLeft w:val="0"/>
      <w:marRight w:val="0"/>
      <w:marTop w:val="0"/>
      <w:marBottom w:val="0"/>
      <w:divBdr>
        <w:top w:val="none" w:sz="0" w:space="0" w:color="auto"/>
        <w:left w:val="none" w:sz="0" w:space="0" w:color="auto"/>
        <w:bottom w:val="none" w:sz="0" w:space="0" w:color="auto"/>
        <w:right w:val="none" w:sz="0" w:space="0" w:color="auto"/>
      </w:divBdr>
    </w:div>
    <w:div w:id="2084179530">
      <w:bodyDiv w:val="1"/>
      <w:marLeft w:val="0"/>
      <w:marRight w:val="0"/>
      <w:marTop w:val="0"/>
      <w:marBottom w:val="0"/>
      <w:divBdr>
        <w:top w:val="none" w:sz="0" w:space="0" w:color="auto"/>
        <w:left w:val="none" w:sz="0" w:space="0" w:color="auto"/>
        <w:bottom w:val="none" w:sz="0" w:space="0" w:color="auto"/>
        <w:right w:val="none" w:sz="0" w:space="0" w:color="auto"/>
      </w:divBdr>
    </w:div>
    <w:div w:id="2084520104">
      <w:bodyDiv w:val="1"/>
      <w:marLeft w:val="0"/>
      <w:marRight w:val="0"/>
      <w:marTop w:val="0"/>
      <w:marBottom w:val="0"/>
      <w:divBdr>
        <w:top w:val="none" w:sz="0" w:space="0" w:color="auto"/>
        <w:left w:val="none" w:sz="0" w:space="0" w:color="auto"/>
        <w:bottom w:val="none" w:sz="0" w:space="0" w:color="auto"/>
        <w:right w:val="none" w:sz="0" w:space="0" w:color="auto"/>
      </w:divBdr>
    </w:div>
    <w:div w:id="2084791288">
      <w:bodyDiv w:val="1"/>
      <w:marLeft w:val="0"/>
      <w:marRight w:val="0"/>
      <w:marTop w:val="0"/>
      <w:marBottom w:val="0"/>
      <w:divBdr>
        <w:top w:val="none" w:sz="0" w:space="0" w:color="auto"/>
        <w:left w:val="none" w:sz="0" w:space="0" w:color="auto"/>
        <w:bottom w:val="none" w:sz="0" w:space="0" w:color="auto"/>
        <w:right w:val="none" w:sz="0" w:space="0" w:color="auto"/>
      </w:divBdr>
    </w:div>
    <w:div w:id="2085174484">
      <w:bodyDiv w:val="1"/>
      <w:marLeft w:val="0"/>
      <w:marRight w:val="0"/>
      <w:marTop w:val="0"/>
      <w:marBottom w:val="0"/>
      <w:divBdr>
        <w:top w:val="none" w:sz="0" w:space="0" w:color="auto"/>
        <w:left w:val="none" w:sz="0" w:space="0" w:color="auto"/>
        <w:bottom w:val="none" w:sz="0" w:space="0" w:color="auto"/>
        <w:right w:val="none" w:sz="0" w:space="0" w:color="auto"/>
      </w:divBdr>
    </w:div>
    <w:div w:id="2085296300">
      <w:bodyDiv w:val="1"/>
      <w:marLeft w:val="0"/>
      <w:marRight w:val="0"/>
      <w:marTop w:val="0"/>
      <w:marBottom w:val="0"/>
      <w:divBdr>
        <w:top w:val="none" w:sz="0" w:space="0" w:color="auto"/>
        <w:left w:val="none" w:sz="0" w:space="0" w:color="auto"/>
        <w:bottom w:val="none" w:sz="0" w:space="0" w:color="auto"/>
        <w:right w:val="none" w:sz="0" w:space="0" w:color="auto"/>
      </w:divBdr>
    </w:div>
    <w:div w:id="2085450167">
      <w:bodyDiv w:val="1"/>
      <w:marLeft w:val="0"/>
      <w:marRight w:val="0"/>
      <w:marTop w:val="0"/>
      <w:marBottom w:val="0"/>
      <w:divBdr>
        <w:top w:val="none" w:sz="0" w:space="0" w:color="auto"/>
        <w:left w:val="none" w:sz="0" w:space="0" w:color="auto"/>
        <w:bottom w:val="none" w:sz="0" w:space="0" w:color="auto"/>
        <w:right w:val="none" w:sz="0" w:space="0" w:color="auto"/>
      </w:divBdr>
    </w:div>
    <w:div w:id="2086485308">
      <w:bodyDiv w:val="1"/>
      <w:marLeft w:val="0"/>
      <w:marRight w:val="0"/>
      <w:marTop w:val="0"/>
      <w:marBottom w:val="0"/>
      <w:divBdr>
        <w:top w:val="none" w:sz="0" w:space="0" w:color="auto"/>
        <w:left w:val="none" w:sz="0" w:space="0" w:color="auto"/>
        <w:bottom w:val="none" w:sz="0" w:space="0" w:color="auto"/>
        <w:right w:val="none" w:sz="0" w:space="0" w:color="auto"/>
      </w:divBdr>
    </w:div>
    <w:div w:id="2086605733">
      <w:bodyDiv w:val="1"/>
      <w:marLeft w:val="0"/>
      <w:marRight w:val="0"/>
      <w:marTop w:val="0"/>
      <w:marBottom w:val="0"/>
      <w:divBdr>
        <w:top w:val="none" w:sz="0" w:space="0" w:color="auto"/>
        <w:left w:val="none" w:sz="0" w:space="0" w:color="auto"/>
        <w:bottom w:val="none" w:sz="0" w:space="0" w:color="auto"/>
        <w:right w:val="none" w:sz="0" w:space="0" w:color="auto"/>
      </w:divBdr>
    </w:div>
    <w:div w:id="2087720913">
      <w:bodyDiv w:val="1"/>
      <w:marLeft w:val="0"/>
      <w:marRight w:val="0"/>
      <w:marTop w:val="0"/>
      <w:marBottom w:val="0"/>
      <w:divBdr>
        <w:top w:val="none" w:sz="0" w:space="0" w:color="auto"/>
        <w:left w:val="none" w:sz="0" w:space="0" w:color="auto"/>
        <w:bottom w:val="none" w:sz="0" w:space="0" w:color="auto"/>
        <w:right w:val="none" w:sz="0" w:space="0" w:color="auto"/>
      </w:divBdr>
    </w:div>
    <w:div w:id="2087728662">
      <w:bodyDiv w:val="1"/>
      <w:marLeft w:val="0"/>
      <w:marRight w:val="0"/>
      <w:marTop w:val="0"/>
      <w:marBottom w:val="0"/>
      <w:divBdr>
        <w:top w:val="none" w:sz="0" w:space="0" w:color="auto"/>
        <w:left w:val="none" w:sz="0" w:space="0" w:color="auto"/>
        <w:bottom w:val="none" w:sz="0" w:space="0" w:color="auto"/>
        <w:right w:val="none" w:sz="0" w:space="0" w:color="auto"/>
      </w:divBdr>
    </w:div>
    <w:div w:id="2087799891">
      <w:bodyDiv w:val="1"/>
      <w:marLeft w:val="0"/>
      <w:marRight w:val="0"/>
      <w:marTop w:val="0"/>
      <w:marBottom w:val="0"/>
      <w:divBdr>
        <w:top w:val="none" w:sz="0" w:space="0" w:color="auto"/>
        <w:left w:val="none" w:sz="0" w:space="0" w:color="auto"/>
        <w:bottom w:val="none" w:sz="0" w:space="0" w:color="auto"/>
        <w:right w:val="none" w:sz="0" w:space="0" w:color="auto"/>
      </w:divBdr>
    </w:div>
    <w:div w:id="2088073661">
      <w:bodyDiv w:val="1"/>
      <w:marLeft w:val="0"/>
      <w:marRight w:val="0"/>
      <w:marTop w:val="0"/>
      <w:marBottom w:val="0"/>
      <w:divBdr>
        <w:top w:val="none" w:sz="0" w:space="0" w:color="auto"/>
        <w:left w:val="none" w:sz="0" w:space="0" w:color="auto"/>
        <w:bottom w:val="none" w:sz="0" w:space="0" w:color="auto"/>
        <w:right w:val="none" w:sz="0" w:space="0" w:color="auto"/>
      </w:divBdr>
    </w:div>
    <w:div w:id="2088307597">
      <w:bodyDiv w:val="1"/>
      <w:marLeft w:val="0"/>
      <w:marRight w:val="0"/>
      <w:marTop w:val="0"/>
      <w:marBottom w:val="0"/>
      <w:divBdr>
        <w:top w:val="none" w:sz="0" w:space="0" w:color="auto"/>
        <w:left w:val="none" w:sz="0" w:space="0" w:color="auto"/>
        <w:bottom w:val="none" w:sz="0" w:space="0" w:color="auto"/>
        <w:right w:val="none" w:sz="0" w:space="0" w:color="auto"/>
      </w:divBdr>
    </w:div>
    <w:div w:id="2088960891">
      <w:bodyDiv w:val="1"/>
      <w:marLeft w:val="0"/>
      <w:marRight w:val="0"/>
      <w:marTop w:val="0"/>
      <w:marBottom w:val="0"/>
      <w:divBdr>
        <w:top w:val="none" w:sz="0" w:space="0" w:color="auto"/>
        <w:left w:val="none" w:sz="0" w:space="0" w:color="auto"/>
        <w:bottom w:val="none" w:sz="0" w:space="0" w:color="auto"/>
        <w:right w:val="none" w:sz="0" w:space="0" w:color="auto"/>
      </w:divBdr>
    </w:div>
    <w:div w:id="2089303680">
      <w:bodyDiv w:val="1"/>
      <w:marLeft w:val="0"/>
      <w:marRight w:val="0"/>
      <w:marTop w:val="0"/>
      <w:marBottom w:val="0"/>
      <w:divBdr>
        <w:top w:val="none" w:sz="0" w:space="0" w:color="auto"/>
        <w:left w:val="none" w:sz="0" w:space="0" w:color="auto"/>
        <w:bottom w:val="none" w:sz="0" w:space="0" w:color="auto"/>
        <w:right w:val="none" w:sz="0" w:space="0" w:color="auto"/>
      </w:divBdr>
    </w:div>
    <w:div w:id="2089617360">
      <w:bodyDiv w:val="1"/>
      <w:marLeft w:val="0"/>
      <w:marRight w:val="0"/>
      <w:marTop w:val="0"/>
      <w:marBottom w:val="0"/>
      <w:divBdr>
        <w:top w:val="none" w:sz="0" w:space="0" w:color="auto"/>
        <w:left w:val="none" w:sz="0" w:space="0" w:color="auto"/>
        <w:bottom w:val="none" w:sz="0" w:space="0" w:color="auto"/>
        <w:right w:val="none" w:sz="0" w:space="0" w:color="auto"/>
      </w:divBdr>
    </w:div>
    <w:div w:id="2089959767">
      <w:bodyDiv w:val="1"/>
      <w:marLeft w:val="0"/>
      <w:marRight w:val="0"/>
      <w:marTop w:val="0"/>
      <w:marBottom w:val="0"/>
      <w:divBdr>
        <w:top w:val="none" w:sz="0" w:space="0" w:color="auto"/>
        <w:left w:val="none" w:sz="0" w:space="0" w:color="auto"/>
        <w:bottom w:val="none" w:sz="0" w:space="0" w:color="auto"/>
        <w:right w:val="none" w:sz="0" w:space="0" w:color="auto"/>
      </w:divBdr>
    </w:div>
    <w:div w:id="2090418424">
      <w:bodyDiv w:val="1"/>
      <w:marLeft w:val="0"/>
      <w:marRight w:val="0"/>
      <w:marTop w:val="0"/>
      <w:marBottom w:val="0"/>
      <w:divBdr>
        <w:top w:val="none" w:sz="0" w:space="0" w:color="auto"/>
        <w:left w:val="none" w:sz="0" w:space="0" w:color="auto"/>
        <w:bottom w:val="none" w:sz="0" w:space="0" w:color="auto"/>
        <w:right w:val="none" w:sz="0" w:space="0" w:color="auto"/>
      </w:divBdr>
    </w:div>
    <w:div w:id="2090812061">
      <w:bodyDiv w:val="1"/>
      <w:marLeft w:val="0"/>
      <w:marRight w:val="0"/>
      <w:marTop w:val="0"/>
      <w:marBottom w:val="0"/>
      <w:divBdr>
        <w:top w:val="none" w:sz="0" w:space="0" w:color="auto"/>
        <w:left w:val="none" w:sz="0" w:space="0" w:color="auto"/>
        <w:bottom w:val="none" w:sz="0" w:space="0" w:color="auto"/>
        <w:right w:val="none" w:sz="0" w:space="0" w:color="auto"/>
      </w:divBdr>
    </w:div>
    <w:div w:id="2090956950">
      <w:bodyDiv w:val="1"/>
      <w:marLeft w:val="0"/>
      <w:marRight w:val="0"/>
      <w:marTop w:val="0"/>
      <w:marBottom w:val="0"/>
      <w:divBdr>
        <w:top w:val="none" w:sz="0" w:space="0" w:color="auto"/>
        <w:left w:val="none" w:sz="0" w:space="0" w:color="auto"/>
        <w:bottom w:val="none" w:sz="0" w:space="0" w:color="auto"/>
        <w:right w:val="none" w:sz="0" w:space="0" w:color="auto"/>
      </w:divBdr>
    </w:div>
    <w:div w:id="2091001321">
      <w:bodyDiv w:val="1"/>
      <w:marLeft w:val="0"/>
      <w:marRight w:val="0"/>
      <w:marTop w:val="0"/>
      <w:marBottom w:val="0"/>
      <w:divBdr>
        <w:top w:val="none" w:sz="0" w:space="0" w:color="auto"/>
        <w:left w:val="none" w:sz="0" w:space="0" w:color="auto"/>
        <w:bottom w:val="none" w:sz="0" w:space="0" w:color="auto"/>
        <w:right w:val="none" w:sz="0" w:space="0" w:color="auto"/>
      </w:divBdr>
    </w:div>
    <w:div w:id="2091463829">
      <w:bodyDiv w:val="1"/>
      <w:marLeft w:val="0"/>
      <w:marRight w:val="0"/>
      <w:marTop w:val="0"/>
      <w:marBottom w:val="0"/>
      <w:divBdr>
        <w:top w:val="none" w:sz="0" w:space="0" w:color="auto"/>
        <w:left w:val="none" w:sz="0" w:space="0" w:color="auto"/>
        <w:bottom w:val="none" w:sz="0" w:space="0" w:color="auto"/>
        <w:right w:val="none" w:sz="0" w:space="0" w:color="auto"/>
      </w:divBdr>
    </w:div>
    <w:div w:id="2091536375">
      <w:bodyDiv w:val="1"/>
      <w:marLeft w:val="0"/>
      <w:marRight w:val="0"/>
      <w:marTop w:val="0"/>
      <w:marBottom w:val="0"/>
      <w:divBdr>
        <w:top w:val="none" w:sz="0" w:space="0" w:color="auto"/>
        <w:left w:val="none" w:sz="0" w:space="0" w:color="auto"/>
        <w:bottom w:val="none" w:sz="0" w:space="0" w:color="auto"/>
        <w:right w:val="none" w:sz="0" w:space="0" w:color="auto"/>
      </w:divBdr>
    </w:div>
    <w:div w:id="2091582882">
      <w:bodyDiv w:val="1"/>
      <w:marLeft w:val="0"/>
      <w:marRight w:val="0"/>
      <w:marTop w:val="0"/>
      <w:marBottom w:val="0"/>
      <w:divBdr>
        <w:top w:val="none" w:sz="0" w:space="0" w:color="auto"/>
        <w:left w:val="none" w:sz="0" w:space="0" w:color="auto"/>
        <w:bottom w:val="none" w:sz="0" w:space="0" w:color="auto"/>
        <w:right w:val="none" w:sz="0" w:space="0" w:color="auto"/>
      </w:divBdr>
    </w:div>
    <w:div w:id="2092000902">
      <w:bodyDiv w:val="1"/>
      <w:marLeft w:val="0"/>
      <w:marRight w:val="0"/>
      <w:marTop w:val="0"/>
      <w:marBottom w:val="0"/>
      <w:divBdr>
        <w:top w:val="none" w:sz="0" w:space="0" w:color="auto"/>
        <w:left w:val="none" w:sz="0" w:space="0" w:color="auto"/>
        <w:bottom w:val="none" w:sz="0" w:space="0" w:color="auto"/>
        <w:right w:val="none" w:sz="0" w:space="0" w:color="auto"/>
      </w:divBdr>
    </w:div>
    <w:div w:id="2092117876">
      <w:bodyDiv w:val="1"/>
      <w:marLeft w:val="0"/>
      <w:marRight w:val="0"/>
      <w:marTop w:val="0"/>
      <w:marBottom w:val="0"/>
      <w:divBdr>
        <w:top w:val="none" w:sz="0" w:space="0" w:color="auto"/>
        <w:left w:val="none" w:sz="0" w:space="0" w:color="auto"/>
        <w:bottom w:val="none" w:sz="0" w:space="0" w:color="auto"/>
        <w:right w:val="none" w:sz="0" w:space="0" w:color="auto"/>
      </w:divBdr>
    </w:div>
    <w:div w:id="2092307856">
      <w:bodyDiv w:val="1"/>
      <w:marLeft w:val="0"/>
      <w:marRight w:val="0"/>
      <w:marTop w:val="0"/>
      <w:marBottom w:val="0"/>
      <w:divBdr>
        <w:top w:val="none" w:sz="0" w:space="0" w:color="auto"/>
        <w:left w:val="none" w:sz="0" w:space="0" w:color="auto"/>
        <w:bottom w:val="none" w:sz="0" w:space="0" w:color="auto"/>
        <w:right w:val="none" w:sz="0" w:space="0" w:color="auto"/>
      </w:divBdr>
    </w:div>
    <w:div w:id="2092852883">
      <w:bodyDiv w:val="1"/>
      <w:marLeft w:val="0"/>
      <w:marRight w:val="0"/>
      <w:marTop w:val="0"/>
      <w:marBottom w:val="0"/>
      <w:divBdr>
        <w:top w:val="none" w:sz="0" w:space="0" w:color="auto"/>
        <w:left w:val="none" w:sz="0" w:space="0" w:color="auto"/>
        <w:bottom w:val="none" w:sz="0" w:space="0" w:color="auto"/>
        <w:right w:val="none" w:sz="0" w:space="0" w:color="auto"/>
      </w:divBdr>
    </w:div>
    <w:div w:id="2093090071">
      <w:bodyDiv w:val="1"/>
      <w:marLeft w:val="0"/>
      <w:marRight w:val="0"/>
      <w:marTop w:val="0"/>
      <w:marBottom w:val="0"/>
      <w:divBdr>
        <w:top w:val="none" w:sz="0" w:space="0" w:color="auto"/>
        <w:left w:val="none" w:sz="0" w:space="0" w:color="auto"/>
        <w:bottom w:val="none" w:sz="0" w:space="0" w:color="auto"/>
        <w:right w:val="none" w:sz="0" w:space="0" w:color="auto"/>
      </w:divBdr>
    </w:div>
    <w:div w:id="2093314141">
      <w:bodyDiv w:val="1"/>
      <w:marLeft w:val="0"/>
      <w:marRight w:val="0"/>
      <w:marTop w:val="0"/>
      <w:marBottom w:val="0"/>
      <w:divBdr>
        <w:top w:val="none" w:sz="0" w:space="0" w:color="auto"/>
        <w:left w:val="none" w:sz="0" w:space="0" w:color="auto"/>
        <w:bottom w:val="none" w:sz="0" w:space="0" w:color="auto"/>
        <w:right w:val="none" w:sz="0" w:space="0" w:color="auto"/>
      </w:divBdr>
    </w:div>
    <w:div w:id="2093354172">
      <w:bodyDiv w:val="1"/>
      <w:marLeft w:val="0"/>
      <w:marRight w:val="0"/>
      <w:marTop w:val="0"/>
      <w:marBottom w:val="0"/>
      <w:divBdr>
        <w:top w:val="none" w:sz="0" w:space="0" w:color="auto"/>
        <w:left w:val="none" w:sz="0" w:space="0" w:color="auto"/>
        <w:bottom w:val="none" w:sz="0" w:space="0" w:color="auto"/>
        <w:right w:val="none" w:sz="0" w:space="0" w:color="auto"/>
      </w:divBdr>
    </w:div>
    <w:div w:id="2093505477">
      <w:bodyDiv w:val="1"/>
      <w:marLeft w:val="0"/>
      <w:marRight w:val="0"/>
      <w:marTop w:val="0"/>
      <w:marBottom w:val="0"/>
      <w:divBdr>
        <w:top w:val="none" w:sz="0" w:space="0" w:color="auto"/>
        <w:left w:val="none" w:sz="0" w:space="0" w:color="auto"/>
        <w:bottom w:val="none" w:sz="0" w:space="0" w:color="auto"/>
        <w:right w:val="none" w:sz="0" w:space="0" w:color="auto"/>
      </w:divBdr>
    </w:div>
    <w:div w:id="2093578941">
      <w:bodyDiv w:val="1"/>
      <w:marLeft w:val="0"/>
      <w:marRight w:val="0"/>
      <w:marTop w:val="0"/>
      <w:marBottom w:val="0"/>
      <w:divBdr>
        <w:top w:val="none" w:sz="0" w:space="0" w:color="auto"/>
        <w:left w:val="none" w:sz="0" w:space="0" w:color="auto"/>
        <w:bottom w:val="none" w:sz="0" w:space="0" w:color="auto"/>
        <w:right w:val="none" w:sz="0" w:space="0" w:color="auto"/>
      </w:divBdr>
    </w:div>
    <w:div w:id="2094662132">
      <w:bodyDiv w:val="1"/>
      <w:marLeft w:val="0"/>
      <w:marRight w:val="0"/>
      <w:marTop w:val="0"/>
      <w:marBottom w:val="0"/>
      <w:divBdr>
        <w:top w:val="none" w:sz="0" w:space="0" w:color="auto"/>
        <w:left w:val="none" w:sz="0" w:space="0" w:color="auto"/>
        <w:bottom w:val="none" w:sz="0" w:space="0" w:color="auto"/>
        <w:right w:val="none" w:sz="0" w:space="0" w:color="auto"/>
      </w:divBdr>
    </w:div>
    <w:div w:id="2094936058">
      <w:bodyDiv w:val="1"/>
      <w:marLeft w:val="0"/>
      <w:marRight w:val="0"/>
      <w:marTop w:val="0"/>
      <w:marBottom w:val="0"/>
      <w:divBdr>
        <w:top w:val="none" w:sz="0" w:space="0" w:color="auto"/>
        <w:left w:val="none" w:sz="0" w:space="0" w:color="auto"/>
        <w:bottom w:val="none" w:sz="0" w:space="0" w:color="auto"/>
        <w:right w:val="none" w:sz="0" w:space="0" w:color="auto"/>
      </w:divBdr>
    </w:div>
    <w:div w:id="2098017376">
      <w:bodyDiv w:val="1"/>
      <w:marLeft w:val="0"/>
      <w:marRight w:val="0"/>
      <w:marTop w:val="0"/>
      <w:marBottom w:val="0"/>
      <w:divBdr>
        <w:top w:val="none" w:sz="0" w:space="0" w:color="auto"/>
        <w:left w:val="none" w:sz="0" w:space="0" w:color="auto"/>
        <w:bottom w:val="none" w:sz="0" w:space="0" w:color="auto"/>
        <w:right w:val="none" w:sz="0" w:space="0" w:color="auto"/>
      </w:divBdr>
    </w:div>
    <w:div w:id="2098285406">
      <w:bodyDiv w:val="1"/>
      <w:marLeft w:val="0"/>
      <w:marRight w:val="0"/>
      <w:marTop w:val="0"/>
      <w:marBottom w:val="0"/>
      <w:divBdr>
        <w:top w:val="none" w:sz="0" w:space="0" w:color="auto"/>
        <w:left w:val="none" w:sz="0" w:space="0" w:color="auto"/>
        <w:bottom w:val="none" w:sz="0" w:space="0" w:color="auto"/>
        <w:right w:val="none" w:sz="0" w:space="0" w:color="auto"/>
      </w:divBdr>
    </w:div>
    <w:div w:id="2098548975">
      <w:bodyDiv w:val="1"/>
      <w:marLeft w:val="0"/>
      <w:marRight w:val="0"/>
      <w:marTop w:val="0"/>
      <w:marBottom w:val="0"/>
      <w:divBdr>
        <w:top w:val="none" w:sz="0" w:space="0" w:color="auto"/>
        <w:left w:val="none" w:sz="0" w:space="0" w:color="auto"/>
        <w:bottom w:val="none" w:sz="0" w:space="0" w:color="auto"/>
        <w:right w:val="none" w:sz="0" w:space="0" w:color="auto"/>
      </w:divBdr>
    </w:div>
    <w:div w:id="2098553962">
      <w:bodyDiv w:val="1"/>
      <w:marLeft w:val="0"/>
      <w:marRight w:val="0"/>
      <w:marTop w:val="0"/>
      <w:marBottom w:val="0"/>
      <w:divBdr>
        <w:top w:val="none" w:sz="0" w:space="0" w:color="auto"/>
        <w:left w:val="none" w:sz="0" w:space="0" w:color="auto"/>
        <w:bottom w:val="none" w:sz="0" w:space="0" w:color="auto"/>
        <w:right w:val="none" w:sz="0" w:space="0" w:color="auto"/>
      </w:divBdr>
    </w:div>
    <w:div w:id="2098745925">
      <w:bodyDiv w:val="1"/>
      <w:marLeft w:val="0"/>
      <w:marRight w:val="0"/>
      <w:marTop w:val="0"/>
      <w:marBottom w:val="0"/>
      <w:divBdr>
        <w:top w:val="none" w:sz="0" w:space="0" w:color="auto"/>
        <w:left w:val="none" w:sz="0" w:space="0" w:color="auto"/>
        <w:bottom w:val="none" w:sz="0" w:space="0" w:color="auto"/>
        <w:right w:val="none" w:sz="0" w:space="0" w:color="auto"/>
      </w:divBdr>
    </w:div>
    <w:div w:id="2099130454">
      <w:bodyDiv w:val="1"/>
      <w:marLeft w:val="0"/>
      <w:marRight w:val="0"/>
      <w:marTop w:val="0"/>
      <w:marBottom w:val="0"/>
      <w:divBdr>
        <w:top w:val="none" w:sz="0" w:space="0" w:color="auto"/>
        <w:left w:val="none" w:sz="0" w:space="0" w:color="auto"/>
        <w:bottom w:val="none" w:sz="0" w:space="0" w:color="auto"/>
        <w:right w:val="none" w:sz="0" w:space="0" w:color="auto"/>
      </w:divBdr>
    </w:div>
    <w:div w:id="2099133733">
      <w:bodyDiv w:val="1"/>
      <w:marLeft w:val="0"/>
      <w:marRight w:val="0"/>
      <w:marTop w:val="0"/>
      <w:marBottom w:val="0"/>
      <w:divBdr>
        <w:top w:val="none" w:sz="0" w:space="0" w:color="auto"/>
        <w:left w:val="none" w:sz="0" w:space="0" w:color="auto"/>
        <w:bottom w:val="none" w:sz="0" w:space="0" w:color="auto"/>
        <w:right w:val="none" w:sz="0" w:space="0" w:color="auto"/>
      </w:divBdr>
    </w:div>
    <w:div w:id="2099401576">
      <w:bodyDiv w:val="1"/>
      <w:marLeft w:val="0"/>
      <w:marRight w:val="0"/>
      <w:marTop w:val="0"/>
      <w:marBottom w:val="0"/>
      <w:divBdr>
        <w:top w:val="none" w:sz="0" w:space="0" w:color="auto"/>
        <w:left w:val="none" w:sz="0" w:space="0" w:color="auto"/>
        <w:bottom w:val="none" w:sz="0" w:space="0" w:color="auto"/>
        <w:right w:val="none" w:sz="0" w:space="0" w:color="auto"/>
      </w:divBdr>
    </w:div>
    <w:div w:id="2099908260">
      <w:bodyDiv w:val="1"/>
      <w:marLeft w:val="0"/>
      <w:marRight w:val="0"/>
      <w:marTop w:val="0"/>
      <w:marBottom w:val="0"/>
      <w:divBdr>
        <w:top w:val="none" w:sz="0" w:space="0" w:color="auto"/>
        <w:left w:val="none" w:sz="0" w:space="0" w:color="auto"/>
        <w:bottom w:val="none" w:sz="0" w:space="0" w:color="auto"/>
        <w:right w:val="none" w:sz="0" w:space="0" w:color="auto"/>
      </w:divBdr>
    </w:div>
    <w:div w:id="2100131237">
      <w:bodyDiv w:val="1"/>
      <w:marLeft w:val="0"/>
      <w:marRight w:val="0"/>
      <w:marTop w:val="0"/>
      <w:marBottom w:val="0"/>
      <w:divBdr>
        <w:top w:val="none" w:sz="0" w:space="0" w:color="auto"/>
        <w:left w:val="none" w:sz="0" w:space="0" w:color="auto"/>
        <w:bottom w:val="none" w:sz="0" w:space="0" w:color="auto"/>
        <w:right w:val="none" w:sz="0" w:space="0" w:color="auto"/>
      </w:divBdr>
    </w:div>
    <w:div w:id="2100327815">
      <w:bodyDiv w:val="1"/>
      <w:marLeft w:val="0"/>
      <w:marRight w:val="0"/>
      <w:marTop w:val="0"/>
      <w:marBottom w:val="0"/>
      <w:divBdr>
        <w:top w:val="none" w:sz="0" w:space="0" w:color="auto"/>
        <w:left w:val="none" w:sz="0" w:space="0" w:color="auto"/>
        <w:bottom w:val="none" w:sz="0" w:space="0" w:color="auto"/>
        <w:right w:val="none" w:sz="0" w:space="0" w:color="auto"/>
      </w:divBdr>
    </w:div>
    <w:div w:id="2100523787">
      <w:bodyDiv w:val="1"/>
      <w:marLeft w:val="0"/>
      <w:marRight w:val="0"/>
      <w:marTop w:val="0"/>
      <w:marBottom w:val="0"/>
      <w:divBdr>
        <w:top w:val="none" w:sz="0" w:space="0" w:color="auto"/>
        <w:left w:val="none" w:sz="0" w:space="0" w:color="auto"/>
        <w:bottom w:val="none" w:sz="0" w:space="0" w:color="auto"/>
        <w:right w:val="none" w:sz="0" w:space="0" w:color="auto"/>
      </w:divBdr>
    </w:div>
    <w:div w:id="2101438918">
      <w:bodyDiv w:val="1"/>
      <w:marLeft w:val="0"/>
      <w:marRight w:val="0"/>
      <w:marTop w:val="0"/>
      <w:marBottom w:val="0"/>
      <w:divBdr>
        <w:top w:val="none" w:sz="0" w:space="0" w:color="auto"/>
        <w:left w:val="none" w:sz="0" w:space="0" w:color="auto"/>
        <w:bottom w:val="none" w:sz="0" w:space="0" w:color="auto"/>
        <w:right w:val="none" w:sz="0" w:space="0" w:color="auto"/>
      </w:divBdr>
    </w:div>
    <w:div w:id="2101486737">
      <w:bodyDiv w:val="1"/>
      <w:marLeft w:val="0"/>
      <w:marRight w:val="0"/>
      <w:marTop w:val="0"/>
      <w:marBottom w:val="0"/>
      <w:divBdr>
        <w:top w:val="none" w:sz="0" w:space="0" w:color="auto"/>
        <w:left w:val="none" w:sz="0" w:space="0" w:color="auto"/>
        <w:bottom w:val="none" w:sz="0" w:space="0" w:color="auto"/>
        <w:right w:val="none" w:sz="0" w:space="0" w:color="auto"/>
      </w:divBdr>
    </w:div>
    <w:div w:id="2101755413">
      <w:bodyDiv w:val="1"/>
      <w:marLeft w:val="0"/>
      <w:marRight w:val="0"/>
      <w:marTop w:val="0"/>
      <w:marBottom w:val="0"/>
      <w:divBdr>
        <w:top w:val="none" w:sz="0" w:space="0" w:color="auto"/>
        <w:left w:val="none" w:sz="0" w:space="0" w:color="auto"/>
        <w:bottom w:val="none" w:sz="0" w:space="0" w:color="auto"/>
        <w:right w:val="none" w:sz="0" w:space="0" w:color="auto"/>
      </w:divBdr>
    </w:div>
    <w:div w:id="2101876320">
      <w:bodyDiv w:val="1"/>
      <w:marLeft w:val="0"/>
      <w:marRight w:val="0"/>
      <w:marTop w:val="0"/>
      <w:marBottom w:val="0"/>
      <w:divBdr>
        <w:top w:val="none" w:sz="0" w:space="0" w:color="auto"/>
        <w:left w:val="none" w:sz="0" w:space="0" w:color="auto"/>
        <w:bottom w:val="none" w:sz="0" w:space="0" w:color="auto"/>
        <w:right w:val="none" w:sz="0" w:space="0" w:color="auto"/>
      </w:divBdr>
    </w:div>
    <w:div w:id="2102145338">
      <w:bodyDiv w:val="1"/>
      <w:marLeft w:val="0"/>
      <w:marRight w:val="0"/>
      <w:marTop w:val="0"/>
      <w:marBottom w:val="0"/>
      <w:divBdr>
        <w:top w:val="none" w:sz="0" w:space="0" w:color="auto"/>
        <w:left w:val="none" w:sz="0" w:space="0" w:color="auto"/>
        <w:bottom w:val="none" w:sz="0" w:space="0" w:color="auto"/>
        <w:right w:val="none" w:sz="0" w:space="0" w:color="auto"/>
      </w:divBdr>
    </w:div>
    <w:div w:id="2103144981">
      <w:bodyDiv w:val="1"/>
      <w:marLeft w:val="0"/>
      <w:marRight w:val="0"/>
      <w:marTop w:val="0"/>
      <w:marBottom w:val="0"/>
      <w:divBdr>
        <w:top w:val="none" w:sz="0" w:space="0" w:color="auto"/>
        <w:left w:val="none" w:sz="0" w:space="0" w:color="auto"/>
        <w:bottom w:val="none" w:sz="0" w:space="0" w:color="auto"/>
        <w:right w:val="none" w:sz="0" w:space="0" w:color="auto"/>
      </w:divBdr>
    </w:div>
    <w:div w:id="2103526375">
      <w:bodyDiv w:val="1"/>
      <w:marLeft w:val="0"/>
      <w:marRight w:val="0"/>
      <w:marTop w:val="0"/>
      <w:marBottom w:val="0"/>
      <w:divBdr>
        <w:top w:val="none" w:sz="0" w:space="0" w:color="auto"/>
        <w:left w:val="none" w:sz="0" w:space="0" w:color="auto"/>
        <w:bottom w:val="none" w:sz="0" w:space="0" w:color="auto"/>
        <w:right w:val="none" w:sz="0" w:space="0" w:color="auto"/>
      </w:divBdr>
    </w:div>
    <w:div w:id="2103796029">
      <w:bodyDiv w:val="1"/>
      <w:marLeft w:val="0"/>
      <w:marRight w:val="0"/>
      <w:marTop w:val="0"/>
      <w:marBottom w:val="0"/>
      <w:divBdr>
        <w:top w:val="none" w:sz="0" w:space="0" w:color="auto"/>
        <w:left w:val="none" w:sz="0" w:space="0" w:color="auto"/>
        <w:bottom w:val="none" w:sz="0" w:space="0" w:color="auto"/>
        <w:right w:val="none" w:sz="0" w:space="0" w:color="auto"/>
      </w:divBdr>
    </w:div>
    <w:div w:id="2104109116">
      <w:bodyDiv w:val="1"/>
      <w:marLeft w:val="0"/>
      <w:marRight w:val="0"/>
      <w:marTop w:val="0"/>
      <w:marBottom w:val="0"/>
      <w:divBdr>
        <w:top w:val="none" w:sz="0" w:space="0" w:color="auto"/>
        <w:left w:val="none" w:sz="0" w:space="0" w:color="auto"/>
        <w:bottom w:val="none" w:sz="0" w:space="0" w:color="auto"/>
        <w:right w:val="none" w:sz="0" w:space="0" w:color="auto"/>
      </w:divBdr>
    </w:div>
    <w:div w:id="2104453866">
      <w:bodyDiv w:val="1"/>
      <w:marLeft w:val="0"/>
      <w:marRight w:val="0"/>
      <w:marTop w:val="0"/>
      <w:marBottom w:val="0"/>
      <w:divBdr>
        <w:top w:val="none" w:sz="0" w:space="0" w:color="auto"/>
        <w:left w:val="none" w:sz="0" w:space="0" w:color="auto"/>
        <w:bottom w:val="none" w:sz="0" w:space="0" w:color="auto"/>
        <w:right w:val="none" w:sz="0" w:space="0" w:color="auto"/>
      </w:divBdr>
    </w:div>
    <w:div w:id="2104454350">
      <w:bodyDiv w:val="1"/>
      <w:marLeft w:val="0"/>
      <w:marRight w:val="0"/>
      <w:marTop w:val="0"/>
      <w:marBottom w:val="0"/>
      <w:divBdr>
        <w:top w:val="none" w:sz="0" w:space="0" w:color="auto"/>
        <w:left w:val="none" w:sz="0" w:space="0" w:color="auto"/>
        <w:bottom w:val="none" w:sz="0" w:space="0" w:color="auto"/>
        <w:right w:val="none" w:sz="0" w:space="0" w:color="auto"/>
      </w:divBdr>
    </w:div>
    <w:div w:id="2105803826">
      <w:bodyDiv w:val="1"/>
      <w:marLeft w:val="0"/>
      <w:marRight w:val="0"/>
      <w:marTop w:val="0"/>
      <w:marBottom w:val="0"/>
      <w:divBdr>
        <w:top w:val="none" w:sz="0" w:space="0" w:color="auto"/>
        <w:left w:val="none" w:sz="0" w:space="0" w:color="auto"/>
        <w:bottom w:val="none" w:sz="0" w:space="0" w:color="auto"/>
        <w:right w:val="none" w:sz="0" w:space="0" w:color="auto"/>
      </w:divBdr>
    </w:div>
    <w:div w:id="2106143321">
      <w:bodyDiv w:val="1"/>
      <w:marLeft w:val="0"/>
      <w:marRight w:val="0"/>
      <w:marTop w:val="0"/>
      <w:marBottom w:val="0"/>
      <w:divBdr>
        <w:top w:val="none" w:sz="0" w:space="0" w:color="auto"/>
        <w:left w:val="none" w:sz="0" w:space="0" w:color="auto"/>
        <w:bottom w:val="none" w:sz="0" w:space="0" w:color="auto"/>
        <w:right w:val="none" w:sz="0" w:space="0" w:color="auto"/>
      </w:divBdr>
    </w:div>
    <w:div w:id="2106732300">
      <w:bodyDiv w:val="1"/>
      <w:marLeft w:val="0"/>
      <w:marRight w:val="0"/>
      <w:marTop w:val="0"/>
      <w:marBottom w:val="0"/>
      <w:divBdr>
        <w:top w:val="none" w:sz="0" w:space="0" w:color="auto"/>
        <w:left w:val="none" w:sz="0" w:space="0" w:color="auto"/>
        <w:bottom w:val="none" w:sz="0" w:space="0" w:color="auto"/>
        <w:right w:val="none" w:sz="0" w:space="0" w:color="auto"/>
      </w:divBdr>
    </w:div>
    <w:div w:id="2107000619">
      <w:bodyDiv w:val="1"/>
      <w:marLeft w:val="0"/>
      <w:marRight w:val="0"/>
      <w:marTop w:val="0"/>
      <w:marBottom w:val="0"/>
      <w:divBdr>
        <w:top w:val="none" w:sz="0" w:space="0" w:color="auto"/>
        <w:left w:val="none" w:sz="0" w:space="0" w:color="auto"/>
        <w:bottom w:val="none" w:sz="0" w:space="0" w:color="auto"/>
        <w:right w:val="none" w:sz="0" w:space="0" w:color="auto"/>
      </w:divBdr>
    </w:div>
    <w:div w:id="2107338013">
      <w:bodyDiv w:val="1"/>
      <w:marLeft w:val="0"/>
      <w:marRight w:val="0"/>
      <w:marTop w:val="0"/>
      <w:marBottom w:val="0"/>
      <w:divBdr>
        <w:top w:val="none" w:sz="0" w:space="0" w:color="auto"/>
        <w:left w:val="none" w:sz="0" w:space="0" w:color="auto"/>
        <w:bottom w:val="none" w:sz="0" w:space="0" w:color="auto"/>
        <w:right w:val="none" w:sz="0" w:space="0" w:color="auto"/>
      </w:divBdr>
    </w:div>
    <w:div w:id="2107578190">
      <w:bodyDiv w:val="1"/>
      <w:marLeft w:val="0"/>
      <w:marRight w:val="0"/>
      <w:marTop w:val="0"/>
      <w:marBottom w:val="0"/>
      <w:divBdr>
        <w:top w:val="none" w:sz="0" w:space="0" w:color="auto"/>
        <w:left w:val="none" w:sz="0" w:space="0" w:color="auto"/>
        <w:bottom w:val="none" w:sz="0" w:space="0" w:color="auto"/>
        <w:right w:val="none" w:sz="0" w:space="0" w:color="auto"/>
      </w:divBdr>
    </w:div>
    <w:div w:id="2108579773">
      <w:bodyDiv w:val="1"/>
      <w:marLeft w:val="0"/>
      <w:marRight w:val="0"/>
      <w:marTop w:val="0"/>
      <w:marBottom w:val="0"/>
      <w:divBdr>
        <w:top w:val="none" w:sz="0" w:space="0" w:color="auto"/>
        <w:left w:val="none" w:sz="0" w:space="0" w:color="auto"/>
        <w:bottom w:val="none" w:sz="0" w:space="0" w:color="auto"/>
        <w:right w:val="none" w:sz="0" w:space="0" w:color="auto"/>
      </w:divBdr>
    </w:div>
    <w:div w:id="2108890811">
      <w:bodyDiv w:val="1"/>
      <w:marLeft w:val="0"/>
      <w:marRight w:val="0"/>
      <w:marTop w:val="0"/>
      <w:marBottom w:val="0"/>
      <w:divBdr>
        <w:top w:val="none" w:sz="0" w:space="0" w:color="auto"/>
        <w:left w:val="none" w:sz="0" w:space="0" w:color="auto"/>
        <w:bottom w:val="none" w:sz="0" w:space="0" w:color="auto"/>
        <w:right w:val="none" w:sz="0" w:space="0" w:color="auto"/>
      </w:divBdr>
    </w:div>
    <w:div w:id="2109110089">
      <w:bodyDiv w:val="1"/>
      <w:marLeft w:val="0"/>
      <w:marRight w:val="0"/>
      <w:marTop w:val="0"/>
      <w:marBottom w:val="0"/>
      <w:divBdr>
        <w:top w:val="none" w:sz="0" w:space="0" w:color="auto"/>
        <w:left w:val="none" w:sz="0" w:space="0" w:color="auto"/>
        <w:bottom w:val="none" w:sz="0" w:space="0" w:color="auto"/>
        <w:right w:val="none" w:sz="0" w:space="0" w:color="auto"/>
      </w:divBdr>
    </w:div>
    <w:div w:id="2109933184">
      <w:bodyDiv w:val="1"/>
      <w:marLeft w:val="0"/>
      <w:marRight w:val="0"/>
      <w:marTop w:val="0"/>
      <w:marBottom w:val="0"/>
      <w:divBdr>
        <w:top w:val="none" w:sz="0" w:space="0" w:color="auto"/>
        <w:left w:val="none" w:sz="0" w:space="0" w:color="auto"/>
        <w:bottom w:val="none" w:sz="0" w:space="0" w:color="auto"/>
        <w:right w:val="none" w:sz="0" w:space="0" w:color="auto"/>
      </w:divBdr>
    </w:div>
    <w:div w:id="2110078658">
      <w:bodyDiv w:val="1"/>
      <w:marLeft w:val="0"/>
      <w:marRight w:val="0"/>
      <w:marTop w:val="0"/>
      <w:marBottom w:val="0"/>
      <w:divBdr>
        <w:top w:val="none" w:sz="0" w:space="0" w:color="auto"/>
        <w:left w:val="none" w:sz="0" w:space="0" w:color="auto"/>
        <w:bottom w:val="none" w:sz="0" w:space="0" w:color="auto"/>
        <w:right w:val="none" w:sz="0" w:space="0" w:color="auto"/>
      </w:divBdr>
    </w:div>
    <w:div w:id="2110614392">
      <w:bodyDiv w:val="1"/>
      <w:marLeft w:val="0"/>
      <w:marRight w:val="0"/>
      <w:marTop w:val="0"/>
      <w:marBottom w:val="0"/>
      <w:divBdr>
        <w:top w:val="none" w:sz="0" w:space="0" w:color="auto"/>
        <w:left w:val="none" w:sz="0" w:space="0" w:color="auto"/>
        <w:bottom w:val="none" w:sz="0" w:space="0" w:color="auto"/>
        <w:right w:val="none" w:sz="0" w:space="0" w:color="auto"/>
      </w:divBdr>
    </w:div>
    <w:div w:id="2112359633">
      <w:bodyDiv w:val="1"/>
      <w:marLeft w:val="0"/>
      <w:marRight w:val="0"/>
      <w:marTop w:val="0"/>
      <w:marBottom w:val="0"/>
      <w:divBdr>
        <w:top w:val="none" w:sz="0" w:space="0" w:color="auto"/>
        <w:left w:val="none" w:sz="0" w:space="0" w:color="auto"/>
        <w:bottom w:val="none" w:sz="0" w:space="0" w:color="auto"/>
        <w:right w:val="none" w:sz="0" w:space="0" w:color="auto"/>
      </w:divBdr>
    </w:div>
    <w:div w:id="2112580836">
      <w:bodyDiv w:val="1"/>
      <w:marLeft w:val="0"/>
      <w:marRight w:val="0"/>
      <w:marTop w:val="0"/>
      <w:marBottom w:val="0"/>
      <w:divBdr>
        <w:top w:val="none" w:sz="0" w:space="0" w:color="auto"/>
        <w:left w:val="none" w:sz="0" w:space="0" w:color="auto"/>
        <w:bottom w:val="none" w:sz="0" w:space="0" w:color="auto"/>
        <w:right w:val="none" w:sz="0" w:space="0" w:color="auto"/>
      </w:divBdr>
    </w:div>
    <w:div w:id="2112585128">
      <w:bodyDiv w:val="1"/>
      <w:marLeft w:val="0"/>
      <w:marRight w:val="0"/>
      <w:marTop w:val="0"/>
      <w:marBottom w:val="0"/>
      <w:divBdr>
        <w:top w:val="none" w:sz="0" w:space="0" w:color="auto"/>
        <w:left w:val="none" w:sz="0" w:space="0" w:color="auto"/>
        <w:bottom w:val="none" w:sz="0" w:space="0" w:color="auto"/>
        <w:right w:val="none" w:sz="0" w:space="0" w:color="auto"/>
      </w:divBdr>
    </w:div>
    <w:div w:id="2112628763">
      <w:bodyDiv w:val="1"/>
      <w:marLeft w:val="0"/>
      <w:marRight w:val="0"/>
      <w:marTop w:val="0"/>
      <w:marBottom w:val="0"/>
      <w:divBdr>
        <w:top w:val="none" w:sz="0" w:space="0" w:color="auto"/>
        <w:left w:val="none" w:sz="0" w:space="0" w:color="auto"/>
        <w:bottom w:val="none" w:sz="0" w:space="0" w:color="auto"/>
        <w:right w:val="none" w:sz="0" w:space="0" w:color="auto"/>
      </w:divBdr>
    </w:div>
    <w:div w:id="2113016303">
      <w:bodyDiv w:val="1"/>
      <w:marLeft w:val="0"/>
      <w:marRight w:val="0"/>
      <w:marTop w:val="0"/>
      <w:marBottom w:val="0"/>
      <w:divBdr>
        <w:top w:val="none" w:sz="0" w:space="0" w:color="auto"/>
        <w:left w:val="none" w:sz="0" w:space="0" w:color="auto"/>
        <w:bottom w:val="none" w:sz="0" w:space="0" w:color="auto"/>
        <w:right w:val="none" w:sz="0" w:space="0" w:color="auto"/>
      </w:divBdr>
    </w:div>
    <w:div w:id="2114788866">
      <w:bodyDiv w:val="1"/>
      <w:marLeft w:val="0"/>
      <w:marRight w:val="0"/>
      <w:marTop w:val="0"/>
      <w:marBottom w:val="0"/>
      <w:divBdr>
        <w:top w:val="none" w:sz="0" w:space="0" w:color="auto"/>
        <w:left w:val="none" w:sz="0" w:space="0" w:color="auto"/>
        <w:bottom w:val="none" w:sz="0" w:space="0" w:color="auto"/>
        <w:right w:val="none" w:sz="0" w:space="0" w:color="auto"/>
      </w:divBdr>
    </w:div>
    <w:div w:id="2115402022">
      <w:bodyDiv w:val="1"/>
      <w:marLeft w:val="0"/>
      <w:marRight w:val="0"/>
      <w:marTop w:val="0"/>
      <w:marBottom w:val="0"/>
      <w:divBdr>
        <w:top w:val="none" w:sz="0" w:space="0" w:color="auto"/>
        <w:left w:val="none" w:sz="0" w:space="0" w:color="auto"/>
        <w:bottom w:val="none" w:sz="0" w:space="0" w:color="auto"/>
        <w:right w:val="none" w:sz="0" w:space="0" w:color="auto"/>
      </w:divBdr>
    </w:div>
    <w:div w:id="2115440422">
      <w:bodyDiv w:val="1"/>
      <w:marLeft w:val="0"/>
      <w:marRight w:val="0"/>
      <w:marTop w:val="0"/>
      <w:marBottom w:val="0"/>
      <w:divBdr>
        <w:top w:val="none" w:sz="0" w:space="0" w:color="auto"/>
        <w:left w:val="none" w:sz="0" w:space="0" w:color="auto"/>
        <w:bottom w:val="none" w:sz="0" w:space="0" w:color="auto"/>
        <w:right w:val="none" w:sz="0" w:space="0" w:color="auto"/>
      </w:divBdr>
    </w:div>
    <w:div w:id="2115510323">
      <w:bodyDiv w:val="1"/>
      <w:marLeft w:val="0"/>
      <w:marRight w:val="0"/>
      <w:marTop w:val="0"/>
      <w:marBottom w:val="0"/>
      <w:divBdr>
        <w:top w:val="none" w:sz="0" w:space="0" w:color="auto"/>
        <w:left w:val="none" w:sz="0" w:space="0" w:color="auto"/>
        <w:bottom w:val="none" w:sz="0" w:space="0" w:color="auto"/>
        <w:right w:val="none" w:sz="0" w:space="0" w:color="auto"/>
      </w:divBdr>
    </w:div>
    <w:div w:id="2116821879">
      <w:bodyDiv w:val="1"/>
      <w:marLeft w:val="0"/>
      <w:marRight w:val="0"/>
      <w:marTop w:val="0"/>
      <w:marBottom w:val="0"/>
      <w:divBdr>
        <w:top w:val="none" w:sz="0" w:space="0" w:color="auto"/>
        <w:left w:val="none" w:sz="0" w:space="0" w:color="auto"/>
        <w:bottom w:val="none" w:sz="0" w:space="0" w:color="auto"/>
        <w:right w:val="none" w:sz="0" w:space="0" w:color="auto"/>
      </w:divBdr>
    </w:div>
    <w:div w:id="2116824214">
      <w:bodyDiv w:val="1"/>
      <w:marLeft w:val="0"/>
      <w:marRight w:val="0"/>
      <w:marTop w:val="0"/>
      <w:marBottom w:val="0"/>
      <w:divBdr>
        <w:top w:val="none" w:sz="0" w:space="0" w:color="auto"/>
        <w:left w:val="none" w:sz="0" w:space="0" w:color="auto"/>
        <w:bottom w:val="none" w:sz="0" w:space="0" w:color="auto"/>
        <w:right w:val="none" w:sz="0" w:space="0" w:color="auto"/>
      </w:divBdr>
    </w:div>
    <w:div w:id="2116826652">
      <w:bodyDiv w:val="1"/>
      <w:marLeft w:val="0"/>
      <w:marRight w:val="0"/>
      <w:marTop w:val="0"/>
      <w:marBottom w:val="0"/>
      <w:divBdr>
        <w:top w:val="none" w:sz="0" w:space="0" w:color="auto"/>
        <w:left w:val="none" w:sz="0" w:space="0" w:color="auto"/>
        <w:bottom w:val="none" w:sz="0" w:space="0" w:color="auto"/>
        <w:right w:val="none" w:sz="0" w:space="0" w:color="auto"/>
      </w:divBdr>
    </w:div>
    <w:div w:id="2117207382">
      <w:bodyDiv w:val="1"/>
      <w:marLeft w:val="0"/>
      <w:marRight w:val="0"/>
      <w:marTop w:val="0"/>
      <w:marBottom w:val="0"/>
      <w:divBdr>
        <w:top w:val="none" w:sz="0" w:space="0" w:color="auto"/>
        <w:left w:val="none" w:sz="0" w:space="0" w:color="auto"/>
        <w:bottom w:val="none" w:sz="0" w:space="0" w:color="auto"/>
        <w:right w:val="none" w:sz="0" w:space="0" w:color="auto"/>
      </w:divBdr>
    </w:div>
    <w:div w:id="2117292325">
      <w:bodyDiv w:val="1"/>
      <w:marLeft w:val="0"/>
      <w:marRight w:val="0"/>
      <w:marTop w:val="0"/>
      <w:marBottom w:val="0"/>
      <w:divBdr>
        <w:top w:val="none" w:sz="0" w:space="0" w:color="auto"/>
        <w:left w:val="none" w:sz="0" w:space="0" w:color="auto"/>
        <w:bottom w:val="none" w:sz="0" w:space="0" w:color="auto"/>
        <w:right w:val="none" w:sz="0" w:space="0" w:color="auto"/>
      </w:divBdr>
    </w:div>
    <w:div w:id="2117363960">
      <w:bodyDiv w:val="1"/>
      <w:marLeft w:val="0"/>
      <w:marRight w:val="0"/>
      <w:marTop w:val="0"/>
      <w:marBottom w:val="0"/>
      <w:divBdr>
        <w:top w:val="none" w:sz="0" w:space="0" w:color="auto"/>
        <w:left w:val="none" w:sz="0" w:space="0" w:color="auto"/>
        <w:bottom w:val="none" w:sz="0" w:space="0" w:color="auto"/>
        <w:right w:val="none" w:sz="0" w:space="0" w:color="auto"/>
      </w:divBdr>
    </w:div>
    <w:div w:id="2117403551">
      <w:bodyDiv w:val="1"/>
      <w:marLeft w:val="0"/>
      <w:marRight w:val="0"/>
      <w:marTop w:val="0"/>
      <w:marBottom w:val="0"/>
      <w:divBdr>
        <w:top w:val="none" w:sz="0" w:space="0" w:color="auto"/>
        <w:left w:val="none" w:sz="0" w:space="0" w:color="auto"/>
        <w:bottom w:val="none" w:sz="0" w:space="0" w:color="auto"/>
        <w:right w:val="none" w:sz="0" w:space="0" w:color="auto"/>
      </w:divBdr>
    </w:div>
    <w:div w:id="2117747062">
      <w:bodyDiv w:val="1"/>
      <w:marLeft w:val="0"/>
      <w:marRight w:val="0"/>
      <w:marTop w:val="0"/>
      <w:marBottom w:val="0"/>
      <w:divBdr>
        <w:top w:val="none" w:sz="0" w:space="0" w:color="auto"/>
        <w:left w:val="none" w:sz="0" w:space="0" w:color="auto"/>
        <w:bottom w:val="none" w:sz="0" w:space="0" w:color="auto"/>
        <w:right w:val="none" w:sz="0" w:space="0" w:color="auto"/>
      </w:divBdr>
    </w:div>
    <w:div w:id="2118481793">
      <w:bodyDiv w:val="1"/>
      <w:marLeft w:val="0"/>
      <w:marRight w:val="0"/>
      <w:marTop w:val="0"/>
      <w:marBottom w:val="0"/>
      <w:divBdr>
        <w:top w:val="none" w:sz="0" w:space="0" w:color="auto"/>
        <w:left w:val="none" w:sz="0" w:space="0" w:color="auto"/>
        <w:bottom w:val="none" w:sz="0" w:space="0" w:color="auto"/>
        <w:right w:val="none" w:sz="0" w:space="0" w:color="auto"/>
      </w:divBdr>
    </w:div>
    <w:div w:id="2118716847">
      <w:bodyDiv w:val="1"/>
      <w:marLeft w:val="0"/>
      <w:marRight w:val="0"/>
      <w:marTop w:val="0"/>
      <w:marBottom w:val="0"/>
      <w:divBdr>
        <w:top w:val="none" w:sz="0" w:space="0" w:color="auto"/>
        <w:left w:val="none" w:sz="0" w:space="0" w:color="auto"/>
        <w:bottom w:val="none" w:sz="0" w:space="0" w:color="auto"/>
        <w:right w:val="none" w:sz="0" w:space="0" w:color="auto"/>
      </w:divBdr>
    </w:div>
    <w:div w:id="2119137248">
      <w:bodyDiv w:val="1"/>
      <w:marLeft w:val="0"/>
      <w:marRight w:val="0"/>
      <w:marTop w:val="0"/>
      <w:marBottom w:val="0"/>
      <w:divBdr>
        <w:top w:val="none" w:sz="0" w:space="0" w:color="auto"/>
        <w:left w:val="none" w:sz="0" w:space="0" w:color="auto"/>
        <w:bottom w:val="none" w:sz="0" w:space="0" w:color="auto"/>
        <w:right w:val="none" w:sz="0" w:space="0" w:color="auto"/>
      </w:divBdr>
    </w:div>
    <w:div w:id="2119173244">
      <w:bodyDiv w:val="1"/>
      <w:marLeft w:val="0"/>
      <w:marRight w:val="0"/>
      <w:marTop w:val="0"/>
      <w:marBottom w:val="0"/>
      <w:divBdr>
        <w:top w:val="none" w:sz="0" w:space="0" w:color="auto"/>
        <w:left w:val="none" w:sz="0" w:space="0" w:color="auto"/>
        <w:bottom w:val="none" w:sz="0" w:space="0" w:color="auto"/>
        <w:right w:val="none" w:sz="0" w:space="0" w:color="auto"/>
      </w:divBdr>
    </w:div>
    <w:div w:id="2119254869">
      <w:bodyDiv w:val="1"/>
      <w:marLeft w:val="0"/>
      <w:marRight w:val="0"/>
      <w:marTop w:val="0"/>
      <w:marBottom w:val="0"/>
      <w:divBdr>
        <w:top w:val="none" w:sz="0" w:space="0" w:color="auto"/>
        <w:left w:val="none" w:sz="0" w:space="0" w:color="auto"/>
        <w:bottom w:val="none" w:sz="0" w:space="0" w:color="auto"/>
        <w:right w:val="none" w:sz="0" w:space="0" w:color="auto"/>
      </w:divBdr>
    </w:div>
    <w:div w:id="2119448007">
      <w:bodyDiv w:val="1"/>
      <w:marLeft w:val="0"/>
      <w:marRight w:val="0"/>
      <w:marTop w:val="0"/>
      <w:marBottom w:val="0"/>
      <w:divBdr>
        <w:top w:val="none" w:sz="0" w:space="0" w:color="auto"/>
        <w:left w:val="none" w:sz="0" w:space="0" w:color="auto"/>
        <w:bottom w:val="none" w:sz="0" w:space="0" w:color="auto"/>
        <w:right w:val="none" w:sz="0" w:space="0" w:color="auto"/>
      </w:divBdr>
    </w:div>
    <w:div w:id="2120680525">
      <w:bodyDiv w:val="1"/>
      <w:marLeft w:val="0"/>
      <w:marRight w:val="0"/>
      <w:marTop w:val="0"/>
      <w:marBottom w:val="0"/>
      <w:divBdr>
        <w:top w:val="none" w:sz="0" w:space="0" w:color="auto"/>
        <w:left w:val="none" w:sz="0" w:space="0" w:color="auto"/>
        <w:bottom w:val="none" w:sz="0" w:space="0" w:color="auto"/>
        <w:right w:val="none" w:sz="0" w:space="0" w:color="auto"/>
      </w:divBdr>
    </w:div>
    <w:div w:id="2120755463">
      <w:bodyDiv w:val="1"/>
      <w:marLeft w:val="0"/>
      <w:marRight w:val="0"/>
      <w:marTop w:val="0"/>
      <w:marBottom w:val="0"/>
      <w:divBdr>
        <w:top w:val="none" w:sz="0" w:space="0" w:color="auto"/>
        <w:left w:val="none" w:sz="0" w:space="0" w:color="auto"/>
        <w:bottom w:val="none" w:sz="0" w:space="0" w:color="auto"/>
        <w:right w:val="none" w:sz="0" w:space="0" w:color="auto"/>
      </w:divBdr>
    </w:div>
    <w:div w:id="2121292009">
      <w:bodyDiv w:val="1"/>
      <w:marLeft w:val="0"/>
      <w:marRight w:val="0"/>
      <w:marTop w:val="0"/>
      <w:marBottom w:val="0"/>
      <w:divBdr>
        <w:top w:val="none" w:sz="0" w:space="0" w:color="auto"/>
        <w:left w:val="none" w:sz="0" w:space="0" w:color="auto"/>
        <w:bottom w:val="none" w:sz="0" w:space="0" w:color="auto"/>
        <w:right w:val="none" w:sz="0" w:space="0" w:color="auto"/>
      </w:divBdr>
    </w:div>
    <w:div w:id="2121294358">
      <w:bodyDiv w:val="1"/>
      <w:marLeft w:val="0"/>
      <w:marRight w:val="0"/>
      <w:marTop w:val="0"/>
      <w:marBottom w:val="0"/>
      <w:divBdr>
        <w:top w:val="none" w:sz="0" w:space="0" w:color="auto"/>
        <w:left w:val="none" w:sz="0" w:space="0" w:color="auto"/>
        <w:bottom w:val="none" w:sz="0" w:space="0" w:color="auto"/>
        <w:right w:val="none" w:sz="0" w:space="0" w:color="auto"/>
      </w:divBdr>
    </w:div>
    <w:div w:id="2121601845">
      <w:bodyDiv w:val="1"/>
      <w:marLeft w:val="0"/>
      <w:marRight w:val="0"/>
      <w:marTop w:val="0"/>
      <w:marBottom w:val="0"/>
      <w:divBdr>
        <w:top w:val="none" w:sz="0" w:space="0" w:color="auto"/>
        <w:left w:val="none" w:sz="0" w:space="0" w:color="auto"/>
        <w:bottom w:val="none" w:sz="0" w:space="0" w:color="auto"/>
        <w:right w:val="none" w:sz="0" w:space="0" w:color="auto"/>
      </w:divBdr>
    </w:div>
    <w:div w:id="2121756248">
      <w:bodyDiv w:val="1"/>
      <w:marLeft w:val="0"/>
      <w:marRight w:val="0"/>
      <w:marTop w:val="0"/>
      <w:marBottom w:val="0"/>
      <w:divBdr>
        <w:top w:val="none" w:sz="0" w:space="0" w:color="auto"/>
        <w:left w:val="none" w:sz="0" w:space="0" w:color="auto"/>
        <w:bottom w:val="none" w:sz="0" w:space="0" w:color="auto"/>
        <w:right w:val="none" w:sz="0" w:space="0" w:color="auto"/>
      </w:divBdr>
    </w:div>
    <w:div w:id="2122415304">
      <w:bodyDiv w:val="1"/>
      <w:marLeft w:val="0"/>
      <w:marRight w:val="0"/>
      <w:marTop w:val="0"/>
      <w:marBottom w:val="0"/>
      <w:divBdr>
        <w:top w:val="none" w:sz="0" w:space="0" w:color="auto"/>
        <w:left w:val="none" w:sz="0" w:space="0" w:color="auto"/>
        <w:bottom w:val="none" w:sz="0" w:space="0" w:color="auto"/>
        <w:right w:val="none" w:sz="0" w:space="0" w:color="auto"/>
      </w:divBdr>
    </w:div>
    <w:div w:id="2122531675">
      <w:bodyDiv w:val="1"/>
      <w:marLeft w:val="0"/>
      <w:marRight w:val="0"/>
      <w:marTop w:val="0"/>
      <w:marBottom w:val="0"/>
      <w:divBdr>
        <w:top w:val="none" w:sz="0" w:space="0" w:color="auto"/>
        <w:left w:val="none" w:sz="0" w:space="0" w:color="auto"/>
        <w:bottom w:val="none" w:sz="0" w:space="0" w:color="auto"/>
        <w:right w:val="none" w:sz="0" w:space="0" w:color="auto"/>
      </w:divBdr>
    </w:div>
    <w:div w:id="2122676007">
      <w:bodyDiv w:val="1"/>
      <w:marLeft w:val="0"/>
      <w:marRight w:val="0"/>
      <w:marTop w:val="0"/>
      <w:marBottom w:val="0"/>
      <w:divBdr>
        <w:top w:val="none" w:sz="0" w:space="0" w:color="auto"/>
        <w:left w:val="none" w:sz="0" w:space="0" w:color="auto"/>
        <w:bottom w:val="none" w:sz="0" w:space="0" w:color="auto"/>
        <w:right w:val="none" w:sz="0" w:space="0" w:color="auto"/>
      </w:divBdr>
    </w:div>
    <w:div w:id="2122842954">
      <w:bodyDiv w:val="1"/>
      <w:marLeft w:val="0"/>
      <w:marRight w:val="0"/>
      <w:marTop w:val="0"/>
      <w:marBottom w:val="0"/>
      <w:divBdr>
        <w:top w:val="none" w:sz="0" w:space="0" w:color="auto"/>
        <w:left w:val="none" w:sz="0" w:space="0" w:color="auto"/>
        <w:bottom w:val="none" w:sz="0" w:space="0" w:color="auto"/>
        <w:right w:val="none" w:sz="0" w:space="0" w:color="auto"/>
      </w:divBdr>
    </w:div>
    <w:div w:id="2122989557">
      <w:bodyDiv w:val="1"/>
      <w:marLeft w:val="0"/>
      <w:marRight w:val="0"/>
      <w:marTop w:val="0"/>
      <w:marBottom w:val="0"/>
      <w:divBdr>
        <w:top w:val="none" w:sz="0" w:space="0" w:color="auto"/>
        <w:left w:val="none" w:sz="0" w:space="0" w:color="auto"/>
        <w:bottom w:val="none" w:sz="0" w:space="0" w:color="auto"/>
        <w:right w:val="none" w:sz="0" w:space="0" w:color="auto"/>
      </w:divBdr>
    </w:div>
    <w:div w:id="2123068398">
      <w:bodyDiv w:val="1"/>
      <w:marLeft w:val="0"/>
      <w:marRight w:val="0"/>
      <w:marTop w:val="0"/>
      <w:marBottom w:val="0"/>
      <w:divBdr>
        <w:top w:val="none" w:sz="0" w:space="0" w:color="auto"/>
        <w:left w:val="none" w:sz="0" w:space="0" w:color="auto"/>
        <w:bottom w:val="none" w:sz="0" w:space="0" w:color="auto"/>
        <w:right w:val="none" w:sz="0" w:space="0" w:color="auto"/>
      </w:divBdr>
    </w:div>
    <w:div w:id="2123648205">
      <w:bodyDiv w:val="1"/>
      <w:marLeft w:val="0"/>
      <w:marRight w:val="0"/>
      <w:marTop w:val="0"/>
      <w:marBottom w:val="0"/>
      <w:divBdr>
        <w:top w:val="none" w:sz="0" w:space="0" w:color="auto"/>
        <w:left w:val="none" w:sz="0" w:space="0" w:color="auto"/>
        <w:bottom w:val="none" w:sz="0" w:space="0" w:color="auto"/>
        <w:right w:val="none" w:sz="0" w:space="0" w:color="auto"/>
      </w:divBdr>
    </w:div>
    <w:div w:id="2123651635">
      <w:bodyDiv w:val="1"/>
      <w:marLeft w:val="0"/>
      <w:marRight w:val="0"/>
      <w:marTop w:val="0"/>
      <w:marBottom w:val="0"/>
      <w:divBdr>
        <w:top w:val="none" w:sz="0" w:space="0" w:color="auto"/>
        <w:left w:val="none" w:sz="0" w:space="0" w:color="auto"/>
        <w:bottom w:val="none" w:sz="0" w:space="0" w:color="auto"/>
        <w:right w:val="none" w:sz="0" w:space="0" w:color="auto"/>
      </w:divBdr>
    </w:div>
    <w:div w:id="2124222643">
      <w:bodyDiv w:val="1"/>
      <w:marLeft w:val="0"/>
      <w:marRight w:val="0"/>
      <w:marTop w:val="0"/>
      <w:marBottom w:val="0"/>
      <w:divBdr>
        <w:top w:val="none" w:sz="0" w:space="0" w:color="auto"/>
        <w:left w:val="none" w:sz="0" w:space="0" w:color="auto"/>
        <w:bottom w:val="none" w:sz="0" w:space="0" w:color="auto"/>
        <w:right w:val="none" w:sz="0" w:space="0" w:color="auto"/>
      </w:divBdr>
    </w:div>
    <w:div w:id="2124225076">
      <w:bodyDiv w:val="1"/>
      <w:marLeft w:val="0"/>
      <w:marRight w:val="0"/>
      <w:marTop w:val="0"/>
      <w:marBottom w:val="0"/>
      <w:divBdr>
        <w:top w:val="none" w:sz="0" w:space="0" w:color="auto"/>
        <w:left w:val="none" w:sz="0" w:space="0" w:color="auto"/>
        <w:bottom w:val="none" w:sz="0" w:space="0" w:color="auto"/>
        <w:right w:val="none" w:sz="0" w:space="0" w:color="auto"/>
      </w:divBdr>
    </w:div>
    <w:div w:id="2125223508">
      <w:bodyDiv w:val="1"/>
      <w:marLeft w:val="0"/>
      <w:marRight w:val="0"/>
      <w:marTop w:val="0"/>
      <w:marBottom w:val="0"/>
      <w:divBdr>
        <w:top w:val="none" w:sz="0" w:space="0" w:color="auto"/>
        <w:left w:val="none" w:sz="0" w:space="0" w:color="auto"/>
        <w:bottom w:val="none" w:sz="0" w:space="0" w:color="auto"/>
        <w:right w:val="none" w:sz="0" w:space="0" w:color="auto"/>
      </w:divBdr>
    </w:div>
    <w:div w:id="2125726968">
      <w:bodyDiv w:val="1"/>
      <w:marLeft w:val="0"/>
      <w:marRight w:val="0"/>
      <w:marTop w:val="0"/>
      <w:marBottom w:val="0"/>
      <w:divBdr>
        <w:top w:val="none" w:sz="0" w:space="0" w:color="auto"/>
        <w:left w:val="none" w:sz="0" w:space="0" w:color="auto"/>
        <w:bottom w:val="none" w:sz="0" w:space="0" w:color="auto"/>
        <w:right w:val="none" w:sz="0" w:space="0" w:color="auto"/>
      </w:divBdr>
    </w:div>
    <w:div w:id="2126462425">
      <w:bodyDiv w:val="1"/>
      <w:marLeft w:val="0"/>
      <w:marRight w:val="0"/>
      <w:marTop w:val="0"/>
      <w:marBottom w:val="0"/>
      <w:divBdr>
        <w:top w:val="none" w:sz="0" w:space="0" w:color="auto"/>
        <w:left w:val="none" w:sz="0" w:space="0" w:color="auto"/>
        <w:bottom w:val="none" w:sz="0" w:space="0" w:color="auto"/>
        <w:right w:val="none" w:sz="0" w:space="0" w:color="auto"/>
      </w:divBdr>
    </w:div>
    <w:div w:id="2126651981">
      <w:bodyDiv w:val="1"/>
      <w:marLeft w:val="0"/>
      <w:marRight w:val="0"/>
      <w:marTop w:val="0"/>
      <w:marBottom w:val="0"/>
      <w:divBdr>
        <w:top w:val="none" w:sz="0" w:space="0" w:color="auto"/>
        <w:left w:val="none" w:sz="0" w:space="0" w:color="auto"/>
        <w:bottom w:val="none" w:sz="0" w:space="0" w:color="auto"/>
        <w:right w:val="none" w:sz="0" w:space="0" w:color="auto"/>
      </w:divBdr>
    </w:div>
    <w:div w:id="2126850059">
      <w:bodyDiv w:val="1"/>
      <w:marLeft w:val="0"/>
      <w:marRight w:val="0"/>
      <w:marTop w:val="0"/>
      <w:marBottom w:val="0"/>
      <w:divBdr>
        <w:top w:val="none" w:sz="0" w:space="0" w:color="auto"/>
        <w:left w:val="none" w:sz="0" w:space="0" w:color="auto"/>
        <w:bottom w:val="none" w:sz="0" w:space="0" w:color="auto"/>
        <w:right w:val="none" w:sz="0" w:space="0" w:color="auto"/>
      </w:divBdr>
    </w:div>
    <w:div w:id="2126924284">
      <w:bodyDiv w:val="1"/>
      <w:marLeft w:val="0"/>
      <w:marRight w:val="0"/>
      <w:marTop w:val="0"/>
      <w:marBottom w:val="0"/>
      <w:divBdr>
        <w:top w:val="none" w:sz="0" w:space="0" w:color="auto"/>
        <w:left w:val="none" w:sz="0" w:space="0" w:color="auto"/>
        <w:bottom w:val="none" w:sz="0" w:space="0" w:color="auto"/>
        <w:right w:val="none" w:sz="0" w:space="0" w:color="auto"/>
      </w:divBdr>
    </w:div>
    <w:div w:id="2127265029">
      <w:bodyDiv w:val="1"/>
      <w:marLeft w:val="0"/>
      <w:marRight w:val="0"/>
      <w:marTop w:val="0"/>
      <w:marBottom w:val="0"/>
      <w:divBdr>
        <w:top w:val="none" w:sz="0" w:space="0" w:color="auto"/>
        <w:left w:val="none" w:sz="0" w:space="0" w:color="auto"/>
        <w:bottom w:val="none" w:sz="0" w:space="0" w:color="auto"/>
        <w:right w:val="none" w:sz="0" w:space="0" w:color="auto"/>
      </w:divBdr>
    </w:div>
    <w:div w:id="2127504105">
      <w:bodyDiv w:val="1"/>
      <w:marLeft w:val="0"/>
      <w:marRight w:val="0"/>
      <w:marTop w:val="0"/>
      <w:marBottom w:val="0"/>
      <w:divBdr>
        <w:top w:val="none" w:sz="0" w:space="0" w:color="auto"/>
        <w:left w:val="none" w:sz="0" w:space="0" w:color="auto"/>
        <w:bottom w:val="none" w:sz="0" w:space="0" w:color="auto"/>
        <w:right w:val="none" w:sz="0" w:space="0" w:color="auto"/>
      </w:divBdr>
    </w:div>
    <w:div w:id="2127890902">
      <w:bodyDiv w:val="1"/>
      <w:marLeft w:val="0"/>
      <w:marRight w:val="0"/>
      <w:marTop w:val="0"/>
      <w:marBottom w:val="0"/>
      <w:divBdr>
        <w:top w:val="none" w:sz="0" w:space="0" w:color="auto"/>
        <w:left w:val="none" w:sz="0" w:space="0" w:color="auto"/>
        <w:bottom w:val="none" w:sz="0" w:space="0" w:color="auto"/>
        <w:right w:val="none" w:sz="0" w:space="0" w:color="auto"/>
      </w:divBdr>
    </w:div>
    <w:div w:id="2128621142">
      <w:bodyDiv w:val="1"/>
      <w:marLeft w:val="0"/>
      <w:marRight w:val="0"/>
      <w:marTop w:val="0"/>
      <w:marBottom w:val="0"/>
      <w:divBdr>
        <w:top w:val="none" w:sz="0" w:space="0" w:color="auto"/>
        <w:left w:val="none" w:sz="0" w:space="0" w:color="auto"/>
        <w:bottom w:val="none" w:sz="0" w:space="0" w:color="auto"/>
        <w:right w:val="none" w:sz="0" w:space="0" w:color="auto"/>
      </w:divBdr>
    </w:div>
    <w:div w:id="2130008801">
      <w:bodyDiv w:val="1"/>
      <w:marLeft w:val="0"/>
      <w:marRight w:val="0"/>
      <w:marTop w:val="0"/>
      <w:marBottom w:val="0"/>
      <w:divBdr>
        <w:top w:val="none" w:sz="0" w:space="0" w:color="auto"/>
        <w:left w:val="none" w:sz="0" w:space="0" w:color="auto"/>
        <w:bottom w:val="none" w:sz="0" w:space="0" w:color="auto"/>
        <w:right w:val="none" w:sz="0" w:space="0" w:color="auto"/>
      </w:divBdr>
    </w:div>
    <w:div w:id="2130122079">
      <w:bodyDiv w:val="1"/>
      <w:marLeft w:val="0"/>
      <w:marRight w:val="0"/>
      <w:marTop w:val="0"/>
      <w:marBottom w:val="0"/>
      <w:divBdr>
        <w:top w:val="none" w:sz="0" w:space="0" w:color="auto"/>
        <w:left w:val="none" w:sz="0" w:space="0" w:color="auto"/>
        <w:bottom w:val="none" w:sz="0" w:space="0" w:color="auto"/>
        <w:right w:val="none" w:sz="0" w:space="0" w:color="auto"/>
      </w:divBdr>
    </w:div>
    <w:div w:id="2130345798">
      <w:bodyDiv w:val="1"/>
      <w:marLeft w:val="0"/>
      <w:marRight w:val="0"/>
      <w:marTop w:val="0"/>
      <w:marBottom w:val="0"/>
      <w:divBdr>
        <w:top w:val="none" w:sz="0" w:space="0" w:color="auto"/>
        <w:left w:val="none" w:sz="0" w:space="0" w:color="auto"/>
        <w:bottom w:val="none" w:sz="0" w:space="0" w:color="auto"/>
        <w:right w:val="none" w:sz="0" w:space="0" w:color="auto"/>
      </w:divBdr>
    </w:div>
    <w:div w:id="2130735806">
      <w:bodyDiv w:val="1"/>
      <w:marLeft w:val="0"/>
      <w:marRight w:val="0"/>
      <w:marTop w:val="0"/>
      <w:marBottom w:val="0"/>
      <w:divBdr>
        <w:top w:val="none" w:sz="0" w:space="0" w:color="auto"/>
        <w:left w:val="none" w:sz="0" w:space="0" w:color="auto"/>
        <w:bottom w:val="none" w:sz="0" w:space="0" w:color="auto"/>
        <w:right w:val="none" w:sz="0" w:space="0" w:color="auto"/>
      </w:divBdr>
    </w:div>
    <w:div w:id="2130779195">
      <w:bodyDiv w:val="1"/>
      <w:marLeft w:val="0"/>
      <w:marRight w:val="0"/>
      <w:marTop w:val="0"/>
      <w:marBottom w:val="0"/>
      <w:divBdr>
        <w:top w:val="none" w:sz="0" w:space="0" w:color="auto"/>
        <w:left w:val="none" w:sz="0" w:space="0" w:color="auto"/>
        <w:bottom w:val="none" w:sz="0" w:space="0" w:color="auto"/>
        <w:right w:val="none" w:sz="0" w:space="0" w:color="auto"/>
      </w:divBdr>
    </w:div>
    <w:div w:id="2130931466">
      <w:bodyDiv w:val="1"/>
      <w:marLeft w:val="0"/>
      <w:marRight w:val="0"/>
      <w:marTop w:val="0"/>
      <w:marBottom w:val="0"/>
      <w:divBdr>
        <w:top w:val="none" w:sz="0" w:space="0" w:color="auto"/>
        <w:left w:val="none" w:sz="0" w:space="0" w:color="auto"/>
        <w:bottom w:val="none" w:sz="0" w:space="0" w:color="auto"/>
        <w:right w:val="none" w:sz="0" w:space="0" w:color="auto"/>
      </w:divBdr>
    </w:div>
    <w:div w:id="2131824708">
      <w:bodyDiv w:val="1"/>
      <w:marLeft w:val="0"/>
      <w:marRight w:val="0"/>
      <w:marTop w:val="0"/>
      <w:marBottom w:val="0"/>
      <w:divBdr>
        <w:top w:val="none" w:sz="0" w:space="0" w:color="auto"/>
        <w:left w:val="none" w:sz="0" w:space="0" w:color="auto"/>
        <w:bottom w:val="none" w:sz="0" w:space="0" w:color="auto"/>
        <w:right w:val="none" w:sz="0" w:space="0" w:color="auto"/>
      </w:divBdr>
    </w:div>
    <w:div w:id="2132244054">
      <w:bodyDiv w:val="1"/>
      <w:marLeft w:val="0"/>
      <w:marRight w:val="0"/>
      <w:marTop w:val="0"/>
      <w:marBottom w:val="0"/>
      <w:divBdr>
        <w:top w:val="none" w:sz="0" w:space="0" w:color="auto"/>
        <w:left w:val="none" w:sz="0" w:space="0" w:color="auto"/>
        <w:bottom w:val="none" w:sz="0" w:space="0" w:color="auto"/>
        <w:right w:val="none" w:sz="0" w:space="0" w:color="auto"/>
      </w:divBdr>
    </w:div>
    <w:div w:id="2132820743">
      <w:bodyDiv w:val="1"/>
      <w:marLeft w:val="0"/>
      <w:marRight w:val="0"/>
      <w:marTop w:val="0"/>
      <w:marBottom w:val="0"/>
      <w:divBdr>
        <w:top w:val="none" w:sz="0" w:space="0" w:color="auto"/>
        <w:left w:val="none" w:sz="0" w:space="0" w:color="auto"/>
        <w:bottom w:val="none" w:sz="0" w:space="0" w:color="auto"/>
        <w:right w:val="none" w:sz="0" w:space="0" w:color="auto"/>
      </w:divBdr>
    </w:div>
    <w:div w:id="2132891379">
      <w:bodyDiv w:val="1"/>
      <w:marLeft w:val="0"/>
      <w:marRight w:val="0"/>
      <w:marTop w:val="0"/>
      <w:marBottom w:val="0"/>
      <w:divBdr>
        <w:top w:val="none" w:sz="0" w:space="0" w:color="auto"/>
        <w:left w:val="none" w:sz="0" w:space="0" w:color="auto"/>
        <w:bottom w:val="none" w:sz="0" w:space="0" w:color="auto"/>
        <w:right w:val="none" w:sz="0" w:space="0" w:color="auto"/>
      </w:divBdr>
    </w:div>
    <w:div w:id="2133009516">
      <w:bodyDiv w:val="1"/>
      <w:marLeft w:val="0"/>
      <w:marRight w:val="0"/>
      <w:marTop w:val="0"/>
      <w:marBottom w:val="0"/>
      <w:divBdr>
        <w:top w:val="none" w:sz="0" w:space="0" w:color="auto"/>
        <w:left w:val="none" w:sz="0" w:space="0" w:color="auto"/>
        <w:bottom w:val="none" w:sz="0" w:space="0" w:color="auto"/>
        <w:right w:val="none" w:sz="0" w:space="0" w:color="auto"/>
      </w:divBdr>
    </w:div>
    <w:div w:id="2133136654">
      <w:bodyDiv w:val="1"/>
      <w:marLeft w:val="0"/>
      <w:marRight w:val="0"/>
      <w:marTop w:val="0"/>
      <w:marBottom w:val="0"/>
      <w:divBdr>
        <w:top w:val="none" w:sz="0" w:space="0" w:color="auto"/>
        <w:left w:val="none" w:sz="0" w:space="0" w:color="auto"/>
        <w:bottom w:val="none" w:sz="0" w:space="0" w:color="auto"/>
        <w:right w:val="none" w:sz="0" w:space="0" w:color="auto"/>
      </w:divBdr>
    </w:div>
    <w:div w:id="2133472609">
      <w:bodyDiv w:val="1"/>
      <w:marLeft w:val="0"/>
      <w:marRight w:val="0"/>
      <w:marTop w:val="0"/>
      <w:marBottom w:val="0"/>
      <w:divBdr>
        <w:top w:val="none" w:sz="0" w:space="0" w:color="auto"/>
        <w:left w:val="none" w:sz="0" w:space="0" w:color="auto"/>
        <w:bottom w:val="none" w:sz="0" w:space="0" w:color="auto"/>
        <w:right w:val="none" w:sz="0" w:space="0" w:color="auto"/>
      </w:divBdr>
    </w:div>
    <w:div w:id="2133473944">
      <w:bodyDiv w:val="1"/>
      <w:marLeft w:val="0"/>
      <w:marRight w:val="0"/>
      <w:marTop w:val="0"/>
      <w:marBottom w:val="0"/>
      <w:divBdr>
        <w:top w:val="none" w:sz="0" w:space="0" w:color="auto"/>
        <w:left w:val="none" w:sz="0" w:space="0" w:color="auto"/>
        <w:bottom w:val="none" w:sz="0" w:space="0" w:color="auto"/>
        <w:right w:val="none" w:sz="0" w:space="0" w:color="auto"/>
      </w:divBdr>
    </w:div>
    <w:div w:id="2133862660">
      <w:bodyDiv w:val="1"/>
      <w:marLeft w:val="0"/>
      <w:marRight w:val="0"/>
      <w:marTop w:val="0"/>
      <w:marBottom w:val="0"/>
      <w:divBdr>
        <w:top w:val="none" w:sz="0" w:space="0" w:color="auto"/>
        <w:left w:val="none" w:sz="0" w:space="0" w:color="auto"/>
        <w:bottom w:val="none" w:sz="0" w:space="0" w:color="auto"/>
        <w:right w:val="none" w:sz="0" w:space="0" w:color="auto"/>
      </w:divBdr>
    </w:div>
    <w:div w:id="2134664311">
      <w:bodyDiv w:val="1"/>
      <w:marLeft w:val="0"/>
      <w:marRight w:val="0"/>
      <w:marTop w:val="0"/>
      <w:marBottom w:val="0"/>
      <w:divBdr>
        <w:top w:val="none" w:sz="0" w:space="0" w:color="auto"/>
        <w:left w:val="none" w:sz="0" w:space="0" w:color="auto"/>
        <w:bottom w:val="none" w:sz="0" w:space="0" w:color="auto"/>
        <w:right w:val="none" w:sz="0" w:space="0" w:color="auto"/>
      </w:divBdr>
    </w:div>
    <w:div w:id="2135518004">
      <w:bodyDiv w:val="1"/>
      <w:marLeft w:val="0"/>
      <w:marRight w:val="0"/>
      <w:marTop w:val="0"/>
      <w:marBottom w:val="0"/>
      <w:divBdr>
        <w:top w:val="none" w:sz="0" w:space="0" w:color="auto"/>
        <w:left w:val="none" w:sz="0" w:space="0" w:color="auto"/>
        <w:bottom w:val="none" w:sz="0" w:space="0" w:color="auto"/>
        <w:right w:val="none" w:sz="0" w:space="0" w:color="auto"/>
      </w:divBdr>
    </w:div>
    <w:div w:id="2135712104">
      <w:bodyDiv w:val="1"/>
      <w:marLeft w:val="0"/>
      <w:marRight w:val="0"/>
      <w:marTop w:val="0"/>
      <w:marBottom w:val="0"/>
      <w:divBdr>
        <w:top w:val="none" w:sz="0" w:space="0" w:color="auto"/>
        <w:left w:val="none" w:sz="0" w:space="0" w:color="auto"/>
        <w:bottom w:val="none" w:sz="0" w:space="0" w:color="auto"/>
        <w:right w:val="none" w:sz="0" w:space="0" w:color="auto"/>
      </w:divBdr>
    </w:div>
    <w:div w:id="2136169287">
      <w:bodyDiv w:val="1"/>
      <w:marLeft w:val="0"/>
      <w:marRight w:val="0"/>
      <w:marTop w:val="0"/>
      <w:marBottom w:val="0"/>
      <w:divBdr>
        <w:top w:val="none" w:sz="0" w:space="0" w:color="auto"/>
        <w:left w:val="none" w:sz="0" w:space="0" w:color="auto"/>
        <w:bottom w:val="none" w:sz="0" w:space="0" w:color="auto"/>
        <w:right w:val="none" w:sz="0" w:space="0" w:color="auto"/>
      </w:divBdr>
    </w:div>
    <w:div w:id="2136752417">
      <w:bodyDiv w:val="1"/>
      <w:marLeft w:val="0"/>
      <w:marRight w:val="0"/>
      <w:marTop w:val="0"/>
      <w:marBottom w:val="0"/>
      <w:divBdr>
        <w:top w:val="none" w:sz="0" w:space="0" w:color="auto"/>
        <w:left w:val="none" w:sz="0" w:space="0" w:color="auto"/>
        <w:bottom w:val="none" w:sz="0" w:space="0" w:color="auto"/>
        <w:right w:val="none" w:sz="0" w:space="0" w:color="auto"/>
      </w:divBdr>
    </w:div>
    <w:div w:id="2136830394">
      <w:bodyDiv w:val="1"/>
      <w:marLeft w:val="0"/>
      <w:marRight w:val="0"/>
      <w:marTop w:val="0"/>
      <w:marBottom w:val="0"/>
      <w:divBdr>
        <w:top w:val="none" w:sz="0" w:space="0" w:color="auto"/>
        <w:left w:val="none" w:sz="0" w:space="0" w:color="auto"/>
        <w:bottom w:val="none" w:sz="0" w:space="0" w:color="auto"/>
        <w:right w:val="none" w:sz="0" w:space="0" w:color="auto"/>
      </w:divBdr>
    </w:div>
    <w:div w:id="2137403814">
      <w:bodyDiv w:val="1"/>
      <w:marLeft w:val="0"/>
      <w:marRight w:val="0"/>
      <w:marTop w:val="0"/>
      <w:marBottom w:val="0"/>
      <w:divBdr>
        <w:top w:val="none" w:sz="0" w:space="0" w:color="auto"/>
        <w:left w:val="none" w:sz="0" w:space="0" w:color="auto"/>
        <w:bottom w:val="none" w:sz="0" w:space="0" w:color="auto"/>
        <w:right w:val="none" w:sz="0" w:space="0" w:color="auto"/>
      </w:divBdr>
    </w:div>
    <w:div w:id="2137482278">
      <w:bodyDiv w:val="1"/>
      <w:marLeft w:val="0"/>
      <w:marRight w:val="0"/>
      <w:marTop w:val="0"/>
      <w:marBottom w:val="0"/>
      <w:divBdr>
        <w:top w:val="none" w:sz="0" w:space="0" w:color="auto"/>
        <w:left w:val="none" w:sz="0" w:space="0" w:color="auto"/>
        <w:bottom w:val="none" w:sz="0" w:space="0" w:color="auto"/>
        <w:right w:val="none" w:sz="0" w:space="0" w:color="auto"/>
      </w:divBdr>
    </w:div>
    <w:div w:id="2137866436">
      <w:bodyDiv w:val="1"/>
      <w:marLeft w:val="0"/>
      <w:marRight w:val="0"/>
      <w:marTop w:val="0"/>
      <w:marBottom w:val="0"/>
      <w:divBdr>
        <w:top w:val="none" w:sz="0" w:space="0" w:color="auto"/>
        <w:left w:val="none" w:sz="0" w:space="0" w:color="auto"/>
        <w:bottom w:val="none" w:sz="0" w:space="0" w:color="auto"/>
        <w:right w:val="none" w:sz="0" w:space="0" w:color="auto"/>
      </w:divBdr>
    </w:div>
    <w:div w:id="2137869502">
      <w:bodyDiv w:val="1"/>
      <w:marLeft w:val="0"/>
      <w:marRight w:val="0"/>
      <w:marTop w:val="0"/>
      <w:marBottom w:val="0"/>
      <w:divBdr>
        <w:top w:val="none" w:sz="0" w:space="0" w:color="auto"/>
        <w:left w:val="none" w:sz="0" w:space="0" w:color="auto"/>
        <w:bottom w:val="none" w:sz="0" w:space="0" w:color="auto"/>
        <w:right w:val="none" w:sz="0" w:space="0" w:color="auto"/>
      </w:divBdr>
    </w:div>
    <w:div w:id="2137942699">
      <w:bodyDiv w:val="1"/>
      <w:marLeft w:val="0"/>
      <w:marRight w:val="0"/>
      <w:marTop w:val="0"/>
      <w:marBottom w:val="0"/>
      <w:divBdr>
        <w:top w:val="none" w:sz="0" w:space="0" w:color="auto"/>
        <w:left w:val="none" w:sz="0" w:space="0" w:color="auto"/>
        <w:bottom w:val="none" w:sz="0" w:space="0" w:color="auto"/>
        <w:right w:val="none" w:sz="0" w:space="0" w:color="auto"/>
      </w:divBdr>
    </w:div>
    <w:div w:id="2138915226">
      <w:bodyDiv w:val="1"/>
      <w:marLeft w:val="0"/>
      <w:marRight w:val="0"/>
      <w:marTop w:val="0"/>
      <w:marBottom w:val="0"/>
      <w:divBdr>
        <w:top w:val="none" w:sz="0" w:space="0" w:color="auto"/>
        <w:left w:val="none" w:sz="0" w:space="0" w:color="auto"/>
        <w:bottom w:val="none" w:sz="0" w:space="0" w:color="auto"/>
        <w:right w:val="none" w:sz="0" w:space="0" w:color="auto"/>
      </w:divBdr>
    </w:div>
    <w:div w:id="2139370455">
      <w:bodyDiv w:val="1"/>
      <w:marLeft w:val="0"/>
      <w:marRight w:val="0"/>
      <w:marTop w:val="0"/>
      <w:marBottom w:val="0"/>
      <w:divBdr>
        <w:top w:val="none" w:sz="0" w:space="0" w:color="auto"/>
        <w:left w:val="none" w:sz="0" w:space="0" w:color="auto"/>
        <w:bottom w:val="none" w:sz="0" w:space="0" w:color="auto"/>
        <w:right w:val="none" w:sz="0" w:space="0" w:color="auto"/>
      </w:divBdr>
    </w:div>
    <w:div w:id="2140681263">
      <w:bodyDiv w:val="1"/>
      <w:marLeft w:val="0"/>
      <w:marRight w:val="0"/>
      <w:marTop w:val="0"/>
      <w:marBottom w:val="0"/>
      <w:divBdr>
        <w:top w:val="none" w:sz="0" w:space="0" w:color="auto"/>
        <w:left w:val="none" w:sz="0" w:space="0" w:color="auto"/>
        <w:bottom w:val="none" w:sz="0" w:space="0" w:color="auto"/>
        <w:right w:val="none" w:sz="0" w:space="0" w:color="auto"/>
      </w:divBdr>
    </w:div>
    <w:div w:id="2140872859">
      <w:bodyDiv w:val="1"/>
      <w:marLeft w:val="0"/>
      <w:marRight w:val="0"/>
      <w:marTop w:val="0"/>
      <w:marBottom w:val="0"/>
      <w:divBdr>
        <w:top w:val="none" w:sz="0" w:space="0" w:color="auto"/>
        <w:left w:val="none" w:sz="0" w:space="0" w:color="auto"/>
        <w:bottom w:val="none" w:sz="0" w:space="0" w:color="auto"/>
        <w:right w:val="none" w:sz="0" w:space="0" w:color="auto"/>
      </w:divBdr>
    </w:div>
    <w:div w:id="2140998277">
      <w:bodyDiv w:val="1"/>
      <w:marLeft w:val="0"/>
      <w:marRight w:val="0"/>
      <w:marTop w:val="0"/>
      <w:marBottom w:val="0"/>
      <w:divBdr>
        <w:top w:val="none" w:sz="0" w:space="0" w:color="auto"/>
        <w:left w:val="none" w:sz="0" w:space="0" w:color="auto"/>
        <w:bottom w:val="none" w:sz="0" w:space="0" w:color="auto"/>
        <w:right w:val="none" w:sz="0" w:space="0" w:color="auto"/>
      </w:divBdr>
    </w:div>
    <w:div w:id="2141608813">
      <w:bodyDiv w:val="1"/>
      <w:marLeft w:val="0"/>
      <w:marRight w:val="0"/>
      <w:marTop w:val="0"/>
      <w:marBottom w:val="0"/>
      <w:divBdr>
        <w:top w:val="none" w:sz="0" w:space="0" w:color="auto"/>
        <w:left w:val="none" w:sz="0" w:space="0" w:color="auto"/>
        <w:bottom w:val="none" w:sz="0" w:space="0" w:color="auto"/>
        <w:right w:val="none" w:sz="0" w:space="0" w:color="auto"/>
      </w:divBdr>
    </w:div>
    <w:div w:id="2141725212">
      <w:bodyDiv w:val="1"/>
      <w:marLeft w:val="0"/>
      <w:marRight w:val="0"/>
      <w:marTop w:val="0"/>
      <w:marBottom w:val="0"/>
      <w:divBdr>
        <w:top w:val="none" w:sz="0" w:space="0" w:color="auto"/>
        <w:left w:val="none" w:sz="0" w:space="0" w:color="auto"/>
        <w:bottom w:val="none" w:sz="0" w:space="0" w:color="auto"/>
        <w:right w:val="none" w:sz="0" w:space="0" w:color="auto"/>
      </w:divBdr>
    </w:div>
    <w:div w:id="2141796320">
      <w:bodyDiv w:val="1"/>
      <w:marLeft w:val="0"/>
      <w:marRight w:val="0"/>
      <w:marTop w:val="0"/>
      <w:marBottom w:val="0"/>
      <w:divBdr>
        <w:top w:val="none" w:sz="0" w:space="0" w:color="auto"/>
        <w:left w:val="none" w:sz="0" w:space="0" w:color="auto"/>
        <w:bottom w:val="none" w:sz="0" w:space="0" w:color="auto"/>
        <w:right w:val="none" w:sz="0" w:space="0" w:color="auto"/>
      </w:divBdr>
    </w:div>
    <w:div w:id="2142309929">
      <w:bodyDiv w:val="1"/>
      <w:marLeft w:val="0"/>
      <w:marRight w:val="0"/>
      <w:marTop w:val="0"/>
      <w:marBottom w:val="0"/>
      <w:divBdr>
        <w:top w:val="none" w:sz="0" w:space="0" w:color="auto"/>
        <w:left w:val="none" w:sz="0" w:space="0" w:color="auto"/>
        <w:bottom w:val="none" w:sz="0" w:space="0" w:color="auto"/>
        <w:right w:val="none" w:sz="0" w:space="0" w:color="auto"/>
      </w:divBdr>
    </w:div>
    <w:div w:id="2142920113">
      <w:bodyDiv w:val="1"/>
      <w:marLeft w:val="0"/>
      <w:marRight w:val="0"/>
      <w:marTop w:val="0"/>
      <w:marBottom w:val="0"/>
      <w:divBdr>
        <w:top w:val="none" w:sz="0" w:space="0" w:color="auto"/>
        <w:left w:val="none" w:sz="0" w:space="0" w:color="auto"/>
        <w:bottom w:val="none" w:sz="0" w:space="0" w:color="auto"/>
        <w:right w:val="none" w:sz="0" w:space="0" w:color="auto"/>
      </w:divBdr>
    </w:div>
    <w:div w:id="2143427200">
      <w:bodyDiv w:val="1"/>
      <w:marLeft w:val="0"/>
      <w:marRight w:val="0"/>
      <w:marTop w:val="0"/>
      <w:marBottom w:val="0"/>
      <w:divBdr>
        <w:top w:val="none" w:sz="0" w:space="0" w:color="auto"/>
        <w:left w:val="none" w:sz="0" w:space="0" w:color="auto"/>
        <w:bottom w:val="none" w:sz="0" w:space="0" w:color="auto"/>
        <w:right w:val="none" w:sz="0" w:space="0" w:color="auto"/>
      </w:divBdr>
    </w:div>
    <w:div w:id="2145586261">
      <w:bodyDiv w:val="1"/>
      <w:marLeft w:val="0"/>
      <w:marRight w:val="0"/>
      <w:marTop w:val="0"/>
      <w:marBottom w:val="0"/>
      <w:divBdr>
        <w:top w:val="none" w:sz="0" w:space="0" w:color="auto"/>
        <w:left w:val="none" w:sz="0" w:space="0" w:color="auto"/>
        <w:bottom w:val="none" w:sz="0" w:space="0" w:color="auto"/>
        <w:right w:val="none" w:sz="0" w:space="0" w:color="auto"/>
      </w:divBdr>
    </w:div>
    <w:div w:id="2145810968">
      <w:bodyDiv w:val="1"/>
      <w:marLeft w:val="0"/>
      <w:marRight w:val="0"/>
      <w:marTop w:val="0"/>
      <w:marBottom w:val="0"/>
      <w:divBdr>
        <w:top w:val="none" w:sz="0" w:space="0" w:color="auto"/>
        <w:left w:val="none" w:sz="0" w:space="0" w:color="auto"/>
        <w:bottom w:val="none" w:sz="0" w:space="0" w:color="auto"/>
        <w:right w:val="none" w:sz="0" w:space="0" w:color="auto"/>
      </w:divBdr>
    </w:div>
    <w:div w:id="2146001397">
      <w:bodyDiv w:val="1"/>
      <w:marLeft w:val="0"/>
      <w:marRight w:val="0"/>
      <w:marTop w:val="0"/>
      <w:marBottom w:val="0"/>
      <w:divBdr>
        <w:top w:val="none" w:sz="0" w:space="0" w:color="auto"/>
        <w:left w:val="none" w:sz="0" w:space="0" w:color="auto"/>
        <w:bottom w:val="none" w:sz="0" w:space="0" w:color="auto"/>
        <w:right w:val="none" w:sz="0" w:space="0" w:color="auto"/>
      </w:divBdr>
    </w:div>
    <w:div w:id="2146463484">
      <w:bodyDiv w:val="1"/>
      <w:marLeft w:val="0"/>
      <w:marRight w:val="0"/>
      <w:marTop w:val="0"/>
      <w:marBottom w:val="0"/>
      <w:divBdr>
        <w:top w:val="none" w:sz="0" w:space="0" w:color="auto"/>
        <w:left w:val="none" w:sz="0" w:space="0" w:color="auto"/>
        <w:bottom w:val="none" w:sz="0" w:space="0" w:color="auto"/>
        <w:right w:val="none" w:sz="0" w:space="0" w:color="auto"/>
      </w:divBdr>
    </w:div>
    <w:div w:id="2146729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3.png"/><Relationship Id="rId47" Type="http://schemas.openxmlformats.org/officeDocument/2006/relationships/image" Target="media/image27.png"/><Relationship Id="rId63" Type="http://schemas.openxmlformats.org/officeDocument/2006/relationships/image" Target="media/image43.png"/><Relationship Id="rId68"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image" Target="media/image11.png"/><Relationship Id="rId11" Type="http://schemas.openxmlformats.org/officeDocument/2006/relationships/hyperlink" Target="https://fbe.metu.edu.tr/tr/tez-yazim-sureci" TargetMode="External"/><Relationship Id="rId24" Type="http://schemas.openxmlformats.org/officeDocument/2006/relationships/image" Target="media/image6.png"/><Relationship Id="rId32" Type="http://schemas.openxmlformats.org/officeDocument/2006/relationships/footer" Target="footer4.xm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footer" Target="footer5.xml"/><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1.png"/><Relationship Id="rId19" Type="http://schemas.openxmlformats.org/officeDocument/2006/relationships/footer" Target="footer3.xml"/><Relationship Id="rId14" Type="http://schemas.openxmlformats.org/officeDocument/2006/relationships/hyperlink" Target="mailto:e134113@metu.edu.tr"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footer" Target="footer6.xml"/><Relationship Id="rId69"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hyperlink" Target="https://fbe.metu.edu.tr/tr/tez-yazim-sureci" TargetMode="External"/><Relationship Id="rId17" Type="http://schemas.microsoft.com/office/2018/08/relationships/commentsExtensible" Target="commentsExtensible.xm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6.jpeg"/><Relationship Id="rId59" Type="http://schemas.openxmlformats.org/officeDocument/2006/relationships/image" Target="media/image39.png"/><Relationship Id="rId67" Type="http://schemas.microsoft.com/office/2011/relationships/people" Target="people.xml"/><Relationship Id="rId20" Type="http://schemas.openxmlformats.org/officeDocument/2006/relationships/image" Target="media/image2.png"/><Relationship Id="rId41" Type="http://schemas.openxmlformats.org/officeDocument/2006/relationships/image" Target="media/image22.png"/><Relationship Id="rId54" Type="http://schemas.openxmlformats.org/officeDocument/2006/relationships/image" Target="media/image34.jpeg"/><Relationship Id="rId62"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29.png"/><Relationship Id="rId57" Type="http://schemas.openxmlformats.org/officeDocument/2006/relationships/image" Target="media/image37.png"/><Relationship Id="rId10" Type="http://schemas.microsoft.com/office/2016/09/relationships/commentsIds" Target="commentsIds.xml"/><Relationship Id="rId31" Type="http://schemas.openxmlformats.org/officeDocument/2006/relationships/image" Target="media/image13.png"/><Relationship Id="rId44" Type="http://schemas.openxmlformats.org/officeDocument/2006/relationships/image" Target="media/image25.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footer" Target="footer7.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yperlink" Target="mailto:caglar.akman@metu.edu.tr" TargetMode="External"/><Relationship Id="rId18" Type="http://schemas.openxmlformats.org/officeDocument/2006/relationships/footer" Target="footer2.xm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0.png"/><Relationship Id="rId55" Type="http://schemas.openxmlformats.org/officeDocument/2006/relationships/image" Target="media/image3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076A9"/>
    <w:rsid w:val="00015551"/>
    <w:rsid w:val="00030646"/>
    <w:rsid w:val="000333BC"/>
    <w:rsid w:val="00045EFB"/>
    <w:rsid w:val="00051BCC"/>
    <w:rsid w:val="00061DE6"/>
    <w:rsid w:val="000634A1"/>
    <w:rsid w:val="00070BC3"/>
    <w:rsid w:val="00075AC4"/>
    <w:rsid w:val="00075B51"/>
    <w:rsid w:val="000815C1"/>
    <w:rsid w:val="000903FB"/>
    <w:rsid w:val="00094CE8"/>
    <w:rsid w:val="0009722A"/>
    <w:rsid w:val="000A24F5"/>
    <w:rsid w:val="000C4897"/>
    <w:rsid w:val="000E6314"/>
    <w:rsid w:val="000F3EE1"/>
    <w:rsid w:val="001024C5"/>
    <w:rsid w:val="00106D7E"/>
    <w:rsid w:val="00110E62"/>
    <w:rsid w:val="00116772"/>
    <w:rsid w:val="00117FC1"/>
    <w:rsid w:val="0012186C"/>
    <w:rsid w:val="00121DF5"/>
    <w:rsid w:val="0012234D"/>
    <w:rsid w:val="00133702"/>
    <w:rsid w:val="00134552"/>
    <w:rsid w:val="00141A20"/>
    <w:rsid w:val="00144475"/>
    <w:rsid w:val="00144C52"/>
    <w:rsid w:val="0014799F"/>
    <w:rsid w:val="00155F65"/>
    <w:rsid w:val="001575DC"/>
    <w:rsid w:val="00162A49"/>
    <w:rsid w:val="0017119D"/>
    <w:rsid w:val="0017281C"/>
    <w:rsid w:val="001752EF"/>
    <w:rsid w:val="0017667B"/>
    <w:rsid w:val="001816AC"/>
    <w:rsid w:val="00184587"/>
    <w:rsid w:val="00185019"/>
    <w:rsid w:val="00187B30"/>
    <w:rsid w:val="00191D52"/>
    <w:rsid w:val="00197D06"/>
    <w:rsid w:val="001B15E6"/>
    <w:rsid w:val="001B43DA"/>
    <w:rsid w:val="001C412F"/>
    <w:rsid w:val="001C47A3"/>
    <w:rsid w:val="001C5175"/>
    <w:rsid w:val="001C6E2E"/>
    <w:rsid w:val="001D1432"/>
    <w:rsid w:val="001D2CD3"/>
    <w:rsid w:val="001D6547"/>
    <w:rsid w:val="001E44BD"/>
    <w:rsid w:val="001F37B3"/>
    <w:rsid w:val="00210345"/>
    <w:rsid w:val="0021379A"/>
    <w:rsid w:val="002148BE"/>
    <w:rsid w:val="00215EF3"/>
    <w:rsid w:val="002222CE"/>
    <w:rsid w:val="00223923"/>
    <w:rsid w:val="00226996"/>
    <w:rsid w:val="00226F43"/>
    <w:rsid w:val="00227A89"/>
    <w:rsid w:val="00237C17"/>
    <w:rsid w:val="00247F17"/>
    <w:rsid w:val="00257CD5"/>
    <w:rsid w:val="00260F7D"/>
    <w:rsid w:val="00261DBA"/>
    <w:rsid w:val="00263C54"/>
    <w:rsid w:val="00265947"/>
    <w:rsid w:val="002672A5"/>
    <w:rsid w:val="00275581"/>
    <w:rsid w:val="002758DF"/>
    <w:rsid w:val="00276E54"/>
    <w:rsid w:val="00292E1A"/>
    <w:rsid w:val="002933EA"/>
    <w:rsid w:val="002A3424"/>
    <w:rsid w:val="002A3C3E"/>
    <w:rsid w:val="002B132E"/>
    <w:rsid w:val="002C6BD4"/>
    <w:rsid w:val="002D5F41"/>
    <w:rsid w:val="002E2DC5"/>
    <w:rsid w:val="002F0DAB"/>
    <w:rsid w:val="002F1D95"/>
    <w:rsid w:val="0030698A"/>
    <w:rsid w:val="00321BFC"/>
    <w:rsid w:val="0032388D"/>
    <w:rsid w:val="00340BDD"/>
    <w:rsid w:val="00345129"/>
    <w:rsid w:val="00347E4C"/>
    <w:rsid w:val="00350677"/>
    <w:rsid w:val="00352714"/>
    <w:rsid w:val="003804F6"/>
    <w:rsid w:val="00381EF8"/>
    <w:rsid w:val="003906E2"/>
    <w:rsid w:val="00393253"/>
    <w:rsid w:val="003965EF"/>
    <w:rsid w:val="003A6B92"/>
    <w:rsid w:val="003A75B9"/>
    <w:rsid w:val="003B016C"/>
    <w:rsid w:val="003B482C"/>
    <w:rsid w:val="003B6EB9"/>
    <w:rsid w:val="003B7FFC"/>
    <w:rsid w:val="003C056B"/>
    <w:rsid w:val="003C0EAA"/>
    <w:rsid w:val="003C0F0B"/>
    <w:rsid w:val="003C241F"/>
    <w:rsid w:val="003E47FF"/>
    <w:rsid w:val="003F5F9B"/>
    <w:rsid w:val="003F63BC"/>
    <w:rsid w:val="003F656C"/>
    <w:rsid w:val="00400A58"/>
    <w:rsid w:val="004040B6"/>
    <w:rsid w:val="004043E2"/>
    <w:rsid w:val="00407C1D"/>
    <w:rsid w:val="0041043A"/>
    <w:rsid w:val="00416B17"/>
    <w:rsid w:val="00427D92"/>
    <w:rsid w:val="004345A5"/>
    <w:rsid w:val="004420CB"/>
    <w:rsid w:val="004426E6"/>
    <w:rsid w:val="00444F7B"/>
    <w:rsid w:val="00463FDB"/>
    <w:rsid w:val="004728FD"/>
    <w:rsid w:val="00474680"/>
    <w:rsid w:val="00475935"/>
    <w:rsid w:val="00476F12"/>
    <w:rsid w:val="00485E4F"/>
    <w:rsid w:val="0048679F"/>
    <w:rsid w:val="00486DAC"/>
    <w:rsid w:val="004876F1"/>
    <w:rsid w:val="00494FD2"/>
    <w:rsid w:val="00495F3B"/>
    <w:rsid w:val="00496790"/>
    <w:rsid w:val="004A009A"/>
    <w:rsid w:val="004A22C6"/>
    <w:rsid w:val="004A7E93"/>
    <w:rsid w:val="004C0831"/>
    <w:rsid w:val="004C3665"/>
    <w:rsid w:val="004C6F2B"/>
    <w:rsid w:val="004C7DB0"/>
    <w:rsid w:val="004D1CAB"/>
    <w:rsid w:val="004E15D3"/>
    <w:rsid w:val="004E4124"/>
    <w:rsid w:val="004F0723"/>
    <w:rsid w:val="005016AD"/>
    <w:rsid w:val="00517695"/>
    <w:rsid w:val="00521F15"/>
    <w:rsid w:val="00522B94"/>
    <w:rsid w:val="0052353B"/>
    <w:rsid w:val="00524896"/>
    <w:rsid w:val="00531214"/>
    <w:rsid w:val="00531FB2"/>
    <w:rsid w:val="00534095"/>
    <w:rsid w:val="00561DFF"/>
    <w:rsid w:val="0058277E"/>
    <w:rsid w:val="0058330B"/>
    <w:rsid w:val="0059005D"/>
    <w:rsid w:val="00593487"/>
    <w:rsid w:val="005A077E"/>
    <w:rsid w:val="005A21CB"/>
    <w:rsid w:val="005A41F4"/>
    <w:rsid w:val="005A743B"/>
    <w:rsid w:val="005B2C9A"/>
    <w:rsid w:val="005B3785"/>
    <w:rsid w:val="005B3C97"/>
    <w:rsid w:val="005B5623"/>
    <w:rsid w:val="005C2898"/>
    <w:rsid w:val="005C39AD"/>
    <w:rsid w:val="005E39AD"/>
    <w:rsid w:val="005E7DD1"/>
    <w:rsid w:val="005F343E"/>
    <w:rsid w:val="005F4133"/>
    <w:rsid w:val="005F7B15"/>
    <w:rsid w:val="006026F3"/>
    <w:rsid w:val="00604CFC"/>
    <w:rsid w:val="006067D3"/>
    <w:rsid w:val="00613275"/>
    <w:rsid w:val="0062126A"/>
    <w:rsid w:val="0062136E"/>
    <w:rsid w:val="0063304E"/>
    <w:rsid w:val="00644C03"/>
    <w:rsid w:val="00645321"/>
    <w:rsid w:val="00645931"/>
    <w:rsid w:val="006509BD"/>
    <w:rsid w:val="00656179"/>
    <w:rsid w:val="006855F5"/>
    <w:rsid w:val="006A26E3"/>
    <w:rsid w:val="006C2BA2"/>
    <w:rsid w:val="006D6D15"/>
    <w:rsid w:val="006D72EB"/>
    <w:rsid w:val="006E3391"/>
    <w:rsid w:val="00705E26"/>
    <w:rsid w:val="007073D0"/>
    <w:rsid w:val="00707BED"/>
    <w:rsid w:val="00717CC1"/>
    <w:rsid w:val="00735B80"/>
    <w:rsid w:val="00747E86"/>
    <w:rsid w:val="00754D5A"/>
    <w:rsid w:val="007600E4"/>
    <w:rsid w:val="00760FCF"/>
    <w:rsid w:val="00763295"/>
    <w:rsid w:val="007678AC"/>
    <w:rsid w:val="007710BA"/>
    <w:rsid w:val="00777B20"/>
    <w:rsid w:val="00793805"/>
    <w:rsid w:val="0079664B"/>
    <w:rsid w:val="00797543"/>
    <w:rsid w:val="007A0806"/>
    <w:rsid w:val="007C1F94"/>
    <w:rsid w:val="007C43F2"/>
    <w:rsid w:val="007C6E82"/>
    <w:rsid w:val="007D6132"/>
    <w:rsid w:val="007E0047"/>
    <w:rsid w:val="007E352C"/>
    <w:rsid w:val="007F19A7"/>
    <w:rsid w:val="007F448B"/>
    <w:rsid w:val="00830F4E"/>
    <w:rsid w:val="00850B86"/>
    <w:rsid w:val="00855CCB"/>
    <w:rsid w:val="00857729"/>
    <w:rsid w:val="0086272D"/>
    <w:rsid w:val="008640D7"/>
    <w:rsid w:val="008704DA"/>
    <w:rsid w:val="00891D94"/>
    <w:rsid w:val="008921BD"/>
    <w:rsid w:val="008B07A8"/>
    <w:rsid w:val="008B2532"/>
    <w:rsid w:val="008B35CE"/>
    <w:rsid w:val="008C0C8B"/>
    <w:rsid w:val="008D1514"/>
    <w:rsid w:val="008D164D"/>
    <w:rsid w:val="008D5CA8"/>
    <w:rsid w:val="00904ED1"/>
    <w:rsid w:val="009074F8"/>
    <w:rsid w:val="00911FED"/>
    <w:rsid w:val="00924679"/>
    <w:rsid w:val="00925C90"/>
    <w:rsid w:val="0092627B"/>
    <w:rsid w:val="00927E91"/>
    <w:rsid w:val="0093409E"/>
    <w:rsid w:val="0093428C"/>
    <w:rsid w:val="00942F8E"/>
    <w:rsid w:val="00943BF1"/>
    <w:rsid w:val="0095346B"/>
    <w:rsid w:val="009543C0"/>
    <w:rsid w:val="0095544A"/>
    <w:rsid w:val="00967849"/>
    <w:rsid w:val="0097342E"/>
    <w:rsid w:val="009739F3"/>
    <w:rsid w:val="00974577"/>
    <w:rsid w:val="00980E6A"/>
    <w:rsid w:val="0098351B"/>
    <w:rsid w:val="00987227"/>
    <w:rsid w:val="009918E3"/>
    <w:rsid w:val="009920D3"/>
    <w:rsid w:val="00997D2A"/>
    <w:rsid w:val="009A113A"/>
    <w:rsid w:val="009A3616"/>
    <w:rsid w:val="009A5D41"/>
    <w:rsid w:val="009B20C7"/>
    <w:rsid w:val="009C01F0"/>
    <w:rsid w:val="009D0017"/>
    <w:rsid w:val="009D0A1C"/>
    <w:rsid w:val="009E30C5"/>
    <w:rsid w:val="009E398E"/>
    <w:rsid w:val="009E6CF5"/>
    <w:rsid w:val="009F1ADA"/>
    <w:rsid w:val="009F2393"/>
    <w:rsid w:val="009F2D9E"/>
    <w:rsid w:val="009F3300"/>
    <w:rsid w:val="009F7164"/>
    <w:rsid w:val="00A0034F"/>
    <w:rsid w:val="00A06DC1"/>
    <w:rsid w:val="00A11AD6"/>
    <w:rsid w:val="00A11F0C"/>
    <w:rsid w:val="00A162D3"/>
    <w:rsid w:val="00A23689"/>
    <w:rsid w:val="00A32268"/>
    <w:rsid w:val="00A43ED2"/>
    <w:rsid w:val="00A4736F"/>
    <w:rsid w:val="00A57384"/>
    <w:rsid w:val="00A71E38"/>
    <w:rsid w:val="00A81297"/>
    <w:rsid w:val="00A83807"/>
    <w:rsid w:val="00A83A68"/>
    <w:rsid w:val="00A9774D"/>
    <w:rsid w:val="00A97ABB"/>
    <w:rsid w:val="00AA28C7"/>
    <w:rsid w:val="00AA490E"/>
    <w:rsid w:val="00AA5A61"/>
    <w:rsid w:val="00AC4C1F"/>
    <w:rsid w:val="00AC5E98"/>
    <w:rsid w:val="00AD1522"/>
    <w:rsid w:val="00AD351A"/>
    <w:rsid w:val="00AD3F3F"/>
    <w:rsid w:val="00AE172D"/>
    <w:rsid w:val="00AE47A5"/>
    <w:rsid w:val="00AE596E"/>
    <w:rsid w:val="00B0653D"/>
    <w:rsid w:val="00B2098E"/>
    <w:rsid w:val="00B25246"/>
    <w:rsid w:val="00B257E7"/>
    <w:rsid w:val="00B3180A"/>
    <w:rsid w:val="00B4698E"/>
    <w:rsid w:val="00B5051C"/>
    <w:rsid w:val="00B539AA"/>
    <w:rsid w:val="00B54F40"/>
    <w:rsid w:val="00B567BA"/>
    <w:rsid w:val="00B57825"/>
    <w:rsid w:val="00B612F8"/>
    <w:rsid w:val="00B6209C"/>
    <w:rsid w:val="00B63EAC"/>
    <w:rsid w:val="00B65F16"/>
    <w:rsid w:val="00B70FDD"/>
    <w:rsid w:val="00B71815"/>
    <w:rsid w:val="00B7737A"/>
    <w:rsid w:val="00B77D36"/>
    <w:rsid w:val="00B77ED2"/>
    <w:rsid w:val="00B84844"/>
    <w:rsid w:val="00BA4183"/>
    <w:rsid w:val="00BB398F"/>
    <w:rsid w:val="00BC7CE5"/>
    <w:rsid w:val="00BD5196"/>
    <w:rsid w:val="00BE0E25"/>
    <w:rsid w:val="00BE2BA9"/>
    <w:rsid w:val="00BF5D96"/>
    <w:rsid w:val="00C15D3E"/>
    <w:rsid w:val="00C26221"/>
    <w:rsid w:val="00C27084"/>
    <w:rsid w:val="00C46ECB"/>
    <w:rsid w:val="00C51004"/>
    <w:rsid w:val="00C55DD4"/>
    <w:rsid w:val="00C55F4B"/>
    <w:rsid w:val="00C601BE"/>
    <w:rsid w:val="00C60802"/>
    <w:rsid w:val="00C65CC0"/>
    <w:rsid w:val="00C734E6"/>
    <w:rsid w:val="00C74875"/>
    <w:rsid w:val="00C74A9A"/>
    <w:rsid w:val="00C84BC2"/>
    <w:rsid w:val="00C84CD3"/>
    <w:rsid w:val="00C93567"/>
    <w:rsid w:val="00C943D6"/>
    <w:rsid w:val="00CA4F71"/>
    <w:rsid w:val="00CB7C8A"/>
    <w:rsid w:val="00CC42DF"/>
    <w:rsid w:val="00CC4694"/>
    <w:rsid w:val="00CC7E25"/>
    <w:rsid w:val="00CD37F6"/>
    <w:rsid w:val="00CD6841"/>
    <w:rsid w:val="00CE55B5"/>
    <w:rsid w:val="00CE69B8"/>
    <w:rsid w:val="00D1315B"/>
    <w:rsid w:val="00D2298E"/>
    <w:rsid w:val="00D2603E"/>
    <w:rsid w:val="00D30F80"/>
    <w:rsid w:val="00D336D8"/>
    <w:rsid w:val="00D3404F"/>
    <w:rsid w:val="00D421F7"/>
    <w:rsid w:val="00D42F56"/>
    <w:rsid w:val="00D52D07"/>
    <w:rsid w:val="00D5335F"/>
    <w:rsid w:val="00D60473"/>
    <w:rsid w:val="00D772EB"/>
    <w:rsid w:val="00D81417"/>
    <w:rsid w:val="00D93026"/>
    <w:rsid w:val="00DC2683"/>
    <w:rsid w:val="00DC3020"/>
    <w:rsid w:val="00DC51D4"/>
    <w:rsid w:val="00DD3562"/>
    <w:rsid w:val="00DE631A"/>
    <w:rsid w:val="00DE74E0"/>
    <w:rsid w:val="00E00EC9"/>
    <w:rsid w:val="00E03539"/>
    <w:rsid w:val="00E03990"/>
    <w:rsid w:val="00E03FEC"/>
    <w:rsid w:val="00E27173"/>
    <w:rsid w:val="00E30DC1"/>
    <w:rsid w:val="00E37C0D"/>
    <w:rsid w:val="00E44604"/>
    <w:rsid w:val="00E47BE4"/>
    <w:rsid w:val="00E56D66"/>
    <w:rsid w:val="00E60003"/>
    <w:rsid w:val="00E72AAC"/>
    <w:rsid w:val="00E74FA7"/>
    <w:rsid w:val="00E8254D"/>
    <w:rsid w:val="00E9050D"/>
    <w:rsid w:val="00E96598"/>
    <w:rsid w:val="00EA276A"/>
    <w:rsid w:val="00EA2F7F"/>
    <w:rsid w:val="00EA657B"/>
    <w:rsid w:val="00EB1A02"/>
    <w:rsid w:val="00EB241A"/>
    <w:rsid w:val="00EB43C0"/>
    <w:rsid w:val="00EC15C7"/>
    <w:rsid w:val="00EC4203"/>
    <w:rsid w:val="00ED0A28"/>
    <w:rsid w:val="00ED15D6"/>
    <w:rsid w:val="00ED178E"/>
    <w:rsid w:val="00EF3A93"/>
    <w:rsid w:val="00F030AE"/>
    <w:rsid w:val="00F26B25"/>
    <w:rsid w:val="00F44308"/>
    <w:rsid w:val="00F44BD1"/>
    <w:rsid w:val="00F521EB"/>
    <w:rsid w:val="00F52F6C"/>
    <w:rsid w:val="00F60F15"/>
    <w:rsid w:val="00F61CC8"/>
    <w:rsid w:val="00F62E7E"/>
    <w:rsid w:val="00F64728"/>
    <w:rsid w:val="00F80465"/>
    <w:rsid w:val="00F8584E"/>
    <w:rsid w:val="00F85B1F"/>
    <w:rsid w:val="00F96708"/>
    <w:rsid w:val="00FB3498"/>
    <w:rsid w:val="00FB4E75"/>
    <w:rsid w:val="00FC264B"/>
    <w:rsid w:val="00FC4C0F"/>
    <w:rsid w:val="00FC6DFC"/>
    <w:rsid w:val="00FD3991"/>
    <w:rsid w:val="00FE11F6"/>
    <w:rsid w:val="00FF00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2627B"/>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PachecoEtAl2015</b:Tag>
    <b:SourceType>JournalArticle</b:SourceType>
    <b:Author>
      <b:Author>
        <b:NameList>
          <b:Person>
            <b:Last>Pacheco</b:Last>
            <b:First>A. P.</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Mendel2017</b:Tag>
    <b:SourceType>Book</b:SourceType>
    <b:Author>
      <b:Author>
        <b:NameList>
          <b:Person>
            <b:Last>Mendel</b:Last>
            <b:First>J. M.</b:First>
          </b:Person>
        </b:NameList>
      </b:Author>
    </b:Author>
    <b:Title>Uncertain rule-based fuzzy systems</b:Title>
    <b:Year>2017</b:Year>
    <b:Publisher>Springer</b:Publisher>
    <b:RefOrder>43</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66</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67</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60</b:RefOrder>
  </b:Source>
  <b:Source>
    <b:Tag>SoualahEtAl2024</b:Tag>
    <b:SourceType>JournalArticle</b:SourceType>
    <b:Author>
      <b:Author>
        <b:NameList>
          <b:Person>
            <b:Last>Soualah</b:Last>
            <b:First>L.</b:First>
          </b:Person>
        </b:NameList>
      </b:Author>
    </b:Author>
    <b:Title>Forecasting forest fire risk in Algeria using fuzzy logic and GIS</b:Title>
    <b:JournalName>Trees, Forests and People</b:JournalName>
    <b:Year>2024</b:Year>
    <b:Volume>17</b:Volume>
    <b:Pages>100614</b:Pages>
    <b:DOI>10.1016/j.tfp.2024.100614</b:DOI>
    <b:Guid>{977EE6EB-FD21-46D7-8DB8-C38C7F00304B}</b:Guid>
    <b:RefOrder>29</b:RefOrder>
  </b:Sourc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TurbanEtAl2011</b:Tag>
    <b:SourceType>Book</b:SourceType>
    <b:Author>
      <b:Author>
        <b:NameList>
          <b:Person>
            <b:Last>Turban</b:Last>
            <b:First>E.</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27</b:RefOrder>
  </b:Source>
  <b:Source>
    <b:Tag>Tur04</b:Tag>
    <b:SourceType>JournalArticle</b:SourceType>
    <b:Guid>{252EE6B2-CC33-4ECD-B389-30A4F262E115}</b:Guid>
    <b:Author>
      <b:Author>
        <b:NameList>
          <b:Person>
            <b:Last>Turoff</b:Last>
            <b:First>M.,</b:First>
            <b:Middle>Chumer, M., de Walle, B. V., &amp; Yao, X.</b:Middle>
          </b:Person>
        </b:NameList>
      </b:Author>
    </b:Author>
    <b:Title>The design of a dynamic emergency response management information system (DERMIS)</b:Title>
    <b:Year>2004</b:Year>
    <b:JournalName>Journal of Information Technology Theory and Application (JITTA)</b:JournalName>
    <b:Pages>3</b:Pages>
    <b:Volume>5</b:Volume>
    <b:Issue>4</b:Issue>
    <b:RefOrder>36</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30</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48</b:RefOrder>
  </b:Source>
  <b:Source>
    <b:Tag>Mar07</b:Tag>
    <b:SourceType>ConferenceProceedings</b:SourceType>
    <b:Guid>{B73CBD61-F723-4D71-B146-9E9040C2F21A}</b:Guid>
    <b:Author>
      <b:Author>
        <b:NameList>
          <b:Person>
            <b:Last>Martell</b:Last>
            <b:First>D.</b:First>
            <b:Middle>L.</b:Middle>
          </b:Person>
        </b:NameList>
      </b:Author>
    </b:Author>
    <b:Title>Forest fire management</b:Title>
    <b:Year>2007</b:Year>
    <b:City>Boston</b:City>
    <b:Publisher>MA: Springer US.</b:Publisher>
    <b:Pages>489-509</b:Pages>
    <b:ConferenceName>Handbook of operations research in natural resources</b:ConferenceName>
    <b:RefOrder>51</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38</b:RefOrder>
  </b:Source>
  <b:Source>
    <b:Tag>Placeholder1</b:Tag>
    <b:SourceType>JournalArticle</b:SourceType>
    <b:Author>
      <b:Author>
        <b:NameList>
          <b:Person>
            <b:Last>Walker</b:Last>
            <b:First>W. E.</b:First>
          </b:Person>
          <b:Person>
            <b:Last>Harremoes</b:Last>
            <b:First>P.</b:First>
          </b:Person>
          <b:Person>
            <b:Last>Rotmans</b:Last>
            <b:First>J.</b:First>
          </b:Person>
          <b:Person>
            <b:Last>Van der Sluijs</b:Last>
            <b:First>J. P.</b:First>
          </b:Person>
          <b:Person>
            <b:Last>Van Asselt</b:Last>
            <b:First>M. B.</b:First>
          </b:Person>
          <b:Person>
            <b:Last>Janssen</b:Last>
            <b:First>P.</b:First>
          </b:Person>
          <b:Person>
            <b:Last>Krayer von Krauss</b:Last>
            <b:First>M. P.</b:First>
          </b:Person>
        </b:NameList>
      </b:Author>
    </b:Author>
    <b:Title>Defining uncertainty: a conceptual basis for uncertainty management in model-based decision support</b:Title>
    <b:JournalName>Integrated Assessment</b:JournalName>
    <b:Year>2003</b:Year>
    <b:Volume>4</b:Volume>
    <b:Issue>1</b:Issue>
    <b:Pages>5-17</b:Pages>
    <b:Guid>{92B81743-4EDE-43AF-831D-56846F775F76}</b:Guid>
    <b:LCID>en-US</b:LCID>
    <b:RefOrder>9</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77</b:RefOrder>
  </b:Source>
  <b:Source>
    <b:Tag>Abdul2018</b:Tag>
    <b:SourceType>ConferenceProceedings</b:SourceType>
    <b:Author>
      <b:Author>
        <b:NameList>
          <b:Person>
            <b:Last>Abdul</b:Last>
            <b:First>A.</b:First>
          </b:Person>
          <b:Person>
            <b:Last>Vermeulen</b:Last>
            <b:First>J.</b:First>
          </b:Person>
          <b:Person>
            <b:Last>Wang</b:Last>
            <b:First>D.</b:First>
          </b:Person>
          <b:Person>
            <b:Last>Lim</b:Last>
            <b:First>B. Y.</b:First>
          </b:Person>
          <b:Person>
            <b:Last>Kankanhalli</b:Last>
            <b:First>M.</b:First>
          </b:Person>
        </b:NameList>
      </b:Author>
    </b:Author>
    <b:Title>Trends and trajectories for explainable, accountable and intelligible systems: An HCI research agenda</b:Title>
    <b:Year>2018</b:Year>
    <b:ConferenceName>CHI Conference on Human Factors in Computing Systems</b:ConferenceName>
    <b:Guid>{7F442B04-90B3-4DBD-B206-54BB911A9CB3}</b:Guid>
    <b:Pages>1-18</b:Pages>
    <b:Publisher>ACM</b:Publisher>
    <b:DOI>10.1145/3173574.3174156</b:DOI>
    <b:RefOrder>12</b:RefOrder>
  </b:Source>
  <b:Source>
    <b:Tag>SannemanShah2020</b:Tag>
    <b:SourceType>Report</b:SourceType>
    <b:Author>
      <b:Author>
        <b:NameList>
          <b:Person>
            <b:Last>Sanneman</b:Last>
            <b:First>L.</b:First>
          </b:Person>
          <b:Person>
            <b:Last>Shah</b:Last>
            <b:First>J.</b:First>
          </b:Person>
        </b:NameList>
      </b:Author>
    </b:Author>
    <b:Title>Explaining reward functions to humans for better human-robot collaboration</b:Title>
    <b:Year>2020</b:Year>
    <b:URL>https://arxiv.org/abs/2006.10548</b:URL>
    <b:Guid>{CDF480A4-9CBD-4DD2-8D90-BBF205E363F1}</b:Guid>
    <b:Publisher>arXiv preprint arXiv:2006.10548</b:Publisher>
    <b:RefOrder>13</b:RefOrder>
  </b:Source>
  <b:Source>
    <b:Tag>Marakas2013</b:Tag>
    <b:SourceType>Book</b:SourceType>
    <b:Author>
      <b:Author>
        <b:NameList>
          <b:Person>
            <b:Last>Marakas</b:Last>
            <b:First>G.</b:First>
            <b:Middle>M.</b:Middle>
          </b:Person>
          <b:Person>
            <b:Last>O'Brien</b:Last>
            <b:First>J.</b:First>
            <b:Middle>A.</b:Middle>
          </b:Person>
        </b:NameList>
      </b:Author>
    </b:Author>
    <b:Title>Introduction to information systems</b:Title>
    <b:Year>2013</b:Year>
    <b:Publisher>McGraw-Hill</b:Publisher>
    <b:Guid>{8FC4222A-A9D1-46AE-9C72-B32169DB30A9}</b:Guid>
    <b:RefOrder>10</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42</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UCL</b:Tag>
    <b:SourceType>InternetSite</b:SourceType>
    <b:Guid>{E4BA7BE9-5DE8-4D4C-9BFD-F85689BF3626}</b:Guid>
    <b:Author>
      <b:Author>
        <b:NameList>
          <b:Person>
            <b:Last>CRED/UCLouvain</b:Last>
          </b:Person>
        </b:NameList>
      </b:Author>
    </b:Author>
    <b:Title>EM-DAT: The International Disaster Database</b:Title>
    <b:URL>https://www.emdat.be</b:URL>
    <b:Year>2023</b:Year>
    <b:RefOrder>17</b:RefOrder>
  </b:Source>
  <b:Source>
    <b:Tag>ZavadskasTurskis2011</b:Tag>
    <b:SourceType>JournalArticle</b:SourceType>
    <b:Author>
      <b:Author>
        <b:NameList>
          <b:Person>
            <b:Last>Zavadskas</b:Last>
            <b:First>E. K.</b:First>
          </b:Person>
          <b:Person>
            <b:Last>Turskis</b:Last>
            <b:First>Z.</b:First>
          </b:Person>
        </b:NameList>
      </b:Author>
    </b:Author>
    <b:Title>Multiple criteria decision making (MCDM) methods in economics: An overview</b:Title>
    <b:JournalName>Technological and Economic Development of Economy</b:JournalName>
    <b:Year>2011</b:Year>
    <b:Volume>17</b:Volume>
    <b:Issue>2</b:Issue>
    <b:Pages>397-427</b:Pages>
    <b:DOI>10.3846/20294913.2011.593291</b:DOI>
    <b:Guid>{9C0D1E2F-3A4B-5C6D-7E8F-9A0B1C2D3E4F}</b:Guid>
    <b:LCID>en-US</b:LCID>
    <b:RefOrder>62</b:RefOrder>
  </b:Source>
  <b:Source>
    <b:Tag>Triantaphyllou2000</b:Tag>
    <b:SourceType>Book</b:SourceType>
    <b:Author>
      <b:Author>
        <b:NameList>
          <b:Person>
            <b:Last>Triantaphyllou</b:Last>
            <b:First>E.</b:First>
          </b:Person>
        </b:NameList>
      </b:Author>
    </b:Author>
    <b:Title>Multi-criteria decision making methods: A comparative study</b:Title>
    <b:Year>2000</b:Year>
    <b:Publisher>Springer</b:Publisher>
    <b:DOI>10.1007/978-1-4757-3157-6</b:DOI>
    <b:Guid>{6F7A8B9C-0D1E-2F3A-4B5C-6D7E8F9A0B1C}</b:Guid>
    <b:LCID>en-US</b:LCID>
    <b:RefOrder>64</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80</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63</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61</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26</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45</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59</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35</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74</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73</b:RefOrder>
  </b:Source>
  <b:Source>
    <b:Tag>Simon1996</b:Tag>
    <b:SourceType>Book</b:SourceType>
    <b:Author>
      <b:Author>
        <b:NameList>
          <b:Person>
            <b:Last>Simon</b:Last>
            <b:First>Herbert A.</b:First>
          </b:Person>
        </b:NameList>
      </b:Author>
    </b:Author>
    <b:Title>The Sciences of the Artificial</b:Title>
    <b:Year>1996</b:Year>
    <b:Publisher>MIT Press</b:Publisher>
    <b:City>Cambridge</b:City>
    <b:Guid>{3B8E409B-C5BC-42B7-9FBC-B2C44B2B6CBA}</b:Guid>
    <b:RefOrder>83</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16</b:RefOrder>
  </b:Source>
  <b:Source>
    <b:Tag>Power2015</b:Tag>
    <b:SourceType>Book</b:SourceType>
    <b:Author>
      <b:Author>
        <b:NameList>
          <b:Person>
            <b:Last>Power</b:Last>
            <b:First>D.</b:First>
            <b:Middle>J.</b:Middle>
          </b:Person>
          <b:Person>
            <b:Last>Heavin</b:Last>
            <b:First>C.</b:First>
          </b:Person>
        </b:NameList>
      </b:Author>
    </b:Author>
    <b:Title>Decision Support, Analytics, and Business Intelligence</b:Title>
    <b:Year>2017</b:Year>
    <b:Edition>2</b:Edition>
    <b:Publisher>Business Expert Press</b:Publisher>
    <b:Guid>{0E14A159-87BB-4BDC-83D5-A9CEA3FD75F0}</b:Guid>
    <b:RefOrder>5</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18</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53</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34</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46</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33</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50</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37</b:RefOrder>
  </b:Source>
  <b:Source>
    <b:Tag>Oliveira2022</b:Tag>
    <b:SourceType>ArticleInAPeriodical</b:SourceType>
    <b:Author>
      <b:Author>
        <b:NameList>
          <b:Person>
            <b:Last>Oliveira</b:Last>
            <b:First>T. M.</b:First>
          </b:Person>
          <b:Person>
            <b:Last>Barros</b:Last>
            <b:First>A. M. G.</b:First>
          </b:Person>
          <b:Person>
            <b:Last>Ager</b:Last>
            <b:First>A. A.</b:First>
          </b:Person>
          <b:Person>
            <b:Last>Fernandes</b:Last>
            <b:First>P. M.</b:First>
          </b:Person>
        </b:NameList>
      </b:Author>
    </b:Author>
    <b:Title>Wildfire spread and resource allocation: Using spatially explicit models to address operational decision-making</b:Title>
    <b:PeriodicalTitle>Forest Ecology and Management</b:PeriodicalTitle>
    <b:Year>2022</b:Year>
    <b:Volume>506</b:Volume>
    <b:Pages>119952</b:Pages>
    <b:DOI>10.1016/j.foreco.2021.119952</b:DOI>
    <b:RefOrder>52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562-574</b:Pages>
    <b:DOI>10.1071/WF22106</b:DOI>
    <b:RefOrder>32</b:RefOrder>
  </b:Source>
  <b:Source>
    <b:Tag>Figueiredo2024</b:Tag>
    <b:SourceType>ArticleInAPeriodical</b:SourceType>
    <b:Author>
      <b:Author>
        <b:NameList>
          <b:Person>
            <b:Last>Figueiredo</b:Last>
            <b:First>J.</b:First>
          </b:Person>
          <b:Person>
            <b:Last>Macedo</b:Last>
            <b:First>J.</b:First>
          </b:Person>
          <b:Person>
            <b:Last>Alves</b:Last>
            <b:First>J.</b:First>
          </b:Person>
          <b:Person>
            <b:Last>Figueiredo</b:Last>
            <b:First>A.</b:First>
          </b:Person>
        </b:NameList>
      </b:Author>
    </b:Author>
    <b:Title>Wildfire management decision support system for real-time fire behavior and weather analysis</b:Title>
    <b:PeriodicalTitle>Forests</b:PeriodicalTitle>
    <b:Year>2024</b:Year>
    <b:Volume>15</b:Volume>
    <b:Issue>3</b:Issue>
    <b:Pages>509</b:Pages>
    <b:DOI>10.3390/f15030509</b:DOI>
    <b:RefOrder>28</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79</b:RefOrder>
  </b:Source>
  <b:Source>
    <b:Tag>Duarte2022</b:Tag>
    <b:SourceType>ArticleInAPeriodical</b:SourceType>
    <b:Author>
      <b:Author>
        <b:NameList>
          <b:Person>
            <b:Last>Duarte</b:Last>
            <b:First>V.</b:First>
          </b:Person>
          <b:Person>
            <b:Last>Teodoro</b:Last>
            <b:First>A. C.</b:First>
          </b:Person>
          <b:Person>
            <b:Last>Gonçalves</b:Last>
            <b:First>J. A.</b:First>
          </b:Person>
          <b:Person>
            <b:Last>Soares</b:Last>
            <b:First>D.</b:First>
          </b:Person>
          <b:Person>
            <b:Last>Cunha</b:Last>
            <b:First>M.</b:First>
          </b:Person>
        </b:NameList>
      </b:Author>
    </b:Author>
    <b:Title>Wildfire risk mapping using GIS and fuzzy logic: Application to northwest Iberian Peninsula</b:Title>
    <b:PeriodicalTitle>Remote Sensing</b:PeriodicalTitle>
    <b:Year>2022</b:Year>
    <b:Volume>14</b:Volume>
    <b:Issue>15</b:Issue>
    <b:Pages>3793</b:Pages>
    <b:DOI>10.3390/rs14153793</b:DOI>
    <b:RefOrder>44</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31</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78</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49</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19</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Pea88</b:Tag>
    <b:SourceType>Book</b:SourceType>
    <b:Guid>{EC18EDFF-0BD8-43CB-9CBA-2693C30824B7}</b:Guid>
    <b:Title>Probabilistic Reasoning in Intelligent Systems: Networks of Plausible Inference</b:Title>
    <b:Year>1988</b:Year>
    <b:Author>
      <b:Author>
        <b:NameList>
          <b:Person>
            <b:Last>Pearl</b:Last>
            <b:First>J</b:First>
          </b:Person>
        </b:NameList>
      </b:Author>
    </b:Author>
    <b:Publisher>Morgan Kaufmann</b:Publisher>
    <b:DOI>10.1016/C2009-0-27609-4</b:DOI>
    <b:RefOrder>41</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40</b:RefOrder>
  </b:Source>
  <b:Source>
    <b:Tag>Zad86</b:Tag>
    <b:SourceType>JournalArticle</b:SourceType>
    <b:Guid>{FCF88C2C-504E-4C5F-A46D-94A1BB6BCA13}</b:Guid>
    <b:Title>A simple view of the Dempster–Shafer theory of evidence and its implication for the rule of combination</b:Title>
    <b:Year>1986</b:Year>
    <b:Pages>85-90</b:Pages>
    <b:Author>
      <b:Author>
        <b:NameList>
          <b:Person>
            <b:Last>Zadeh</b:Last>
            <b:Middle>A</b:Middle>
            <b:First>L</b:First>
          </b:Person>
        </b:NameList>
      </b:Author>
    </b:Author>
    <b:JournalName>AI Magazine</b:JournalName>
    <b:Volume>7</b:Volume>
    <b:Issue>2</b:Issue>
    <b:DOI>doi:10.1609/aimag.v7i2.542</b:DOI>
    <b:RefOrder>84</b:RefOrder>
  </b:Source>
  <b:Source>
    <b:Tag>Jai20</b:Tag>
    <b:SourceType>JournalArticle</b:SourceType>
    <b:Guid>{FD7ACA2D-690B-4060-B096-CC4FD2636522}</b:Guid>
    <b:Title>A review of machine learning applications in wildfire science and management</b:Title>
    <b:JournalName>Environmental Reviews</b:JournalName>
    <b:Year>2020</b:Year>
    <b:Pages>478-505</b:Pages>
    <b:Author>
      <b:Author>
        <b:NameList>
          <b:Person>
            <b:Last>Jain</b:Last>
            <b:First>P</b:First>
          </b:Person>
          <b:Person>
            <b:Last>Coogan</b:Last>
            <b:Middle>C P</b:Middle>
            <b:First>S</b:First>
          </b:Person>
          <b:Person>
            <b:Last>Subramanian</b:Last>
            <b:Middle>G</b:Middle>
            <b:First>S</b:First>
          </b:Person>
          <b:Person>
            <b:Last>Crowley</b:Last>
            <b:First>M</b:First>
          </b:Person>
          <b:Person>
            <b:Last>Taylor</b:Last>
            <b:First>S</b:First>
          </b:Person>
          <b:Person>
            <b:Last>Flannigan</b:Last>
            <b:Middle>D</b:Middle>
            <b:First>M</b:First>
          </b:Person>
        </b:NameList>
      </b:Author>
    </b:Author>
    <b:Volume>28</b:Volume>
    <b:Issue>4</b:Issue>
    <b:DOI>10.1139/er-2020-0019</b:DOI>
    <b:LCID>en-US</b:LCID>
    <b:RefOrder>75</b:RefOrder>
  </b:Source>
  <b:Source>
    <b:Tag>Ped93</b:Tag>
    <b:SourceType>Book</b:SourceType>
    <b:Guid>{42A1296C-FDFA-499B-A721-C30F2E17AE54}</b:Guid>
    <b:Title>Fuzzy Control and Fuzzy Systems</b:Title>
    <b:Year>1993</b:Year>
    <b:Author>
      <b:Author>
        <b:NameList>
          <b:Person>
            <b:Last>Pedrycz</b:Last>
            <b:First>W</b:First>
          </b:Person>
        </b:NameList>
      </b:Author>
    </b:Author>
    <b:Publisher>Wiley</b:Publisher>
    <b:RefOrder>76</b:RefOrder>
  </b:Source>
  <b:Source>
    <b:Tag>Pap87</b:Tag>
    <b:SourceType>JournalArticle</b:SourceType>
    <b:Guid>{AF8FEE3D-5D8C-4FAC-A23D-8936D736C50D}</b:Guid>
    <b:Title>The complexity of Markov decision processes</b:Title>
    <b:JournalName>Mathematics of Operations Research</b:JournalName>
    <b:Year>1987</b:Year>
    <b:Pages>441-450</b:Pages>
    <b:Author>
      <b:Author>
        <b:NameList>
          <b:Person>
            <b:Last>Papadimitriou</b:Last>
            <b:Middle>H</b:Middle>
            <b:First>C</b:First>
          </b:Person>
          <b:Person>
            <b:Last>Tsitsiklis</b:Last>
            <b:Middle>N</b:Middle>
            <b:First>J</b:First>
          </b:Person>
        </b:NameList>
      </b:Author>
    </b:Author>
    <b:Volume>12</b:Volume>
    <b:Issue>3</b:Issue>
    <b:RefOrder>81</b:RefOrder>
  </b:Source>
  <b:Source>
    <b:Tag>Power2007History</b:Tag>
    <b:SourceType>JournalArticle</b:SourceType>
    <b:Author>
      <b:Author>
        <b:NameList>
          <b:Person>
            <b:Last>Power</b:Last>
          </b:Person>
        </b:NameList>
      </b:Author>
    </b:Author>
    <b:Title>A Brief History of Decision Support Systems</b:Title>
    <b:Year>2007</b:Year>
    <b:URL>http://dssresources.com/history/dsshistory.html</b:URL>
    <b:Guid>{ACD2A636-6D49-408D-8A54-AFB44003CB85}</b:Guid>
    <b:RefOrder>58</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Con16</b:Tag>
    <b:SourceType>Report</b:SourceType>
    <b:Guid>{7E787A83-8F0B-4FEC-9717-7E29E52322A4}</b:Guid>
    <b:Title>Concrete problems in AI safety</b:Title>
    <b:Year>2016</b:Year>
    <b:Author>
      <b:Author>
        <b:NameList>
          <b:Person>
            <b:Last>Amodei</b:Last>
            <b:First>D.</b:First>
          </b:Person>
          <b:Person>
            <b:Last>Olah</b:Last>
            <b:First>C.</b:First>
          </b:Person>
          <b:Person>
            <b:Last>Steinhardt</b:Last>
            <b:First>J.</b:First>
          </b:Person>
          <b:Person>
            <b:Last>Christiano</b:Last>
            <b:First>P.</b:First>
          </b:Person>
          <b:Person>
            <b:Last>Schulman</b:Last>
            <b:First>J.</b:First>
          </b:Person>
          <b:Person>
            <b:Last>Mané</b:Last>
            <b:First>D.</b:First>
          </b:Person>
        </b:NameList>
      </b:Author>
    </b:Author>
    <b:LCID>en-US</b:LCID>
    <b:RefOrder>88</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b:First>
            <b:Middle>A.</b:Middle>
          </b:Person>
        </b:NameList>
      </b:Author>
    </b:Author>
    <b:RefOrder>55</b:RefOrder>
  </b:Source>
  <b:Source>
    <b:Tag>Ses22</b:Tag>
    <b:SourceType>JournalArticle</b:SourceType>
    <b:Guid>{A1B2C3D4-0003-4E5F-8A9B-000000000003}</b:Guid>
    <b:Title>Toward verified artificial intelligence</b:Title>
    <b:Year>2022</b:Year>
    <b:JournalName>Communications of the ACM</b:JournalName>
    <b:Pages>46-55</b:Pages>
    <b:Volume>65</b:Volume>
    <b:Issue>7</b:Issue>
    <b:Author>
      <b:Author>
        <b:NameList>
          <b:Person>
            <b:Last>Seshia</b:Last>
            <b:First>S.</b:First>
            <b:Middle>A.</b:Middle>
          </b:Person>
          <b:Person>
            <b:Last>Sadigh</b:Last>
            <b:First>D.</b:First>
          </b:Person>
          <b:Person>
            <b:Last>Sastry</b:Last>
            <b:First>S.</b:First>
            <b:Middle>S.</b:Middle>
          </b:Person>
        </b:NameList>
      </b:Author>
    </b:Author>
    <b:RefOrder>65</b:RefOrder>
  </b:Source>
  <b:Source>
    <b:Tag>Gig01</b:Tag>
    <b:SourceType>Book</b:SourceType>
    <b:Guid>{A1B2C3D4-0002-4E5F-8A9B-000000000002}</b:Guid>
    <b:Title>Bounded rationality: The adaptive toolbox</b:Title>
    <b:Year>2001</b:Year>
    <b:City>Cambridge, MA</b:City>
    <b:Publisher>MIT Press</b:Publisher>
    <b:Author>
      <b:Editor>
        <b:NameList>
          <b:Person>
            <b:Last>Gigerenzer</b:Last>
            <b:First>G.</b:First>
          </b:Person>
          <b:Person>
            <b:Last>Selten</b:Last>
            <b:First>R.</b:First>
          </b:Person>
        </b:NameList>
      </b:Editor>
    </b:Author>
    <b:RefOrder>82</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54</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68</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69</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57</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56</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70</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71</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72</b:RefOrder>
  </b:Source>
  <b:Source>
    <b:Tag>Vaswani2017</b:Tag>
    <b:SourceType>ArticleInAPeriodical</b:SourceTyp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 N.</b:First>
          </b:Person>
          <b:Person>
            <b:Last>Kaiser</b:Last>
            <b:First>Ł.</b:First>
          </b:Person>
          <b:Person>
            <b:Last>Polosukhin</b:Last>
            <b:First>I.</b:First>
          </b:Person>
        </b:NameList>
      </b:Author>
    </b:Author>
    <b:Title>Attention is all you need</b:Title>
    <b:PeriodicalTitle>Advances in Neural Information Processing Systems (NeurIPS)</b:PeriodicalTitle>
    <b:Year>2017</b:Year>
    <b:Guid>{2099AE14-D702-4423-A059-0EC25721E4EC}</b:Guid>
    <b:LCID>en-US</b:LCID>
    <b:RefOrder>85</b:RefOrder>
  </b:Source>
  <b:Source>
    <b:Tag>Brown2020</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{90159085-8F4E-40C5-ABD2-8A7F56AB5559}</b:Guid>
    <b:LCID>en-US</b:LCID>
    <b:RefOrder>86</b:RefOrder>
  </b:Source>
  <b:Source>
    <b:Tag>Placeholder2</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{190E3836-C969-48EA-8DE4-C20E614CC976}</b:Guid>
    <b:LCID>en-US</b:LCID>
    <b:RefOrder>87</b:RefOrder>
  </b:Source>
  <b:Source>
    <b:Tag>Mohammadi2025</b:Tag>
    <b:SourceType>ArticleInAPeriodical</b:SourceType>
    <b:Author>
      <b:Author>
        <b:NameList>
          <b:Person>
            <b:Last>Mohammadi</b:Last>
            <b:First>M.</b:First>
          </b:Person>
          <b:Person>
            <b:Last>Alesheikh</b:Last>
            <b:First>A. A.</b:First>
          </b:Person>
          <b:Person>
            <b:Last>Alimohammadi</b:Last>
            <b:First>A.</b:First>
          </b:Person>
        </b:NameList>
      </b:Author>
    </b:Author>
    <b:Title>Bridging spatiotemporal wildfire prediction and decision modeling using transformer networks and fuzzy inference systems</b:Title>
    <b:PeriodicalTitle>Applied Sciences</b:PeriodicalTitle>
    <b:Year>2025</b:Year>
    <b:Volume>15</b:Volume>
    <b:Pages>7542</b:Pages>
    <b:DOI>10.3390/app15137542</b:DOI>
    <b:Guid>{94571F2A-2200-4C69-8A23-4DDC43F5E268}</b:Guid>
    <b:LCID>en-US</b:LCID>
    <b:RefOrder>47</b:RefOrder>
  </b:Source>
  <b:Source>
    <b:Tag>Ji2023</b:Tag>
    <b:SourceType>ArticleInAPeriodical</b:SourceType>
    <b:Author>
      <b:Author>
        <b:NameList>
          <b:Person>
            <b:Last>Ji</b:Last>
            <b:First>Z.</b:First>
          </b:Person>
          <b:Person>
            <b:Last>Lee</b:Last>
            <b:First>N.</b:First>
          </b:Person>
          <b:Person>
            <b:Last>Frieske</b:Last>
            <b:First>R.</b:First>
          </b:Person>
          <b:Person>
            <b:Last>Yu</b:Last>
            <b:First>T.</b:First>
          </b:Person>
          <b:Person>
            <b:Last>Su</b:Last>
            <b:First>D.</b:First>
          </b:Person>
          <b:Person>
            <b:Last>Xu</b:Last>
            <b:First>Y.</b:First>
          </b:Person>
          <b:Person>
            <b:Last>Ishii</b:Last>
            <b:First>E.</b:First>
          </b:Person>
          <b:Person>
            <b:Last>Bang</b:Last>
            <b:First>Y. J.</b:First>
          </b:Person>
          <b:Person>
            <b:Last>Madotto</b:Last>
            <b:First>A.</b:First>
          </b:Person>
          <b:Person>
            <b:Last>Fung</b:Last>
            <b:First>P.</b:First>
          </b:Person>
        </b:NameList>
      </b:Author>
    </b:Author>
    <b:Title>Survey of hallucination in natural language generation</b:Title>
    <b:PeriodicalTitle>ACM Computing Surveys</b:PeriodicalTitle>
    <b:Year>2023</b:Year>
    <b:Volume>55</b:Volume>
    <b:Pages>1-38</b:Pages>
    <b:Guid>{A6AE475F-E457-4848-8A68-5EF9D61EBAE0}</b:Guid>
    <b:LCID>en-US</b:LCID>
    <b:RefOrder>89</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39</b:RefOrder>
  </b:Source>
  <b:Source>
    <b:Tag>CruzAlexander2013</b:Tag>
    <b:SourceType>JournalArticle</b:SourceType>
    <b:Author>
      <b:Author>
        <b:NameList>
          <b:Person>
            <b:Last>Cruz</b:Last>
            <b:First>M. G.</b:First>
          </b:Person>
          <b:Person>
            <b:Last>Alexander</b:Last>
            <b:First>M. E.</b:First>
          </b:Person>
        </b:NameList>
      </b:Author>
    </b:Author>
    <b:Title>Uncertainty associated with model predictions of surface and crown fire rates of spread</b:Title>
    <b:Year>2013</b:Year>
    <b:JournalName>Environmental Modelling &amp; Software</b:JournalName>
    <b:Volume>47</b:Volume>
    <b:Pages>16-28</b:Pages>
    <b:RefOrder>99</b:RefOrder>
  </b:Source>
  <b:Source>
    <b:Tag>AlexanderCruz2013b</b:Tag>
    <b:SourceType>JournalArticle</b:SourceType>
    <b:Author>
      <b:Author>
        <b:NameList>
          <b:Person>
            <b:Last>Alexander</b:Last>
            <b:First>M. E.</b:First>
          </b:Person>
          <b:Person>
            <b:Last>Cruz</b:Last>
            <b:First>M. G.</b:First>
          </b:Person>
        </b:NameList>
      </b:Author>
    </b:Author>
    <b:Title>Are the applications of wildland fire behaviour models getting ahead of their evaluation again?</b:Title>
    <b:Year>2013</b:Year>
    <b:JournalName>Environmental Modelling &amp; Software</b:JournalName>
    <b:Volume>41</b:Volume>
    <b:Pages>65-71</b:Pages>
    <b:RefOrder>91</b:RefOrder>
  </b:Source>
  <b:Source>
    <b:Tag>Filippi2014</b:Tag>
    <b:SourceType>JournalArticle</b:SourceType>
    <b:Author>
      <b:Author>
        <b:NameList>
          <b:Person>
            <b:Last>Filippi</b:Last>
            <b:First>J.-B.</b:First>
          </b:Person>
          <b:Person>
            <b:Last>Mallet</b:Last>
            <b:First>V.</b:First>
          </b:Person>
          <b:Person>
            <b:Last>Nader</b:Last>
            <b:First>B.</b:First>
          </b:Person>
        </b:NameList>
      </b:Author>
    </b:Author>
    <b:Title>Representation and evaluation of wildfire propagation simulations</b:Title>
    <b:Year>2014</b:Year>
    <b:JournalName>International Journal of Wildland Fire</b:JournalName>
    <b:Volume>23</b:Volume>
    <b:Pages>46-57</b:Pages>
    <b:RefOrder>96</b:RefOrder>
  </b:Source>
  <b:Source>
    <b:Tag>Tymstra2010</b:Tag>
    <b:SourceType>Report</b:SourceType>
    <b:Author>
      <b:Author>
        <b:NameList>
          <b:Person>
            <b:Last>Tymstra</b:Last>
            <b:First>C.</b:First>
          </b:Person>
          <b:Person>
            <b:Last>Bryce</b:Last>
            <b:First>R. W.</b:First>
          </b:Person>
          <b:Person>
            <b:Last>Wotton</b:Last>
            <b:First>B. M.</b:First>
          </b:Person>
          <b:Person>
            <b:Last>Taylor</b:Last>
            <b:First>S. W.</b:First>
          </b:Person>
          <b:Person>
            <b:Last>Armitage</b:Last>
            <b:First>O. B.</b:First>
          </b:Person>
        </b:NameList>
      </b:Author>
    </b:Author>
    <b:Title>Development and Structure of Prometheus: the Canadian Wildland Fire Growth Simulation Model</b:Title>
    <b:Year>2010</b:Year>
    <b:Publisher>Canadian Forest Service, Northern Forestry Centre</b:Publisher>
    <b:StandardNumber>Inf. Rep. NOR-X-417</b:StandardNumber>
    <b:RefOrder>109</b:RefOrder>
  </b:Source>
  <b:Source>
    <b:Tag>Finney1998</b:Tag>
    <b:SourceType>Report</b:SourceType>
    <b:Author>
      <b:Author>
        <b:NameList>
          <b:Person>
            <b:Last>Finney</b:Last>
            <b:First>M. A.</b:First>
          </b:Person>
        </b:NameList>
      </b:Author>
    </b:Author>
    <b:Title>FARSITE: Fire Area Simulator - model development and evaluation</b:Title>
    <b:Year>1998</b:Year>
    <b:Publisher>USDA Forest Service, Rocky Mountain Research Station</b:Publisher>
    <b:StandardNumber>Res. Pap. RMRS-RP-4</b:StandardNumber>
    <b:RefOrder>106</b:RefOrder>
  </b:Source>
  <b:Source>
    <b:Tag>DuffTolhurst2015</b:Tag>
    <b:SourceType>JournalArticle</b:SourceType>
    <b:Author>
      <b:Author>
        <b:NameList>
          <b:Person>
            <b:Last>Duff</b:Last>
            <b:First>T. J.</b:First>
          </b:Person>
          <b:Person>
            <b:Last>Tolhurst</b:Last>
            <b:First>K. G.</b:First>
          </b:Person>
        </b:NameList>
      </b:Author>
    </b:Author>
    <b:Title>Operational wildfire suppression modelling: a review evaluating development, state of the art and future directions</b:Title>
    <b:Year>2015</b:Year>
    <b:JournalName>International Journal of Wildland Fire</b:JournalName>
    <b:Volume>24</b:Volume>
    <b:Pages>735-748</b:Pages>
    <b:RefOrder>97</b:RefOrder>
  </b:Source>
  <b:Source>
    <b:Tag>Kalabokidis2016</b:Tag>
    <b:SourceType>JournalArticle</b:SourceType>
    <b:Author>
      <b:Author>
        <b:NameList>
          <b:Person>
            <b:Last>Kalabokidis</b:Last>
            <b:First>K.</b:First>
          </b:Person>
          <b:Person>
            <b:Last>Ager</b:Last>
            <b:First>A.</b:First>
          </b:Person>
          <b:Person>
            <b:Last>Finney</b:Last>
            <b:First>M.</b:First>
          </b:Person>
          <b:Person>
            <b:Last>Athanasis</b:Last>
            <b:First>N.</b:First>
          </b:Person>
          <b:Person>
            <b:Last>Palaiologou</b:Last>
            <b:First>P.</b:First>
          </b:Person>
          <b:Person>
            <b:Last>Vasilakos</b:Last>
            <b:First>C.</b:First>
          </b:Person>
        </b:NameList>
      </b:Author>
    </b:Author>
    <b:Title>AEGIS: a wildfire prevention and management information system</b:Title>
    <b:Year>2016</b:Year>
    <b:JournalName>Natural Hazards and Earth System Sciences</b:JournalName>
    <b:Volume>16</b:Volume>
    <b:Pages>643-661</b:Pages>
    <b:RefOrder>110</b:RefOrder>
  </b:Source>
  <b:Source>
    <b:Tag>Morris1991</b:Tag>
    <b:SourceType>JournalArticle</b:SourceType>
    <b:Author>
      <b:Author>
        <b:NameList>
          <b:Person>
            <b:Last>Morris</b:Last>
            <b:First>M. D.</b:First>
          </b:Person>
        </b:NameList>
      </b:Author>
    </b:Author>
    <b:Title>Factorial sampling plans for preliminary computational experiments</b:Title>
    <b:Year>1991</b:Year>
    <b:JournalName>Technometrics</b:JournalName>
    <b:Volume>33</b:Volume>
    <b:Pages>161-174</b:Pages>
    <b:RefOrder>107</b:RefOrder>
  </b:Source>
  <b:Source>
    <b:Tag>Sobol2001</b:Tag>
    <b:SourceType>JournalArticle</b:SourceType>
    <b:Author>
      <b:Author>
        <b:NameList>
          <b:Person>
            <b:Last>Sobol′</b:Last>
            <b:First>I. M.</b:First>
          </b:Person>
        </b:NameList>
      </b:Author>
    </b:Author>
    <b:Title>Global sensitivity indices for nonlinear mathematical models and their Monte Carlo estimates</b:Title>
    <b:Year>2001</b:Year>
    <b:JournalName>Mathematics and Computers in Simulation</b:JournalName>
    <b:Volume>55</b:Volume>
    <b:Pages>271-280</b:Pages>
    <b:RefOrder>111</b:RefOrder>
  </b:Source>
  <b:Source>
    <b:Tag>Saltelli2008</b:Tag>
    <b:SourceType>Book</b:SourceType>
    <b:Author>
      <b:Author>
        <b:NameList>
          <b:Person>
            <b:Last>Saltelli</b:Last>
            <b:First>A.</b:First>
          </b:Person>
          <b:Person>
            <b:Last>Ratto</b:Last>
            <b:First>M.</b:First>
          </b:Person>
          <b:Person>
            <b:Last>Andres</b:Last>
            <b:First>T.</b:First>
          </b:Person>
          <b:Person>
            <b:Last>Campolongo</b:Last>
            <b:First>F.</b:First>
          </b:Person>
          <b:Person>
            <b:Last>Cariboni</b:Last>
            <b:First>J.</b:First>
          </b:Person>
          <b:Person>
            <b:Last>Gatelli</b:Last>
            <b:First>D.</b:First>
          </b:Person>
          <b:Person>
            <b:Last>Saisana</b:Last>
            <b:First>M.</b:First>
          </b:Person>
          <b:Person>
            <b:Last>Tarantola</b:Last>
            <b:First>S.</b:First>
          </b:Person>
        </b:NameList>
      </b:Author>
    </b:Author>
    <b:Title>Global Sensitivity Analysis: The Primer</b:Title>
    <b:Year>2008</b:Year>
    <b:Publisher>Wiley</b:Publisher>
    <b:City>Chichester</b:City>
    <b:RefOrder>108</b:RefOrder>
  </b:Source>
  <b:Source>
    <b:Tag>Martell2015</b:Tag>
    <b:SourceType>JournalArticle</b:SourceType>
    <b:Author>
      <b:Author>
        <b:NameList>
          <b:Person>
            <b:Last>Martell</b:Last>
            <b:First>D. L.</b:First>
          </b:Person>
        </b:NameList>
      </b:Author>
    </b:Author>
    <b:Title>A review of recent forest and wildland fire management decision support systems research</b:Title>
    <b:Year>2015</b:Year>
    <b:JournalName>Current Forestry Reports</b:JournalName>
    <b:Volume>1</b:Volume>
    <b:Pages>128-137</b:Pages>
    <b:RefOrder>92</b:RefOrder>
  </b:Source>
  <b:Source>
    <b:Tag>Rapp2026</b:Tag>
    <b:SourceType>JournalArticle</b:SourceType>
    <b:Author>
      <b:Author>
        <b:NameList>
          <b:Person>
            <b:Last>Rapp</b:Last>
            <b:First>C.</b:First>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93</b:RefOrder>
  </b:Source>
  <b:Source>
    <b:Tag>FoxHughes2024</b:Tag>
    <b:SourceType>JournalArticle</b:SourceType>
    <b:Author>
      <b:Author>
        <b:NameList>
          <b:Person>
            <b:Last>Fox-Hughes</b:Last>
            <b:First>P.</b:First>
          </b:Person>
          <b:Person>
            <b:Last>Bridge</b:Last>
            <b:First>C.</b:First>
          </b:Person>
          <b:Person>
            <b:Last>Faggian</b:Last>
            <b:First>N.</b:First>
          </b:Person>
        </b:NameList>
      </b:Author>
    </b:Author>
    <b:Title>An evaluation of wildland fire simulators used operationally in Australia</b:Title>
    <b:Year>2024</b:Year>
    <b:JournalName>International Journal of Wildland Fire</b:JournalName>
    <b:Volume>33</b:Volume>
    <b:RefOrder>95</b:RefOrder>
  </b:Source>
  <b:Source>
    <b:Tag>Benali2017</b:Tag>
    <b:SourceType>JournalArticle</b:SourceType>
    <b:Author>
      <b:Author>
        <b:NameList>
          <b:Person>
            <b:Last>Benali</b:Last>
            <b:First>A.</b:First>
          </b:Person>
          <b:Person>
            <b:Last>Sá</b:Last>
            <b:First>A. C. L.</b:First>
          </b:Person>
          <b:Person>
            <b:Last>Ervilha</b:Last>
            <b:First>A. R.</b:First>
          </b:Person>
          <b:Person>
            <b:Last>Trigo</b:Last>
            <b:First>R. M.</b:First>
          </b:Person>
          <b:Person>
            <b:Last>Fernandes</b:Last>
            <b:First>P. M.</b:First>
          </b:Person>
          <b:Person>
            <b:Last>Pereira</b:Last>
            <b:First>J. M. C.</b:First>
          </b:Person>
        </b:NameList>
      </b:Author>
    </b:Author>
    <b:Title>Fire spread predictions: sweeping uncertainty under the rug</b:Title>
    <b:Year>2017</b:Year>
    <b:JournalName>Science of the Total Environment</b:JournalName>
    <b:Volume>592</b:Volume>
    <b:Pages>187-196</b:Pages>
    <b:RefOrder>98</b:RefOrder>
  </b:Source>
  <b:Source>
    <b:Tag>Cruz2003</b:Tag>
    <b:SourceType>ConferenceProceedings</b:SourceType>
    <b:Author>
      <b:Author>
        <b:NameList>
          <b:Person>
            <b:Last>Cruz</b:Last>
            <b:First>M. G.</b:First>
          </b:Person>
          <b:Person>
            <b:Last>Alexander</b:Last>
            <b:First>M. E.</b:First>
          </b:Person>
          <b:Person>
            <b:Last>Wakimoto</b:Last>
            <b:First>R. H.</b:First>
          </b:Person>
        </b:NameList>
      </b:Author>
    </b:Author>
    <b:Title>Definition of a fire behavior model evaluation protocol: a case study application to crown fire behavior models</b:Title>
    <b:Year>2003</b:Year>
    <b:ConferenceName>Fire, Fuel Treatments, and Ecological Restoration (USDA Forest Service Proceedings RMRS-P-29)</b:ConferenceName>
    <b:Guid>{3DCB24A4-6415-4908-8563-75CE1E9687E2}</b:Guid>
    <b:LCID>en-US</b:LCID>
    <b:RefOrder>90</b:RefOrder>
  </b:Source>
  <b:Source>
    <b:Tag>Duff2018</b:Tag>
    <b:SourceType>JournalArticle</b:SourceType>
    <b:Author>
      <b:Author>
        <b:NameList>
          <b:Person>
            <b:Last>Duff</b:Last>
            <b:First>T. J.</b:First>
          </b:Person>
          <b:Person>
            <b:Last>Cawson</b:Last>
            <b:First>J. G.</b:First>
          </b:Person>
          <b:Person>
            <b:Last>Cirulis</b:Last>
            <b:First>B.</b:First>
          </b:Person>
          <b:Person>
            <b:Last>Nyman</b:Last>
            <b:First>P.</b:First>
          </b:Person>
          <b:Person>
            <b:Last>Sheridan</b:Last>
            <b:First>G. J.</b:First>
          </b:Person>
          <b:Person>
            <b:Last>Tolhurst</b:Last>
            <b:First>K. G.</b:First>
          </b:Person>
        </b:NameList>
      </b:Author>
    </b:Author>
    <b:Title>Conditional performance evaluation: using wildfire observations for systematic fire simulator development</b:Title>
    <b:Year>2016</b:Year>
    <b:JournalName>Forests</b:JournalName>
    <b:Volume>9</b:Volume>
    <b:Pages>189</b:Pages>
    <b:Guid>{DE43C8A3-BD76-4354-9EFD-A13921EC06DF}</b:Guid>
    <b:RefOrder>94</b:RefOrder>
  </b:Source>
  <b:Source>
    <b:Tag>Cop26</b:Tag>
    <b:SourceType>InternetSite</b:SourceType>
    <b:Guid>{5AB6334F-6F8C-4024-8B1F-9A1380762C2A}</b:Guid>
    <b:Title>https://registry.opendata.aws/copernicus-dem</b:Title>
    <b:Year>2026</b:Year>
    <b:Author>
      <b:Author>
        <b:NameList>
          <b:Person>
            <b:Last>DEM</b:Last>
            <b:First>Copernicus</b:First>
            <b:Middle>GLO-30</b:Middle>
          </b:Person>
        </b:NameList>
      </b:Author>
    </b:Author>
    <b:RefOrder>100</b:RefOrder>
  </b:Source>
  <b:Source>
    <b:Tag>ESA26</b:Tag>
    <b:SourceType>InternetSite</b:SourceType>
    <b:Guid>{CE606E0D-C4C1-403A-9FD4-F884ADC19E49}</b:Guid>
    <b:Author>
      <b:Author>
        <b:NameList>
          <b:Person>
            <b:Last>v200</b:Last>
            <b:First>ESA</b:First>
            <b:Middle>WorldCover 2021</b:Middle>
          </b:Person>
        </b:NameList>
      </b:Author>
    </b:Author>
    <b:Title>https://esa-worldcover.org/</b:Title>
    <b:Year>2026</b:Year>
    <b:RefOrder>101</b:RefOrder>
  </b:Source>
  <b:Source>
    <b:Tag>ERA26</b:Tag>
    <b:SourceType>InternetSite</b:SourceType>
    <b:Guid>{4E721F9E-9C8B-49CD-AAF5-B17AE516C20B}</b:Guid>
    <b:Author>
      <b:Author>
        <b:NameList>
          <b:Person>
            <b:Last>Open-Meteo</b:Last>
            <b:First>ERA5</b:First>
            <b:Middle>via</b:Middle>
          </b:Person>
        </b:NameList>
      </b:Author>
    </b:Author>
    <b:Title>https://open-meteo.com</b:Title>
    <b:Year>2026</b:Year>
    <b:RefOrder>102</b:RefOrder>
  </b:Source>
  <b:Source>
    <b:Tag>NAS26</b:Tag>
    <b:SourceType>InternetSite</b:SourceType>
    <b:Guid>{1CC3F793-7506-473E-AF29-D93A03A94899}</b:Guid>
    <b:Author>
      <b:Author>
        <b:NameList>
          <b:Person>
            <b:Last>S-NPP</b:Last>
            <b:First>NASA</b:First>
            <b:Middle>FIRMS VIIRS</b:Middle>
          </b:Person>
        </b:NameList>
      </b:Author>
    </b:Author>
    <b:Title>https://firms.modaps.eosdis.nasa.gov</b:Title>
    <b:Year>2026</b:Year>
    <b:RefOrder>103</b:RefOrder>
  </b:Source>
  <b:Source>
    <b:Tag>Pri22</b:Tag>
    <b:SourceType>JournalArticle</b:SourceType>
    <b:Guid>{12125EEB-6A1C-4247-8A70-478BBC2B2B3C}</b:Guid>
    <b:Title>Modeling of fire spread in sagebrush steppe using FARSITE: an approach to improving input data and simulation accuracy</b:Title>
    <b:Year>2022</b:Year>
    <b:Author>
      <b:Author>
        <b:NameList>
          <b:Person>
            <b:Last>Price</b:Last>
            <b:First>S</b:First>
          </b:Person>
        </b:NameList>
      </b:Author>
    </b:Author>
    <b:JournalName>Fire Ecology, 18, 22.</b:JournalName>
    <b:Volume>18</b:Volume>
    <b:Issue>22</b:Issue>
    <b:RefOrder>104</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105</b:RefOrder>
  </b:Source>
</b:Sources>
</file>

<file path=customXml/itemProps1.xml><?xml version="1.0" encoding="utf-8"?>
<ds:datastoreItem xmlns:ds="http://schemas.openxmlformats.org/officeDocument/2006/customXml" ds:itemID="{C95F3FEE-C4B0-47A4-8EB2-F6B0AD663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6253</TotalTime>
  <Pages>203</Pages>
  <Words>51102</Words>
  <Characters>293841</Characters>
  <Application>Microsoft Office Word</Application>
  <DocSecurity>0</DocSecurity>
  <Lines>7166</Lines>
  <Paragraphs>3593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Çağlar Akman</dc:creator>
  <cp:keywords/>
  <dc:description/>
  <cp:lastModifiedBy>Çağlar Akman</cp:lastModifiedBy>
  <cp:revision>114</cp:revision>
  <cp:lastPrinted>2026-04-16T20:32:00Z</cp:lastPrinted>
  <dcterms:created xsi:type="dcterms:W3CDTF">2026-07-18T15:37:00Z</dcterms:created>
  <dcterms:modified xsi:type="dcterms:W3CDTF">2026-07-30T21:12:00Z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