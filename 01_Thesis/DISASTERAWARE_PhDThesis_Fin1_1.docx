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3249C7D4" w:rsidR="00E97881" w:rsidRPr="00BA1179" w:rsidRDefault="009E7AB1" w:rsidP="00E97881">
      <w:pPr>
        <w:pStyle w:val="Caption"/>
      </w:pPr>
      <w:bookmarkStart w:id="35" w:name="_Ref223862101"/>
      <w:bookmarkStart w:id="36" w:name="_Toc236342228"/>
      <w:r w:rsidRPr="00BA1179">
        <w:t xml:space="preserve">Figure </w:t>
      </w:r>
      <w:r w:rsidR="00337E89">
        <w:fldChar w:fldCharType="begin"/>
      </w:r>
      <w:r w:rsidR="00337E89">
        <w:instrText xml:space="preserve"> STYLEREF 1 \s </w:instrText>
      </w:r>
      <w:r w:rsidR="00337E89">
        <w:fldChar w:fldCharType="separate"/>
      </w:r>
      <w:r w:rsidR="008B09EB">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576DC354" w:rsidR="000F5259" w:rsidRPr="00BA1179" w:rsidRDefault="000F5259" w:rsidP="000F5259">
      <w:pPr>
        <w:pStyle w:val="Caption"/>
      </w:pPr>
      <w:bookmarkStart w:id="44" w:name="_Ref227630123"/>
      <w:bookmarkStart w:id="45" w:name="_Toc236342229"/>
      <w:r w:rsidRPr="00BA1179">
        <w:t xml:space="preserve">Figure </w:t>
      </w:r>
      <w:r>
        <w:fldChar w:fldCharType="begin"/>
      </w:r>
      <w:r>
        <w:instrText xml:space="preserve"> STYLEREF 1 \s </w:instrText>
      </w:r>
      <w:r>
        <w:fldChar w:fldCharType="separate"/>
      </w:r>
      <w:r w:rsidR="008B09EB">
        <w:rPr>
          <w:noProof/>
        </w:rPr>
        <w:t>1</w:t>
      </w:r>
      <w:r>
        <w:fldChar w:fldCharType="end"/>
      </w:r>
      <w:r>
        <w:t>.</w:t>
      </w:r>
      <w:r>
        <w:fldChar w:fldCharType="begin"/>
      </w:r>
      <w:r>
        <w:instrText xml:space="preserve"> SEQ Figure \* ARABIC \s 1 </w:instrText>
      </w:r>
      <w:r>
        <w:fldChar w:fldCharType="separate"/>
      </w:r>
      <w:r w:rsidR="008B09EB">
        <w:rPr>
          <w:noProof/>
        </w:rPr>
        <w:t>2</w:t>
      </w:r>
      <w:r>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8472DC2" w:rsidR="009A2659" w:rsidRPr="00BA1179" w:rsidRDefault="00000000">
      <w:pPr>
        <w:pStyle w:val="Caption"/>
      </w:pPr>
      <w:bookmarkStart w:id="54" w:name="_Ref300000101"/>
      <w:bookmarkStart w:id="55" w:name="_Toc236342230"/>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305CE616" w:rsidR="00AD5C12" w:rsidRPr="00BA1179" w:rsidRDefault="00AD5C12" w:rsidP="00AD5C12">
      <w:pPr>
        <w:pStyle w:val="Caption"/>
      </w:pPr>
      <w:bookmarkStart w:id="60" w:name="_Ref300000204"/>
      <w:bookmarkStart w:id="61" w:name="_Toc236342231"/>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4C6F7EE0" w:rsidR="000B1A79" w:rsidRDefault="000B1A79" w:rsidP="000B1A79">
      <w:pPr>
        <w:pStyle w:val="Caption"/>
        <w:jc w:val="center"/>
      </w:pPr>
      <w:bookmarkStart w:id="74" w:name="_Ref235198619"/>
      <w:bookmarkStart w:id="75" w:name="_Toc236342232"/>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4312A1B" w:rsidR="00D25AA8" w:rsidRDefault="00D25AA8" w:rsidP="00D25AA8">
      <w:pPr>
        <w:jc w:val="center"/>
      </w:pPr>
      <w:bookmarkStart w:id="80" w:name="_RefFigMTS"/>
      <w:bookmarkStart w:id="81" w:name="_Toc236342233"/>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0BA59E8"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intervention channels,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52EDA7D"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5EEDE122" w:rsidR="00D854A7" w:rsidRPr="00BA1179" w:rsidRDefault="00D854A7" w:rsidP="00D854A7">
      <w:pPr>
        <w:pStyle w:val="Caption"/>
      </w:pPr>
      <w:bookmarkStart w:id="107" w:name="_RefFig24"/>
      <w:bookmarkStart w:id="108" w:name="_Toc236342234"/>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73EDF9CE"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AE9B239" w:rsidR="000E1725" w:rsidRPr="00BA1179" w:rsidRDefault="00000000" w:rsidP="00C438E2">
      <w:pPr>
        <w:pStyle w:val="Caption"/>
      </w:pPr>
      <w:bookmarkStart w:id="202" w:name="_Ref234402070"/>
      <w:bookmarkStart w:id="203" w:name="_Toc236342236"/>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6757D1F4" w:rsidR="000E1725" w:rsidRPr="00BA1179" w:rsidRDefault="00000000" w:rsidP="00584BE7">
      <w:pPr>
        <w:pStyle w:val="Caption"/>
      </w:pPr>
      <w:bookmarkStart w:id="206" w:name="_Ref234404508"/>
      <w:bookmarkStart w:id="207" w:name="_Toc236342237"/>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409CA286"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7A6EE167" w:rsidR="00192E39" w:rsidRPr="00BA1179" w:rsidRDefault="00192E39" w:rsidP="00192E39">
      <w:pPr>
        <w:pStyle w:val="Caption"/>
      </w:pPr>
      <w:bookmarkStart w:id="228" w:name="_Ref227450920"/>
      <w:bookmarkStart w:id="229" w:name="_Toc236342239"/>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224430E7" w:rsidR="000E1725" w:rsidRPr="00BA1179" w:rsidRDefault="00000000" w:rsidP="00877A9C">
      <w:pPr>
        <w:pStyle w:val="Caption"/>
      </w:pPr>
      <w:bookmarkStart w:id="235" w:name="_Ref234436472"/>
      <w:bookmarkStart w:id="236" w:name="_Toc236342240"/>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629C581E"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1ED4265C" w:rsidR="000E1725" w:rsidRPr="00BA1179" w:rsidRDefault="00000000" w:rsidP="00BE53B2">
      <w:pPr>
        <w:pStyle w:val="Caption"/>
      </w:pPr>
      <w:bookmarkStart w:id="252" w:name="_Ref234606488"/>
      <w:bookmarkStart w:id="253" w:name="_Toc236342242"/>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52"/>
      <w:r>
        <w:t xml:space="preserve"> Hierarchical concept activation example</w:t>
      </w:r>
      <w:del w:id="10101" w:author="CLAUDE" w:date="2026-07-30T22:30:00Z">
        <w:r>
          <w:delText xml:space="preserve">.</w:delText>
        </w:r>
      </w:del>
      <w:bookmarkEnd w:id="253"/>
      <w:r w:rsidRPr="00BA1179">
        <w:t xml:space="preserve"> </w:t>
      </w:r>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2E4426B" w:rsidR="000E1725" w:rsidRPr="002C20B0" w:rsidRDefault="00000000" w:rsidP="00C64FAF">
      <w:pPr>
        <w:pStyle w:val="Caption"/>
        <w:rPr>
          <w:b/>
          <w:bCs/>
        </w:rPr>
      </w:pPr>
      <w:bookmarkStart w:id="255" w:name="_RefFigL3gate"/>
      <w:bookmarkStart w:id="256" w:name="_Toc236342243"/>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0F3716BA" w:rsidR="0086103F" w:rsidRPr="00BA1179" w:rsidRDefault="0086103F" w:rsidP="0086103F">
      <w:pPr>
        <w:pStyle w:val="ParText"/>
      </w:pPr>
      <w:bookmarkStart w:id="259" w:name="_RefFig43"/>
      <w:bookmarkStart w:id="260" w:name="_Toc236342244"/>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3E92FD6D"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0C54D18"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285E6E98"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t xml:space="preserve"> The two acceptance tests and the consequence of failure</w:t>
      </w:r>
      <w:del w:id="10102" w:author="CLAUDE" w:date="2026-07-30T22:30:00Z">
        <w:r>
          <w:delText xml:space="preserve">.</w:delText>
        </w:r>
      </w:del>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1284414" w:rsidR="00C37A84" w:rsidRPr="00BA1179" w:rsidRDefault="00C37A84" w:rsidP="00C37A84">
      <w:pPr>
        <w:pStyle w:val="Caption"/>
        <w:jc w:val="center"/>
      </w:pPr>
      <w:bookmarkStart w:id="285" w:name="_RefFigEvFIS"/>
      <w:bookmarkStart w:id="286" w:name="_Toc236342245"/>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6</w:t>
      </w:r>
      <w:r w:rsidR="00337E89">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1FBAC496" w:rsidR="002C20B0" w:rsidRDefault="002C20B0" w:rsidP="002C20B0">
      <w:pPr>
        <w:pStyle w:val="Caption"/>
      </w:pPr>
      <w:bookmarkStart w:id="289" w:name="_RefFigRes"/>
      <w:bookmarkStart w:id="290" w:name="_Toc234879586"/>
      <w:bookmarkStart w:id="291" w:name="_Toc236342246"/>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7</w:t>
      </w:r>
      <w:r w:rsidR="00337E89">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2728D355" w:rsidR="0057217D" w:rsidRDefault="0057217D" w:rsidP="0057217D">
      <w:pPr>
        <w:pStyle w:val="Caption"/>
      </w:pPr>
      <w:bookmarkStart w:id="292" w:name="_RefFigGen"/>
      <w:bookmarkStart w:id="293" w:name="_Toc236342247"/>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8</w:t>
      </w:r>
      <w:r w:rsidR="00337E89">
        <w:fldChar w:fldCharType="end"/>
      </w:r>
      <w:bookmarkEnd w:id="292"/>
      <w:r>
        <w:t xml:space="preserve"> Generative proposal and the verification gates</w:t>
      </w:r>
      <w:bookmarkEnd w:id="293"/>
    </w:p>
    <w:p w14:paraId="5922808F" w14:textId="1BE2915B"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The proposal is 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77777777"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This is why the action space is closed at the level of physical effects yet open at the level of interventions.</w:t>
      </w:r>
    </w:p>
    <w:p w14:paraId="295B6C09" w14:textId="3BD9B91D" w:rsidR="00EE6BC5" w:rsidRDefault="00631504" w:rsidP="00EE6BC5">
      <w:pPr>
        <w:pStyle w:val="ParText"/>
        <w:keepNext/>
        <w:spacing w:after="0"/>
        <w:jc w:val="center"/>
      </w:pPr>
      <w:r>
        <w:rPr>
          <w:noProof/>
        </w:rPr>
        <w:lastRenderedPageBreak/>
        <w:drawing>
          <wp:inline distT="0" distB="0" distL="0" distR="0" wp14:anchorId="7122CF29" wp14:editId="5A32F18C">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334C557C" w14:textId="10410DDD" w:rsidR="00EE6BC5" w:rsidRDefault="00EE6BC5" w:rsidP="00EE6BC5">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 xml:space="preserve">A well-formed reply reads, for </w:t>
      </w:r>
      <w:r w:rsidR="009A28D9" w:rsidRPr="009A28D9">
        <w:lastRenderedPageBreak/>
        <w:t>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w:t>
      </w:r>
      <w:r>
        <w:lastRenderedPageBreak/>
        <w:t xml:space="preserve">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21628F0" w14:textId="77777777" w:rsidR="00E81115"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p>
    <w:p w14:paraId="7E20C7AB" w14:textId="1EA66FA7" w:rsidR="00C05D90" w:rsidRDefault="00C05D90" w:rsidP="00C05D90">
      <w:pPr>
        <w:pStyle w:val="ParText"/>
      </w:pP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2AAA083" w14:textId="77777777" w:rsidR="00E81115" w:rsidRDefault="00C05D90" w:rsidP="00805220">
      <w:pPr>
        <w:pStyle w:val="ParText"/>
      </w:pPr>
      <w:r w:rsidRPr="00C05D90">
        <w:rPr>
          <w:b/>
          <w:bCs/>
        </w:rPr>
        <w:lastRenderedPageBreak/>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p>
    <w:p w14:paraId="6D767559" w14:textId="285F3E9C" w:rsidR="00E81115" w:rsidRDefault="00E81115" w:rsidP="00E81115">
      <w:pPr>
        <w:pStyle w:val="ParText"/>
      </w:pPr>
      <w:r>
        <w:t>An example of G2</w:t>
      </w:r>
      <w:r>
        <w:t>d</w:t>
      </w:r>
      <w:r>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25B0764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It exists </w:t>
      </w:r>
      <w:r w:rsidR="000B3A4C" w:rsidRPr="000B3A4C">
        <w:lastRenderedPageBreak/>
        <w:t xml:space="preserve">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 xml:space="preserve">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w:t>
      </w:r>
      <w:r>
        <w:lastRenderedPageBreak/>
        <w:t>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w:t>
      </w:r>
      <w:r w:rsidR="00912B98">
        <w:lastRenderedPageBreak/>
        <w:t xml:space="preserve">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lastRenderedPageBreak/>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2C7C3866" w:rsidR="00B546FE" w:rsidRDefault="00B546FE" w:rsidP="00B546FE">
      <w:pPr>
        <w:pStyle w:val="Caption"/>
      </w:pPr>
      <w:bookmarkStart w:id="304" w:name="_Ref235263747"/>
      <w:bookmarkStart w:id="305" w:name="_Toc236342249"/>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10</w:t>
      </w:r>
      <w:r w:rsidR="00337E89">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 xml:space="preserve">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w:t>
      </w:r>
      <w:r>
        <w:lastRenderedPageBreak/>
        <w:t>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lastRenderedPageBreak/>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7A88E85" w:rsidR="00361373" w:rsidRDefault="00361373" w:rsidP="00361373">
      <w:pPr>
        <w:pStyle w:val="Caption"/>
      </w:pPr>
      <w:bookmarkStart w:id="307" w:name="_Ref235263763"/>
      <w:bookmarkStart w:id="308" w:name="_Toc236342250"/>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11</w:t>
      </w:r>
      <w:r>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t xml:space="preserve">Turning the merged intensities into field orders follows three allocation principles. A committed direct attack is dispatched at no less than 0.85 of unit capacity, since a diluted attack wets fuel without extinguishing it and spends the same travel time; </w:t>
      </w:r>
      <w:r>
        <w:lastRenderedPageBreak/>
        <w:t>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4288DA70" w:rsidR="001F0706" w:rsidRDefault="001F0706" w:rsidP="001F0706">
      <w:pPr>
        <w:pStyle w:val="ParText"/>
        <w:jc w:val="center"/>
      </w:pPr>
      <w:bookmarkStart w:id="309" w:name="_RefFig4X"/>
      <w:bookmarkStart w:id="310" w:name="_TocFig4X"/>
      <w:bookmarkStart w:id="311" w:name="_Toc236342251"/>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12</w:t>
      </w:r>
      <w:r w:rsidR="00337E89">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 xml:space="preserve">he budget concentrates on the highest priority, the final orders are a full suppression effort and resource deployment for Agent 1, a lighter suppression effort </w:t>
      </w:r>
      <w:r>
        <w:lastRenderedPageBreak/>
        <w:t>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6CEB2191" w:rsidR="00256C79" w:rsidRDefault="00256C79" w:rsidP="00C90DF9">
      <w:pPr>
        <w:pStyle w:val="Caption"/>
      </w:pPr>
      <w:bookmarkStart w:id="332" w:name="_Ref235572564"/>
      <w:bookmarkStart w:id="333" w:name="_Toc236342252"/>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687DBAF2" w:rsidR="009E5EE7" w:rsidRDefault="009E5EE7" w:rsidP="009E5EE7">
      <w:pPr>
        <w:pStyle w:val="Caption"/>
      </w:pPr>
      <w:bookmarkStart w:id="341" w:name="_RefF54S1"/>
      <w:bookmarkStart w:id="342" w:name="_Toc236342253"/>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6271B0B9" w:rsidR="0000037B" w:rsidRDefault="0000037B" w:rsidP="0000037B">
      <w:pPr>
        <w:pStyle w:val="TableText"/>
        <w:jc w:val="left"/>
      </w:pPr>
      <w:bookmarkStart w:id="343" w:name="_Ref236094469"/>
      <w:bookmarkStart w:id="344" w:name="_Toc236342254"/>
      <w:r w:rsidRPr="00E93F0D">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6CF270FE" w:rsidR="00554B3D" w:rsidRDefault="00554B3D" w:rsidP="00554B3D">
      <w:pPr>
        <w:pStyle w:val="Caption"/>
      </w:pPr>
      <w:bookmarkStart w:id="345" w:name="_Ref236094496"/>
      <w:bookmarkStart w:id="346" w:name="_Toc236342255"/>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4</w:t>
      </w:r>
      <w:r>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4B36DDB" w:rsidR="00337E89" w:rsidRDefault="00337E89" w:rsidP="00337E89">
      <w:pPr>
        <w:pStyle w:val="Caption"/>
      </w:pPr>
      <w:bookmarkStart w:id="347" w:name="_Ref236094512"/>
      <w:bookmarkStart w:id="348" w:name="_Toc236342256"/>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5</w:t>
      </w:r>
      <w:r>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4787F590" w:rsidR="002D1570" w:rsidRDefault="002D1570" w:rsidP="002D1570">
      <w:pPr>
        <w:pStyle w:val="Caption"/>
      </w:pPr>
      <w:bookmarkStart w:id="355" w:name="_Ref236172698"/>
      <w:bookmarkStart w:id="356" w:name="_Toc236342257"/>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6</w:t>
      </w:r>
      <w:r>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3336621" w:rsidR="001C272A" w:rsidRDefault="001C272A" w:rsidP="001C272A">
      <w:pPr>
        <w:pStyle w:val="Caption"/>
      </w:pPr>
      <w:bookmarkStart w:id="357" w:name="_Ref236172998"/>
      <w:bookmarkStart w:id="358" w:name="_Toc236342258"/>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7</w:t>
      </w:r>
      <w:r>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4DF83F5C" w:rsidR="001C272A" w:rsidRPr="00185E4D" w:rsidRDefault="001C272A" w:rsidP="002D1570">
      <w:pPr>
        <w:pStyle w:val="Caption"/>
      </w:pPr>
      <w:bookmarkStart w:id="359" w:name="_Ref236172999"/>
      <w:bookmarkStart w:id="360" w:name="_Toc236342259"/>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8</w:t>
      </w:r>
      <w:r>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232BD780" w:rsidR="004E5FF4" w:rsidRDefault="004E5FF4" w:rsidP="004E5FF4">
      <w:pPr>
        <w:pStyle w:val="Caption"/>
      </w:pPr>
      <w:bookmarkStart w:id="362" w:name="_Ref_fig10"/>
      <w:bookmarkStart w:id="363" w:name="_Toc236342260"/>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9</w:t>
      </w:r>
      <w:r>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t xml:space="preserve">over proposals, with every rejection logged by its gate and reason</w:t>
      </w:r>
      <w:del w:id="10103" w:author="CLAUDE" w:date="2026-07-30T22:30:00Z">
        <w:r>
          <w:delText xml:space="preserve">.</w:delText>
        </w:r>
      </w:del>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1345D48C" w:rsidR="00663447" w:rsidRDefault="00663447" w:rsidP="00663447">
      <w:pPr>
        <w:pStyle w:val="Caption"/>
      </w:pPr>
      <w:bookmarkStart w:id="366" w:name="_Ref236296138"/>
      <w:bookmarkStart w:id="367" w:name="_Toc236342261"/>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10</w:t>
      </w:r>
      <w:r>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19B822F9" w:rsidR="00AF13B6" w:rsidRDefault="00AF13B6" w:rsidP="00AF13B6">
      <w:pPr>
        <w:pStyle w:val="Caption"/>
      </w:pPr>
      <w:bookmarkStart w:id="368" w:name="_Ref_fig11"/>
      <w:bookmarkStart w:id="369" w:name="_RefF54PRD"/>
      <w:bookmarkStart w:id="370" w:name="_Toc236342262"/>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11</w:t>
      </w:r>
      <w:r>
        <w:fldChar w:fldCharType="end"/>
      </w:r>
      <w:bookmarkEnd w:id="368"/>
      <w:r>
        <w:t xml:space="preserve"> Composition weights of the seven generated macro interventions over the base physical channels</w:t>
      </w:r>
      <w:del w:id="10104" w:author="CLAUDE" w:date="2026-07-30T22:30:00Z">
        <w:r>
          <w:delText xml:space="preserve">.</w:delText>
        </w:r>
      </w:del>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08C0EDFF" w:rsidR="00D36541" w:rsidRDefault="00D36541" w:rsidP="00D36541">
      <w:pPr>
        <w:pStyle w:val="Caption"/>
      </w:pPr>
      <w:bookmarkStart w:id="373" w:name="_Ref_fig9"/>
      <w:bookmarkStart w:id="374" w:name="_RefF54RUN"/>
      <w:bookmarkStart w:id="375" w:name="_Toc236342263"/>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12</w:t>
      </w:r>
      <w:r>
        <w:fldChar w:fldCharType="end"/>
      </w:r>
      <w:bookmarkEnd w:id="373"/>
      <w:r w:rsidR="00A0062C">
        <w:t xml:space="preserve"> </w:t>
      </w:r>
      <w:r>
        <w:t xml:space="preserve">One recorded incident from ignition to containment</w:t>
      </w:r>
      <w:del w:id="10105" w:author="CLAUDE" w:date="2026-07-30T22:30:00Z">
        <w:r>
          <w:delText xml:space="preserve">.</w:delText>
        </w:r>
      </w:del>
      <w:bookmarkEnd w:id="375"/>
      <w:r>
        <w:t xml:space="preserve"> </w:t>
      </w:r>
      <w:bookmarkEnd w:id="374"/>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7777777"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The sweeps use </w:t>
      </w:r>
      <w:r w:rsidRPr="00F453A0">
        <w:t>3</w:t>
      </w:r>
      <w:r w:rsidRPr="00F453A0">
        <w:t xml:space="preserve"> worlds and the calibration grid five, since the grid is what justifies every sweep that follows. 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7" w:name="_RefTsens"/>
      <w:bookmarkStart w:id="378"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7"/>
      <w:r>
        <w:t xml:space="preserve"> Sensitivity design: parameters, base values and ranges</w:t>
      </w:r>
      <w:bookmarkEnd w:id="378"/>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2B4B5674" w:rsidR="00F453A0" w:rsidRDefault="009E66D1" w:rsidP="00777DE2">
      <w:pPr>
        <w:pStyle w:val="ParText"/>
      </w:pPr>
      <w:r>
        <w:lastRenderedPageBreak/>
        <w:fldChar w:fldCharType="begin"/>
      </w:r>
      <w:r>
        <w:instrText xml:space="preserve"> REF _RefFtorn \h </w:instrText>
      </w:r>
      <w:r>
        <w:fldChar w:fldCharType="separate"/>
      </w:r>
      <w:r w:rsidR="008B09EB">
        <w:rPr>
          <w:b/>
          <w:bCs/>
        </w:rPr>
        <w:t>Error! Reference source not found.</w:t>
      </w:r>
      <w:r>
        <w:fldChar w:fldCharType="end"/>
      </w:r>
      <w:r w:rsidRPr="009E66D1">
        <w:t xml:space="preserve"> 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3D505532" w14:textId="198C4812" w:rsidR="0023575B" w:rsidRDefault="0023575B" w:rsidP="00777DE2">
      <w:pPr>
        <w:pStyle w:val="ParT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606398A" w:rsidR="00F21B14" w:rsidRDefault="00777DE2" w:rsidP="00777DE2">
      <w:pPr>
        <w:pStyle w:val="ParText"/>
      </w:pPr>
      <w:r>
        <w:fldChar w:fldCharType="begin"/>
      </w:r>
      <w:r>
        <w:instrText xml:space="preserve"> REF _RefFtorn \h </w:instrText>
      </w:r>
      <w:r>
        <w:fldChar w:fldCharType="separate"/>
      </w:r>
      <w:r w:rsidR="008B09EB">
        <w:rPr>
          <w:b/>
          <w:bCs/>
        </w:rPr>
        <w:t>Error! Reference source not found.</w:t>
      </w:r>
      <w:r>
        <w:fldChar w:fldCharType="end"/>
      </w:r>
      <w:r>
        <w:t xml:space="preserve"> maps the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3C00641D" w14:textId="77777777" w:rsidR="002F62EA" w:rsidRDefault="002F62EA" w:rsidP="00AF64F6">
      <w:pPr>
        <w:pStyle w:val="ParText"/>
      </w:pPr>
    </w:p>
    <w:p w14:paraId="61D1609E" w14:textId="77777777" w:rsidR="002F62EA" w:rsidRDefault="002F62EA" w:rsidP="00AF64F6">
      <w:pPr>
        <w:pStyle w:val="ParText"/>
      </w:pPr>
    </w:p>
    <w:p w14:paraId="241EFC31" w14:textId="77777777" w:rsidR="002F62EA" w:rsidRDefault="002F62EA" w:rsidP="00AF64F6">
      <w:pPr>
        <w:pStyle w:val="ParText"/>
      </w:pPr>
    </w:p>
    <w:p w14:paraId="6E4A69B4" w14:textId="77777777" w:rsidR="002F62EA" w:rsidRDefault="002F62EA" w:rsidP="00AF64F6">
      <w:pPr>
        <w:pStyle w:val="ParText"/>
      </w:pPr>
    </w:p>
    <w:p w14:paraId="0EC4676A" w14:textId="77777777" w:rsidR="002F62EA" w:rsidRDefault="002F62EA" w:rsidP="00AF64F6">
      <w:pPr>
        <w:pStyle w:val="ParText"/>
      </w:pPr>
    </w:p>
    <w:p w14:paraId="233A475A" w14:textId="78311A21" w:rsidR="00AF64F6" w:rsidRDefault="00AF64F6" w:rsidP="00AF64F6">
      <w:pPr>
        <w:pStyle w:val="ParText"/>
      </w:pPr>
      <w:r>
        <w:t>Figure 5.13 ranks the parameters by the spread each one produces in the physical cost over its own range. Environment and tuning are drawn on one axis, because the claim of this section is a comparison between them. The fire load leads at 0.434, followed by the resource level at 0.276. The decision cycle follows at 0.187 and is the only setting of the decision layer that reaches the same order of magnitude as the environment. Observation comes next: a single deployed asset leaves the cost at 0.456, while two or more bring it to about 0.32. Suppression is aimed at the fire the network reports, so a map the network cannot see is a map the system cannot fight. Every remaining threshold moves the cost by less than 0.03.</w:t>
      </w:r>
    </w:p>
    <w:p w14:paraId="0A94C17D" w14:textId="77777777" w:rsidR="00913890" w:rsidRDefault="00913890" w:rsidP="00913890">
      <w:pPr>
        <w:jc w:val="center"/>
      </w:pPr>
      <w:r>
        <w:rPr>
          <w:noProof/>
        </w:rPr>
        <w:drawing>
          <wp:inline distT="0" distB="0" distL="0" distR="0" wp14:anchorId="74499A6A" wp14:editId="46B5BAEF">
            <wp:extent cx="5486400" cy="2351100"/>
            <wp:effectExtent l="0" t="0" r="0" b="0"/>
            <wp:docPr id="3115" name="Capacit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 name="Capacity response"/>
                    <pic:cNvPicPr/>
                  </pic:nvPicPr>
                  <pic:blipFill>
                    <a:blip r:embed="rId64"/>
                    <a:stretch>
                      <a:fillRect/>
                    </a:stretch>
                  </pic:blipFill>
                  <pic:spPr>
                    <a:xfrm>
                      <a:off x="0" y="0"/>
                      <a:ext cx="5486400" cy="2351100"/>
                    </a:xfrm>
                    <a:prstGeom prst="rect">
                      <a:avLst/>
                    </a:prstGeom>
                  </pic:spPr>
                </pic:pic>
              </a:graphicData>
            </a:graphic>
          </wp:inline>
        </w:drawing>
      </w:r>
    </w:p>
    <w:p w14:paraId="22B988B3" w14:textId="77777777" w:rsidR="00AF64F6" w:rsidRDefault="00AF64F6" w:rsidP="00AF64F6">
      <w:pPr>
        <w:pStyle w:val="ParText"/>
      </w:pPr>
      <w:bookmarkStart w:id="379" w:name="_RefFcap"/>
      <w:r>
        <w:t xml:space="preserve">Figure 5.14 shows why the two leading parameters lead. The cost falls from 0.434 at a tenth of the suggested pool to 0.164 at a half and then flattens, so below that level the system is capacity limited and above it further resources buy little. The fire load </w:t>
      </w:r>
      <w:r>
        <w:lastRenderedPageBreak/>
        <w:t>acts in the same way in the other direction, from 0.064 at one ignition to 0.498 at twelve, approaching the free burn beyond eight. This is the multi-ignition regime that drives extreme fire years, in which simultaneous starts disperse and overwhelm the response.</w:t>
      </w:r>
    </w:p>
    <w:p w14:paraId="77B503B9" w14:textId="77777777" w:rsidR="00AF64F6" w:rsidRDefault="00AF64F6" w:rsidP="00913890">
      <w:pPr>
        <w:pStyle w:val="Caption"/>
      </w:pPr>
    </w:p>
    <w:p w14:paraId="5A1B0277" w14:textId="0BE41B91" w:rsidR="002408F0" w:rsidRDefault="00000000">
      <w:pPr>
        <w:pStyle w:val="Heading2"/>
      </w:pPr>
      <w:bookmarkStart w:id="380" w:name="_Toc236342185"/>
      <w:bookmarkEnd w:id="379"/>
      <w:r w:rsidRPr="00BA1179">
        <w:t>Compliance with the Evaluation Criteria and Chapter Summary</w:t>
      </w:r>
      <w:bookmarkEnd w:id="380"/>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1" w:name="_Ref226192388"/>
      <w:bookmarkStart w:id="382" w:name="_Toc236342186"/>
      <w:r w:rsidRPr="00BA1179">
        <w:rPr>
          <w:lang w:val="en-US"/>
        </w:rPr>
        <w:t>CONCLUSION AND FUTURE WORKS</w:t>
      </w:r>
      <w:bookmarkEnd w:id="381"/>
      <w:bookmarkEnd w:id="382"/>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3" w:name="_Toc236342187"/>
      <w:r w:rsidRPr="00BA1179">
        <w:t>Conclusions</w:t>
      </w:r>
      <w:bookmarkEnd w:id="383"/>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4" w:name="_Toc236342188"/>
      <w:r w:rsidRPr="00BA1179">
        <w:t>Future Works</w:t>
      </w:r>
      <w:bookmarkEnd w:id="384"/>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6"/>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5" w:name="_Toc236342189"/>
      <w:r w:rsidRPr="00BA1179">
        <w:rPr>
          <w:lang w:val="en-US"/>
        </w:rPr>
        <w:lastRenderedPageBreak/>
        <w:t>REFERENCES</w:t>
      </w:r>
      <w:bookmarkEnd w:id="385"/>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6" w:name="_Toc508956019"/>
      <w:bookmarkStart w:id="387" w:name="_Toc508964959"/>
      <w:bookmarkStart w:id="388" w:name="_Toc509310144"/>
      <w:bookmarkStart w:id="389" w:name="_Toc236342190"/>
      <w:r w:rsidRPr="00BA1179">
        <w:rPr>
          <w:lang w:val="en-US"/>
        </w:rPr>
        <w:lastRenderedPageBreak/>
        <w:t>APPENDI</w:t>
      </w:r>
      <w:bookmarkEnd w:id="386"/>
      <w:bookmarkEnd w:id="387"/>
      <w:bookmarkEnd w:id="388"/>
      <w:r w:rsidRPr="00BA1179">
        <w:rPr>
          <w:lang w:val="en-US"/>
        </w:rPr>
        <w:t>CES</w:t>
      </w:r>
      <w:bookmarkEnd w:id="389"/>
    </w:p>
    <w:p w14:paraId="46ACD199" w14:textId="4384076B" w:rsidR="00762B29" w:rsidRPr="00BA1179" w:rsidRDefault="001E5F6D" w:rsidP="006601CA">
      <w:pPr>
        <w:pStyle w:val="Appendix"/>
      </w:pPr>
      <w:bookmarkStart w:id="390" w:name="_Ref223043555"/>
      <w:bookmarkStart w:id="391" w:name="_Ref223162216"/>
      <w:bookmarkStart w:id="392" w:name="_Ref223269282"/>
      <w:bookmarkStart w:id="393" w:name="_Toc236342191"/>
      <w:r w:rsidRPr="00BA1179">
        <w:t xml:space="preserve">Simulation Mathematics for </w:t>
      </w:r>
      <w:bookmarkEnd w:id="390"/>
      <w:bookmarkEnd w:id="391"/>
      <w:r w:rsidRPr="00BA1179">
        <w:t>Evolution of Burning Status</w:t>
      </w:r>
      <w:bookmarkEnd w:id="392"/>
      <w:bookmarkEnd w:id="393"/>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4"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4"/>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5"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5"/>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6"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6"/>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7"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7"/>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398"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398"/>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399"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399"/>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0"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0"/>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1" w:name="_Ref223263847"/>
      <w:bookmarkStart w:id="402" w:name="_Ref223263851"/>
      <w:bookmarkStart w:id="403" w:name="_Ref223263865"/>
      <w:bookmarkStart w:id="404" w:name="_Toc236342192"/>
      <w:r w:rsidRPr="00BA1179">
        <w:lastRenderedPageBreak/>
        <w:t>Simulation Mathematics for Fuel Mass Evolution</w:t>
      </w:r>
      <w:bookmarkEnd w:id="401"/>
      <w:bookmarkEnd w:id="402"/>
      <w:bookmarkEnd w:id="403"/>
      <w:bookmarkEnd w:id="404"/>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5"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5"/>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6"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6"/>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7"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7"/>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08"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08"/>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09"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09"/>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0"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0"/>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1"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1"/>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2"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2"/>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3"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3"/>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4" w:name="_Ref223266063"/>
      <w:bookmarkStart w:id="415" w:name="_Toc236342193"/>
      <w:r w:rsidRPr="00BA1179">
        <w:lastRenderedPageBreak/>
        <w:t>Simulation Mathematics for Fire Intensity Evolution</w:t>
      </w:r>
      <w:bookmarkEnd w:id="414"/>
      <w:bookmarkEnd w:id="415"/>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6"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6"/>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7"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7"/>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8" w:name="TableC1"/>
      <w:r w:rsidRPr="00BA1179">
        <w:t>Table C.1 Fire intensity evolution parameters</w:t>
      </w:r>
    </w:p>
    <w:bookmarkEnd w:id="418"/>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9" w:name="_Ref234617318"/>
      <w:bookmarkStart w:id="420" w:name="_Ref234617321"/>
      <w:bookmarkStart w:id="421" w:name="_Ref234520328"/>
      <w:bookmarkStart w:id="422" w:name="_Toc236342194"/>
      <w:r w:rsidRPr="00BA1179">
        <w:lastRenderedPageBreak/>
        <w:t>Complete Concept Mapping Specification</w:t>
      </w:r>
      <w:bookmarkEnd w:id="419"/>
      <w:bookmarkEnd w:id="420"/>
      <w:bookmarkEnd w:id="422"/>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3" w:name="_RefTblE1"/>
      <w:bookmarkStart w:id="424" w:name="TableD1"/>
      <w:r w:rsidRPr="00BA1179">
        <w:rPr>
          <w:rFonts w:cs="Times New Roman"/>
          <w:szCs w:val="24"/>
        </w:rPr>
        <w:t xml:space="preserve">Table D.1 Level 1 to 4 aggregation weights over the </w:t>
      </w:r>
      <w:bookmarkEnd w:id="423"/>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4"/>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5"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6" w:name="TableD2"/>
      <w:r w:rsidRPr="00BA1179">
        <w:rPr>
          <w:rFonts w:cs="Times New Roman"/>
          <w:szCs w:val="24"/>
        </w:rPr>
        <w:lastRenderedPageBreak/>
        <w:t>Table D.2 Parameters of the concept layer</w:t>
      </w:r>
      <w:bookmarkEnd w:id="425"/>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6"/>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7" w:name="_RefTblE4"/>
    </w:p>
    <w:p w14:paraId="0F33DE96" w14:textId="60381338" w:rsidR="000E1725" w:rsidRPr="00BA1179" w:rsidRDefault="00000000" w:rsidP="00852310">
      <w:pPr>
        <w:pStyle w:val="Caption"/>
        <w:keepNext/>
        <w:rPr>
          <w:rFonts w:cs="Times New Roman"/>
          <w:szCs w:val="24"/>
        </w:rPr>
      </w:pPr>
      <w:bookmarkStart w:id="428" w:name="TableD3"/>
      <w:r w:rsidRPr="00BA1179">
        <w:rPr>
          <w:rFonts w:cs="Times New Roman"/>
          <w:szCs w:val="24"/>
        </w:rPr>
        <w:t>Table D.3 Trapezoidal parameters</w:t>
      </w:r>
      <w:bookmarkEnd w:id="427"/>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8"/>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9" w:name="_RefAppE1"/>
      <w:bookmarkStart w:id="430" w:name="_Toc236342195"/>
      <w:r w:rsidRPr="00BA1179">
        <w:lastRenderedPageBreak/>
        <w:t>Representative Decision Rules</w:t>
      </w:r>
      <w:bookmarkEnd w:id="421"/>
      <w:bookmarkEnd w:id="429"/>
      <w:bookmarkEnd w:id="430"/>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1" w:name="_RefTblRules"/>
      <w:bookmarkStart w:id="432" w:name="TableE1"/>
      <w:r w:rsidRPr="00BA1179">
        <w:lastRenderedPageBreak/>
        <w:t>Table E.1 Representative decision rules by operational regime</w:t>
      </w:r>
      <w:bookmarkEnd w:id="431"/>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2"/>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78D4746A"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3"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3"/>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4" w:name="_Ref236091196"/>
      <w:bookmarkStart w:id="435" w:name="_Toc236342196"/>
      <w:r>
        <w:lastRenderedPageBreak/>
        <w:t>Generative AI Prompt Specifications</w:t>
      </w:r>
      <w:bookmarkEnd w:id="434"/>
      <w:bookmarkEnd w:id="435"/>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6" w:name="_Toc236342197"/>
      <w:commentRangeStart w:id="437"/>
      <w:r w:rsidRPr="00BA1179">
        <w:rPr>
          <w:lang w:val="en-US"/>
        </w:rPr>
        <w:lastRenderedPageBreak/>
        <w:t>CURRICULUM VITAE</w:t>
      </w:r>
      <w:bookmarkEnd w:id="436"/>
      <w:r w:rsidRPr="00BA1179">
        <w:rPr>
          <w:lang w:val="en-US"/>
        </w:rPr>
        <w:t xml:space="preserve"> </w:t>
      </w:r>
      <w:commentRangeEnd w:id="437"/>
      <w:r w:rsidR="002A7D4E" w:rsidRPr="00BA1179">
        <w:rPr>
          <w:rStyle w:val="CommentReference"/>
          <w:sz w:val="24"/>
          <w:szCs w:val="24"/>
          <w:lang w:val="en-US"/>
        </w:rPr>
        <w:commentReference w:id="43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38" w:name="LastPage"/>
      <w:bookmarkEnd w:id="43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43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7366" w14:textId="77777777" w:rsidR="004945C4" w:rsidRPr="00BA1179" w:rsidRDefault="004945C4">
      <w:pPr>
        <w:spacing w:after="0" w:line="240" w:lineRule="auto"/>
      </w:pPr>
      <w:r w:rsidRPr="00BA1179">
        <w:separator/>
      </w:r>
    </w:p>
    <w:p w14:paraId="519DDE21" w14:textId="77777777" w:rsidR="004945C4" w:rsidRPr="00BA1179" w:rsidRDefault="004945C4"/>
  </w:endnote>
  <w:endnote w:type="continuationSeparator" w:id="0">
    <w:p w14:paraId="5A2B51D7" w14:textId="77777777" w:rsidR="004945C4" w:rsidRPr="00BA1179" w:rsidRDefault="004945C4">
      <w:pPr>
        <w:spacing w:after="0" w:line="240" w:lineRule="auto"/>
      </w:pPr>
      <w:r w:rsidRPr="00BA1179">
        <w:continuationSeparator/>
      </w:r>
    </w:p>
    <w:p w14:paraId="4AEF853D" w14:textId="77777777" w:rsidR="004945C4" w:rsidRPr="00BA1179" w:rsidRDefault="004945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99B4" w14:textId="77777777" w:rsidR="004945C4" w:rsidRPr="00BA1179" w:rsidRDefault="004945C4">
      <w:pPr>
        <w:spacing w:after="0" w:line="240" w:lineRule="auto"/>
      </w:pPr>
      <w:r w:rsidRPr="00BA1179">
        <w:separator/>
      </w:r>
    </w:p>
    <w:p w14:paraId="096C6469" w14:textId="77777777" w:rsidR="004945C4" w:rsidRPr="00BA1179" w:rsidRDefault="004945C4"/>
  </w:footnote>
  <w:footnote w:type="continuationSeparator" w:id="0">
    <w:p w14:paraId="37E3D9C6" w14:textId="77777777" w:rsidR="004945C4" w:rsidRPr="00BA1179" w:rsidRDefault="004945C4">
      <w:pPr>
        <w:spacing w:after="0" w:line="240" w:lineRule="auto"/>
      </w:pPr>
      <w:r w:rsidRPr="00BA1179">
        <w:continuationSeparator/>
      </w:r>
    </w:p>
    <w:p w14:paraId="3B266269" w14:textId="77777777" w:rsidR="004945C4" w:rsidRPr="00BA1179" w:rsidRDefault="004945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5C4"/>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glossaryDocument" Target="glossary/document.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6322D"/>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6145</TotalTime>
  <Pages>205</Pages>
  <Words>51458</Words>
  <Characters>294857</Characters>
  <Application>Microsoft Office Word</Application>
  <DocSecurity>0</DocSecurity>
  <Lines>7191</Lines>
  <Paragraphs>3607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110</cp:revision>
  <cp:lastPrinted>2026-04-16T20:32:00Z</cp:lastPrinted>
  <dcterms:created xsi:type="dcterms:W3CDTF">2026-07-18T15:37:00Z</dcterms:created>
  <dcterms:modified xsi:type="dcterms:W3CDTF">2026-07-30T19:16:00Z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